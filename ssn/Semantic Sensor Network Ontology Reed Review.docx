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F93B2" w14:textId="77777777" w:rsidR="008D2809" w:rsidRPr="008D2809" w:rsidRDefault="008D2809" w:rsidP="008D280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2809">
        <w:rPr>
          <w:rFonts w:ascii="Times New Roman" w:eastAsia="Times New Roman" w:hAnsi="Times New Roman" w:cs="Times New Roman"/>
          <w:b/>
          <w:bCs/>
          <w:kern w:val="36"/>
          <w:sz w:val="48"/>
          <w:szCs w:val="48"/>
          <w14:ligatures w14:val="none"/>
        </w:rPr>
        <w:t>Semantic Sensor Network Ontology - 2023 Edition</w:t>
      </w:r>
    </w:p>
    <w:p w14:paraId="3112080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hyperlink r:id="rId5" w:anchor="WD" w:history="1">
        <w:r w:rsidRPr="008D2809">
          <w:rPr>
            <w:rFonts w:ascii="Times New Roman" w:eastAsia="Times New Roman" w:hAnsi="Times New Roman" w:cs="Times New Roman"/>
            <w:color w:val="0000FF"/>
            <w:kern w:val="0"/>
            <w:u w:val="single"/>
            <w14:ligatures w14:val="none"/>
          </w:rPr>
          <w:t>W3C Working Draft</w:t>
        </w:r>
      </w:hyperlink>
      <w:r w:rsidRPr="008D2809">
        <w:rPr>
          <w:rFonts w:ascii="Times New Roman" w:eastAsia="Times New Roman" w:hAnsi="Times New Roman" w:cs="Times New Roman"/>
          <w:kern w:val="0"/>
          <w14:ligatures w14:val="none"/>
        </w:rPr>
        <w:t xml:space="preserve"> 19 August 2026</w:t>
      </w:r>
    </w:p>
    <w:p w14:paraId="1BCAD1C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More details about this document </w:t>
      </w:r>
    </w:p>
    <w:p w14:paraId="4EDDB17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This version:</w:t>
      </w:r>
    </w:p>
    <w:p w14:paraId="29ED8EE7"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6" w:history="1">
        <w:r w:rsidRPr="008D2809">
          <w:rPr>
            <w:rFonts w:ascii="Times New Roman" w:eastAsia="Times New Roman" w:hAnsi="Times New Roman" w:cs="Times New Roman"/>
            <w:color w:val="0000FF"/>
            <w:kern w:val="0"/>
            <w:u w:val="single"/>
            <w14:ligatures w14:val="none"/>
          </w:rPr>
          <w:t>https://www.w3.org/TR/2026/WD-vocab-ssn-2023-20260819/</w:t>
        </w:r>
      </w:hyperlink>
      <w:r w:rsidRPr="008D2809">
        <w:rPr>
          <w:rFonts w:ascii="Times New Roman" w:eastAsia="Times New Roman" w:hAnsi="Times New Roman" w:cs="Times New Roman"/>
          <w:kern w:val="0"/>
          <w14:ligatures w14:val="none"/>
        </w:rPr>
        <w:t xml:space="preserve"> </w:t>
      </w:r>
    </w:p>
    <w:p w14:paraId="198FECA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Latest published version:</w:t>
      </w:r>
    </w:p>
    <w:p w14:paraId="41761650"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7" w:history="1">
        <w:r w:rsidRPr="008D2809">
          <w:rPr>
            <w:rFonts w:ascii="Times New Roman" w:eastAsia="Times New Roman" w:hAnsi="Times New Roman" w:cs="Times New Roman"/>
            <w:color w:val="0000FF"/>
            <w:kern w:val="0"/>
            <w:u w:val="single"/>
            <w14:ligatures w14:val="none"/>
          </w:rPr>
          <w:t>https://www.w3.org/TR/vocab-ssn-2023/</w:t>
        </w:r>
      </w:hyperlink>
      <w:r w:rsidRPr="008D2809">
        <w:rPr>
          <w:rFonts w:ascii="Times New Roman" w:eastAsia="Times New Roman" w:hAnsi="Times New Roman" w:cs="Times New Roman"/>
          <w:kern w:val="0"/>
          <w14:ligatures w14:val="none"/>
        </w:rPr>
        <w:t xml:space="preserve"> </w:t>
      </w:r>
    </w:p>
    <w:p w14:paraId="6A42C08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Latest editor's draft:</w:t>
      </w:r>
    </w:p>
    <w:p w14:paraId="1DE096C5"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8" w:history="1">
        <w:r w:rsidRPr="008D2809">
          <w:rPr>
            <w:rFonts w:ascii="Times New Roman" w:eastAsia="Times New Roman" w:hAnsi="Times New Roman" w:cs="Times New Roman"/>
            <w:color w:val="0000FF"/>
            <w:kern w:val="0"/>
            <w:u w:val="single"/>
            <w14:ligatures w14:val="none"/>
          </w:rPr>
          <w:t>https://w3c.github.io/sdw-sosa-ssn/ssn/</w:t>
        </w:r>
      </w:hyperlink>
    </w:p>
    <w:p w14:paraId="4C04BEF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History:</w:t>
      </w:r>
    </w:p>
    <w:p w14:paraId="6D1FA4F5"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 w:history="1">
        <w:r w:rsidRPr="008D2809">
          <w:rPr>
            <w:rFonts w:ascii="Times New Roman" w:eastAsia="Times New Roman" w:hAnsi="Times New Roman" w:cs="Times New Roman"/>
            <w:color w:val="0000FF"/>
            <w:kern w:val="0"/>
            <w:u w:val="single"/>
            <w14:ligatures w14:val="none"/>
          </w:rPr>
          <w:t>https://www.w3.org/standards/history/vocab-ssn-2023/</w:t>
        </w:r>
      </w:hyperlink>
      <w:r w:rsidRPr="008D2809">
        <w:rPr>
          <w:rFonts w:ascii="Times New Roman" w:eastAsia="Times New Roman" w:hAnsi="Times New Roman" w:cs="Times New Roman"/>
          <w:kern w:val="0"/>
          <w14:ligatures w14:val="none"/>
        </w:rPr>
        <w:t xml:space="preserve"> </w:t>
      </w:r>
    </w:p>
    <w:p w14:paraId="72083BEB"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0" w:history="1">
        <w:r w:rsidRPr="008D2809">
          <w:rPr>
            <w:rFonts w:ascii="Times New Roman" w:eastAsia="Times New Roman" w:hAnsi="Times New Roman" w:cs="Times New Roman"/>
            <w:color w:val="0000FF"/>
            <w:kern w:val="0"/>
            <w:u w:val="single"/>
            <w14:ligatures w14:val="none"/>
          </w:rPr>
          <w:t>Commit history</w:t>
        </w:r>
      </w:hyperlink>
      <w:r w:rsidRPr="008D2809">
        <w:rPr>
          <w:rFonts w:ascii="Times New Roman" w:eastAsia="Times New Roman" w:hAnsi="Times New Roman" w:cs="Times New Roman"/>
          <w:kern w:val="0"/>
          <w14:ligatures w14:val="none"/>
        </w:rPr>
        <w:t xml:space="preserve"> </w:t>
      </w:r>
    </w:p>
    <w:p w14:paraId="40EF9C6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Implementation report:</w:t>
      </w:r>
    </w:p>
    <w:p w14:paraId="434F38BD"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1" w:history="1">
        <w:r w:rsidRPr="008D2809">
          <w:rPr>
            <w:rFonts w:ascii="Times New Roman" w:eastAsia="Times New Roman" w:hAnsi="Times New Roman" w:cs="Times New Roman"/>
            <w:color w:val="0000FF"/>
            <w:kern w:val="0"/>
            <w:u w:val="single"/>
            <w14:ligatures w14:val="none"/>
          </w:rPr>
          <w:t>https://w3c.github.io/sdw-sosa-ssn/ssn/usage/</w:t>
        </w:r>
      </w:hyperlink>
      <w:r w:rsidRPr="008D2809">
        <w:rPr>
          <w:rFonts w:ascii="Times New Roman" w:eastAsia="Times New Roman" w:hAnsi="Times New Roman" w:cs="Times New Roman"/>
          <w:kern w:val="0"/>
          <w14:ligatures w14:val="none"/>
        </w:rPr>
        <w:t xml:space="preserve"> </w:t>
      </w:r>
    </w:p>
    <w:p w14:paraId="51407C0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Latest Recommendation:</w:t>
      </w:r>
    </w:p>
    <w:p w14:paraId="31E322C9"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2" w:history="1">
        <w:r w:rsidRPr="008D2809">
          <w:rPr>
            <w:rFonts w:ascii="Times New Roman" w:eastAsia="Times New Roman" w:hAnsi="Times New Roman" w:cs="Times New Roman"/>
            <w:color w:val="0000FF"/>
            <w:kern w:val="0"/>
            <w:u w:val="single"/>
            <w14:ligatures w14:val="none"/>
          </w:rPr>
          <w:t>https://www.w3.org/TR/2017/REC-vocab-ssn-20171019/</w:t>
        </w:r>
      </w:hyperlink>
    </w:p>
    <w:p w14:paraId="71BA57B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Editors: </w:t>
      </w:r>
    </w:p>
    <w:p w14:paraId="14C46B3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Simon J D Cox</w:t>
      </w:r>
      <w:hyperlink r:id="rId13" w:history="1">
        <w:r w:rsidRPr="008D2809">
          <w:rPr>
            <w:rFonts w:ascii="Times New Roman" w:eastAsia="Times New Roman" w:hAnsi="Times New Roman" w:cs="Times New Roman"/>
            <w:color w:val="0000FF"/>
            <w:kern w:val="0"/>
            <w:u w:val="single"/>
            <w14:ligatures w14:val="none"/>
          </w:rPr>
          <w:t xml:space="preserve"> </w:t>
        </w:r>
      </w:hyperlink>
      <w:r w:rsidRPr="008D2809">
        <w:rPr>
          <w:rFonts w:ascii="Times New Roman" w:eastAsia="Times New Roman" w:hAnsi="Times New Roman" w:cs="Times New Roman"/>
          <w:kern w:val="0"/>
          <w14:ligatures w14:val="none"/>
        </w:rPr>
        <w:t>(</w:t>
      </w:r>
      <w:hyperlink r:id="rId14" w:history="1">
        <w:r w:rsidRPr="008D2809">
          <w:rPr>
            <w:rFonts w:ascii="Times New Roman" w:eastAsia="Times New Roman" w:hAnsi="Times New Roman" w:cs="Times New Roman"/>
            <w:color w:val="0000FF"/>
            <w:kern w:val="0"/>
            <w:u w:val="single"/>
            <w14:ligatures w14:val="none"/>
          </w:rPr>
          <w:t>OGC &amp; Timely Logic, AU</w:t>
        </w:r>
      </w:hyperlink>
      <w:r w:rsidRPr="008D2809">
        <w:rPr>
          <w:rFonts w:ascii="Times New Roman" w:eastAsia="Times New Roman" w:hAnsi="Times New Roman" w:cs="Times New Roman"/>
          <w:kern w:val="0"/>
          <w14:ligatures w14:val="none"/>
        </w:rPr>
        <w:t xml:space="preserve">) </w:t>
      </w:r>
    </w:p>
    <w:p w14:paraId="4E50EA93"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Maxime Lefrançois</w:t>
      </w:r>
      <w:hyperlink r:id="rId15" w:history="1">
        <w:r w:rsidRPr="008D2809">
          <w:rPr>
            <w:rFonts w:ascii="Times New Roman" w:eastAsia="Times New Roman" w:hAnsi="Times New Roman" w:cs="Times New Roman"/>
            <w:color w:val="0000FF"/>
            <w:kern w:val="0"/>
            <w:u w:val="single"/>
            <w14:ligatures w14:val="none"/>
          </w:rPr>
          <w:t xml:space="preserve"> </w:t>
        </w:r>
      </w:hyperlink>
      <w:r w:rsidRPr="008D2809">
        <w:rPr>
          <w:rFonts w:ascii="Times New Roman" w:eastAsia="Times New Roman" w:hAnsi="Times New Roman" w:cs="Times New Roman"/>
          <w:kern w:val="0"/>
          <w14:ligatures w14:val="none"/>
        </w:rPr>
        <w:t>(</w:t>
      </w:r>
      <w:hyperlink r:id="rId16" w:history="1">
        <w:r w:rsidRPr="008D2809">
          <w:rPr>
            <w:rFonts w:ascii="Times New Roman" w:eastAsia="Times New Roman" w:hAnsi="Times New Roman" w:cs="Times New Roman"/>
            <w:color w:val="0000FF"/>
            <w:kern w:val="0"/>
            <w:u w:val="single"/>
            <w14:ligatures w14:val="none"/>
          </w:rPr>
          <w:t>École Nationale Supérieure des Mines de Saint-Étienne, FR</w:t>
        </w:r>
      </w:hyperlink>
      <w:r w:rsidRPr="008D2809">
        <w:rPr>
          <w:rFonts w:ascii="Times New Roman" w:eastAsia="Times New Roman" w:hAnsi="Times New Roman" w:cs="Times New Roman"/>
          <w:kern w:val="0"/>
          <w14:ligatures w14:val="none"/>
        </w:rPr>
        <w:t xml:space="preserve">) </w:t>
      </w:r>
    </w:p>
    <w:p w14:paraId="1143F6F3"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Rob Warren (</w:t>
      </w:r>
      <w:hyperlink r:id="rId17" w:history="1">
        <w:r w:rsidRPr="008D2809">
          <w:rPr>
            <w:rFonts w:ascii="Times New Roman" w:eastAsia="Times New Roman" w:hAnsi="Times New Roman" w:cs="Times New Roman"/>
            <w:color w:val="0000FF"/>
            <w:kern w:val="0"/>
            <w:u w:val="single"/>
            <w14:ligatures w14:val="none"/>
          </w:rPr>
          <w:t>Glengarry Agriculture and Forestry, CA</w:t>
        </w:r>
      </w:hyperlink>
      <w:r w:rsidRPr="008D2809">
        <w:rPr>
          <w:rFonts w:ascii="Times New Roman" w:eastAsia="Times New Roman" w:hAnsi="Times New Roman" w:cs="Times New Roman"/>
          <w:kern w:val="0"/>
          <w14:ligatures w14:val="none"/>
        </w:rPr>
        <w:t xml:space="preserve">) </w:t>
      </w:r>
    </w:p>
    <w:p w14:paraId="7765912E"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Rob Atkinson</w:t>
      </w:r>
      <w:hyperlink r:id="rId18" w:history="1">
        <w:r w:rsidRPr="008D2809">
          <w:rPr>
            <w:rFonts w:ascii="Times New Roman" w:eastAsia="Times New Roman" w:hAnsi="Times New Roman" w:cs="Times New Roman"/>
            <w:color w:val="0000FF"/>
            <w:kern w:val="0"/>
            <w:u w:val="single"/>
            <w14:ligatures w14:val="none"/>
          </w:rPr>
          <w:t xml:space="preserve"> </w:t>
        </w:r>
      </w:hyperlink>
      <w:r w:rsidRPr="008D2809">
        <w:rPr>
          <w:rFonts w:ascii="Times New Roman" w:eastAsia="Times New Roman" w:hAnsi="Times New Roman" w:cs="Times New Roman"/>
          <w:kern w:val="0"/>
          <w14:ligatures w14:val="none"/>
        </w:rPr>
        <w:t>(</w:t>
      </w:r>
      <w:hyperlink r:id="rId19" w:history="1">
        <w:r w:rsidRPr="008D2809">
          <w:rPr>
            <w:rFonts w:ascii="Times New Roman" w:eastAsia="Times New Roman" w:hAnsi="Times New Roman" w:cs="Times New Roman"/>
            <w:color w:val="0000FF"/>
            <w:kern w:val="0"/>
            <w:u w:val="single"/>
            <w14:ligatures w14:val="none"/>
          </w:rPr>
          <w:t>OGC &amp; Metalinkage, AU</w:t>
        </w:r>
      </w:hyperlink>
      <w:r w:rsidRPr="008D2809">
        <w:rPr>
          <w:rFonts w:ascii="Times New Roman" w:eastAsia="Times New Roman" w:hAnsi="Times New Roman" w:cs="Times New Roman"/>
          <w:kern w:val="0"/>
          <w14:ligatures w14:val="none"/>
        </w:rPr>
        <w:t xml:space="preserve">) </w:t>
      </w:r>
    </w:p>
    <w:p w14:paraId="0E7F87CD"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Luís Moreira de Sousa</w:t>
      </w:r>
      <w:hyperlink r:id="rId20" w:history="1">
        <w:r w:rsidRPr="008D2809">
          <w:rPr>
            <w:rFonts w:ascii="Times New Roman" w:eastAsia="Times New Roman" w:hAnsi="Times New Roman" w:cs="Times New Roman"/>
            <w:color w:val="0000FF"/>
            <w:kern w:val="0"/>
            <w:u w:val="single"/>
            <w14:ligatures w14:val="none"/>
          </w:rPr>
          <w:t xml:space="preserve"> </w:t>
        </w:r>
      </w:hyperlink>
      <w:r w:rsidRPr="008D2809">
        <w:rPr>
          <w:rFonts w:ascii="Times New Roman" w:eastAsia="Times New Roman" w:hAnsi="Times New Roman" w:cs="Times New Roman"/>
          <w:kern w:val="0"/>
          <w14:ligatures w14:val="none"/>
        </w:rPr>
        <w:t>(</w:t>
      </w:r>
      <w:hyperlink r:id="rId21" w:history="1">
        <w:r w:rsidRPr="008D2809">
          <w:rPr>
            <w:rFonts w:ascii="Times New Roman" w:eastAsia="Times New Roman" w:hAnsi="Times New Roman" w:cs="Times New Roman"/>
            <w:color w:val="0000FF"/>
            <w:kern w:val="0"/>
            <w:u w:val="single"/>
            <w14:ligatures w14:val="none"/>
          </w:rPr>
          <w:t>Instituto Superior Técnico Lisboa, PT</w:t>
        </w:r>
      </w:hyperlink>
      <w:r w:rsidRPr="008D2809">
        <w:rPr>
          <w:rFonts w:ascii="Times New Roman" w:eastAsia="Times New Roman" w:hAnsi="Times New Roman" w:cs="Times New Roman"/>
          <w:kern w:val="0"/>
          <w14:ligatures w14:val="none"/>
        </w:rPr>
        <w:t xml:space="preserve">) </w:t>
      </w:r>
    </w:p>
    <w:p w14:paraId="4D898123"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Kathi Schleidt</w:t>
      </w:r>
      <w:hyperlink r:id="rId22" w:history="1">
        <w:r w:rsidRPr="008D2809">
          <w:rPr>
            <w:rFonts w:ascii="Times New Roman" w:eastAsia="Times New Roman" w:hAnsi="Times New Roman" w:cs="Times New Roman"/>
            <w:color w:val="0000FF"/>
            <w:kern w:val="0"/>
            <w:u w:val="single"/>
            <w14:ligatures w14:val="none"/>
          </w:rPr>
          <w:t xml:space="preserve"> </w:t>
        </w:r>
      </w:hyperlink>
      <w:r w:rsidRPr="008D2809">
        <w:rPr>
          <w:rFonts w:ascii="Times New Roman" w:eastAsia="Times New Roman" w:hAnsi="Times New Roman" w:cs="Times New Roman"/>
          <w:kern w:val="0"/>
          <w14:ligatures w14:val="none"/>
        </w:rPr>
        <w:t>(</w:t>
      </w:r>
      <w:hyperlink r:id="rId23" w:history="1">
        <w:r w:rsidRPr="008D2809">
          <w:rPr>
            <w:rFonts w:ascii="Times New Roman" w:eastAsia="Times New Roman" w:hAnsi="Times New Roman" w:cs="Times New Roman"/>
            <w:color w:val="0000FF"/>
            <w:kern w:val="0"/>
            <w:u w:val="single"/>
            <w14:ligatures w14:val="none"/>
          </w:rPr>
          <w:t>Datacove, AT</w:t>
        </w:r>
      </w:hyperlink>
      <w:r w:rsidRPr="008D2809">
        <w:rPr>
          <w:rFonts w:ascii="Times New Roman" w:eastAsia="Times New Roman" w:hAnsi="Times New Roman" w:cs="Times New Roman"/>
          <w:kern w:val="0"/>
          <w14:ligatures w14:val="none"/>
        </w:rPr>
        <w:t xml:space="preserve">) </w:t>
      </w:r>
    </w:p>
    <w:p w14:paraId="2F2C085D"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Sylvain Grellet</w:t>
      </w:r>
      <w:hyperlink r:id="rId24" w:history="1">
        <w:r w:rsidRPr="008D2809">
          <w:rPr>
            <w:rFonts w:ascii="Times New Roman" w:eastAsia="Times New Roman" w:hAnsi="Times New Roman" w:cs="Times New Roman"/>
            <w:color w:val="0000FF"/>
            <w:kern w:val="0"/>
            <w:u w:val="single"/>
            <w14:ligatures w14:val="none"/>
          </w:rPr>
          <w:t xml:space="preserve"> </w:t>
        </w:r>
      </w:hyperlink>
      <w:r w:rsidRPr="008D2809">
        <w:rPr>
          <w:rFonts w:ascii="Times New Roman" w:eastAsia="Times New Roman" w:hAnsi="Times New Roman" w:cs="Times New Roman"/>
          <w:kern w:val="0"/>
          <w14:ligatures w14:val="none"/>
        </w:rPr>
        <w:t>(</w:t>
      </w:r>
      <w:hyperlink r:id="rId25" w:history="1">
        <w:r w:rsidRPr="008D2809">
          <w:rPr>
            <w:rFonts w:ascii="Times New Roman" w:eastAsia="Times New Roman" w:hAnsi="Times New Roman" w:cs="Times New Roman"/>
            <w:color w:val="0000FF"/>
            <w:kern w:val="0"/>
            <w:u w:val="single"/>
            <w14:ligatures w14:val="none"/>
          </w:rPr>
          <w:t>BRGM, FR</w:t>
        </w:r>
      </w:hyperlink>
      <w:r w:rsidRPr="008D2809">
        <w:rPr>
          <w:rFonts w:ascii="Times New Roman" w:eastAsia="Times New Roman" w:hAnsi="Times New Roman" w:cs="Times New Roman"/>
          <w:kern w:val="0"/>
          <w14:ligatures w14:val="none"/>
        </w:rPr>
        <w:t xml:space="preserve">) </w:t>
      </w:r>
    </w:p>
    <w:p w14:paraId="474999CC"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Krzysztof Janowicz</w:t>
      </w:r>
      <w:hyperlink r:id="rId26" w:history="1">
        <w:r w:rsidRPr="008D2809">
          <w:rPr>
            <w:rFonts w:ascii="Times New Roman" w:eastAsia="Times New Roman" w:hAnsi="Times New Roman" w:cs="Times New Roman"/>
            <w:color w:val="0000FF"/>
            <w:kern w:val="0"/>
            <w:u w:val="single"/>
            <w14:ligatures w14:val="none"/>
          </w:rPr>
          <w:t xml:space="preserve"> </w:t>
        </w:r>
      </w:hyperlink>
      <w:r w:rsidRPr="008D2809">
        <w:rPr>
          <w:rFonts w:ascii="Times New Roman" w:eastAsia="Times New Roman" w:hAnsi="Times New Roman" w:cs="Times New Roman"/>
          <w:kern w:val="0"/>
          <w14:ligatures w14:val="none"/>
        </w:rPr>
        <w:t>(</w:t>
      </w:r>
      <w:hyperlink r:id="rId27" w:history="1">
        <w:r w:rsidRPr="008D2809">
          <w:rPr>
            <w:rFonts w:ascii="Times New Roman" w:eastAsia="Times New Roman" w:hAnsi="Times New Roman" w:cs="Times New Roman"/>
            <w:color w:val="0000FF"/>
            <w:kern w:val="0"/>
            <w:u w:val="single"/>
            <w14:ligatures w14:val="none"/>
          </w:rPr>
          <w:t>Universität Wien, AT</w:t>
        </w:r>
      </w:hyperlink>
      <w:r w:rsidRPr="008D2809">
        <w:rPr>
          <w:rFonts w:ascii="Times New Roman" w:eastAsia="Times New Roman" w:hAnsi="Times New Roman" w:cs="Times New Roman"/>
          <w:kern w:val="0"/>
          <w14:ligatures w14:val="none"/>
        </w:rPr>
        <w:t xml:space="preserve">) </w:t>
      </w:r>
    </w:p>
    <w:p w14:paraId="6D9E01E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Former editors: </w:t>
      </w:r>
    </w:p>
    <w:p w14:paraId="61BC9A44"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Armin Haller</w:t>
      </w:r>
      <w:hyperlink r:id="rId28" w:history="1">
        <w:r w:rsidRPr="008D2809">
          <w:rPr>
            <w:rFonts w:ascii="Times New Roman" w:eastAsia="Times New Roman" w:hAnsi="Times New Roman" w:cs="Times New Roman"/>
            <w:color w:val="0000FF"/>
            <w:kern w:val="0"/>
            <w:u w:val="single"/>
            <w14:ligatures w14:val="none"/>
          </w:rPr>
          <w:t xml:space="preserve"> </w:t>
        </w:r>
      </w:hyperlink>
      <w:r w:rsidRPr="008D2809">
        <w:rPr>
          <w:rFonts w:ascii="Times New Roman" w:eastAsia="Times New Roman" w:hAnsi="Times New Roman" w:cs="Times New Roman"/>
          <w:kern w:val="0"/>
          <w14:ligatures w14:val="none"/>
        </w:rPr>
        <w:t>(</w:t>
      </w:r>
      <w:hyperlink r:id="rId29" w:history="1">
        <w:r w:rsidRPr="008D2809">
          <w:rPr>
            <w:rFonts w:ascii="Times New Roman" w:eastAsia="Times New Roman" w:hAnsi="Times New Roman" w:cs="Times New Roman"/>
            <w:color w:val="0000FF"/>
            <w:kern w:val="0"/>
            <w:u w:val="single"/>
            <w14:ligatures w14:val="none"/>
          </w:rPr>
          <w:t>Australian National University, AU</w:t>
        </w:r>
      </w:hyperlink>
      <w:r w:rsidRPr="008D2809">
        <w:rPr>
          <w:rFonts w:ascii="Times New Roman" w:eastAsia="Times New Roman" w:hAnsi="Times New Roman" w:cs="Times New Roman"/>
          <w:kern w:val="0"/>
          <w14:ligatures w14:val="none"/>
        </w:rPr>
        <w:t xml:space="preserve">) </w:t>
      </w:r>
    </w:p>
    <w:p w14:paraId="1B771353"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Danh Le Phuoc</w:t>
      </w:r>
      <w:hyperlink r:id="rId30" w:history="1">
        <w:r w:rsidRPr="008D2809">
          <w:rPr>
            <w:rFonts w:ascii="Times New Roman" w:eastAsia="Times New Roman" w:hAnsi="Times New Roman" w:cs="Times New Roman"/>
            <w:color w:val="0000FF"/>
            <w:kern w:val="0"/>
            <w:u w:val="single"/>
            <w14:ligatures w14:val="none"/>
          </w:rPr>
          <w:t xml:space="preserve"> </w:t>
        </w:r>
      </w:hyperlink>
      <w:r w:rsidRPr="008D2809">
        <w:rPr>
          <w:rFonts w:ascii="Times New Roman" w:eastAsia="Times New Roman" w:hAnsi="Times New Roman" w:cs="Times New Roman"/>
          <w:kern w:val="0"/>
          <w14:ligatures w14:val="none"/>
        </w:rPr>
        <w:t>(</w:t>
      </w:r>
      <w:hyperlink r:id="rId31" w:history="1">
        <w:r w:rsidRPr="008D2809">
          <w:rPr>
            <w:rFonts w:ascii="Times New Roman" w:eastAsia="Times New Roman" w:hAnsi="Times New Roman" w:cs="Times New Roman"/>
            <w:color w:val="0000FF"/>
            <w:kern w:val="0"/>
            <w:u w:val="single"/>
            <w14:ligatures w14:val="none"/>
          </w:rPr>
          <w:t>Technical University of Berlin, DE</w:t>
        </w:r>
      </w:hyperlink>
      <w:r w:rsidRPr="008D2809">
        <w:rPr>
          <w:rFonts w:ascii="Times New Roman" w:eastAsia="Times New Roman" w:hAnsi="Times New Roman" w:cs="Times New Roman"/>
          <w:kern w:val="0"/>
          <w14:ligatures w14:val="none"/>
        </w:rPr>
        <w:t xml:space="preserve">) </w:t>
      </w:r>
    </w:p>
    <w:p w14:paraId="422D0ADA"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Kerry Taylor</w:t>
      </w:r>
      <w:hyperlink r:id="rId32" w:history="1">
        <w:r w:rsidRPr="008D2809">
          <w:rPr>
            <w:rFonts w:ascii="Times New Roman" w:eastAsia="Times New Roman" w:hAnsi="Times New Roman" w:cs="Times New Roman"/>
            <w:color w:val="0000FF"/>
            <w:kern w:val="0"/>
            <w:u w:val="single"/>
            <w14:ligatures w14:val="none"/>
          </w:rPr>
          <w:t xml:space="preserve"> </w:t>
        </w:r>
      </w:hyperlink>
      <w:r w:rsidRPr="008D2809">
        <w:rPr>
          <w:rFonts w:ascii="Times New Roman" w:eastAsia="Times New Roman" w:hAnsi="Times New Roman" w:cs="Times New Roman"/>
          <w:kern w:val="0"/>
          <w14:ligatures w14:val="none"/>
        </w:rPr>
        <w:t>(</w:t>
      </w:r>
      <w:hyperlink r:id="rId33" w:history="1">
        <w:r w:rsidRPr="008D2809">
          <w:rPr>
            <w:rFonts w:ascii="Times New Roman" w:eastAsia="Times New Roman" w:hAnsi="Times New Roman" w:cs="Times New Roman"/>
            <w:color w:val="0000FF"/>
            <w:kern w:val="0"/>
            <w:u w:val="single"/>
            <w14:ligatures w14:val="none"/>
          </w:rPr>
          <w:t>Australian National University, AU</w:t>
        </w:r>
      </w:hyperlink>
      <w:r w:rsidRPr="008D2809">
        <w:rPr>
          <w:rFonts w:ascii="Times New Roman" w:eastAsia="Times New Roman" w:hAnsi="Times New Roman" w:cs="Times New Roman"/>
          <w:kern w:val="0"/>
          <w14:ligatures w14:val="none"/>
        </w:rPr>
        <w:t xml:space="preserve">) </w:t>
      </w:r>
    </w:p>
    <w:p w14:paraId="550633C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Feedback:</w:t>
      </w:r>
    </w:p>
    <w:p w14:paraId="69FCFFF4"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34" w:history="1">
        <w:r w:rsidRPr="008D2809">
          <w:rPr>
            <w:rFonts w:ascii="Times New Roman" w:eastAsia="Times New Roman" w:hAnsi="Times New Roman" w:cs="Times New Roman"/>
            <w:color w:val="0000FF"/>
            <w:kern w:val="0"/>
            <w:u w:val="single"/>
            <w14:ligatures w14:val="none"/>
          </w:rPr>
          <w:t>GitHub w3c/sdw-sosa-ssn</w:t>
        </w:r>
      </w:hyperlink>
      <w:r w:rsidRPr="008D2809">
        <w:rPr>
          <w:rFonts w:ascii="Times New Roman" w:eastAsia="Times New Roman" w:hAnsi="Times New Roman" w:cs="Times New Roman"/>
          <w:kern w:val="0"/>
          <w14:ligatures w14:val="none"/>
        </w:rPr>
        <w:t xml:space="preserve"> (</w:t>
      </w:r>
      <w:hyperlink r:id="rId35" w:history="1">
        <w:r w:rsidRPr="008D2809">
          <w:rPr>
            <w:rFonts w:ascii="Times New Roman" w:eastAsia="Times New Roman" w:hAnsi="Times New Roman" w:cs="Times New Roman"/>
            <w:color w:val="0000FF"/>
            <w:kern w:val="0"/>
            <w:u w:val="single"/>
            <w14:ligatures w14:val="none"/>
          </w:rPr>
          <w:t>pull requests</w:t>
        </w:r>
      </w:hyperlink>
      <w:r w:rsidRPr="008D2809">
        <w:rPr>
          <w:rFonts w:ascii="Times New Roman" w:eastAsia="Times New Roman" w:hAnsi="Times New Roman" w:cs="Times New Roman"/>
          <w:kern w:val="0"/>
          <w14:ligatures w14:val="none"/>
        </w:rPr>
        <w:t xml:space="preserve">, </w:t>
      </w:r>
      <w:hyperlink r:id="rId36" w:history="1">
        <w:r w:rsidRPr="008D2809">
          <w:rPr>
            <w:rFonts w:ascii="Times New Roman" w:eastAsia="Times New Roman" w:hAnsi="Times New Roman" w:cs="Times New Roman"/>
            <w:color w:val="0000FF"/>
            <w:kern w:val="0"/>
            <w:u w:val="single"/>
            <w14:ligatures w14:val="none"/>
          </w:rPr>
          <w:t>new issue</w:t>
        </w:r>
      </w:hyperlink>
      <w:r w:rsidRPr="008D2809">
        <w:rPr>
          <w:rFonts w:ascii="Times New Roman" w:eastAsia="Times New Roman" w:hAnsi="Times New Roman" w:cs="Times New Roman"/>
          <w:kern w:val="0"/>
          <w14:ligatures w14:val="none"/>
        </w:rPr>
        <w:t xml:space="preserve">, </w:t>
      </w:r>
      <w:hyperlink r:id="rId37" w:history="1">
        <w:r w:rsidRPr="008D2809">
          <w:rPr>
            <w:rFonts w:ascii="Times New Roman" w:eastAsia="Times New Roman" w:hAnsi="Times New Roman" w:cs="Times New Roman"/>
            <w:color w:val="0000FF"/>
            <w:kern w:val="0"/>
            <w:u w:val="single"/>
            <w14:ligatures w14:val="none"/>
          </w:rPr>
          <w:t>open issues</w:t>
        </w:r>
      </w:hyperlink>
      <w:r w:rsidRPr="008D2809">
        <w:rPr>
          <w:rFonts w:ascii="Times New Roman" w:eastAsia="Times New Roman" w:hAnsi="Times New Roman" w:cs="Times New Roman"/>
          <w:kern w:val="0"/>
          <w14:ligatures w14:val="none"/>
        </w:rPr>
        <w:t xml:space="preserve">) </w:t>
      </w:r>
    </w:p>
    <w:p w14:paraId="29F4295B"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38" w:history="1">
        <w:r w:rsidRPr="008D2809">
          <w:rPr>
            <w:rFonts w:ascii="Times New Roman" w:eastAsia="Times New Roman" w:hAnsi="Times New Roman" w:cs="Times New Roman"/>
            <w:color w:val="0000FF"/>
            <w:kern w:val="0"/>
            <w:u w:val="single"/>
            <w14:ligatures w14:val="none"/>
          </w:rPr>
          <w:t>public-sdw-comments@w3.org</w:t>
        </w:r>
      </w:hyperlink>
      <w:r w:rsidRPr="008D2809">
        <w:rPr>
          <w:rFonts w:ascii="Times New Roman" w:eastAsia="Times New Roman" w:hAnsi="Times New Roman" w:cs="Times New Roman"/>
          <w:kern w:val="0"/>
          <w14:ligatures w14:val="none"/>
        </w:rPr>
        <w:t xml:space="preserve"> with subject line </w:t>
      </w:r>
      <w:r w:rsidRPr="008D2809">
        <w:rPr>
          <w:rFonts w:ascii="Courier New" w:eastAsia="Times New Roman" w:hAnsi="Courier New" w:cs="Courier New"/>
          <w:kern w:val="0"/>
          <w:sz w:val="20"/>
          <w:szCs w:val="20"/>
          <w14:ligatures w14:val="none"/>
        </w:rPr>
        <w:t xml:space="preserve">[vocab-ssn-2023] </w:t>
      </w:r>
      <w:r w:rsidRPr="008D2809">
        <w:rPr>
          <w:rFonts w:ascii="Courier New" w:eastAsia="Times New Roman" w:hAnsi="Courier New" w:cs="Courier New"/>
          <w:i/>
          <w:iCs/>
          <w:kern w:val="0"/>
          <w:sz w:val="20"/>
          <w:szCs w:val="20"/>
          <w14:ligatures w14:val="none"/>
        </w:rPr>
        <w:t>… message topic …</w:t>
      </w:r>
      <w:r w:rsidRPr="008D2809">
        <w:rPr>
          <w:rFonts w:ascii="Times New Roman" w:eastAsia="Times New Roman" w:hAnsi="Times New Roman" w:cs="Times New Roman"/>
          <w:kern w:val="0"/>
          <w14:ligatures w14:val="none"/>
        </w:rPr>
        <w:t xml:space="preserve"> (</w:t>
      </w:r>
      <w:hyperlink r:id="rId39" w:history="1">
        <w:r w:rsidRPr="008D2809">
          <w:rPr>
            <w:rFonts w:ascii="Times New Roman" w:eastAsia="Times New Roman" w:hAnsi="Times New Roman" w:cs="Times New Roman"/>
            <w:color w:val="0000FF"/>
            <w:kern w:val="0"/>
            <w:u w:val="single"/>
            <w14:ligatures w14:val="none"/>
          </w:rPr>
          <w:t>archives</w:t>
        </w:r>
      </w:hyperlink>
      <w:r w:rsidRPr="008D2809">
        <w:rPr>
          <w:rFonts w:ascii="Times New Roman" w:eastAsia="Times New Roman" w:hAnsi="Times New Roman" w:cs="Times New Roman"/>
          <w:kern w:val="0"/>
          <w14:ligatures w14:val="none"/>
        </w:rPr>
        <w:t>)</w:t>
      </w:r>
    </w:p>
    <w:p w14:paraId="16E3494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Contributors (ordered alphabetically by surname)</w:t>
      </w:r>
    </w:p>
    <w:p w14:paraId="287DD0C7"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Abdelfettah Feliachi, BRGM, FR </w:t>
      </w:r>
    </w:p>
    <w:p w14:paraId="7DBF226E"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Danielle Limbaugh, Summit Knowledge Solutions, US </w:t>
      </w:r>
    </w:p>
    <w:p w14:paraId="2898C262"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Maja Milicic Brandt, Siemens AG, DE </w:t>
      </w:r>
    </w:p>
    <w:p w14:paraId="0765FD26"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Alex Robin, Georobotix, FR </w:t>
      </w:r>
    </w:p>
    <w:p w14:paraId="6EAD6295"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Hylke van der Schaaf, Fraunhofer IOSB, DE </w:t>
      </w:r>
    </w:p>
    <w:p w14:paraId="0CABEEC9"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Alec Sculley, Summit Knowledge Solutions, US </w:t>
      </w:r>
    </w:p>
    <w:p w14:paraId="3AF443D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Previous Contributors (ordered alphabetically by surname)</w:t>
      </w:r>
    </w:p>
    <w:p w14:paraId="47DBC9D4"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 xml:space="preserve">Raúl García-Castro, Universidad Politécnica de Madrid, ES </w:t>
      </w:r>
    </w:p>
    <w:p w14:paraId="55DA965E"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Joshua Lieberman, Tumbling Walls, US </w:t>
      </w:r>
    </w:p>
    <w:p w14:paraId="3DC77182"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Claus Stadler, Universität Leipzig, DE </w:t>
      </w:r>
    </w:p>
    <w:p w14:paraId="275A6E8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OGC Document Number</w:t>
      </w:r>
    </w:p>
    <w:p w14:paraId="534E226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OGC 25-022 </w:t>
      </w:r>
    </w:p>
    <w:p w14:paraId="7789C31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hyperlink r:id="rId40" w:anchor="copyright" w:history="1">
        <w:r w:rsidRPr="008D2809">
          <w:rPr>
            <w:rFonts w:ascii="Times New Roman" w:eastAsia="Times New Roman" w:hAnsi="Times New Roman" w:cs="Times New Roman"/>
            <w:color w:val="0000FF"/>
            <w:kern w:val="0"/>
            <w:u w:val="single"/>
            <w14:ligatures w14:val="none"/>
          </w:rPr>
          <w:t>Copyright</w:t>
        </w:r>
      </w:hyperlink>
      <w:r w:rsidRPr="008D2809">
        <w:rPr>
          <w:rFonts w:ascii="Times New Roman" w:eastAsia="Times New Roman" w:hAnsi="Times New Roman" w:cs="Times New Roman"/>
          <w:kern w:val="0"/>
          <w14:ligatures w14:val="none"/>
        </w:rPr>
        <w:t xml:space="preserve"> © 2026 </w:t>
      </w:r>
      <w:hyperlink r:id="rId41" w:history="1">
        <w:r w:rsidRPr="008D2809">
          <w:rPr>
            <w:rFonts w:ascii="Times New Roman" w:eastAsia="Times New Roman" w:hAnsi="Times New Roman" w:cs="Times New Roman"/>
            <w:color w:val="0000FF"/>
            <w:kern w:val="0"/>
            <w:u w:val="single"/>
            <w14:ligatures w14:val="none"/>
          </w:rPr>
          <w:t>OGC</w:t>
        </w:r>
      </w:hyperlink>
      <w:r w:rsidRPr="008D2809">
        <w:rPr>
          <w:rFonts w:ascii="Times New Roman" w:eastAsia="Times New Roman" w:hAnsi="Times New Roman" w:cs="Times New Roman"/>
          <w:kern w:val="0"/>
          <w14:ligatures w14:val="none"/>
        </w:rPr>
        <w:t xml:space="preserve"> &amp; </w:t>
      </w:r>
      <w:hyperlink r:id="rId42" w:history="1">
        <w:r w:rsidRPr="008D2809">
          <w:rPr>
            <w:rFonts w:ascii="Times New Roman" w:eastAsia="Times New Roman" w:hAnsi="Times New Roman" w:cs="Times New Roman"/>
            <w:color w:val="0000FF"/>
            <w:kern w:val="0"/>
            <w:u w:val="single"/>
            <w14:ligatures w14:val="none"/>
          </w:rPr>
          <w:t>World Wide Web Consortium</w:t>
        </w:r>
      </w:hyperlink>
      <w:r w:rsidRPr="008D2809">
        <w:rPr>
          <w:rFonts w:ascii="Times New Roman" w:eastAsia="Times New Roman" w:hAnsi="Times New Roman" w:cs="Times New Roman"/>
          <w:kern w:val="0"/>
          <w14:ligatures w14:val="none"/>
        </w:rPr>
        <w:t>, W3C</w:t>
      </w:r>
      <w:r w:rsidRPr="008D2809">
        <w:rPr>
          <w:rFonts w:ascii="Times New Roman" w:eastAsia="Times New Roman" w:hAnsi="Times New Roman" w:cs="Times New Roman"/>
          <w:kern w:val="0"/>
          <w:vertAlign w:val="superscript"/>
          <w14:ligatures w14:val="none"/>
        </w:rPr>
        <w:t>®</w:t>
      </w:r>
      <w:r w:rsidRPr="008D2809">
        <w:rPr>
          <w:rFonts w:ascii="Times New Roman" w:eastAsia="Times New Roman" w:hAnsi="Times New Roman" w:cs="Times New Roman"/>
          <w:kern w:val="0"/>
          <w14:ligatures w14:val="none"/>
        </w:rPr>
        <w:t xml:space="preserve"> </w:t>
      </w:r>
      <w:hyperlink r:id="rId43" w:anchor="Legal_Disclaimer" w:history="1">
        <w:r w:rsidRPr="008D2809">
          <w:rPr>
            <w:rFonts w:ascii="Times New Roman" w:eastAsia="Times New Roman" w:hAnsi="Times New Roman" w:cs="Times New Roman"/>
            <w:color w:val="0000FF"/>
            <w:kern w:val="0"/>
            <w:u w:val="single"/>
            <w14:ligatures w14:val="none"/>
          </w:rPr>
          <w:t>liability</w:t>
        </w:r>
      </w:hyperlink>
      <w:r w:rsidRPr="008D2809">
        <w:rPr>
          <w:rFonts w:ascii="Times New Roman" w:eastAsia="Times New Roman" w:hAnsi="Times New Roman" w:cs="Times New Roman"/>
          <w:kern w:val="0"/>
          <w14:ligatures w14:val="none"/>
        </w:rPr>
        <w:t xml:space="preserve">, </w:t>
      </w:r>
      <w:hyperlink r:id="rId44" w:anchor="W3C_Trademarks" w:history="1">
        <w:r w:rsidRPr="008D2809">
          <w:rPr>
            <w:rFonts w:ascii="Times New Roman" w:eastAsia="Times New Roman" w:hAnsi="Times New Roman" w:cs="Times New Roman"/>
            <w:color w:val="0000FF"/>
            <w:kern w:val="0"/>
            <w:u w:val="single"/>
            <w14:ligatures w14:val="none"/>
          </w:rPr>
          <w:t>trademark</w:t>
        </w:r>
      </w:hyperlink>
      <w:r w:rsidRPr="008D2809">
        <w:rPr>
          <w:rFonts w:ascii="Times New Roman" w:eastAsia="Times New Roman" w:hAnsi="Times New Roman" w:cs="Times New Roman"/>
          <w:kern w:val="0"/>
          <w14:ligatures w14:val="none"/>
        </w:rPr>
        <w:t xml:space="preserve">, </w:t>
      </w:r>
      <w:hyperlink r:id="rId45" w:history="1">
        <w:r w:rsidRPr="008D2809">
          <w:rPr>
            <w:rFonts w:ascii="Times New Roman" w:eastAsia="Times New Roman" w:hAnsi="Times New Roman" w:cs="Times New Roman"/>
            <w:color w:val="0000FF"/>
            <w:kern w:val="0"/>
            <w:u w:val="single"/>
            <w14:ligatures w14:val="none"/>
          </w:rPr>
          <w:t>W3C</w:t>
        </w:r>
      </w:hyperlink>
      <w:r w:rsidRPr="008D2809">
        <w:rPr>
          <w:rFonts w:ascii="Times New Roman" w:eastAsia="Times New Roman" w:hAnsi="Times New Roman" w:cs="Times New Roman"/>
          <w:kern w:val="0"/>
          <w14:ligatures w14:val="none"/>
        </w:rPr>
        <w:t xml:space="preserve"> and </w:t>
      </w:r>
      <w:hyperlink r:id="rId46" w:history="1">
        <w:r w:rsidRPr="008D2809">
          <w:rPr>
            <w:rFonts w:ascii="Times New Roman" w:eastAsia="Times New Roman" w:hAnsi="Times New Roman" w:cs="Times New Roman"/>
            <w:color w:val="0000FF"/>
            <w:kern w:val="0"/>
            <w:u w:val="single"/>
            <w14:ligatures w14:val="none"/>
          </w:rPr>
          <w:t>OGC</w:t>
        </w:r>
      </w:hyperlink>
      <w:r w:rsidRPr="008D2809">
        <w:rPr>
          <w:rFonts w:ascii="Times New Roman" w:eastAsia="Times New Roman" w:hAnsi="Times New Roman" w:cs="Times New Roman"/>
          <w:kern w:val="0"/>
          <w14:ligatures w14:val="none"/>
        </w:rPr>
        <w:t xml:space="preserve"> document use rules apply.</w:t>
      </w:r>
    </w:p>
    <w:p w14:paraId="7B0D6F97" w14:textId="77777777" w:rsidR="008D2809" w:rsidRPr="008D2809" w:rsidRDefault="00000000" w:rsidP="008D280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53ADCE">
          <v:rect id="_x0000_i1025" style="width:0;height:1.5pt" o:hralign="center" o:hrstd="t" o:hr="t" fillcolor="#a0a0a0" stroked="f"/>
        </w:pict>
      </w:r>
    </w:p>
    <w:p w14:paraId="4D7EDCFB" w14:textId="77777777" w:rsidR="008D2809" w:rsidRPr="008D2809" w:rsidRDefault="008D2809" w:rsidP="008D28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2809">
        <w:rPr>
          <w:rFonts w:ascii="Times New Roman" w:eastAsia="Times New Roman" w:hAnsi="Times New Roman" w:cs="Times New Roman"/>
          <w:b/>
          <w:bCs/>
          <w:kern w:val="0"/>
          <w:sz w:val="36"/>
          <w:szCs w:val="36"/>
          <w14:ligatures w14:val="none"/>
        </w:rPr>
        <w:t>Abstract</w:t>
      </w:r>
    </w:p>
    <w:p w14:paraId="16F05D08" w14:textId="6F2801CA"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commentRangeStart w:id="0"/>
      <w:r w:rsidRPr="008D2809">
        <w:rPr>
          <w:rFonts w:ascii="Times New Roman" w:eastAsia="Times New Roman" w:hAnsi="Times New Roman" w:cs="Times New Roman"/>
          <w:kern w:val="0"/>
          <w14:ligatures w14:val="none"/>
        </w:rPr>
        <w:t>The Semantic Sensor Network ontology (SSN)</w:t>
      </w:r>
      <w:commentRangeEnd w:id="0"/>
      <w:r w:rsidR="00B20B6F" w:rsidRPr="008D2809">
        <w:rPr>
          <w:rStyle w:val="CommentReference"/>
          <w:rFonts w:ascii="Times New Roman" w:eastAsia="Times New Roman" w:hAnsi="Times New Roman" w:cs="Times New Roman"/>
          <w:kern w:val="0"/>
          <w:sz w:val="24"/>
          <w:szCs w:val="24"/>
          <w14:ligatures w14:val="none"/>
        </w:rPr>
        <w:commentReference w:id="0"/>
      </w:r>
      <w:r w:rsidRPr="008D2809">
        <w:rPr>
          <w:rFonts w:ascii="Times New Roman" w:eastAsia="Times New Roman" w:hAnsi="Times New Roman" w:cs="Times New Roman"/>
          <w:kern w:val="0"/>
          <w14:ligatures w14:val="none"/>
        </w:rPr>
        <w:t xml:space="preserve"> describes actuators and their actuations, sensors and their observations, samplers and their samplings, the procedures implemented, the features of interest and samples changed or studied, and the actuated and observed properties. The core SSN classes and properties are defined </w:t>
      </w:r>
      <w:commentRangeStart w:id="1"/>
      <w:r w:rsidRPr="008D2809">
        <w:rPr>
          <w:rFonts w:ascii="Times New Roman" w:eastAsia="Times New Roman" w:hAnsi="Times New Roman" w:cs="Times New Roman"/>
          <w:kern w:val="0"/>
          <w14:ligatures w14:val="none"/>
        </w:rPr>
        <w:t xml:space="preserve">using minimal axiomatization </w:t>
      </w:r>
      <w:commentRangeEnd w:id="1"/>
      <w:r w:rsidR="006B5EEF" w:rsidRPr="008D2809">
        <w:rPr>
          <w:rStyle w:val="CommentReference"/>
          <w:rFonts w:ascii="Times New Roman" w:eastAsia="Times New Roman" w:hAnsi="Times New Roman" w:cs="Times New Roman"/>
          <w:kern w:val="0"/>
          <w:sz w:val="24"/>
          <w:szCs w:val="24"/>
          <w14:ligatures w14:val="none"/>
        </w:rPr>
        <w:commentReference w:id="1"/>
      </w:r>
      <w:r w:rsidRPr="008D2809">
        <w:rPr>
          <w:rFonts w:ascii="Times New Roman" w:eastAsia="Times New Roman" w:hAnsi="Times New Roman" w:cs="Times New Roman"/>
          <w:kern w:val="0"/>
          <w14:ligatures w14:val="none"/>
        </w:rPr>
        <w:t xml:space="preserve">in a module called SOSA (Sensor, Observation, Sample, and Actuator) supplemented with additional </w:t>
      </w:r>
      <w:commentRangeStart w:id="2"/>
      <w:r w:rsidRPr="008D2809">
        <w:rPr>
          <w:rFonts w:ascii="Times New Roman" w:eastAsia="Times New Roman" w:hAnsi="Times New Roman" w:cs="Times New Roman"/>
          <w:kern w:val="0"/>
          <w14:ligatures w14:val="none"/>
        </w:rPr>
        <w:t>axiomatization</w:t>
      </w:r>
      <w:commentRangeEnd w:id="2"/>
      <w:r w:rsidR="0005148C" w:rsidRPr="008D2809">
        <w:rPr>
          <w:rStyle w:val="CommentReference"/>
          <w:rFonts w:ascii="Times New Roman" w:eastAsia="Times New Roman" w:hAnsi="Times New Roman" w:cs="Times New Roman"/>
          <w:kern w:val="0"/>
          <w:sz w:val="24"/>
          <w:szCs w:val="24"/>
          <w14:ligatures w14:val="none"/>
        </w:rPr>
        <w:commentReference w:id="2"/>
      </w:r>
      <w:r w:rsidRPr="008D2809">
        <w:rPr>
          <w:rFonts w:ascii="Times New Roman" w:eastAsia="Times New Roman" w:hAnsi="Times New Roman" w:cs="Times New Roman"/>
          <w:kern w:val="0"/>
          <w14:ligatures w14:val="none"/>
        </w:rPr>
        <w:t xml:space="preserve"> and terms in further modules. These allow </w:t>
      </w:r>
      <w:ins w:id="3" w:author="Carl Reed" w:date="2026-08-24T10:35:00Z" w16du:dateUtc="2026-08-24T16:35:00Z">
        <w:r w:rsidR="004578F7">
          <w:rPr>
            <w:rFonts w:ascii="Times New Roman" w:eastAsia="Times New Roman" w:hAnsi="Times New Roman" w:cs="Times New Roman"/>
            <w:kern w:val="0"/>
            <w14:ligatures w14:val="none"/>
          </w:rPr>
          <w:t xml:space="preserve">implementations of </w:t>
        </w:r>
      </w:ins>
      <w:r w:rsidRPr="008D2809">
        <w:rPr>
          <w:rFonts w:ascii="Times New Roman" w:eastAsia="Times New Roman" w:hAnsi="Times New Roman" w:cs="Times New Roman"/>
          <w:kern w:val="0"/>
          <w14:ligatures w14:val="none"/>
        </w:rPr>
        <w:t>SSN to support a wide range of applications and use cases</w:t>
      </w:r>
      <w:ins w:id="4" w:author="Carl Reed" w:date="2026-08-24T10:35:00Z" w16du:dateUtc="2026-08-24T16:35:00Z">
        <w:r w:rsidR="004578F7">
          <w:rPr>
            <w:rFonts w:ascii="Times New Roman" w:eastAsia="Times New Roman" w:hAnsi="Times New Roman" w:cs="Times New Roman"/>
            <w:kern w:val="0"/>
            <w14:ligatures w14:val="none"/>
          </w:rPr>
          <w:t>. These</w:t>
        </w:r>
      </w:ins>
      <w:del w:id="5" w:author="Carl Reed" w:date="2026-08-24T10:35:00Z" w16du:dateUtc="2026-08-24T16:35:00Z">
        <w:r w:rsidRPr="008D2809" w:rsidDel="004578F7">
          <w:rPr>
            <w:rFonts w:ascii="Times New Roman" w:eastAsia="Times New Roman" w:hAnsi="Times New Roman" w:cs="Times New Roman"/>
            <w:kern w:val="0"/>
            <w14:ligatures w14:val="none"/>
          </w:rPr>
          <w:delText>,</w:delText>
        </w:r>
      </w:del>
      <w:r w:rsidRPr="008D2809">
        <w:rPr>
          <w:rFonts w:ascii="Times New Roman" w:eastAsia="Times New Roman" w:hAnsi="Times New Roman" w:cs="Times New Roman"/>
          <w:kern w:val="0"/>
          <w14:ligatures w14:val="none"/>
        </w:rPr>
        <w:t xml:space="preserve"> includ</w:t>
      </w:r>
      <w:ins w:id="6" w:author="Carl Reed" w:date="2026-08-24T10:35:00Z" w16du:dateUtc="2026-08-24T16:35:00Z">
        <w:r w:rsidR="004578F7">
          <w:rPr>
            <w:rFonts w:ascii="Times New Roman" w:eastAsia="Times New Roman" w:hAnsi="Times New Roman" w:cs="Times New Roman"/>
            <w:kern w:val="0"/>
            <w14:ligatures w14:val="none"/>
          </w:rPr>
          <w:t>e</w:t>
        </w:r>
      </w:ins>
      <w:del w:id="7" w:author="Carl Reed" w:date="2026-08-24T10:35:00Z" w16du:dateUtc="2026-08-24T16:35:00Z">
        <w:r w:rsidRPr="008D2809" w:rsidDel="004578F7">
          <w:rPr>
            <w:rFonts w:ascii="Times New Roman" w:eastAsia="Times New Roman" w:hAnsi="Times New Roman" w:cs="Times New Roman"/>
            <w:kern w:val="0"/>
            <w14:ligatures w14:val="none"/>
          </w:rPr>
          <w:delText>ing</w:delText>
        </w:r>
      </w:del>
      <w:r w:rsidRPr="008D2809">
        <w:rPr>
          <w:rFonts w:ascii="Times New Roman" w:eastAsia="Times New Roman" w:hAnsi="Times New Roman" w:cs="Times New Roman"/>
          <w:kern w:val="0"/>
          <w14:ligatures w14:val="none"/>
        </w:rPr>
        <w:t xml:space="preserve"> satellite imagery, large-scale scientific monitoring, industrial and household infrastructures, social sensing, citizen science, observation-driven ontology engineering, and the Web of Things. Alignments to some existing ontologies and specifications are provided. Patterns for application of SSN are provided. </w:t>
      </w:r>
    </w:p>
    <w:p w14:paraId="1E2DB933" w14:textId="77777777" w:rsidR="008D2809" w:rsidRPr="008D2809" w:rsidRDefault="008D2809" w:rsidP="008D2809">
      <w:pPr>
        <w:spacing w:before="100" w:beforeAutospacing="1" w:after="100" w:afterAutospacing="1" w:line="240" w:lineRule="auto"/>
        <w:jc w:val="center"/>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namespace for the core terms is </w:t>
      </w:r>
      <w:r w:rsidRPr="008D2809">
        <w:rPr>
          <w:rFonts w:ascii="Courier New" w:eastAsia="Times New Roman" w:hAnsi="Courier New" w:cs="Courier New"/>
          <w:kern w:val="0"/>
          <w:sz w:val="20"/>
          <w:szCs w:val="20"/>
          <w14:ligatures w14:val="none"/>
        </w:rPr>
        <w:t>http://www.w3.org/ns/sosa/</w:t>
      </w:r>
      <w:r w:rsidRPr="008D2809">
        <w:rPr>
          <w:rFonts w:ascii="Times New Roman" w:eastAsia="Times New Roman" w:hAnsi="Times New Roman" w:cs="Times New Roman"/>
          <w:kern w:val="0"/>
          <w14:ligatures w14:val="none"/>
        </w:rPr>
        <w:t>.</w:t>
      </w:r>
    </w:p>
    <w:p w14:paraId="5B26A355" w14:textId="77777777" w:rsidR="008D2809" w:rsidRPr="008D2809" w:rsidRDefault="008D2809" w:rsidP="008D2809">
      <w:pPr>
        <w:spacing w:before="100" w:beforeAutospacing="1" w:after="100" w:afterAutospacing="1" w:line="240" w:lineRule="auto"/>
        <w:jc w:val="center"/>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suggested prefix for the SOSA namespace is </w:t>
      </w:r>
      <w:r w:rsidRPr="008D2809">
        <w:rPr>
          <w:rFonts w:ascii="Courier New" w:eastAsia="Times New Roman" w:hAnsi="Courier New" w:cs="Courier New"/>
          <w:kern w:val="0"/>
          <w:sz w:val="20"/>
          <w:szCs w:val="20"/>
          <w14:ligatures w14:val="none"/>
        </w:rPr>
        <w:t>sosa</w:t>
      </w:r>
      <w:r w:rsidRPr="008D2809">
        <w:rPr>
          <w:rFonts w:ascii="Times New Roman" w:eastAsia="Times New Roman" w:hAnsi="Times New Roman" w:cs="Times New Roman"/>
          <w:kern w:val="0"/>
          <w14:ligatures w14:val="none"/>
        </w:rPr>
        <w:t xml:space="preserve">. </w:t>
      </w:r>
    </w:p>
    <w:p w14:paraId="7454CA7E" w14:textId="77777777" w:rsidR="008D2809" w:rsidRPr="008D2809" w:rsidRDefault="008D2809" w:rsidP="008D2809">
      <w:pPr>
        <w:spacing w:before="100" w:beforeAutospacing="1" w:after="100" w:afterAutospacing="1" w:line="240" w:lineRule="auto"/>
        <w:jc w:val="center"/>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SOSA graph contains the core definitions. </w:t>
      </w:r>
      <w:r w:rsidRPr="008D2809">
        <w:rPr>
          <w:rFonts w:ascii="Times New Roman" w:eastAsia="Times New Roman" w:hAnsi="Times New Roman" w:cs="Times New Roman"/>
          <w:kern w:val="0"/>
          <w14:ligatures w14:val="none"/>
        </w:rPr>
        <w:br/>
        <w:t xml:space="preserve">The ontology IRI of SOSA is </w:t>
      </w:r>
      <w:hyperlink r:id="rId51" w:history="1">
        <w:r w:rsidRPr="008D2809">
          <w:rPr>
            <w:rFonts w:ascii="Times New Roman" w:eastAsia="Times New Roman" w:hAnsi="Times New Roman" w:cs="Times New Roman"/>
            <w:color w:val="0000FF"/>
            <w:kern w:val="0"/>
            <w:u w:val="single"/>
            <w14:ligatures w14:val="none"/>
          </w:rPr>
          <w:t>http://www.w3.org/ns/sosa/</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t xml:space="preserve">The version IRI of SOSA 2023 edition is </w:t>
      </w:r>
      <w:hyperlink r:id="rId52" w:history="1">
        <w:r w:rsidRPr="008D2809">
          <w:rPr>
            <w:rFonts w:ascii="Times New Roman" w:eastAsia="Times New Roman" w:hAnsi="Times New Roman" w:cs="Times New Roman"/>
            <w:color w:val="0000FF"/>
            <w:kern w:val="0"/>
            <w:u w:val="single"/>
            <w14:ligatures w14:val="none"/>
          </w:rPr>
          <w:t>http://www.w3.org/ns/sosa/2023/</w:t>
        </w:r>
      </w:hyperlink>
      <w:r w:rsidRPr="008D2809">
        <w:rPr>
          <w:rFonts w:ascii="Times New Roman" w:eastAsia="Times New Roman" w:hAnsi="Times New Roman" w:cs="Times New Roman"/>
          <w:kern w:val="0"/>
          <w14:ligatures w14:val="none"/>
        </w:rPr>
        <w:t xml:space="preserve">. </w:t>
      </w:r>
    </w:p>
    <w:p w14:paraId="73E94313" w14:textId="77777777" w:rsidR="008D2809" w:rsidRPr="008D2809" w:rsidRDefault="008D2809" w:rsidP="008D2809">
      <w:pPr>
        <w:spacing w:before="100" w:beforeAutospacing="1" w:after="100" w:afterAutospacing="1" w:line="240" w:lineRule="auto"/>
        <w:jc w:val="center"/>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SSN graph contains the full axiomatization of the core terms. </w:t>
      </w:r>
      <w:r w:rsidRPr="008D2809">
        <w:rPr>
          <w:rFonts w:ascii="Times New Roman" w:eastAsia="Times New Roman" w:hAnsi="Times New Roman" w:cs="Times New Roman"/>
          <w:kern w:val="0"/>
          <w14:ligatures w14:val="none"/>
        </w:rPr>
        <w:br/>
        <w:t xml:space="preserve">The ontology IRI of SSN is </w:t>
      </w:r>
      <w:hyperlink r:id="rId53" w:history="1">
        <w:r w:rsidRPr="008D2809">
          <w:rPr>
            <w:rFonts w:ascii="Times New Roman" w:eastAsia="Times New Roman" w:hAnsi="Times New Roman" w:cs="Times New Roman"/>
            <w:color w:val="0000FF"/>
            <w:kern w:val="0"/>
            <w:u w:val="single"/>
            <w14:ligatures w14:val="none"/>
          </w:rPr>
          <w:t>http://www.w3.org/ns/ssn/</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t xml:space="preserve">The version IRI of SSN 2023 edition is </w:t>
      </w:r>
      <w:hyperlink r:id="rId54" w:history="1">
        <w:r w:rsidRPr="008D2809">
          <w:rPr>
            <w:rFonts w:ascii="Times New Roman" w:eastAsia="Times New Roman" w:hAnsi="Times New Roman" w:cs="Times New Roman"/>
            <w:color w:val="0000FF"/>
            <w:kern w:val="0"/>
            <w:u w:val="single"/>
            <w14:ligatures w14:val="none"/>
          </w:rPr>
          <w:t>http://www.w3.org/ns/ssn/2023/</w:t>
        </w:r>
      </w:hyperlink>
      <w:r w:rsidRPr="008D2809">
        <w:rPr>
          <w:rFonts w:ascii="Times New Roman" w:eastAsia="Times New Roman" w:hAnsi="Times New Roman" w:cs="Times New Roman"/>
          <w:kern w:val="0"/>
          <w14:ligatures w14:val="none"/>
        </w:rPr>
        <w:t xml:space="preserve">. </w:t>
      </w:r>
    </w:p>
    <w:p w14:paraId="56BF211E" w14:textId="77777777" w:rsidR="008D2809" w:rsidRPr="008D2809" w:rsidRDefault="008D2809" w:rsidP="008D28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2809">
        <w:rPr>
          <w:rFonts w:ascii="Times New Roman" w:eastAsia="Times New Roman" w:hAnsi="Times New Roman" w:cs="Times New Roman"/>
          <w:b/>
          <w:bCs/>
          <w:kern w:val="0"/>
          <w:sz w:val="36"/>
          <w:szCs w:val="36"/>
          <w14:ligatures w14:val="none"/>
        </w:rPr>
        <w:t>Status of This Document</w:t>
      </w:r>
    </w:p>
    <w:p w14:paraId="7D66676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 xml:space="preserve">This section describes the status of this document at the time of its publication. A list of current W3C publications and the latest revision of this technical report can be found in the </w:t>
      </w:r>
      <w:hyperlink r:id="rId55" w:history="1">
        <w:r w:rsidRPr="008D2809">
          <w:rPr>
            <w:rFonts w:ascii="Times New Roman" w:eastAsia="Times New Roman" w:hAnsi="Times New Roman" w:cs="Times New Roman"/>
            <w:i/>
            <w:iCs/>
            <w:color w:val="0000FF"/>
            <w:kern w:val="0"/>
            <w:u w:val="single"/>
            <w14:ligatures w14:val="none"/>
          </w:rPr>
          <w:t>W3C standards and drafts index</w:t>
        </w:r>
      </w:hyperlink>
      <w:r w:rsidRPr="008D2809">
        <w:rPr>
          <w:rFonts w:ascii="Times New Roman" w:eastAsia="Times New Roman" w:hAnsi="Times New Roman" w:cs="Times New Roman"/>
          <w:i/>
          <w:iCs/>
          <w:kern w:val="0"/>
          <w14:ligatures w14:val="none"/>
        </w:rPr>
        <w:t>.</w:t>
      </w:r>
    </w:p>
    <w:p w14:paraId="5C9A66C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General Information</w:t>
      </w:r>
      <w:r w:rsidRPr="008D2809">
        <w:rPr>
          <w:rFonts w:ascii="Times New Roman" w:eastAsia="Times New Roman" w:hAnsi="Times New Roman" w:cs="Times New Roman"/>
          <w:kern w:val="0"/>
          <w14:ligatures w14:val="none"/>
        </w:rPr>
        <w:t xml:space="preserve"> </w:t>
      </w:r>
    </w:p>
    <w:p w14:paraId="2A67059E" w14:textId="6D9420F5"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For</w:t>
      </w:r>
      <w:ins w:id="8" w:author="Carl Reed" w:date="2026-08-24T10:36:00Z" w16du:dateUtc="2026-08-24T16:36:00Z">
        <w:r w:rsidR="00DE1B5C">
          <w:rPr>
            <w:rFonts w:ascii="Times New Roman" w:eastAsia="Times New Roman" w:hAnsi="Times New Roman" w:cs="Times New Roman"/>
            <w:kern w:val="0"/>
            <w14:ligatures w14:val="none"/>
          </w:rPr>
          <w:t xml:space="preserve"> the</w:t>
        </w:r>
      </w:ins>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kern w:val="0"/>
          <w14:ligatures w14:val="none"/>
        </w:rPr>
        <w:t>OGC</w:t>
      </w:r>
      <w:r w:rsidRPr="008D2809">
        <w:rPr>
          <w:rFonts w:ascii="Times New Roman" w:eastAsia="Times New Roman" w:hAnsi="Times New Roman" w:cs="Times New Roman"/>
          <w:kern w:val="0"/>
          <w14:ligatures w14:val="none"/>
        </w:rPr>
        <w:t xml:space="preserve"> </w:t>
      </w:r>
      <w:ins w:id="9" w:author="Carl Reed" w:date="2026-08-24T10:36:00Z" w16du:dateUtc="2026-08-24T16:36:00Z">
        <w:r w:rsidR="00DE1B5C">
          <w:rPr>
            <w:rFonts w:ascii="Times New Roman" w:eastAsia="Times New Roman" w:hAnsi="Times New Roman" w:cs="Times New Roman"/>
            <w:kern w:val="0"/>
            <w14:ligatures w14:val="none"/>
          </w:rPr>
          <w:t xml:space="preserve">community, </w:t>
        </w:r>
      </w:ins>
      <w:r w:rsidRPr="008D2809">
        <w:rPr>
          <w:rFonts w:ascii="Times New Roman" w:eastAsia="Times New Roman" w:hAnsi="Times New Roman" w:cs="Times New Roman"/>
          <w:kern w:val="0"/>
          <w14:ligatures w14:val="none"/>
        </w:rPr>
        <w:t xml:space="preserve">this </w:t>
      </w:r>
      <w:ins w:id="10" w:author="Carl Reed" w:date="2026-08-24T10:36:00Z" w16du:dateUtc="2026-08-24T16:36:00Z">
        <w:r w:rsidR="00DE1B5C">
          <w:rPr>
            <w:rFonts w:ascii="Times New Roman" w:eastAsia="Times New Roman" w:hAnsi="Times New Roman" w:cs="Times New Roman"/>
            <w:kern w:val="0"/>
            <w14:ligatures w14:val="none"/>
          </w:rPr>
          <w:t xml:space="preserve">document </w:t>
        </w:r>
      </w:ins>
      <w:r w:rsidRPr="008D2809">
        <w:rPr>
          <w:rFonts w:ascii="Times New Roman" w:eastAsia="Times New Roman" w:hAnsi="Times New Roman" w:cs="Times New Roman"/>
          <w:kern w:val="0"/>
          <w14:ligatures w14:val="none"/>
        </w:rPr>
        <w:t xml:space="preserve">is a Public Draft </w:t>
      </w:r>
      <w:del w:id="11" w:author="Carl Reed" w:date="2026-08-24T10:37:00Z" w16du:dateUtc="2026-08-24T16:37:00Z">
        <w:r w:rsidRPr="008D2809" w:rsidDel="00DE1B5C">
          <w:rPr>
            <w:rFonts w:ascii="Times New Roman" w:eastAsia="Times New Roman" w:hAnsi="Times New Roman" w:cs="Times New Roman"/>
            <w:kern w:val="0"/>
            <w14:ligatures w14:val="none"/>
          </w:rPr>
          <w:delText xml:space="preserve">of a document </w:delText>
        </w:r>
      </w:del>
      <w:r w:rsidRPr="008D2809">
        <w:rPr>
          <w:rFonts w:ascii="Times New Roman" w:eastAsia="Times New Roman" w:hAnsi="Times New Roman" w:cs="Times New Roman"/>
          <w:kern w:val="0"/>
          <w14:ligatures w14:val="none"/>
        </w:rPr>
        <w:t xml:space="preserve">prepared by the </w:t>
      </w:r>
      <w:commentRangeStart w:id="12"/>
      <w:r w:rsidRPr="008D2809">
        <w:rPr>
          <w:rFonts w:ascii="Times New Roman" w:eastAsia="Times New Roman" w:hAnsi="Times New Roman" w:cs="Times New Roman"/>
          <w:kern w:val="0"/>
          <w14:ligatures w14:val="none"/>
        </w:rPr>
        <w:t>Spatio</w:t>
      </w:r>
      <w:del w:id="13" w:author="Carl Reed" w:date="2026-08-24T10:36:00Z" w16du:dateUtc="2026-08-24T16:36:00Z">
        <w:r w:rsidRPr="008D2809" w:rsidDel="00B20B6F">
          <w:rPr>
            <w:rFonts w:ascii="Times New Roman" w:eastAsia="Times New Roman" w:hAnsi="Times New Roman" w:cs="Times New Roman"/>
            <w:kern w:val="0"/>
            <w14:ligatures w14:val="none"/>
          </w:rPr>
          <w:delText>-</w:delText>
        </w:r>
      </w:del>
      <w:r w:rsidRPr="008D2809">
        <w:rPr>
          <w:rFonts w:ascii="Times New Roman" w:eastAsia="Times New Roman" w:hAnsi="Times New Roman" w:cs="Times New Roman"/>
          <w:kern w:val="0"/>
          <w14:ligatures w14:val="none"/>
        </w:rPr>
        <w:t xml:space="preserve">temporal Data </w:t>
      </w:r>
      <w:commentRangeEnd w:id="12"/>
      <w:r w:rsidR="00995221" w:rsidRPr="008D2809">
        <w:rPr>
          <w:rStyle w:val="CommentReference"/>
          <w:rFonts w:ascii="Times New Roman" w:eastAsia="Times New Roman" w:hAnsi="Times New Roman" w:cs="Times New Roman"/>
          <w:kern w:val="0"/>
          <w:sz w:val="24"/>
          <w:szCs w:val="24"/>
          <w14:ligatures w14:val="none"/>
        </w:rPr>
        <w:commentReference w:id="12"/>
      </w:r>
      <w:r w:rsidRPr="008D2809">
        <w:rPr>
          <w:rFonts w:ascii="Times New Roman" w:eastAsia="Times New Roman" w:hAnsi="Times New Roman" w:cs="Times New Roman"/>
          <w:kern w:val="0"/>
          <w14:ligatures w14:val="none"/>
        </w:rPr>
        <w:t>on the Web Working Group (</w:t>
      </w:r>
      <w:hyperlink r:id="rId56" w:history="1">
        <w:r w:rsidRPr="008D2809">
          <w:rPr>
            <w:rFonts w:ascii="Times New Roman" w:eastAsia="Times New Roman" w:hAnsi="Times New Roman" w:cs="Times New Roman"/>
            <w:color w:val="0000FF"/>
            <w:kern w:val="0"/>
            <w:u w:val="single"/>
            <w14:ligatures w14:val="none"/>
          </w:rPr>
          <w:t>SDW</w:t>
        </w:r>
      </w:hyperlink>
      <w:r w:rsidRPr="008D2809">
        <w:rPr>
          <w:rFonts w:ascii="Times New Roman" w:eastAsia="Times New Roman" w:hAnsi="Times New Roman" w:cs="Times New Roman"/>
          <w:kern w:val="0"/>
          <w14:ligatures w14:val="none"/>
        </w:rPr>
        <w:t xml:space="preserve">) — a joint W3C-OGC project (see </w:t>
      </w:r>
      <w:hyperlink r:id="rId57" w:history="1">
        <w:r w:rsidRPr="008D2809">
          <w:rPr>
            <w:rFonts w:ascii="Times New Roman" w:eastAsia="Times New Roman" w:hAnsi="Times New Roman" w:cs="Times New Roman"/>
            <w:color w:val="0000FF"/>
            <w:kern w:val="0"/>
            <w:u w:val="single"/>
            <w14:ligatures w14:val="none"/>
          </w:rPr>
          <w:t>charter</w:t>
        </w:r>
      </w:hyperlink>
      <w:r w:rsidRPr="008D2809">
        <w:rPr>
          <w:rFonts w:ascii="Times New Roman" w:eastAsia="Times New Roman" w:hAnsi="Times New Roman" w:cs="Times New Roman"/>
          <w:kern w:val="0"/>
          <w14:ligatures w14:val="none"/>
        </w:rPr>
        <w:t xml:space="preserve">). The document is prepared following W3C conventions. The document is released at this time to solicit public comment. </w:t>
      </w:r>
    </w:p>
    <w:p w14:paraId="4D4F3FE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This document was published by the </w:t>
      </w:r>
      <w:r>
        <w:fldChar w:fldCharType="begin"/>
      </w:r>
      <w:r>
        <w:instrText>HYPERLINK "https://www.w3.org/groups/wg/sdw"</w:instrText>
      </w:r>
      <w:r>
        <w:fldChar w:fldCharType="separate"/>
      </w:r>
      <w:r w:rsidRPr="008D2809">
        <w:rPr>
          <w:rFonts w:ascii="Times New Roman" w:eastAsia="Times New Roman" w:hAnsi="Times New Roman" w:cs="Times New Roman"/>
          <w:color w:val="0000FF"/>
          <w:kern w:val="0"/>
          <w:u w:val="single"/>
          <w14:ligatures w14:val="none"/>
        </w:rPr>
        <w:t>Spatio</w:t>
      </w:r>
      <w:del w:id="14" w:author="Carl Reed" w:date="2026-08-24T10:37:00Z" w16du:dateUtc="2026-08-24T16:37:00Z">
        <w:r w:rsidRPr="008D2809" w:rsidDel="00FC435D">
          <w:rPr>
            <w:rFonts w:ascii="Times New Roman" w:eastAsia="Times New Roman" w:hAnsi="Times New Roman" w:cs="Times New Roman"/>
            <w:color w:val="0000FF"/>
            <w:kern w:val="0"/>
            <w:u w:val="single"/>
            <w14:ligatures w14:val="none"/>
          </w:rPr>
          <w:delText>-</w:delText>
        </w:r>
      </w:del>
      <w:r w:rsidRPr="008D2809">
        <w:rPr>
          <w:rFonts w:ascii="Times New Roman" w:eastAsia="Times New Roman" w:hAnsi="Times New Roman" w:cs="Times New Roman"/>
          <w:color w:val="0000FF"/>
          <w:kern w:val="0"/>
          <w:u w:val="single"/>
          <w14:ligatures w14:val="none"/>
        </w:rPr>
        <w:t>temporal Data on the Web Working Group</w:t>
      </w:r>
      <w:r>
        <w:fldChar w:fldCharType="end"/>
      </w:r>
      <w:r w:rsidRPr="008D2809">
        <w:rPr>
          <w:rFonts w:ascii="Times New Roman" w:eastAsia="Times New Roman" w:hAnsi="Times New Roman" w:cs="Times New Roman"/>
          <w:kern w:val="0"/>
          <w14:ligatures w14:val="none"/>
        </w:rPr>
        <w:t xml:space="preserve"> as a Working Draft using the </w:t>
      </w:r>
      <w:hyperlink r:id="rId58" w:anchor="recs-and-notes" w:history="1">
        <w:r w:rsidRPr="008D2809">
          <w:rPr>
            <w:rFonts w:ascii="Times New Roman" w:eastAsia="Times New Roman" w:hAnsi="Times New Roman" w:cs="Times New Roman"/>
            <w:color w:val="0000FF"/>
            <w:kern w:val="0"/>
            <w:u w:val="single"/>
            <w14:ligatures w14:val="none"/>
          </w:rPr>
          <w:t>Recommendation track</w:t>
        </w:r>
      </w:hyperlink>
      <w:r w:rsidRPr="008D2809">
        <w:rPr>
          <w:rFonts w:ascii="Times New Roman" w:eastAsia="Times New Roman" w:hAnsi="Times New Roman" w:cs="Times New Roman"/>
          <w:kern w:val="0"/>
          <w14:ligatures w14:val="none"/>
        </w:rPr>
        <w:t xml:space="preserve">. </w:t>
      </w:r>
    </w:p>
    <w:p w14:paraId="7452B7DC"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Publication as a Working Draft does not imply endorsement by W3C and its Members. </w:t>
      </w:r>
    </w:p>
    <w:p w14:paraId="24646F4E"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This is a draft document and may be updated, replaced, or obsoleted by other documents at any time. It is inappropriate to cite this document as other than a work in progress. </w:t>
      </w:r>
    </w:p>
    <w:p w14:paraId="3C0ECAE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This document was produced by a group operating under the </w:t>
      </w:r>
      <w:hyperlink r:id="rId59" w:history="1">
        <w:r w:rsidRPr="008D2809">
          <w:rPr>
            <w:rFonts w:ascii="Times New Roman" w:eastAsia="Times New Roman" w:hAnsi="Times New Roman" w:cs="Times New Roman"/>
            <w:color w:val="0000FF"/>
            <w:kern w:val="0"/>
            <w:u w:val="single"/>
            <w14:ligatures w14:val="none"/>
          </w:rPr>
          <w:t>W3C Patent Policy</w:t>
        </w:r>
      </w:hyperlink>
      <w:r w:rsidRPr="008D2809">
        <w:rPr>
          <w:rFonts w:ascii="Times New Roman" w:eastAsia="Times New Roman" w:hAnsi="Times New Roman" w:cs="Times New Roman"/>
          <w:kern w:val="0"/>
          <w14:ligatures w14:val="none"/>
        </w:rPr>
        <w:t xml:space="preserve">. W3C maintains a </w:t>
      </w:r>
      <w:hyperlink r:id="rId60" w:history="1">
        <w:r w:rsidRPr="008D2809">
          <w:rPr>
            <w:rFonts w:ascii="Times New Roman" w:eastAsia="Times New Roman" w:hAnsi="Times New Roman" w:cs="Times New Roman"/>
            <w:color w:val="0000FF"/>
            <w:kern w:val="0"/>
            <w:u w:val="single"/>
            <w14:ligatures w14:val="none"/>
          </w:rPr>
          <w:t>public list of any patent disclosures</w:t>
        </w:r>
      </w:hyperlink>
      <w:r w:rsidRPr="008D2809">
        <w:rPr>
          <w:rFonts w:ascii="Times New Roman" w:eastAsia="Times New Roman" w:hAnsi="Times New Roman" w:cs="Times New Roman"/>
          <w:kern w:val="0"/>
          <w14:ligatures w14:val="none"/>
        </w:rPr>
        <w:t xml:space="preserve"> made in connection with the deliverables of the group; that page also includes instructions for disclosing a patent. An individual who has actual knowledge of a patent that the individual believes contains </w:t>
      </w:r>
      <w:hyperlink r:id="rId61" w:anchor="def-essential" w:history="1">
        <w:r w:rsidRPr="008D2809">
          <w:rPr>
            <w:rFonts w:ascii="Times New Roman" w:eastAsia="Times New Roman" w:hAnsi="Times New Roman" w:cs="Times New Roman"/>
            <w:color w:val="0000FF"/>
            <w:kern w:val="0"/>
            <w:u w:val="single"/>
            <w14:ligatures w14:val="none"/>
          </w:rPr>
          <w:t>Essential Claim(s)</w:t>
        </w:r>
      </w:hyperlink>
      <w:r w:rsidRPr="008D2809">
        <w:rPr>
          <w:rFonts w:ascii="Times New Roman" w:eastAsia="Times New Roman" w:hAnsi="Times New Roman" w:cs="Times New Roman"/>
          <w:kern w:val="0"/>
          <w14:ligatures w14:val="none"/>
        </w:rPr>
        <w:t xml:space="preserve"> must disclose the information in accordance with </w:t>
      </w:r>
      <w:hyperlink r:id="rId62" w:anchor="sec-Disclosure" w:history="1">
        <w:r w:rsidRPr="008D2809">
          <w:rPr>
            <w:rFonts w:ascii="Times New Roman" w:eastAsia="Times New Roman" w:hAnsi="Times New Roman" w:cs="Times New Roman"/>
            <w:color w:val="0000FF"/>
            <w:kern w:val="0"/>
            <w:u w:val="single"/>
            <w14:ligatures w14:val="none"/>
          </w:rPr>
          <w:t>section 6 of the W3C Patent Policy</w:t>
        </w:r>
      </w:hyperlink>
      <w:r w:rsidRPr="008D2809">
        <w:rPr>
          <w:rFonts w:ascii="Times New Roman" w:eastAsia="Times New Roman" w:hAnsi="Times New Roman" w:cs="Times New Roman"/>
          <w:kern w:val="0"/>
          <w14:ligatures w14:val="none"/>
        </w:rPr>
        <w:t xml:space="preserve">. </w:t>
      </w:r>
    </w:p>
    <w:p w14:paraId="1E8A789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This document is governed by the </w:t>
      </w:r>
      <w:hyperlink r:id="rId63" w:history="1">
        <w:r w:rsidRPr="008D2809">
          <w:rPr>
            <w:rFonts w:ascii="Times New Roman" w:eastAsia="Times New Roman" w:hAnsi="Times New Roman" w:cs="Times New Roman"/>
            <w:color w:val="0000FF"/>
            <w:kern w:val="0"/>
            <w:u w:val="single"/>
            <w14:ligatures w14:val="none"/>
          </w:rPr>
          <w:t>18 August 2025 W3C Process Document</w:t>
        </w:r>
      </w:hyperlink>
      <w:r w:rsidRPr="008D2809">
        <w:rPr>
          <w:rFonts w:ascii="Times New Roman" w:eastAsia="Times New Roman" w:hAnsi="Times New Roman" w:cs="Times New Roman"/>
          <w:kern w:val="0"/>
          <w14:ligatures w14:val="none"/>
        </w:rPr>
        <w:t xml:space="preserve">. </w:t>
      </w:r>
    </w:p>
    <w:p w14:paraId="414080E2" w14:textId="77777777" w:rsidR="008D2809" w:rsidRPr="008D2809" w:rsidRDefault="008D2809" w:rsidP="008D28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2809">
        <w:rPr>
          <w:rFonts w:ascii="Times New Roman" w:eastAsia="Times New Roman" w:hAnsi="Times New Roman" w:cs="Times New Roman"/>
          <w:b/>
          <w:bCs/>
          <w:kern w:val="0"/>
          <w:sz w:val="36"/>
          <w:szCs w:val="36"/>
          <w14:ligatures w14:val="none"/>
        </w:rPr>
        <w:t>Table of Contents</w:t>
      </w:r>
    </w:p>
    <w:p w14:paraId="629D4401" w14:textId="77777777" w:rsidR="008D2809" w:rsidRPr="008D2809" w:rsidRDefault="008D2809" w:rsidP="008D280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64" w:anchor="abstract" w:history="1">
        <w:r w:rsidRPr="008D2809">
          <w:rPr>
            <w:rFonts w:ascii="Times New Roman" w:eastAsia="Times New Roman" w:hAnsi="Times New Roman" w:cs="Times New Roman"/>
            <w:color w:val="0000FF"/>
            <w:kern w:val="0"/>
            <w:u w:val="single"/>
            <w14:ligatures w14:val="none"/>
          </w:rPr>
          <w:t>Abstract</w:t>
        </w:r>
      </w:hyperlink>
    </w:p>
    <w:p w14:paraId="4646B567" w14:textId="77777777" w:rsidR="008D2809" w:rsidRPr="008D2809" w:rsidRDefault="008D2809" w:rsidP="008D280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65" w:anchor="sotd" w:history="1">
        <w:r w:rsidRPr="008D2809">
          <w:rPr>
            <w:rFonts w:ascii="Times New Roman" w:eastAsia="Times New Roman" w:hAnsi="Times New Roman" w:cs="Times New Roman"/>
            <w:color w:val="0000FF"/>
            <w:kern w:val="0"/>
            <w:u w:val="single"/>
            <w14:ligatures w14:val="none"/>
          </w:rPr>
          <w:t>Status of This Document</w:t>
        </w:r>
      </w:hyperlink>
    </w:p>
    <w:p w14:paraId="21A9FE7F" w14:textId="77777777" w:rsidR="008D2809" w:rsidRPr="008D2809" w:rsidRDefault="008D2809" w:rsidP="008D280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66" w:anchor="introduction" w:history="1">
        <w:r w:rsidRPr="008D2809">
          <w:rPr>
            <w:rFonts w:ascii="Times New Roman" w:eastAsia="Times New Roman" w:hAnsi="Times New Roman" w:cs="Times New Roman"/>
            <w:color w:val="0000FF"/>
            <w:kern w:val="0"/>
            <w:u w:val="single"/>
            <w14:ligatures w14:val="none"/>
          </w:rPr>
          <w:t>1. Introduction</w:t>
        </w:r>
      </w:hyperlink>
    </w:p>
    <w:p w14:paraId="11950BF5"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67" w:anchor="context" w:history="1">
        <w:r w:rsidRPr="008D2809">
          <w:rPr>
            <w:rFonts w:ascii="Times New Roman" w:eastAsia="Times New Roman" w:hAnsi="Times New Roman" w:cs="Times New Roman"/>
            <w:color w:val="0000FF"/>
            <w:kern w:val="0"/>
            <w:u w:val="single"/>
            <w14:ligatures w14:val="none"/>
          </w:rPr>
          <w:t>1.1 Context</w:t>
        </w:r>
      </w:hyperlink>
    </w:p>
    <w:p w14:paraId="1DF863DD"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68" w:anchor="scope" w:history="1">
        <w:r w:rsidRPr="008D2809">
          <w:rPr>
            <w:rFonts w:ascii="Times New Roman" w:eastAsia="Times New Roman" w:hAnsi="Times New Roman" w:cs="Times New Roman"/>
            <w:color w:val="0000FF"/>
            <w:kern w:val="0"/>
            <w:u w:val="single"/>
            <w14:ligatures w14:val="none"/>
          </w:rPr>
          <w:t>1.2 Scope</w:t>
        </w:r>
      </w:hyperlink>
    </w:p>
    <w:p w14:paraId="5D1BCF0E"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69" w:anchor="x2023-edition" w:history="1">
        <w:r w:rsidRPr="008D2809">
          <w:rPr>
            <w:rFonts w:ascii="Times New Roman" w:eastAsia="Times New Roman" w:hAnsi="Times New Roman" w:cs="Times New Roman"/>
            <w:color w:val="0000FF"/>
            <w:kern w:val="0"/>
            <w:u w:val="single"/>
            <w14:ligatures w14:val="none"/>
          </w:rPr>
          <w:t>1.3 2023 Edition</w:t>
        </w:r>
      </w:hyperlink>
    </w:p>
    <w:p w14:paraId="0EE327A7" w14:textId="77777777" w:rsidR="008D2809" w:rsidRPr="008D2809" w:rsidRDefault="008D2809" w:rsidP="008D280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70" w:anchor="notation" w:history="1">
        <w:r w:rsidRPr="008D2809">
          <w:rPr>
            <w:rFonts w:ascii="Times New Roman" w:eastAsia="Times New Roman" w:hAnsi="Times New Roman" w:cs="Times New Roman"/>
            <w:color w:val="0000FF"/>
            <w:kern w:val="0"/>
            <w:u w:val="single"/>
            <w14:ligatures w14:val="none"/>
          </w:rPr>
          <w:t>2. Notation</w:t>
        </w:r>
      </w:hyperlink>
    </w:p>
    <w:p w14:paraId="3B74E3CC"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71" w:anchor="RDF-notation" w:history="1">
        <w:r w:rsidRPr="008D2809">
          <w:rPr>
            <w:rFonts w:ascii="Times New Roman" w:eastAsia="Times New Roman" w:hAnsi="Times New Roman" w:cs="Times New Roman"/>
            <w:color w:val="0000FF"/>
            <w:kern w:val="0"/>
            <w:u w:val="single"/>
            <w14:ligatures w14:val="none"/>
          </w:rPr>
          <w:t>2.1 RDF notation</w:t>
        </w:r>
      </w:hyperlink>
    </w:p>
    <w:p w14:paraId="0E53D072"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72" w:anchor="Class-and-property-names" w:history="1">
        <w:r w:rsidRPr="008D2809">
          <w:rPr>
            <w:rFonts w:ascii="Times New Roman" w:eastAsia="Times New Roman" w:hAnsi="Times New Roman" w:cs="Times New Roman"/>
            <w:color w:val="0000FF"/>
            <w:kern w:val="0"/>
            <w:u w:val="single"/>
            <w14:ligatures w14:val="none"/>
          </w:rPr>
          <w:t>2.2 Class and property names</w:t>
        </w:r>
      </w:hyperlink>
    </w:p>
    <w:p w14:paraId="407055E5"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73" w:anchor="Diagram" w:history="1">
        <w:r w:rsidRPr="008D2809">
          <w:rPr>
            <w:rFonts w:ascii="Times New Roman" w:eastAsia="Times New Roman" w:hAnsi="Times New Roman" w:cs="Times New Roman"/>
            <w:color w:val="0000FF"/>
            <w:kern w:val="0"/>
            <w:u w:val="single"/>
            <w14:ligatures w14:val="none"/>
          </w:rPr>
          <w:t>2.3 Diagram notation</w:t>
        </w:r>
      </w:hyperlink>
    </w:p>
    <w:p w14:paraId="309BF9AD"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74" w:anchor="Module-diagram" w:history="1">
        <w:r w:rsidRPr="008D2809">
          <w:rPr>
            <w:rFonts w:ascii="Times New Roman" w:eastAsia="Times New Roman" w:hAnsi="Times New Roman" w:cs="Times New Roman"/>
            <w:color w:val="0000FF"/>
            <w:kern w:val="0"/>
            <w:u w:val="single"/>
            <w14:ligatures w14:val="none"/>
          </w:rPr>
          <w:t>2.3.1 Module diagrams</w:t>
        </w:r>
      </w:hyperlink>
    </w:p>
    <w:p w14:paraId="6AC62043"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75" w:anchor="Class-diagram" w:history="1">
        <w:r w:rsidRPr="008D2809">
          <w:rPr>
            <w:rFonts w:ascii="Times New Roman" w:eastAsia="Times New Roman" w:hAnsi="Times New Roman" w:cs="Times New Roman"/>
            <w:color w:val="0000FF"/>
            <w:kern w:val="0"/>
            <w:u w:val="single"/>
            <w14:ligatures w14:val="none"/>
          </w:rPr>
          <w:t>2.3.2 Class and instance diagrams</w:t>
        </w:r>
      </w:hyperlink>
    </w:p>
    <w:p w14:paraId="4DD08FF1"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76" w:anchor="Alignment-notation" w:history="1">
        <w:r w:rsidRPr="008D2809">
          <w:rPr>
            <w:rFonts w:ascii="Times New Roman" w:eastAsia="Times New Roman" w:hAnsi="Times New Roman" w:cs="Times New Roman"/>
            <w:color w:val="0000FF"/>
            <w:kern w:val="0"/>
            <w:u w:val="single"/>
            <w14:ligatures w14:val="none"/>
          </w:rPr>
          <w:t>2.4 Alignment notation</w:t>
        </w:r>
      </w:hyperlink>
    </w:p>
    <w:p w14:paraId="552EF614" w14:textId="77777777" w:rsidR="008D2809" w:rsidRPr="008D2809" w:rsidRDefault="008D2809" w:rsidP="008D280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77" w:anchor="conformance" w:history="1">
        <w:r w:rsidRPr="008D2809">
          <w:rPr>
            <w:rFonts w:ascii="Times New Roman" w:eastAsia="Times New Roman" w:hAnsi="Times New Roman" w:cs="Times New Roman"/>
            <w:color w:val="0000FF"/>
            <w:kern w:val="0"/>
            <w:u w:val="single"/>
            <w14:ligatures w14:val="none"/>
          </w:rPr>
          <w:t>3. Conformance</w:t>
        </w:r>
      </w:hyperlink>
    </w:p>
    <w:p w14:paraId="05A33BD4"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78" w:anchor="general-conformance-requirements" w:history="1">
        <w:r w:rsidRPr="008D2809">
          <w:rPr>
            <w:rFonts w:ascii="Times New Roman" w:eastAsia="Times New Roman" w:hAnsi="Times New Roman" w:cs="Times New Roman"/>
            <w:color w:val="0000FF"/>
            <w:kern w:val="0"/>
            <w:u w:val="single"/>
            <w14:ligatures w14:val="none"/>
          </w:rPr>
          <w:t>3.1 General conformance requirements</w:t>
        </w:r>
      </w:hyperlink>
    </w:p>
    <w:p w14:paraId="623AF055"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79" w:anchor="ogc-specification-conformance" w:history="1">
        <w:r w:rsidRPr="008D2809">
          <w:rPr>
            <w:rFonts w:ascii="Times New Roman" w:eastAsia="Times New Roman" w:hAnsi="Times New Roman" w:cs="Times New Roman"/>
            <w:color w:val="0000FF"/>
            <w:kern w:val="0"/>
            <w:u w:val="single"/>
            <w14:ligatures w14:val="none"/>
          </w:rPr>
          <w:t>3.2 OGC Specification conformance</w:t>
        </w:r>
      </w:hyperlink>
    </w:p>
    <w:p w14:paraId="0A22CF30" w14:textId="77777777" w:rsidR="008D2809" w:rsidRPr="008D2809" w:rsidRDefault="008D2809" w:rsidP="008D280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80" w:anchor="modularization" w:history="1">
        <w:r w:rsidRPr="008D2809">
          <w:rPr>
            <w:rFonts w:ascii="Times New Roman" w:eastAsia="Times New Roman" w:hAnsi="Times New Roman" w:cs="Times New Roman"/>
            <w:color w:val="0000FF"/>
            <w:kern w:val="0"/>
            <w:u w:val="single"/>
            <w14:ligatures w14:val="none"/>
          </w:rPr>
          <w:t>4. SSN Ontology Modularization</w:t>
        </w:r>
      </w:hyperlink>
    </w:p>
    <w:p w14:paraId="747323E6"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81" w:anchor="ssn-core-modules" w:history="1">
        <w:r w:rsidRPr="008D2809">
          <w:rPr>
            <w:rFonts w:ascii="Times New Roman" w:eastAsia="Times New Roman" w:hAnsi="Times New Roman" w:cs="Times New Roman"/>
            <w:color w:val="0000FF"/>
            <w:kern w:val="0"/>
            <w:u w:val="single"/>
            <w14:ligatures w14:val="none"/>
          </w:rPr>
          <w:t>4.1 Core modules</w:t>
        </w:r>
      </w:hyperlink>
    </w:p>
    <w:p w14:paraId="003528FE"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82" w:anchor="sosa-modules" w:history="1">
        <w:r w:rsidRPr="008D2809">
          <w:rPr>
            <w:rFonts w:ascii="Times New Roman" w:eastAsia="Times New Roman" w:hAnsi="Times New Roman" w:cs="Times New Roman"/>
            <w:color w:val="0000FF"/>
            <w:kern w:val="0"/>
            <w:u w:val="single"/>
            <w14:ligatures w14:val="none"/>
          </w:rPr>
          <w:t>4.1.1 SOSA</w:t>
        </w:r>
      </w:hyperlink>
    </w:p>
    <w:p w14:paraId="12724442"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83" w:anchor="sosa-common-module" w:history="1">
        <w:r w:rsidRPr="008D2809">
          <w:rPr>
            <w:rFonts w:ascii="Times New Roman" w:eastAsia="Times New Roman" w:hAnsi="Times New Roman" w:cs="Times New Roman"/>
            <w:color w:val="0000FF"/>
            <w:kern w:val="0"/>
            <w:u w:val="single"/>
            <w14:ligatures w14:val="none"/>
          </w:rPr>
          <w:t>4.1.1.1 SOSA Common</w:t>
        </w:r>
      </w:hyperlink>
    </w:p>
    <w:p w14:paraId="44B1635B"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84" w:anchor="sosa-actuation-module" w:history="1">
        <w:r w:rsidRPr="008D2809">
          <w:rPr>
            <w:rFonts w:ascii="Times New Roman" w:eastAsia="Times New Roman" w:hAnsi="Times New Roman" w:cs="Times New Roman"/>
            <w:color w:val="0000FF"/>
            <w:kern w:val="0"/>
            <w:u w:val="single"/>
            <w14:ligatures w14:val="none"/>
          </w:rPr>
          <w:t>4.1.1.2 SOSA Actuation</w:t>
        </w:r>
      </w:hyperlink>
    </w:p>
    <w:p w14:paraId="643D77EC"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85" w:anchor="sosa-observation-module" w:history="1">
        <w:r w:rsidRPr="008D2809">
          <w:rPr>
            <w:rFonts w:ascii="Times New Roman" w:eastAsia="Times New Roman" w:hAnsi="Times New Roman" w:cs="Times New Roman"/>
            <w:color w:val="0000FF"/>
            <w:kern w:val="0"/>
            <w:u w:val="single"/>
            <w14:ligatures w14:val="none"/>
          </w:rPr>
          <w:t>4.1.1.3 SOSA Observation</w:t>
        </w:r>
      </w:hyperlink>
    </w:p>
    <w:p w14:paraId="252E914C"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86" w:anchor="sosa-sampling-module" w:history="1">
        <w:r w:rsidRPr="008D2809">
          <w:rPr>
            <w:rFonts w:ascii="Times New Roman" w:eastAsia="Times New Roman" w:hAnsi="Times New Roman" w:cs="Times New Roman"/>
            <w:color w:val="0000FF"/>
            <w:kern w:val="0"/>
            <w:u w:val="single"/>
            <w14:ligatures w14:val="none"/>
          </w:rPr>
          <w:t>4.1.1.4 SOSA Sampling</w:t>
        </w:r>
      </w:hyperlink>
    </w:p>
    <w:p w14:paraId="0688CE0E"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87" w:anchor="sosa-all-module" w:history="1">
        <w:r w:rsidRPr="008D2809">
          <w:rPr>
            <w:rFonts w:ascii="Times New Roman" w:eastAsia="Times New Roman" w:hAnsi="Times New Roman" w:cs="Times New Roman"/>
            <w:color w:val="0000FF"/>
            <w:kern w:val="0"/>
            <w:u w:val="single"/>
            <w14:ligatures w14:val="none"/>
          </w:rPr>
          <w:t>4.1.1.5 SOSA (All)</w:t>
        </w:r>
      </w:hyperlink>
    </w:p>
    <w:p w14:paraId="4955A077"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88" w:anchor="ssn-modules" w:history="1">
        <w:r w:rsidRPr="008D2809">
          <w:rPr>
            <w:rFonts w:ascii="Times New Roman" w:eastAsia="Times New Roman" w:hAnsi="Times New Roman" w:cs="Times New Roman"/>
            <w:color w:val="0000FF"/>
            <w:kern w:val="0"/>
            <w:u w:val="single"/>
            <w14:ligatures w14:val="none"/>
          </w:rPr>
          <w:t>4.1.2 SSN</w:t>
        </w:r>
      </w:hyperlink>
    </w:p>
    <w:p w14:paraId="74F9C39A"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89" w:anchor="ssn-common-module" w:history="1">
        <w:r w:rsidRPr="008D2809">
          <w:rPr>
            <w:rFonts w:ascii="Times New Roman" w:eastAsia="Times New Roman" w:hAnsi="Times New Roman" w:cs="Times New Roman"/>
            <w:color w:val="0000FF"/>
            <w:kern w:val="0"/>
            <w:u w:val="single"/>
            <w14:ligatures w14:val="none"/>
          </w:rPr>
          <w:t>4.1.2.1 SSN Common</w:t>
        </w:r>
      </w:hyperlink>
    </w:p>
    <w:p w14:paraId="2CD1EB00"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90" w:anchor="ssn-actuation-module" w:history="1">
        <w:r w:rsidRPr="008D2809">
          <w:rPr>
            <w:rFonts w:ascii="Times New Roman" w:eastAsia="Times New Roman" w:hAnsi="Times New Roman" w:cs="Times New Roman"/>
            <w:color w:val="0000FF"/>
            <w:kern w:val="0"/>
            <w:u w:val="single"/>
            <w14:ligatures w14:val="none"/>
          </w:rPr>
          <w:t>4.1.2.2 SSN Actuation</w:t>
        </w:r>
      </w:hyperlink>
    </w:p>
    <w:p w14:paraId="0C3122D0"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91" w:anchor="ssn-observation-module" w:history="1">
        <w:r w:rsidRPr="008D2809">
          <w:rPr>
            <w:rFonts w:ascii="Times New Roman" w:eastAsia="Times New Roman" w:hAnsi="Times New Roman" w:cs="Times New Roman"/>
            <w:color w:val="0000FF"/>
            <w:kern w:val="0"/>
            <w:u w:val="single"/>
            <w14:ligatures w14:val="none"/>
          </w:rPr>
          <w:t>4.1.2.3 SSN Observation</w:t>
        </w:r>
      </w:hyperlink>
    </w:p>
    <w:p w14:paraId="541147CC"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92" w:anchor="ssn-sampling-module" w:history="1">
        <w:r w:rsidRPr="008D2809">
          <w:rPr>
            <w:rFonts w:ascii="Times New Roman" w:eastAsia="Times New Roman" w:hAnsi="Times New Roman" w:cs="Times New Roman"/>
            <w:color w:val="0000FF"/>
            <w:kern w:val="0"/>
            <w:u w:val="single"/>
            <w14:ligatures w14:val="none"/>
          </w:rPr>
          <w:t>4.1.2.4 SSN Sampling</w:t>
        </w:r>
      </w:hyperlink>
    </w:p>
    <w:p w14:paraId="35FC4CD4"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93" w:anchor="ssn-all-module" w:history="1">
        <w:r w:rsidRPr="008D2809">
          <w:rPr>
            <w:rFonts w:ascii="Times New Roman" w:eastAsia="Times New Roman" w:hAnsi="Times New Roman" w:cs="Times New Roman"/>
            <w:color w:val="0000FF"/>
            <w:kern w:val="0"/>
            <w:u w:val="single"/>
            <w14:ligatures w14:val="none"/>
          </w:rPr>
          <w:t>4.1.2.5 SSN (All)</w:t>
        </w:r>
      </w:hyperlink>
    </w:p>
    <w:p w14:paraId="2B1C3430"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94" w:anchor="ssn-extension-modules" w:history="1">
        <w:r w:rsidRPr="008D2809">
          <w:rPr>
            <w:rFonts w:ascii="Times New Roman" w:eastAsia="Times New Roman" w:hAnsi="Times New Roman" w:cs="Times New Roman"/>
            <w:color w:val="0000FF"/>
            <w:kern w:val="0"/>
            <w:u w:val="single"/>
            <w14:ligatures w14:val="none"/>
          </w:rPr>
          <w:t>4.2 Extension modules</w:t>
        </w:r>
      </w:hyperlink>
    </w:p>
    <w:p w14:paraId="740AE0BD"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95" w:anchor="oms-module" w:history="1">
        <w:r w:rsidRPr="008D2809">
          <w:rPr>
            <w:rFonts w:ascii="Times New Roman" w:eastAsia="Times New Roman" w:hAnsi="Times New Roman" w:cs="Times New Roman"/>
            <w:color w:val="0000FF"/>
            <w:kern w:val="0"/>
            <w:u w:val="single"/>
            <w14:ligatures w14:val="none"/>
          </w:rPr>
          <w:t>4.2.1 OMS</w:t>
        </w:r>
      </w:hyperlink>
    </w:p>
    <w:p w14:paraId="605CA18D"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96" w:anchor="sosa-oms-module" w:history="1">
        <w:r w:rsidRPr="008D2809">
          <w:rPr>
            <w:rFonts w:ascii="Times New Roman" w:eastAsia="Times New Roman" w:hAnsi="Times New Roman" w:cs="Times New Roman"/>
            <w:color w:val="0000FF"/>
            <w:kern w:val="0"/>
            <w:u w:val="single"/>
            <w14:ligatures w14:val="none"/>
          </w:rPr>
          <w:t>4.2.1.1 SOSA-OMS</w:t>
        </w:r>
      </w:hyperlink>
    </w:p>
    <w:p w14:paraId="5CAE97D4"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97" w:anchor="ssn-oms-module" w:history="1">
        <w:r w:rsidRPr="008D2809">
          <w:rPr>
            <w:rFonts w:ascii="Times New Roman" w:eastAsia="Times New Roman" w:hAnsi="Times New Roman" w:cs="Times New Roman"/>
            <w:color w:val="0000FF"/>
            <w:kern w:val="0"/>
            <w:u w:val="single"/>
            <w14:ligatures w14:val="none"/>
          </w:rPr>
          <w:t>4.2.1.2 SSN-OMS</w:t>
        </w:r>
      </w:hyperlink>
    </w:p>
    <w:p w14:paraId="310398A7"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98" w:anchor="sample-relations-module" w:history="1">
        <w:r w:rsidRPr="008D2809">
          <w:rPr>
            <w:rFonts w:ascii="Times New Roman" w:eastAsia="Times New Roman" w:hAnsi="Times New Roman" w:cs="Times New Roman"/>
            <w:color w:val="0000FF"/>
            <w:kern w:val="0"/>
            <w:u w:val="single"/>
            <w14:ligatures w14:val="none"/>
          </w:rPr>
          <w:t>4.2.2 Sample Relations</w:t>
        </w:r>
      </w:hyperlink>
    </w:p>
    <w:p w14:paraId="72040313"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99" w:anchor="system-capabilities-module" w:history="1">
        <w:r w:rsidRPr="008D2809">
          <w:rPr>
            <w:rFonts w:ascii="Times New Roman" w:eastAsia="Times New Roman" w:hAnsi="Times New Roman" w:cs="Times New Roman"/>
            <w:color w:val="0000FF"/>
            <w:kern w:val="0"/>
            <w:u w:val="single"/>
            <w14:ligatures w14:val="none"/>
          </w:rPr>
          <w:t>4.2.3 System Capabilities</w:t>
        </w:r>
      </w:hyperlink>
    </w:p>
    <w:p w14:paraId="1EF6E9E3"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100" w:anchor="SSNalignmentModules" w:history="1">
        <w:r w:rsidRPr="008D2809">
          <w:rPr>
            <w:rFonts w:ascii="Times New Roman" w:eastAsia="Times New Roman" w:hAnsi="Times New Roman" w:cs="Times New Roman"/>
            <w:color w:val="0000FF"/>
            <w:kern w:val="0"/>
            <w:u w:val="single"/>
            <w14:ligatures w14:val="none"/>
          </w:rPr>
          <w:t>4.3 Alignment modules</w:t>
        </w:r>
      </w:hyperlink>
    </w:p>
    <w:p w14:paraId="01777838"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101" w:anchor="sosa-prov-module" w:history="1">
        <w:r w:rsidRPr="008D2809">
          <w:rPr>
            <w:rFonts w:ascii="Times New Roman" w:eastAsia="Times New Roman" w:hAnsi="Times New Roman" w:cs="Times New Roman"/>
            <w:color w:val="0000FF"/>
            <w:kern w:val="0"/>
            <w:u w:val="single"/>
            <w14:ligatures w14:val="none"/>
          </w:rPr>
          <w:t>4.3.1 PROV</w:t>
        </w:r>
      </w:hyperlink>
    </w:p>
    <w:p w14:paraId="5F4BAC25"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102" w:anchor="sosa-saref-module" w:history="1">
        <w:r w:rsidRPr="008D2809">
          <w:rPr>
            <w:rFonts w:ascii="Times New Roman" w:eastAsia="Times New Roman" w:hAnsi="Times New Roman" w:cs="Times New Roman"/>
            <w:color w:val="0000FF"/>
            <w:kern w:val="0"/>
            <w:u w:val="single"/>
            <w14:ligatures w14:val="none"/>
          </w:rPr>
          <w:t>4.3.2 SAREF</w:t>
        </w:r>
      </w:hyperlink>
    </w:p>
    <w:p w14:paraId="7518034C"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103" w:anchor="sosa-oboe-module" w:history="1">
        <w:r w:rsidRPr="008D2809">
          <w:rPr>
            <w:rFonts w:ascii="Times New Roman" w:eastAsia="Times New Roman" w:hAnsi="Times New Roman" w:cs="Times New Roman"/>
            <w:color w:val="0000FF"/>
            <w:kern w:val="0"/>
            <w:u w:val="single"/>
            <w14:ligatures w14:val="none"/>
          </w:rPr>
          <w:t>4.3.3 OBOE</w:t>
        </w:r>
      </w:hyperlink>
    </w:p>
    <w:p w14:paraId="35436994"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104" w:anchor="sosa-dul-module" w:history="1">
        <w:r w:rsidRPr="008D2809">
          <w:rPr>
            <w:rFonts w:ascii="Times New Roman" w:eastAsia="Times New Roman" w:hAnsi="Times New Roman" w:cs="Times New Roman"/>
            <w:color w:val="0000FF"/>
            <w:kern w:val="0"/>
            <w:u w:val="single"/>
            <w14:ligatures w14:val="none"/>
          </w:rPr>
          <w:t>4.3.4 DUL</w:t>
        </w:r>
      </w:hyperlink>
    </w:p>
    <w:p w14:paraId="76362D0D"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105" w:anchor="sosa-ido-module" w:history="1">
        <w:r w:rsidRPr="008D2809">
          <w:rPr>
            <w:rFonts w:ascii="Times New Roman" w:eastAsia="Times New Roman" w:hAnsi="Times New Roman" w:cs="Times New Roman"/>
            <w:color w:val="0000FF"/>
            <w:kern w:val="0"/>
            <w:u w:val="single"/>
            <w14:ligatures w14:val="none"/>
          </w:rPr>
          <w:t>4.3.5 IDO</w:t>
        </w:r>
      </w:hyperlink>
    </w:p>
    <w:p w14:paraId="176B4735"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106" w:anchor="sosa-bfo-module" w:history="1">
        <w:r w:rsidRPr="008D2809">
          <w:rPr>
            <w:rFonts w:ascii="Times New Roman" w:eastAsia="Times New Roman" w:hAnsi="Times New Roman" w:cs="Times New Roman"/>
            <w:color w:val="0000FF"/>
            <w:kern w:val="0"/>
            <w:u w:val="single"/>
            <w14:ligatures w14:val="none"/>
          </w:rPr>
          <w:t>4.3.6 BFO</w:t>
        </w:r>
      </w:hyperlink>
    </w:p>
    <w:p w14:paraId="09977CEC" w14:textId="77777777" w:rsidR="008D2809" w:rsidRPr="008D2809" w:rsidRDefault="008D2809" w:rsidP="008D280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07" w:anchor="specification" w:history="1">
        <w:r w:rsidRPr="008D2809">
          <w:rPr>
            <w:rFonts w:ascii="Times New Roman" w:eastAsia="Times New Roman" w:hAnsi="Times New Roman" w:cs="Times New Roman"/>
            <w:color w:val="0000FF"/>
            <w:kern w:val="0"/>
            <w:u w:val="single"/>
            <w14:ligatures w14:val="none"/>
          </w:rPr>
          <w:t>5. Specification</w:t>
        </w:r>
      </w:hyperlink>
    </w:p>
    <w:p w14:paraId="13A013D9"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108" w:anchor="Overview" w:history="1">
        <w:r w:rsidRPr="008D2809">
          <w:rPr>
            <w:rFonts w:ascii="Times New Roman" w:eastAsia="Times New Roman" w:hAnsi="Times New Roman" w:cs="Times New Roman"/>
            <w:color w:val="0000FF"/>
            <w:kern w:val="0"/>
            <w:u w:val="single"/>
            <w14:ligatures w14:val="none"/>
          </w:rPr>
          <w:t>5.1 Overview of the ontology</w:t>
        </w:r>
      </w:hyperlink>
    </w:p>
    <w:p w14:paraId="7F262274"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109" w:anchor="RDF-implementation" w:history="1">
        <w:r w:rsidRPr="008D2809">
          <w:rPr>
            <w:rFonts w:ascii="Times New Roman" w:eastAsia="Times New Roman" w:hAnsi="Times New Roman" w:cs="Times New Roman"/>
            <w:color w:val="0000FF"/>
            <w:kern w:val="0"/>
            <w:u w:val="single"/>
            <w14:ligatures w14:val="none"/>
          </w:rPr>
          <w:t>5.2 RDF implementation</w:t>
        </w:r>
      </w:hyperlink>
    </w:p>
    <w:p w14:paraId="7504A5F0"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110" w:anchor="namespaces" w:history="1">
        <w:r w:rsidRPr="008D2809">
          <w:rPr>
            <w:rFonts w:ascii="Times New Roman" w:eastAsia="Times New Roman" w:hAnsi="Times New Roman" w:cs="Times New Roman"/>
            <w:color w:val="0000FF"/>
            <w:kern w:val="0"/>
            <w:u w:val="single"/>
            <w14:ligatures w14:val="none"/>
          </w:rPr>
          <w:t>5.2.1 Namespaces</w:t>
        </w:r>
      </w:hyperlink>
    </w:p>
    <w:p w14:paraId="4E5ED44F"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111" w:anchor="dependencies" w:history="1">
        <w:r w:rsidRPr="008D2809">
          <w:rPr>
            <w:rFonts w:ascii="Times New Roman" w:eastAsia="Times New Roman" w:hAnsi="Times New Roman" w:cs="Times New Roman"/>
            <w:color w:val="0000FF"/>
            <w:kern w:val="0"/>
            <w:u w:val="single"/>
            <w14:ligatures w14:val="none"/>
          </w:rPr>
          <w:t>5.2.2 Dependencies</w:t>
        </w:r>
      </w:hyperlink>
    </w:p>
    <w:p w14:paraId="2703B8BC"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112" w:anchor="expressivity" w:history="1">
        <w:r w:rsidRPr="008D2809">
          <w:rPr>
            <w:rFonts w:ascii="Times New Roman" w:eastAsia="Times New Roman" w:hAnsi="Times New Roman" w:cs="Times New Roman"/>
            <w:color w:val="0000FF"/>
            <w:kern w:val="0"/>
            <w:u w:val="single"/>
            <w14:ligatures w14:val="none"/>
          </w:rPr>
          <w:t>5.2.3 Expressivity</w:t>
        </w:r>
      </w:hyperlink>
    </w:p>
    <w:p w14:paraId="54D2DC90"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113" w:anchor="distribution" w:history="1">
        <w:r w:rsidRPr="008D2809">
          <w:rPr>
            <w:rFonts w:ascii="Times New Roman" w:eastAsia="Times New Roman" w:hAnsi="Times New Roman" w:cs="Times New Roman"/>
            <w:color w:val="0000FF"/>
            <w:kern w:val="0"/>
            <w:u w:val="single"/>
            <w14:ligatures w14:val="none"/>
          </w:rPr>
          <w:t>5.2.4 Distribution</w:t>
        </w:r>
      </w:hyperlink>
    </w:p>
    <w:p w14:paraId="3864591A"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114" w:anchor="SOSAdistribution" w:history="1">
        <w:r w:rsidRPr="008D2809">
          <w:rPr>
            <w:rFonts w:ascii="Times New Roman" w:eastAsia="Times New Roman" w:hAnsi="Times New Roman" w:cs="Times New Roman"/>
            <w:color w:val="0000FF"/>
            <w:kern w:val="0"/>
            <w:u w:val="single"/>
            <w14:ligatures w14:val="none"/>
          </w:rPr>
          <w:t>5.2.4.1 SOSA</w:t>
        </w:r>
      </w:hyperlink>
    </w:p>
    <w:p w14:paraId="7CBB1DA6"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115" w:anchor="SSNdistribution" w:history="1">
        <w:r w:rsidRPr="008D2809">
          <w:rPr>
            <w:rFonts w:ascii="Times New Roman" w:eastAsia="Times New Roman" w:hAnsi="Times New Roman" w:cs="Times New Roman"/>
            <w:color w:val="0000FF"/>
            <w:kern w:val="0"/>
            <w:u w:val="single"/>
            <w14:ligatures w14:val="none"/>
          </w:rPr>
          <w:t>5.2.4.2 SSN</w:t>
        </w:r>
      </w:hyperlink>
    </w:p>
    <w:p w14:paraId="316D5607"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116" w:anchor="index-of-classes-and-properties" w:history="1">
        <w:r w:rsidRPr="008D2809">
          <w:rPr>
            <w:rFonts w:ascii="Times New Roman" w:eastAsia="Times New Roman" w:hAnsi="Times New Roman" w:cs="Times New Roman"/>
            <w:color w:val="0000FF"/>
            <w:kern w:val="0"/>
            <w:u w:val="single"/>
            <w14:ligatures w14:val="none"/>
          </w:rPr>
          <w:t>5.2.5 Index of classes and properties</w:t>
        </w:r>
      </w:hyperlink>
    </w:p>
    <w:p w14:paraId="4A8A1399"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117" w:anchor="Common" w:history="1">
        <w:r w:rsidRPr="008D2809">
          <w:rPr>
            <w:rFonts w:ascii="Times New Roman" w:eastAsia="Times New Roman" w:hAnsi="Times New Roman" w:cs="Times New Roman"/>
            <w:color w:val="0000FF"/>
            <w:kern w:val="0"/>
            <w:u w:val="single"/>
            <w14:ligatures w14:val="none"/>
          </w:rPr>
          <w:t>5.3 Common terms</w:t>
        </w:r>
      </w:hyperlink>
    </w:p>
    <w:p w14:paraId="2E1EB23E"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118" w:anchor="Common-overview" w:history="1">
        <w:r w:rsidRPr="008D2809">
          <w:rPr>
            <w:rFonts w:ascii="Times New Roman" w:eastAsia="Times New Roman" w:hAnsi="Times New Roman" w:cs="Times New Roman"/>
            <w:color w:val="0000FF"/>
            <w:kern w:val="0"/>
            <w:u w:val="single"/>
            <w14:ligatures w14:val="none"/>
          </w:rPr>
          <w:t>5.3.1 Overview</w:t>
        </w:r>
      </w:hyperlink>
    </w:p>
    <w:p w14:paraId="6AA8D04F"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119" w:anchor="Features-of-Interest-and-Properties" w:history="1">
        <w:r w:rsidRPr="008D2809">
          <w:rPr>
            <w:rFonts w:ascii="Times New Roman" w:eastAsia="Times New Roman" w:hAnsi="Times New Roman" w:cs="Times New Roman"/>
            <w:color w:val="0000FF"/>
            <w:kern w:val="0"/>
            <w:u w:val="single"/>
            <w14:ligatures w14:val="none"/>
          </w:rPr>
          <w:t>5.3.2 Features of Interest and Properties</w:t>
        </w:r>
      </w:hyperlink>
    </w:p>
    <w:p w14:paraId="694C5418"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120" w:anchor="Features-of-Interest-and-Properties-overview" w:history="1">
        <w:r w:rsidRPr="008D2809">
          <w:rPr>
            <w:rFonts w:ascii="Times New Roman" w:eastAsia="Times New Roman" w:hAnsi="Times New Roman" w:cs="Times New Roman"/>
            <w:color w:val="0000FF"/>
            <w:kern w:val="0"/>
            <w:u w:val="single"/>
            <w14:ligatures w14:val="none"/>
          </w:rPr>
          <w:t>5.3.2.1 Overview</w:t>
        </w:r>
      </w:hyperlink>
    </w:p>
    <w:p w14:paraId="3042FE0D"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121" w:anchor="Features-of-Interest-and-Properties-specification" w:history="1">
        <w:r w:rsidRPr="008D2809">
          <w:rPr>
            <w:rFonts w:ascii="Times New Roman" w:eastAsia="Times New Roman" w:hAnsi="Times New Roman" w:cs="Times New Roman"/>
            <w:color w:val="0000FF"/>
            <w:kern w:val="0"/>
            <w:u w:val="single"/>
            <w14:ligatures w14:val="none"/>
          </w:rPr>
          <w:t>5.3.2.2 Specification</w:t>
        </w:r>
      </w:hyperlink>
    </w:p>
    <w:p w14:paraId="151910B1"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22" w:anchor="SOSAFeatureOfInterest" w:history="1">
        <w:r w:rsidRPr="008D2809">
          <w:rPr>
            <w:rFonts w:ascii="Times New Roman" w:eastAsia="Times New Roman" w:hAnsi="Times New Roman" w:cs="Times New Roman"/>
            <w:color w:val="0000FF"/>
            <w:kern w:val="0"/>
            <w:u w:val="single"/>
            <w14:ligatures w14:val="none"/>
          </w:rPr>
          <w:t>5.3.2.2.1 sosa:FeatureOfInterest</w:t>
        </w:r>
      </w:hyperlink>
    </w:p>
    <w:p w14:paraId="7DA21337"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23" w:anchor="SOSAProperty" w:history="1">
        <w:r w:rsidRPr="008D2809">
          <w:rPr>
            <w:rFonts w:ascii="Times New Roman" w:eastAsia="Times New Roman" w:hAnsi="Times New Roman" w:cs="Times New Roman"/>
            <w:color w:val="0000FF"/>
            <w:kern w:val="0"/>
            <w:u w:val="single"/>
            <w14:ligatures w14:val="none"/>
          </w:rPr>
          <w:t>5.3.2.2.2 sosa:Property</w:t>
        </w:r>
      </w:hyperlink>
    </w:p>
    <w:p w14:paraId="4DC818AB"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24" w:anchor="SOSAforProperty" w:history="1">
        <w:r w:rsidRPr="008D2809">
          <w:rPr>
            <w:rFonts w:ascii="Times New Roman" w:eastAsia="Times New Roman" w:hAnsi="Times New Roman" w:cs="Times New Roman"/>
            <w:color w:val="0000FF"/>
            <w:kern w:val="0"/>
            <w:u w:val="single"/>
            <w14:ligatures w14:val="none"/>
          </w:rPr>
          <w:t>5.3.2.2.3 sosa:forProperty</w:t>
        </w:r>
      </w:hyperlink>
    </w:p>
    <w:p w14:paraId="10674359"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25" w:anchor="SOSAhasProperty" w:history="1">
        <w:r w:rsidRPr="008D2809">
          <w:rPr>
            <w:rFonts w:ascii="Times New Roman" w:eastAsia="Times New Roman" w:hAnsi="Times New Roman" w:cs="Times New Roman"/>
            <w:color w:val="0000FF"/>
            <w:kern w:val="0"/>
            <w:u w:val="single"/>
            <w14:ligatures w14:val="none"/>
          </w:rPr>
          <w:t>5.3.2.2.4 sosa:hasProperty</w:t>
        </w:r>
      </w:hyperlink>
    </w:p>
    <w:p w14:paraId="648F5E09"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26" w:anchor="SOSAisFeatureOfInterestOf" w:history="1">
        <w:r w:rsidRPr="008D2809">
          <w:rPr>
            <w:rFonts w:ascii="Times New Roman" w:eastAsia="Times New Roman" w:hAnsi="Times New Roman" w:cs="Times New Roman"/>
            <w:color w:val="0000FF"/>
            <w:kern w:val="0"/>
            <w:u w:val="single"/>
            <w14:ligatures w14:val="none"/>
          </w:rPr>
          <w:t>5.3.2.2.5 sosa:isFeatureOfInterestOf</w:t>
        </w:r>
      </w:hyperlink>
    </w:p>
    <w:p w14:paraId="6B175BA7"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27" w:anchor="SOSAisPropertyOf" w:history="1">
        <w:r w:rsidRPr="008D2809">
          <w:rPr>
            <w:rFonts w:ascii="Times New Roman" w:eastAsia="Times New Roman" w:hAnsi="Times New Roman" w:cs="Times New Roman"/>
            <w:color w:val="0000FF"/>
            <w:kern w:val="0"/>
            <w:u w:val="single"/>
            <w14:ligatures w14:val="none"/>
          </w:rPr>
          <w:t>5.3.2.2.6 sosa:isPropertyOf</w:t>
        </w:r>
      </w:hyperlink>
    </w:p>
    <w:p w14:paraId="7A241472"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28" w:anchor="SOSAisUltimateFeatureOfInterestOf" w:history="1">
        <w:r w:rsidRPr="008D2809">
          <w:rPr>
            <w:rFonts w:ascii="Times New Roman" w:eastAsia="Times New Roman" w:hAnsi="Times New Roman" w:cs="Times New Roman"/>
            <w:color w:val="0000FF"/>
            <w:kern w:val="0"/>
            <w:u w:val="single"/>
            <w14:ligatures w14:val="none"/>
          </w:rPr>
          <w:t>5.3.2.2.7 sosa:isUltimateFeatureOfInterestOf</w:t>
        </w:r>
      </w:hyperlink>
    </w:p>
    <w:p w14:paraId="55314024"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29" w:anchor="SOSApropertyFor" w:history="1">
        <w:r w:rsidRPr="008D2809">
          <w:rPr>
            <w:rFonts w:ascii="Times New Roman" w:eastAsia="Times New Roman" w:hAnsi="Times New Roman" w:cs="Times New Roman"/>
            <w:color w:val="0000FF"/>
            <w:kern w:val="0"/>
            <w:u w:val="single"/>
            <w14:ligatures w14:val="none"/>
          </w:rPr>
          <w:t>5.3.2.2.8 sosa:propertyFor</w:t>
        </w:r>
      </w:hyperlink>
    </w:p>
    <w:p w14:paraId="5D76801D"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130" w:anchor="Procedures" w:history="1">
        <w:r w:rsidRPr="008D2809">
          <w:rPr>
            <w:rFonts w:ascii="Times New Roman" w:eastAsia="Times New Roman" w:hAnsi="Times New Roman" w:cs="Times New Roman"/>
            <w:color w:val="0000FF"/>
            <w:kern w:val="0"/>
            <w:u w:val="single"/>
            <w14:ligatures w14:val="none"/>
          </w:rPr>
          <w:t>5.3.3 Procedures</w:t>
        </w:r>
      </w:hyperlink>
    </w:p>
    <w:p w14:paraId="261DCCFA"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131" w:anchor="Procedures-overview" w:history="1">
        <w:r w:rsidRPr="008D2809">
          <w:rPr>
            <w:rFonts w:ascii="Times New Roman" w:eastAsia="Times New Roman" w:hAnsi="Times New Roman" w:cs="Times New Roman"/>
            <w:color w:val="0000FF"/>
            <w:kern w:val="0"/>
            <w:u w:val="single"/>
            <w14:ligatures w14:val="none"/>
          </w:rPr>
          <w:t>5.3.3.1 Overview</w:t>
        </w:r>
      </w:hyperlink>
    </w:p>
    <w:p w14:paraId="604D50A2"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132" w:anchor="Procedures-specification" w:history="1">
        <w:r w:rsidRPr="008D2809">
          <w:rPr>
            <w:rFonts w:ascii="Times New Roman" w:eastAsia="Times New Roman" w:hAnsi="Times New Roman" w:cs="Times New Roman"/>
            <w:color w:val="0000FF"/>
            <w:kern w:val="0"/>
            <w:u w:val="single"/>
            <w14:ligatures w14:val="none"/>
          </w:rPr>
          <w:t>5.3.3.2 Specification</w:t>
        </w:r>
      </w:hyperlink>
    </w:p>
    <w:p w14:paraId="111B5170"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33" w:anchor="SOSAProcedure" w:history="1">
        <w:r w:rsidRPr="008D2809">
          <w:rPr>
            <w:rFonts w:ascii="Times New Roman" w:eastAsia="Times New Roman" w:hAnsi="Times New Roman" w:cs="Times New Roman"/>
            <w:color w:val="0000FF"/>
            <w:kern w:val="0"/>
            <w:u w:val="single"/>
            <w14:ligatures w14:val="none"/>
          </w:rPr>
          <w:t>5.3.3.2.1 sosa:Procedure</w:t>
        </w:r>
      </w:hyperlink>
    </w:p>
    <w:p w14:paraId="600FEF75"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34" w:anchor="SOSAhasInput" w:history="1">
        <w:r w:rsidRPr="008D2809">
          <w:rPr>
            <w:rFonts w:ascii="Times New Roman" w:eastAsia="Times New Roman" w:hAnsi="Times New Roman" w:cs="Times New Roman"/>
            <w:color w:val="0000FF"/>
            <w:kern w:val="0"/>
            <w:u w:val="single"/>
            <w14:ligatures w14:val="none"/>
          </w:rPr>
          <w:t>5.3.3.2.2 sosa:hasInput</w:t>
        </w:r>
      </w:hyperlink>
    </w:p>
    <w:p w14:paraId="5E623711"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35" w:anchor="SOSAhasOutput" w:history="1">
        <w:r w:rsidRPr="008D2809">
          <w:rPr>
            <w:rFonts w:ascii="Times New Roman" w:eastAsia="Times New Roman" w:hAnsi="Times New Roman" w:cs="Times New Roman"/>
            <w:color w:val="0000FF"/>
            <w:kern w:val="0"/>
            <w:u w:val="single"/>
            <w14:ligatures w14:val="none"/>
          </w:rPr>
          <w:t>5.3.3.2.3 sosa:hasOutput</w:t>
        </w:r>
      </w:hyperlink>
    </w:p>
    <w:p w14:paraId="78E75FAA"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36" w:anchor="SOSAhasProcedure" w:history="1">
        <w:r w:rsidRPr="008D2809">
          <w:rPr>
            <w:rFonts w:ascii="Times New Roman" w:eastAsia="Times New Roman" w:hAnsi="Times New Roman" w:cs="Times New Roman"/>
            <w:color w:val="0000FF"/>
            <w:kern w:val="0"/>
            <w:u w:val="single"/>
            <w14:ligatures w14:val="none"/>
          </w:rPr>
          <w:t>5.3.3.2.4 sosa:hasProcedure</w:t>
        </w:r>
      </w:hyperlink>
    </w:p>
    <w:p w14:paraId="5F4DEA74"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37" w:anchor="SOSAimplementedBy" w:history="1">
        <w:r w:rsidRPr="008D2809">
          <w:rPr>
            <w:rFonts w:ascii="Times New Roman" w:eastAsia="Times New Roman" w:hAnsi="Times New Roman" w:cs="Times New Roman"/>
            <w:color w:val="0000FF"/>
            <w:kern w:val="0"/>
            <w:u w:val="single"/>
            <w14:ligatures w14:val="none"/>
          </w:rPr>
          <w:t>5.3.3.2.5 sosa:implementedBy</w:t>
        </w:r>
      </w:hyperlink>
    </w:p>
    <w:p w14:paraId="4B283AFB"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38" w:anchor="SOSAinputFor" w:history="1">
        <w:r w:rsidRPr="008D2809">
          <w:rPr>
            <w:rFonts w:ascii="Times New Roman" w:eastAsia="Times New Roman" w:hAnsi="Times New Roman" w:cs="Times New Roman"/>
            <w:color w:val="0000FF"/>
            <w:kern w:val="0"/>
            <w:u w:val="single"/>
            <w14:ligatures w14:val="none"/>
          </w:rPr>
          <w:t>5.3.3.2.6 sosa:inputFor</w:t>
        </w:r>
      </w:hyperlink>
    </w:p>
    <w:p w14:paraId="616B9D07"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39" w:anchor="SOSAisProcedureFor" w:history="1">
        <w:r w:rsidRPr="008D2809">
          <w:rPr>
            <w:rFonts w:ascii="Times New Roman" w:eastAsia="Times New Roman" w:hAnsi="Times New Roman" w:cs="Times New Roman"/>
            <w:color w:val="0000FF"/>
            <w:kern w:val="0"/>
            <w:u w:val="single"/>
            <w14:ligatures w14:val="none"/>
          </w:rPr>
          <w:t>5.3.3.2.7 sosa:isProcedureFor</w:t>
        </w:r>
      </w:hyperlink>
    </w:p>
    <w:p w14:paraId="7873FA52"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40" w:anchor="SOSAoutputFor" w:history="1">
        <w:r w:rsidRPr="008D2809">
          <w:rPr>
            <w:rFonts w:ascii="Times New Roman" w:eastAsia="Times New Roman" w:hAnsi="Times New Roman" w:cs="Times New Roman"/>
            <w:color w:val="0000FF"/>
            <w:kern w:val="0"/>
            <w:u w:val="single"/>
            <w14:ligatures w14:val="none"/>
          </w:rPr>
          <w:t>5.3.3.2.8 sosa:outputFor</w:t>
        </w:r>
      </w:hyperlink>
    </w:p>
    <w:p w14:paraId="14570165"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41" w:anchor="SOSAusedForExecution" w:history="1">
        <w:r w:rsidRPr="008D2809">
          <w:rPr>
            <w:rFonts w:ascii="Times New Roman" w:eastAsia="Times New Roman" w:hAnsi="Times New Roman" w:cs="Times New Roman"/>
            <w:color w:val="0000FF"/>
            <w:kern w:val="0"/>
            <w:u w:val="single"/>
            <w14:ligatures w14:val="none"/>
          </w:rPr>
          <w:t>5.3.3.2.9 sosa:usedForExecution</w:t>
        </w:r>
      </w:hyperlink>
    </w:p>
    <w:p w14:paraId="68DD3EDB"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142" w:anchor="Execution" w:history="1">
        <w:r w:rsidRPr="008D2809">
          <w:rPr>
            <w:rFonts w:ascii="Times New Roman" w:eastAsia="Times New Roman" w:hAnsi="Times New Roman" w:cs="Times New Roman"/>
            <w:color w:val="0000FF"/>
            <w:kern w:val="0"/>
            <w:u w:val="single"/>
            <w14:ligatures w14:val="none"/>
          </w:rPr>
          <w:t>5.3.4 Execution of Procedures</w:t>
        </w:r>
      </w:hyperlink>
    </w:p>
    <w:p w14:paraId="0AC1361F"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143" w:anchor="Execution-overview" w:history="1">
        <w:r w:rsidRPr="008D2809">
          <w:rPr>
            <w:rFonts w:ascii="Times New Roman" w:eastAsia="Times New Roman" w:hAnsi="Times New Roman" w:cs="Times New Roman"/>
            <w:color w:val="0000FF"/>
            <w:kern w:val="0"/>
            <w:u w:val="single"/>
            <w14:ligatures w14:val="none"/>
          </w:rPr>
          <w:t>5.3.4.1 Overview</w:t>
        </w:r>
      </w:hyperlink>
    </w:p>
    <w:p w14:paraId="3145FF95"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144" w:anchor="Execution-specification" w:history="1">
        <w:r w:rsidRPr="008D2809">
          <w:rPr>
            <w:rFonts w:ascii="Times New Roman" w:eastAsia="Times New Roman" w:hAnsi="Times New Roman" w:cs="Times New Roman"/>
            <w:color w:val="0000FF"/>
            <w:kern w:val="0"/>
            <w:u w:val="single"/>
            <w14:ligatures w14:val="none"/>
          </w:rPr>
          <w:t>5.3.4.2 Specification</w:t>
        </w:r>
      </w:hyperlink>
    </w:p>
    <w:p w14:paraId="656AB312"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45" w:anchor="SOSAExecution" w:history="1">
        <w:r w:rsidRPr="008D2809">
          <w:rPr>
            <w:rFonts w:ascii="Times New Roman" w:eastAsia="Times New Roman" w:hAnsi="Times New Roman" w:cs="Times New Roman"/>
            <w:color w:val="0000FF"/>
            <w:kern w:val="0"/>
            <w:u w:val="single"/>
            <w14:ligatures w14:val="none"/>
          </w:rPr>
          <w:t>5.3.4.2.1 sosa:Execution</w:t>
        </w:r>
      </w:hyperlink>
    </w:p>
    <w:p w14:paraId="49649F5E"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46" w:anchor="SOSAExecutionCollection" w:history="1">
        <w:r w:rsidRPr="008D2809">
          <w:rPr>
            <w:rFonts w:ascii="Times New Roman" w:eastAsia="Times New Roman" w:hAnsi="Times New Roman" w:cs="Times New Roman"/>
            <w:color w:val="0000FF"/>
            <w:kern w:val="0"/>
            <w:u w:val="single"/>
            <w14:ligatures w14:val="none"/>
          </w:rPr>
          <w:t>5.3.4.2.2 sosa:ExecutionCollection</w:t>
        </w:r>
      </w:hyperlink>
    </w:p>
    <w:p w14:paraId="3442AD38"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47" w:anchor="SOSAendTime" w:history="1">
        <w:r w:rsidRPr="008D2809">
          <w:rPr>
            <w:rFonts w:ascii="Times New Roman" w:eastAsia="Times New Roman" w:hAnsi="Times New Roman" w:cs="Times New Roman"/>
            <w:color w:val="0000FF"/>
            <w:kern w:val="0"/>
            <w:u w:val="single"/>
            <w14:ligatures w14:val="none"/>
          </w:rPr>
          <w:t>5.3.4.2.3 sosa:endTime</w:t>
        </w:r>
      </w:hyperlink>
    </w:p>
    <w:p w14:paraId="7CFC0F89"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48" w:anchor="SOSAhasFeatureOfInterest" w:history="1">
        <w:r w:rsidRPr="008D2809">
          <w:rPr>
            <w:rFonts w:ascii="Times New Roman" w:eastAsia="Times New Roman" w:hAnsi="Times New Roman" w:cs="Times New Roman"/>
            <w:color w:val="0000FF"/>
            <w:kern w:val="0"/>
            <w:u w:val="single"/>
            <w14:ligatures w14:val="none"/>
          </w:rPr>
          <w:t>5.3.4.2.4 sosa:hasFeatureOfInterest</w:t>
        </w:r>
      </w:hyperlink>
    </w:p>
    <w:p w14:paraId="6CED04EF"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49" w:anchor="SOSAhasInputValue" w:history="1">
        <w:r w:rsidRPr="008D2809">
          <w:rPr>
            <w:rFonts w:ascii="Times New Roman" w:eastAsia="Times New Roman" w:hAnsi="Times New Roman" w:cs="Times New Roman"/>
            <w:color w:val="0000FF"/>
            <w:kern w:val="0"/>
            <w:u w:val="single"/>
            <w14:ligatures w14:val="none"/>
          </w:rPr>
          <w:t>5.3.4.2.5 sosa:hasInputValue</w:t>
        </w:r>
      </w:hyperlink>
    </w:p>
    <w:p w14:paraId="5BE342ED"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50" w:anchor="SOSAhasResult" w:history="1">
        <w:r w:rsidRPr="008D2809">
          <w:rPr>
            <w:rFonts w:ascii="Times New Roman" w:eastAsia="Times New Roman" w:hAnsi="Times New Roman" w:cs="Times New Roman"/>
            <w:color w:val="0000FF"/>
            <w:kern w:val="0"/>
            <w:u w:val="single"/>
            <w14:ligatures w14:val="none"/>
          </w:rPr>
          <w:t>5.3.4.2.6 sosa:hasResult</w:t>
        </w:r>
      </w:hyperlink>
    </w:p>
    <w:p w14:paraId="388B72E9"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51" w:anchor="SOSAhasSimpleResult" w:history="1">
        <w:r w:rsidRPr="008D2809">
          <w:rPr>
            <w:rFonts w:ascii="Times New Roman" w:eastAsia="Times New Roman" w:hAnsi="Times New Roman" w:cs="Times New Roman"/>
            <w:color w:val="0000FF"/>
            <w:kern w:val="0"/>
            <w:u w:val="single"/>
            <w14:ligatures w14:val="none"/>
          </w:rPr>
          <w:t>5.3.4.2.7 sosa:hasSimpleResult</w:t>
        </w:r>
      </w:hyperlink>
    </w:p>
    <w:p w14:paraId="58C4354D"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52" w:anchor="SOSAhasUltimateFeatureOfInterest" w:history="1">
        <w:r w:rsidRPr="008D2809">
          <w:rPr>
            <w:rFonts w:ascii="Times New Roman" w:eastAsia="Times New Roman" w:hAnsi="Times New Roman" w:cs="Times New Roman"/>
            <w:color w:val="0000FF"/>
            <w:kern w:val="0"/>
            <w:u w:val="single"/>
            <w14:ligatures w14:val="none"/>
          </w:rPr>
          <w:t>5.3.4.2.8 sosa:hasUltimateFeatureOfInterest</w:t>
        </w:r>
      </w:hyperlink>
    </w:p>
    <w:p w14:paraId="7A3DB0F2"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53" w:anchor="SOSAinputValueForExecution" w:history="1">
        <w:r w:rsidRPr="008D2809">
          <w:rPr>
            <w:rFonts w:ascii="Times New Roman" w:eastAsia="Times New Roman" w:hAnsi="Times New Roman" w:cs="Times New Roman"/>
            <w:color w:val="0000FF"/>
            <w:kern w:val="0"/>
            <w:u w:val="single"/>
            <w14:ligatures w14:val="none"/>
          </w:rPr>
          <w:t>5.3.4.2.9 sosa:inputValueForExecution</w:t>
        </w:r>
      </w:hyperlink>
    </w:p>
    <w:p w14:paraId="2BBA3C49"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54" w:anchor="SOSAisResultOf" w:history="1">
        <w:r w:rsidRPr="008D2809">
          <w:rPr>
            <w:rFonts w:ascii="Times New Roman" w:eastAsia="Times New Roman" w:hAnsi="Times New Roman" w:cs="Times New Roman"/>
            <w:color w:val="0000FF"/>
            <w:kern w:val="0"/>
            <w:u w:val="single"/>
            <w14:ligatures w14:val="none"/>
          </w:rPr>
          <w:t>5.3.4.2.10 sosa:isResultOf</w:t>
        </w:r>
      </w:hyperlink>
    </w:p>
    <w:p w14:paraId="22A7867A"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55" w:anchor="SOSAmadeBySystem" w:history="1">
        <w:r w:rsidRPr="008D2809">
          <w:rPr>
            <w:rFonts w:ascii="Times New Roman" w:eastAsia="Times New Roman" w:hAnsi="Times New Roman" w:cs="Times New Roman"/>
            <w:color w:val="0000FF"/>
            <w:kern w:val="0"/>
            <w:u w:val="single"/>
            <w14:ligatures w14:val="none"/>
          </w:rPr>
          <w:t>5.3.4.2.11 sosa:madeBySystem</w:t>
        </w:r>
      </w:hyperlink>
    </w:p>
    <w:p w14:paraId="0FDEB484"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56" w:anchor="SOSAphenomenonOccurred" w:history="1">
        <w:r w:rsidRPr="008D2809">
          <w:rPr>
            <w:rFonts w:ascii="Times New Roman" w:eastAsia="Times New Roman" w:hAnsi="Times New Roman" w:cs="Times New Roman"/>
            <w:color w:val="0000FF"/>
            <w:kern w:val="0"/>
            <w:u w:val="single"/>
            <w14:ligatures w14:val="none"/>
          </w:rPr>
          <w:t>5.3.4.2.12 sosa:phenomenonOccurred</w:t>
        </w:r>
      </w:hyperlink>
    </w:p>
    <w:p w14:paraId="6DBFD649"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57" w:anchor="SOSAphenomenonTime" w:history="1">
        <w:r w:rsidRPr="008D2809">
          <w:rPr>
            <w:rFonts w:ascii="Times New Roman" w:eastAsia="Times New Roman" w:hAnsi="Times New Roman" w:cs="Times New Roman"/>
            <w:color w:val="0000FF"/>
            <w:kern w:val="0"/>
            <w:u w:val="single"/>
            <w14:ligatures w14:val="none"/>
          </w:rPr>
          <w:t>5.3.4.2.13 sosa:phenomenonTime</w:t>
        </w:r>
      </w:hyperlink>
    </w:p>
    <w:p w14:paraId="738CA068"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58" w:anchor="SOSAresultTime" w:history="1">
        <w:r w:rsidRPr="008D2809">
          <w:rPr>
            <w:rFonts w:ascii="Times New Roman" w:eastAsia="Times New Roman" w:hAnsi="Times New Roman" w:cs="Times New Roman"/>
            <w:color w:val="0000FF"/>
            <w:kern w:val="0"/>
            <w:u w:val="single"/>
            <w14:ligatures w14:val="none"/>
          </w:rPr>
          <w:t>5.3.4.2.14 sosa:resultTime</w:t>
        </w:r>
      </w:hyperlink>
    </w:p>
    <w:p w14:paraId="74F2B994"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59" w:anchor="SOSAstartTime" w:history="1">
        <w:r w:rsidRPr="008D2809">
          <w:rPr>
            <w:rFonts w:ascii="Times New Roman" w:eastAsia="Times New Roman" w:hAnsi="Times New Roman" w:cs="Times New Roman"/>
            <w:color w:val="0000FF"/>
            <w:kern w:val="0"/>
            <w:u w:val="single"/>
            <w14:ligatures w14:val="none"/>
          </w:rPr>
          <w:t>5.3.4.2.15 sosa:startTime</w:t>
        </w:r>
      </w:hyperlink>
    </w:p>
    <w:p w14:paraId="1EC65017"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60" w:anchor="SOSAusedProcedure" w:history="1">
        <w:r w:rsidRPr="008D2809">
          <w:rPr>
            <w:rFonts w:ascii="Times New Roman" w:eastAsia="Times New Roman" w:hAnsi="Times New Roman" w:cs="Times New Roman"/>
            <w:color w:val="0000FF"/>
            <w:kern w:val="0"/>
            <w:u w:val="single"/>
            <w14:ligatures w14:val="none"/>
          </w:rPr>
          <w:t>5.3.4.2.16 sosa:usedProcedure</w:t>
        </w:r>
      </w:hyperlink>
    </w:p>
    <w:p w14:paraId="38FB366E"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161" w:anchor="Systems-and-their-Deployment" w:history="1">
        <w:r w:rsidRPr="008D2809">
          <w:rPr>
            <w:rFonts w:ascii="Times New Roman" w:eastAsia="Times New Roman" w:hAnsi="Times New Roman" w:cs="Times New Roman"/>
            <w:color w:val="0000FF"/>
            <w:kern w:val="0"/>
            <w:u w:val="single"/>
            <w14:ligatures w14:val="none"/>
          </w:rPr>
          <w:t>5.3.5 Systems and their Deployment</w:t>
        </w:r>
      </w:hyperlink>
    </w:p>
    <w:p w14:paraId="1863FD05"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162" w:anchor="Systems-and-their-Deployment-overview" w:history="1">
        <w:r w:rsidRPr="008D2809">
          <w:rPr>
            <w:rFonts w:ascii="Times New Roman" w:eastAsia="Times New Roman" w:hAnsi="Times New Roman" w:cs="Times New Roman"/>
            <w:color w:val="0000FF"/>
            <w:kern w:val="0"/>
            <w:u w:val="single"/>
            <w14:ligatures w14:val="none"/>
          </w:rPr>
          <w:t>5.3.5.1 Overview</w:t>
        </w:r>
      </w:hyperlink>
    </w:p>
    <w:p w14:paraId="4EEE613D"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163" w:anchor="Systems-and-their-Deployment-specification" w:history="1">
        <w:r w:rsidRPr="008D2809">
          <w:rPr>
            <w:rFonts w:ascii="Times New Roman" w:eastAsia="Times New Roman" w:hAnsi="Times New Roman" w:cs="Times New Roman"/>
            <w:color w:val="0000FF"/>
            <w:kern w:val="0"/>
            <w:u w:val="single"/>
            <w14:ligatures w14:val="none"/>
          </w:rPr>
          <w:t>5.3.5.2 Specification</w:t>
        </w:r>
      </w:hyperlink>
    </w:p>
    <w:p w14:paraId="2A153262"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64" w:anchor="SOSAAsset" w:history="1">
        <w:r w:rsidRPr="008D2809">
          <w:rPr>
            <w:rFonts w:ascii="Times New Roman" w:eastAsia="Times New Roman" w:hAnsi="Times New Roman" w:cs="Times New Roman"/>
            <w:color w:val="0000FF"/>
            <w:kern w:val="0"/>
            <w:u w:val="single"/>
            <w14:ligatures w14:val="none"/>
          </w:rPr>
          <w:t>5.3.5.2.1 sosa:Asset</w:t>
        </w:r>
      </w:hyperlink>
    </w:p>
    <w:p w14:paraId="0A3AAF8C"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65" w:anchor="SOSADeployment" w:history="1">
        <w:r w:rsidRPr="008D2809">
          <w:rPr>
            <w:rFonts w:ascii="Times New Roman" w:eastAsia="Times New Roman" w:hAnsi="Times New Roman" w:cs="Times New Roman"/>
            <w:color w:val="0000FF"/>
            <w:kern w:val="0"/>
            <w:u w:val="single"/>
            <w14:ligatures w14:val="none"/>
          </w:rPr>
          <w:t>5.3.5.2.2 sosa:Deployment</w:t>
        </w:r>
      </w:hyperlink>
    </w:p>
    <w:p w14:paraId="086D4E74"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66" w:anchor="SOSAPlatform" w:history="1">
        <w:r w:rsidRPr="008D2809">
          <w:rPr>
            <w:rFonts w:ascii="Times New Roman" w:eastAsia="Times New Roman" w:hAnsi="Times New Roman" w:cs="Times New Roman"/>
            <w:color w:val="0000FF"/>
            <w:kern w:val="0"/>
            <w:u w:val="single"/>
            <w14:ligatures w14:val="none"/>
          </w:rPr>
          <w:t>5.3.5.2.3 sosa:Platform</w:t>
        </w:r>
      </w:hyperlink>
    </w:p>
    <w:p w14:paraId="64675B48"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67" w:anchor="SOSASystem" w:history="1">
        <w:r w:rsidRPr="008D2809">
          <w:rPr>
            <w:rFonts w:ascii="Times New Roman" w:eastAsia="Times New Roman" w:hAnsi="Times New Roman" w:cs="Times New Roman"/>
            <w:color w:val="0000FF"/>
            <w:kern w:val="0"/>
            <w:u w:val="single"/>
            <w14:ligatures w14:val="none"/>
          </w:rPr>
          <w:t>5.3.5.2.4 sosa:System</w:t>
        </w:r>
      </w:hyperlink>
    </w:p>
    <w:p w14:paraId="6C25BA43"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68" w:anchor="SOSAdeployedAsset" w:history="1">
        <w:r w:rsidRPr="008D2809">
          <w:rPr>
            <w:rFonts w:ascii="Times New Roman" w:eastAsia="Times New Roman" w:hAnsi="Times New Roman" w:cs="Times New Roman"/>
            <w:color w:val="0000FF"/>
            <w:kern w:val="0"/>
            <w:u w:val="single"/>
            <w14:ligatures w14:val="none"/>
          </w:rPr>
          <w:t>5.3.5.2.5 sosa:deployedAsset</w:t>
        </w:r>
      </w:hyperlink>
    </w:p>
    <w:p w14:paraId="7E6785C3"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69" w:anchor="SOSAdeployedOnPlatform" w:history="1">
        <w:r w:rsidRPr="008D2809">
          <w:rPr>
            <w:rFonts w:ascii="Times New Roman" w:eastAsia="Times New Roman" w:hAnsi="Times New Roman" w:cs="Times New Roman"/>
            <w:color w:val="0000FF"/>
            <w:kern w:val="0"/>
            <w:u w:val="single"/>
            <w14:ligatures w14:val="none"/>
          </w:rPr>
          <w:t>5.3.5.2.6 sosa:deployedOnPlatform</w:t>
        </w:r>
      </w:hyperlink>
    </w:p>
    <w:p w14:paraId="6483798E"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70" w:anchor="SOSAdeployedSystem" w:history="1">
        <w:r w:rsidRPr="008D2809">
          <w:rPr>
            <w:rFonts w:ascii="Times New Roman" w:eastAsia="Times New Roman" w:hAnsi="Times New Roman" w:cs="Times New Roman"/>
            <w:color w:val="0000FF"/>
            <w:kern w:val="0"/>
            <w:u w:val="single"/>
            <w14:ligatures w14:val="none"/>
          </w:rPr>
          <w:t>5.3.5.2.7 sosa:deployedSystem</w:t>
        </w:r>
      </w:hyperlink>
    </w:p>
    <w:p w14:paraId="22DB3632"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71" w:anchor="SOSAhasDeployment" w:history="1">
        <w:r w:rsidRPr="008D2809">
          <w:rPr>
            <w:rFonts w:ascii="Times New Roman" w:eastAsia="Times New Roman" w:hAnsi="Times New Roman" w:cs="Times New Roman"/>
            <w:color w:val="0000FF"/>
            <w:kern w:val="0"/>
            <w:u w:val="single"/>
            <w14:ligatures w14:val="none"/>
          </w:rPr>
          <w:t>5.3.5.2.8 sosa:hasDeployment</w:t>
        </w:r>
      </w:hyperlink>
    </w:p>
    <w:p w14:paraId="4EBAEE6F"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72" w:anchor="SOSAhasSubSystem" w:history="1">
        <w:r w:rsidRPr="008D2809">
          <w:rPr>
            <w:rFonts w:ascii="Times New Roman" w:eastAsia="Times New Roman" w:hAnsi="Times New Roman" w:cs="Times New Roman"/>
            <w:color w:val="0000FF"/>
            <w:kern w:val="0"/>
            <w:u w:val="single"/>
            <w14:ligatures w14:val="none"/>
          </w:rPr>
          <w:t>5.3.5.2.9 sosa:hasSubSystem</w:t>
        </w:r>
      </w:hyperlink>
    </w:p>
    <w:p w14:paraId="745A0318"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73" w:anchor="SOSAhosts" w:history="1">
        <w:r w:rsidRPr="008D2809">
          <w:rPr>
            <w:rFonts w:ascii="Times New Roman" w:eastAsia="Times New Roman" w:hAnsi="Times New Roman" w:cs="Times New Roman"/>
            <w:color w:val="0000FF"/>
            <w:kern w:val="0"/>
            <w:u w:val="single"/>
            <w14:ligatures w14:val="none"/>
          </w:rPr>
          <w:t>5.3.5.2.10 sosa:hosts</w:t>
        </w:r>
      </w:hyperlink>
    </w:p>
    <w:p w14:paraId="3C35A9B4"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74" w:anchor="SOSAimplements" w:history="1">
        <w:r w:rsidRPr="008D2809">
          <w:rPr>
            <w:rFonts w:ascii="Times New Roman" w:eastAsia="Times New Roman" w:hAnsi="Times New Roman" w:cs="Times New Roman"/>
            <w:color w:val="0000FF"/>
            <w:kern w:val="0"/>
            <w:u w:val="single"/>
            <w14:ligatures w14:val="none"/>
          </w:rPr>
          <w:t>5.3.5.2.11 sosa:implements</w:t>
        </w:r>
      </w:hyperlink>
    </w:p>
    <w:p w14:paraId="71BC2D23"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75" w:anchor="SOSAinDeployment" w:history="1">
        <w:r w:rsidRPr="008D2809">
          <w:rPr>
            <w:rFonts w:ascii="Times New Roman" w:eastAsia="Times New Roman" w:hAnsi="Times New Roman" w:cs="Times New Roman"/>
            <w:color w:val="0000FF"/>
            <w:kern w:val="0"/>
            <w:u w:val="single"/>
            <w14:ligatures w14:val="none"/>
          </w:rPr>
          <w:t>5.3.5.2.12 sosa:inDeployment</w:t>
        </w:r>
      </w:hyperlink>
    </w:p>
    <w:p w14:paraId="5B1C943F"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76" w:anchor="SOSAisHostedBy" w:history="1">
        <w:r w:rsidRPr="008D2809">
          <w:rPr>
            <w:rFonts w:ascii="Times New Roman" w:eastAsia="Times New Roman" w:hAnsi="Times New Roman" w:cs="Times New Roman"/>
            <w:color w:val="0000FF"/>
            <w:kern w:val="0"/>
            <w:u w:val="single"/>
            <w14:ligatures w14:val="none"/>
          </w:rPr>
          <w:t>5.3.5.2.13 sosa:isHostedBy</w:t>
        </w:r>
      </w:hyperlink>
    </w:p>
    <w:p w14:paraId="72700A87"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77" w:anchor="SOSAisSubSystemOf" w:history="1">
        <w:r w:rsidRPr="008D2809">
          <w:rPr>
            <w:rFonts w:ascii="Times New Roman" w:eastAsia="Times New Roman" w:hAnsi="Times New Roman" w:cs="Times New Roman"/>
            <w:color w:val="0000FF"/>
            <w:kern w:val="0"/>
            <w:u w:val="single"/>
            <w14:ligatures w14:val="none"/>
          </w:rPr>
          <w:t>5.3.5.2.14 sosa:isSubSystemOf</w:t>
        </w:r>
      </w:hyperlink>
    </w:p>
    <w:p w14:paraId="4F50CE7C"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78" w:anchor="SOSAmadeExecution" w:history="1">
        <w:r w:rsidRPr="008D2809">
          <w:rPr>
            <w:rFonts w:ascii="Times New Roman" w:eastAsia="Times New Roman" w:hAnsi="Times New Roman" w:cs="Times New Roman"/>
            <w:color w:val="0000FF"/>
            <w:kern w:val="0"/>
            <w:u w:val="single"/>
            <w14:ligatures w14:val="none"/>
          </w:rPr>
          <w:t>5.3.5.2.15 sosa:madeExecution</w:t>
        </w:r>
      </w:hyperlink>
    </w:p>
    <w:p w14:paraId="6A0E452F"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79" w:anchor="SOSAsystemDeployment" w:history="1">
        <w:r w:rsidRPr="008D2809">
          <w:rPr>
            <w:rFonts w:ascii="Times New Roman" w:eastAsia="Times New Roman" w:hAnsi="Times New Roman" w:cs="Times New Roman"/>
            <w:color w:val="0000FF"/>
            <w:kern w:val="0"/>
            <w:u w:val="single"/>
            <w14:ligatures w14:val="none"/>
          </w:rPr>
          <w:t>5.3.5.2.16 sosa:systemDeployment</w:t>
        </w:r>
      </w:hyperlink>
    </w:p>
    <w:p w14:paraId="4081099F"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180" w:anchor="Collections" w:history="1">
        <w:r w:rsidRPr="008D2809">
          <w:rPr>
            <w:rFonts w:ascii="Times New Roman" w:eastAsia="Times New Roman" w:hAnsi="Times New Roman" w:cs="Times New Roman"/>
            <w:color w:val="0000FF"/>
            <w:kern w:val="0"/>
            <w:u w:val="single"/>
            <w14:ligatures w14:val="none"/>
          </w:rPr>
          <w:t>5.3.6 Collections</w:t>
        </w:r>
      </w:hyperlink>
    </w:p>
    <w:p w14:paraId="315AE1AB"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181" w:anchor="Collections-requirement" w:history="1">
        <w:r w:rsidRPr="008D2809">
          <w:rPr>
            <w:rFonts w:ascii="Times New Roman" w:eastAsia="Times New Roman" w:hAnsi="Times New Roman" w:cs="Times New Roman"/>
            <w:color w:val="0000FF"/>
            <w:kern w:val="0"/>
            <w:u w:val="single"/>
            <w14:ligatures w14:val="none"/>
          </w:rPr>
          <w:t>5.3.6.1 Requirement for collections</w:t>
        </w:r>
      </w:hyperlink>
    </w:p>
    <w:p w14:paraId="06902CD9"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182" w:anchor="Collections-overview" w:history="1">
        <w:r w:rsidRPr="008D2809">
          <w:rPr>
            <w:rFonts w:ascii="Times New Roman" w:eastAsia="Times New Roman" w:hAnsi="Times New Roman" w:cs="Times New Roman"/>
            <w:color w:val="0000FF"/>
            <w:kern w:val="0"/>
            <w:u w:val="single"/>
            <w14:ligatures w14:val="none"/>
          </w:rPr>
          <w:t>5.3.6.2 Overview</w:t>
        </w:r>
      </w:hyperlink>
    </w:p>
    <w:p w14:paraId="64153E7F"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183" w:anchor="Collections-specification" w:history="1">
        <w:r w:rsidRPr="008D2809">
          <w:rPr>
            <w:rFonts w:ascii="Times New Roman" w:eastAsia="Times New Roman" w:hAnsi="Times New Roman" w:cs="Times New Roman"/>
            <w:color w:val="0000FF"/>
            <w:kern w:val="0"/>
            <w:u w:val="single"/>
            <w14:ligatures w14:val="none"/>
          </w:rPr>
          <w:t>5.3.6.3 Specification</w:t>
        </w:r>
      </w:hyperlink>
    </w:p>
    <w:p w14:paraId="1E0B7AC9"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84" w:anchor="SOSAhasMember" w:history="1">
        <w:r w:rsidRPr="008D2809">
          <w:rPr>
            <w:rFonts w:ascii="Times New Roman" w:eastAsia="Times New Roman" w:hAnsi="Times New Roman" w:cs="Times New Roman"/>
            <w:color w:val="0000FF"/>
            <w:kern w:val="0"/>
            <w:u w:val="single"/>
            <w14:ligatures w14:val="none"/>
          </w:rPr>
          <w:t>5.3.6.3.1 sosa:hasMember</w:t>
        </w:r>
      </w:hyperlink>
    </w:p>
    <w:p w14:paraId="39723308" w14:textId="77777777" w:rsidR="008D2809" w:rsidRPr="008D2809" w:rsidRDefault="008D2809" w:rsidP="008D2809">
      <w:pPr>
        <w:numPr>
          <w:ilvl w:val="4"/>
          <w:numId w:val="1"/>
        </w:numPr>
        <w:spacing w:before="100" w:beforeAutospacing="1" w:after="100" w:afterAutospacing="1" w:line="240" w:lineRule="auto"/>
        <w:rPr>
          <w:rFonts w:ascii="Times New Roman" w:eastAsia="Times New Roman" w:hAnsi="Times New Roman" w:cs="Times New Roman"/>
          <w:kern w:val="0"/>
          <w14:ligatures w14:val="none"/>
        </w:rPr>
      </w:pPr>
      <w:hyperlink r:id="rId185" w:anchor="SOSAisMemberOf" w:history="1">
        <w:r w:rsidRPr="008D2809">
          <w:rPr>
            <w:rFonts w:ascii="Times New Roman" w:eastAsia="Times New Roman" w:hAnsi="Times New Roman" w:cs="Times New Roman"/>
            <w:color w:val="0000FF"/>
            <w:kern w:val="0"/>
            <w:u w:val="single"/>
            <w14:ligatures w14:val="none"/>
          </w:rPr>
          <w:t>5.3.6.3.2 sosa:isMemberOf</w:t>
        </w:r>
      </w:hyperlink>
    </w:p>
    <w:p w14:paraId="6D1C94B8"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186" w:anchor="Collections-extensions" w:history="1">
        <w:r w:rsidRPr="008D2809">
          <w:rPr>
            <w:rFonts w:ascii="Times New Roman" w:eastAsia="Times New Roman" w:hAnsi="Times New Roman" w:cs="Times New Roman"/>
            <w:color w:val="0000FF"/>
            <w:kern w:val="0"/>
            <w:u w:val="single"/>
            <w14:ligatures w14:val="none"/>
          </w:rPr>
          <w:t>5.3.6.4 Other collections</w:t>
        </w:r>
      </w:hyperlink>
    </w:p>
    <w:p w14:paraId="7C823660"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187" w:anchor="Actuation" w:history="1">
        <w:r w:rsidRPr="008D2809">
          <w:rPr>
            <w:rFonts w:ascii="Times New Roman" w:eastAsia="Times New Roman" w:hAnsi="Times New Roman" w:cs="Times New Roman"/>
            <w:color w:val="0000FF"/>
            <w:kern w:val="0"/>
            <w:u w:val="single"/>
            <w14:ligatures w14:val="none"/>
          </w:rPr>
          <w:t>5.4 Actuations</w:t>
        </w:r>
      </w:hyperlink>
    </w:p>
    <w:p w14:paraId="2A6CF17E"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188" w:anchor="Actuations-overview" w:history="1">
        <w:r w:rsidRPr="008D2809">
          <w:rPr>
            <w:rFonts w:ascii="Times New Roman" w:eastAsia="Times New Roman" w:hAnsi="Times New Roman" w:cs="Times New Roman"/>
            <w:color w:val="0000FF"/>
            <w:kern w:val="0"/>
            <w:u w:val="single"/>
            <w14:ligatures w14:val="none"/>
          </w:rPr>
          <w:t>5.4.1 Overview</w:t>
        </w:r>
      </w:hyperlink>
    </w:p>
    <w:p w14:paraId="307948EA"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189" w:anchor="Actuations-specification" w:history="1">
        <w:r w:rsidRPr="008D2809">
          <w:rPr>
            <w:rFonts w:ascii="Times New Roman" w:eastAsia="Times New Roman" w:hAnsi="Times New Roman" w:cs="Times New Roman"/>
            <w:color w:val="0000FF"/>
            <w:kern w:val="0"/>
            <w:u w:val="single"/>
            <w14:ligatures w14:val="none"/>
          </w:rPr>
          <w:t>5.4.2 Specification</w:t>
        </w:r>
      </w:hyperlink>
    </w:p>
    <w:p w14:paraId="37EF0031"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190" w:anchor="SOSAActuatingProcedure" w:history="1">
        <w:r w:rsidRPr="008D2809">
          <w:rPr>
            <w:rFonts w:ascii="Times New Roman" w:eastAsia="Times New Roman" w:hAnsi="Times New Roman" w:cs="Times New Roman"/>
            <w:color w:val="0000FF"/>
            <w:kern w:val="0"/>
            <w:u w:val="single"/>
            <w14:ligatures w14:val="none"/>
          </w:rPr>
          <w:t>5.4.2.1 sosa:ActuatingProcedure</w:t>
        </w:r>
      </w:hyperlink>
    </w:p>
    <w:p w14:paraId="66E720B4"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191" w:anchor="SOSAActuation" w:history="1">
        <w:r w:rsidRPr="008D2809">
          <w:rPr>
            <w:rFonts w:ascii="Times New Roman" w:eastAsia="Times New Roman" w:hAnsi="Times New Roman" w:cs="Times New Roman"/>
            <w:color w:val="0000FF"/>
            <w:kern w:val="0"/>
            <w:u w:val="single"/>
            <w14:ligatures w14:val="none"/>
          </w:rPr>
          <w:t>5.4.2.2 sosa:Actuation</w:t>
        </w:r>
      </w:hyperlink>
    </w:p>
    <w:p w14:paraId="4BDE8F7A"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192" w:anchor="SOSAActuationCollection" w:history="1">
        <w:r w:rsidRPr="008D2809">
          <w:rPr>
            <w:rFonts w:ascii="Times New Roman" w:eastAsia="Times New Roman" w:hAnsi="Times New Roman" w:cs="Times New Roman"/>
            <w:color w:val="0000FF"/>
            <w:kern w:val="0"/>
            <w:u w:val="single"/>
            <w14:ligatures w14:val="none"/>
          </w:rPr>
          <w:t>5.4.2.3 sosa:ActuationCollection</w:t>
        </w:r>
      </w:hyperlink>
    </w:p>
    <w:p w14:paraId="34331F5A"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193" w:anchor="SOSAActuator" w:history="1">
        <w:r w:rsidRPr="008D2809">
          <w:rPr>
            <w:rFonts w:ascii="Times New Roman" w:eastAsia="Times New Roman" w:hAnsi="Times New Roman" w:cs="Times New Roman"/>
            <w:color w:val="0000FF"/>
            <w:kern w:val="0"/>
            <w:u w:val="single"/>
            <w14:ligatures w14:val="none"/>
          </w:rPr>
          <w:t>5.4.2.4 sosa:Actuator</w:t>
        </w:r>
      </w:hyperlink>
    </w:p>
    <w:p w14:paraId="284685FB"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194" w:anchor="SOSAactsOn" w:history="1">
        <w:r w:rsidRPr="008D2809">
          <w:rPr>
            <w:rFonts w:ascii="Times New Roman" w:eastAsia="Times New Roman" w:hAnsi="Times New Roman" w:cs="Times New Roman"/>
            <w:color w:val="0000FF"/>
            <w:kern w:val="0"/>
            <w:u w:val="single"/>
            <w14:ligatures w14:val="none"/>
          </w:rPr>
          <w:t>5.4.2.5 sosa:actsOn</w:t>
        </w:r>
      </w:hyperlink>
    </w:p>
    <w:p w14:paraId="348EB032"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195" w:anchor="SOSAactsOnProperty" w:history="1">
        <w:r w:rsidRPr="008D2809">
          <w:rPr>
            <w:rFonts w:ascii="Times New Roman" w:eastAsia="Times New Roman" w:hAnsi="Times New Roman" w:cs="Times New Roman"/>
            <w:color w:val="0000FF"/>
            <w:kern w:val="0"/>
            <w:u w:val="single"/>
            <w14:ligatures w14:val="none"/>
          </w:rPr>
          <w:t>5.4.2.6 sosa:actsOnProperty</w:t>
        </w:r>
      </w:hyperlink>
    </w:p>
    <w:p w14:paraId="610A48FA"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196" w:anchor="SOSAisActedOnBy" w:history="1">
        <w:r w:rsidRPr="008D2809">
          <w:rPr>
            <w:rFonts w:ascii="Times New Roman" w:eastAsia="Times New Roman" w:hAnsi="Times New Roman" w:cs="Times New Roman"/>
            <w:color w:val="0000FF"/>
            <w:kern w:val="0"/>
            <w:u w:val="single"/>
            <w14:ligatures w14:val="none"/>
          </w:rPr>
          <w:t>5.4.2.7 sosa:isActedOnBy</w:t>
        </w:r>
      </w:hyperlink>
    </w:p>
    <w:p w14:paraId="629E7E5A"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197" w:anchor="SOSAmadeActuation" w:history="1">
        <w:r w:rsidRPr="008D2809">
          <w:rPr>
            <w:rFonts w:ascii="Times New Roman" w:eastAsia="Times New Roman" w:hAnsi="Times New Roman" w:cs="Times New Roman"/>
            <w:color w:val="0000FF"/>
            <w:kern w:val="0"/>
            <w:u w:val="single"/>
            <w14:ligatures w14:val="none"/>
          </w:rPr>
          <w:t>5.4.2.8 sosa:madeActuation</w:t>
        </w:r>
      </w:hyperlink>
    </w:p>
    <w:p w14:paraId="7562333C"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198" w:anchor="SOSAmadeByActuator" w:history="1">
        <w:r w:rsidRPr="008D2809">
          <w:rPr>
            <w:rFonts w:ascii="Times New Roman" w:eastAsia="Times New Roman" w:hAnsi="Times New Roman" w:cs="Times New Roman"/>
            <w:color w:val="0000FF"/>
            <w:kern w:val="0"/>
            <w:u w:val="single"/>
            <w14:ligatures w14:val="none"/>
          </w:rPr>
          <w:t>5.4.2.9 sosa:madeByActuator</w:t>
        </w:r>
      </w:hyperlink>
    </w:p>
    <w:p w14:paraId="53547E41"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199" w:anchor="SOSAwasActedOnBy" w:history="1">
        <w:r w:rsidRPr="008D2809">
          <w:rPr>
            <w:rFonts w:ascii="Times New Roman" w:eastAsia="Times New Roman" w:hAnsi="Times New Roman" w:cs="Times New Roman"/>
            <w:color w:val="0000FF"/>
            <w:kern w:val="0"/>
            <w:u w:val="single"/>
            <w14:ligatures w14:val="none"/>
          </w:rPr>
          <w:t>5.4.2.10 sosa:wasActedOnBy</w:t>
        </w:r>
      </w:hyperlink>
    </w:p>
    <w:p w14:paraId="6B7C6E62"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200" w:anchor="Observation" w:history="1">
        <w:r w:rsidRPr="008D2809">
          <w:rPr>
            <w:rFonts w:ascii="Times New Roman" w:eastAsia="Times New Roman" w:hAnsi="Times New Roman" w:cs="Times New Roman"/>
            <w:color w:val="0000FF"/>
            <w:kern w:val="0"/>
            <w:u w:val="single"/>
            <w14:ligatures w14:val="none"/>
          </w:rPr>
          <w:t>5.5 Observations</w:t>
        </w:r>
      </w:hyperlink>
    </w:p>
    <w:p w14:paraId="1FA39F96"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201" w:anchor="Observations-overview" w:history="1">
        <w:r w:rsidRPr="008D2809">
          <w:rPr>
            <w:rFonts w:ascii="Times New Roman" w:eastAsia="Times New Roman" w:hAnsi="Times New Roman" w:cs="Times New Roman"/>
            <w:color w:val="0000FF"/>
            <w:kern w:val="0"/>
            <w:u w:val="single"/>
            <w14:ligatures w14:val="none"/>
          </w:rPr>
          <w:t>5.5.1 Overview</w:t>
        </w:r>
      </w:hyperlink>
    </w:p>
    <w:p w14:paraId="632E0C3D"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202" w:anchor="Observations-specification" w:history="1">
        <w:r w:rsidRPr="008D2809">
          <w:rPr>
            <w:rFonts w:ascii="Times New Roman" w:eastAsia="Times New Roman" w:hAnsi="Times New Roman" w:cs="Times New Roman"/>
            <w:color w:val="0000FF"/>
            <w:kern w:val="0"/>
            <w:u w:val="single"/>
            <w14:ligatures w14:val="none"/>
          </w:rPr>
          <w:t>5.5.2 Specification</w:t>
        </w:r>
      </w:hyperlink>
    </w:p>
    <w:p w14:paraId="78987CB0"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03" w:anchor="SOSAObservation" w:history="1">
        <w:r w:rsidRPr="008D2809">
          <w:rPr>
            <w:rFonts w:ascii="Times New Roman" w:eastAsia="Times New Roman" w:hAnsi="Times New Roman" w:cs="Times New Roman"/>
            <w:color w:val="0000FF"/>
            <w:kern w:val="0"/>
            <w:u w:val="single"/>
            <w14:ligatures w14:val="none"/>
          </w:rPr>
          <w:t>5.5.2.1 sosa:Observation</w:t>
        </w:r>
      </w:hyperlink>
    </w:p>
    <w:p w14:paraId="0CF467CC"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04" w:anchor="SOSAObservationCollection" w:history="1">
        <w:r w:rsidRPr="008D2809">
          <w:rPr>
            <w:rFonts w:ascii="Times New Roman" w:eastAsia="Times New Roman" w:hAnsi="Times New Roman" w:cs="Times New Roman"/>
            <w:color w:val="0000FF"/>
            <w:kern w:val="0"/>
            <w:u w:val="single"/>
            <w14:ligatures w14:val="none"/>
          </w:rPr>
          <w:t>5.5.2.2 sosa:ObservationCollection</w:t>
        </w:r>
      </w:hyperlink>
    </w:p>
    <w:p w14:paraId="173EBA54"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05" w:anchor="SOSAObservingProcedure" w:history="1">
        <w:r w:rsidRPr="008D2809">
          <w:rPr>
            <w:rFonts w:ascii="Times New Roman" w:eastAsia="Times New Roman" w:hAnsi="Times New Roman" w:cs="Times New Roman"/>
            <w:color w:val="0000FF"/>
            <w:kern w:val="0"/>
            <w:u w:val="single"/>
            <w14:ligatures w14:val="none"/>
          </w:rPr>
          <w:t>5.5.2.3 sosa:ObservingProcedure</w:t>
        </w:r>
      </w:hyperlink>
    </w:p>
    <w:p w14:paraId="5C7EEB5A"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06" w:anchor="SOSASensor" w:history="1">
        <w:r w:rsidRPr="008D2809">
          <w:rPr>
            <w:rFonts w:ascii="Times New Roman" w:eastAsia="Times New Roman" w:hAnsi="Times New Roman" w:cs="Times New Roman"/>
            <w:color w:val="0000FF"/>
            <w:kern w:val="0"/>
            <w:u w:val="single"/>
            <w14:ligatures w14:val="none"/>
          </w:rPr>
          <w:t>5.5.2.4 sosa:Sensor</w:t>
        </w:r>
      </w:hyperlink>
    </w:p>
    <w:p w14:paraId="0C17B670"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07" w:anchor="SOSAStimulus" w:history="1">
        <w:r w:rsidRPr="008D2809">
          <w:rPr>
            <w:rFonts w:ascii="Times New Roman" w:eastAsia="Times New Roman" w:hAnsi="Times New Roman" w:cs="Times New Roman"/>
            <w:color w:val="0000FF"/>
            <w:kern w:val="0"/>
            <w:u w:val="single"/>
            <w14:ligatures w14:val="none"/>
          </w:rPr>
          <w:t>5.5.2.5 sosa:Stimulus</w:t>
        </w:r>
      </w:hyperlink>
    </w:p>
    <w:p w14:paraId="04BE98E5"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08" w:anchor="SOSAdetects" w:history="1">
        <w:r w:rsidRPr="008D2809">
          <w:rPr>
            <w:rFonts w:ascii="Times New Roman" w:eastAsia="Times New Roman" w:hAnsi="Times New Roman" w:cs="Times New Roman"/>
            <w:color w:val="0000FF"/>
            <w:kern w:val="0"/>
            <w:u w:val="single"/>
            <w14:ligatures w14:val="none"/>
          </w:rPr>
          <w:t>5.5.2.6 sosa:detects</w:t>
        </w:r>
      </w:hyperlink>
    </w:p>
    <w:p w14:paraId="1EFC3121"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09" w:anchor="SOSAhasProxy" w:history="1">
        <w:r w:rsidRPr="008D2809">
          <w:rPr>
            <w:rFonts w:ascii="Times New Roman" w:eastAsia="Times New Roman" w:hAnsi="Times New Roman" w:cs="Times New Roman"/>
            <w:color w:val="0000FF"/>
            <w:kern w:val="0"/>
            <w:u w:val="single"/>
            <w14:ligatures w14:val="none"/>
          </w:rPr>
          <w:t>5.5.2.7 sosa:hasProxy</w:t>
        </w:r>
      </w:hyperlink>
    </w:p>
    <w:p w14:paraId="4BF591B5"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10" w:anchor="SOSAisDetectedBy" w:history="1">
        <w:r w:rsidRPr="008D2809">
          <w:rPr>
            <w:rFonts w:ascii="Times New Roman" w:eastAsia="Times New Roman" w:hAnsi="Times New Roman" w:cs="Times New Roman"/>
            <w:color w:val="0000FF"/>
            <w:kern w:val="0"/>
            <w:u w:val="single"/>
            <w14:ligatures w14:val="none"/>
          </w:rPr>
          <w:t>5.5.2.8 sosa:isDetectedBy</w:t>
        </w:r>
      </w:hyperlink>
    </w:p>
    <w:p w14:paraId="26E3BAFA"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11" w:anchor="SOSAisObservedBy" w:history="1">
        <w:r w:rsidRPr="008D2809">
          <w:rPr>
            <w:rFonts w:ascii="Times New Roman" w:eastAsia="Times New Roman" w:hAnsi="Times New Roman" w:cs="Times New Roman"/>
            <w:color w:val="0000FF"/>
            <w:kern w:val="0"/>
            <w:u w:val="single"/>
            <w14:ligatures w14:val="none"/>
          </w:rPr>
          <w:t>5.5.2.9 sosa:isObservedBy</w:t>
        </w:r>
      </w:hyperlink>
    </w:p>
    <w:p w14:paraId="0988C3B8"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12" w:anchor="SOSAisProxyFor" w:history="1">
        <w:r w:rsidRPr="008D2809">
          <w:rPr>
            <w:rFonts w:ascii="Times New Roman" w:eastAsia="Times New Roman" w:hAnsi="Times New Roman" w:cs="Times New Roman"/>
            <w:color w:val="0000FF"/>
            <w:kern w:val="0"/>
            <w:u w:val="single"/>
            <w14:ligatures w14:val="none"/>
          </w:rPr>
          <w:t>5.5.2.10 sosa:isProxyFor</w:t>
        </w:r>
      </w:hyperlink>
    </w:p>
    <w:p w14:paraId="5EC9147A"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13" w:anchor="SOSAmadeBySensor" w:history="1">
        <w:r w:rsidRPr="008D2809">
          <w:rPr>
            <w:rFonts w:ascii="Times New Roman" w:eastAsia="Times New Roman" w:hAnsi="Times New Roman" w:cs="Times New Roman"/>
            <w:color w:val="0000FF"/>
            <w:kern w:val="0"/>
            <w:u w:val="single"/>
            <w14:ligatures w14:val="none"/>
          </w:rPr>
          <w:t>5.5.2.11 sosa:madeBySensor</w:t>
        </w:r>
      </w:hyperlink>
    </w:p>
    <w:p w14:paraId="632373B8"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14" w:anchor="SOSAmadeObservation" w:history="1">
        <w:r w:rsidRPr="008D2809">
          <w:rPr>
            <w:rFonts w:ascii="Times New Roman" w:eastAsia="Times New Roman" w:hAnsi="Times New Roman" w:cs="Times New Roman"/>
            <w:color w:val="0000FF"/>
            <w:kern w:val="0"/>
            <w:u w:val="single"/>
            <w14:ligatures w14:val="none"/>
          </w:rPr>
          <w:t>5.5.2.12 sosa:madeObservation</w:t>
        </w:r>
      </w:hyperlink>
    </w:p>
    <w:p w14:paraId="621B4D28"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15" w:anchor="SOSAobservationRelatedTo" w:history="1">
        <w:r w:rsidRPr="008D2809">
          <w:rPr>
            <w:rFonts w:ascii="Times New Roman" w:eastAsia="Times New Roman" w:hAnsi="Times New Roman" w:cs="Times New Roman"/>
            <w:color w:val="0000FF"/>
            <w:kern w:val="0"/>
            <w:u w:val="single"/>
            <w14:ligatures w14:val="none"/>
          </w:rPr>
          <w:t>5.5.2.13 sosa:observationRelatedTo</w:t>
        </w:r>
      </w:hyperlink>
    </w:p>
    <w:p w14:paraId="4C6BE646"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16" w:anchor="SOSAobservedProperty" w:history="1">
        <w:r w:rsidRPr="008D2809">
          <w:rPr>
            <w:rFonts w:ascii="Times New Roman" w:eastAsia="Times New Roman" w:hAnsi="Times New Roman" w:cs="Times New Roman"/>
            <w:color w:val="0000FF"/>
            <w:kern w:val="0"/>
            <w:u w:val="single"/>
            <w14:ligatures w14:val="none"/>
          </w:rPr>
          <w:t>5.5.2.14 sosa:observedProperty</w:t>
        </w:r>
      </w:hyperlink>
    </w:p>
    <w:p w14:paraId="626DF71A"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17" w:anchor="SOSAobserves" w:history="1">
        <w:r w:rsidRPr="008D2809">
          <w:rPr>
            <w:rFonts w:ascii="Times New Roman" w:eastAsia="Times New Roman" w:hAnsi="Times New Roman" w:cs="Times New Roman"/>
            <w:color w:val="0000FF"/>
            <w:kern w:val="0"/>
            <w:u w:val="single"/>
            <w14:ligatures w14:val="none"/>
          </w:rPr>
          <w:t>5.5.2.15 sosa:observes</w:t>
        </w:r>
      </w:hyperlink>
    </w:p>
    <w:p w14:paraId="2FAD7AF6"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18" w:anchor="SOSAoriginated" w:history="1">
        <w:r w:rsidRPr="008D2809">
          <w:rPr>
            <w:rFonts w:ascii="Times New Roman" w:eastAsia="Times New Roman" w:hAnsi="Times New Roman" w:cs="Times New Roman"/>
            <w:color w:val="0000FF"/>
            <w:kern w:val="0"/>
            <w:u w:val="single"/>
            <w14:ligatures w14:val="none"/>
          </w:rPr>
          <w:t>5.5.2.16 sosa:originated</w:t>
        </w:r>
      </w:hyperlink>
    </w:p>
    <w:p w14:paraId="2D52F307"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19" w:anchor="SOSAqualityOf" w:history="1">
        <w:r w:rsidRPr="008D2809">
          <w:rPr>
            <w:rFonts w:ascii="Times New Roman" w:eastAsia="Times New Roman" w:hAnsi="Times New Roman" w:cs="Times New Roman"/>
            <w:color w:val="0000FF"/>
            <w:kern w:val="0"/>
            <w:u w:val="single"/>
            <w14:ligatures w14:val="none"/>
          </w:rPr>
          <w:t>5.5.2.17 sosa:qualityOf</w:t>
        </w:r>
      </w:hyperlink>
    </w:p>
    <w:p w14:paraId="62422E34"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20" w:anchor="SOSArelatedObservation" w:history="1">
        <w:r w:rsidRPr="008D2809">
          <w:rPr>
            <w:rFonts w:ascii="Times New Roman" w:eastAsia="Times New Roman" w:hAnsi="Times New Roman" w:cs="Times New Roman"/>
            <w:color w:val="0000FF"/>
            <w:kern w:val="0"/>
            <w:u w:val="single"/>
            <w14:ligatures w14:val="none"/>
          </w:rPr>
          <w:t>5.5.2.18 sosa:relatedObservation</w:t>
        </w:r>
      </w:hyperlink>
    </w:p>
    <w:p w14:paraId="1FF378DA"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21" w:anchor="SOSAresultQuality" w:history="1">
        <w:r w:rsidRPr="008D2809">
          <w:rPr>
            <w:rFonts w:ascii="Times New Roman" w:eastAsia="Times New Roman" w:hAnsi="Times New Roman" w:cs="Times New Roman"/>
            <w:color w:val="0000FF"/>
            <w:kern w:val="0"/>
            <w:u w:val="single"/>
            <w14:ligatures w14:val="none"/>
          </w:rPr>
          <w:t>5.5.2.19 sosa:resultQuality</w:t>
        </w:r>
      </w:hyperlink>
    </w:p>
    <w:p w14:paraId="5A70159D"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22" w:anchor="SOSAwasObservedBy" w:history="1">
        <w:r w:rsidRPr="008D2809">
          <w:rPr>
            <w:rFonts w:ascii="Times New Roman" w:eastAsia="Times New Roman" w:hAnsi="Times New Roman" w:cs="Times New Roman"/>
            <w:color w:val="0000FF"/>
            <w:kern w:val="0"/>
            <w:u w:val="single"/>
            <w14:ligatures w14:val="none"/>
          </w:rPr>
          <w:t>5.5.2.20 sosa:wasObservedBy</w:t>
        </w:r>
      </w:hyperlink>
    </w:p>
    <w:p w14:paraId="18FA20BF"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23" w:anchor="SOSAwasOriginatedBy" w:history="1">
        <w:r w:rsidRPr="008D2809">
          <w:rPr>
            <w:rFonts w:ascii="Times New Roman" w:eastAsia="Times New Roman" w:hAnsi="Times New Roman" w:cs="Times New Roman"/>
            <w:color w:val="0000FF"/>
            <w:kern w:val="0"/>
            <w:u w:val="single"/>
            <w14:ligatures w14:val="none"/>
          </w:rPr>
          <w:t>5.5.2.21 sosa:wasOriginatedBy</w:t>
        </w:r>
      </w:hyperlink>
    </w:p>
    <w:p w14:paraId="4EC70AC4"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224" w:anchor="Sampling" w:history="1">
        <w:r w:rsidRPr="008D2809">
          <w:rPr>
            <w:rFonts w:ascii="Times New Roman" w:eastAsia="Times New Roman" w:hAnsi="Times New Roman" w:cs="Times New Roman"/>
            <w:color w:val="0000FF"/>
            <w:kern w:val="0"/>
            <w:u w:val="single"/>
            <w14:ligatures w14:val="none"/>
          </w:rPr>
          <w:t>5.6 Sampling</w:t>
        </w:r>
      </w:hyperlink>
    </w:p>
    <w:p w14:paraId="44F4D0B4"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225" w:anchor="Samplings-overview" w:history="1">
        <w:r w:rsidRPr="008D2809">
          <w:rPr>
            <w:rFonts w:ascii="Times New Roman" w:eastAsia="Times New Roman" w:hAnsi="Times New Roman" w:cs="Times New Roman"/>
            <w:color w:val="0000FF"/>
            <w:kern w:val="0"/>
            <w:u w:val="single"/>
            <w14:ligatures w14:val="none"/>
          </w:rPr>
          <w:t>5.6.1 Overview</w:t>
        </w:r>
      </w:hyperlink>
    </w:p>
    <w:p w14:paraId="7EF75883"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226" w:anchor="Sampling-specification" w:history="1">
        <w:r w:rsidRPr="008D2809">
          <w:rPr>
            <w:rFonts w:ascii="Times New Roman" w:eastAsia="Times New Roman" w:hAnsi="Times New Roman" w:cs="Times New Roman"/>
            <w:color w:val="0000FF"/>
            <w:kern w:val="0"/>
            <w:u w:val="single"/>
            <w14:ligatures w14:val="none"/>
          </w:rPr>
          <w:t>5.6.2 Specification</w:t>
        </w:r>
      </w:hyperlink>
    </w:p>
    <w:p w14:paraId="720B9299"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27" w:anchor="SOSASample" w:history="1">
        <w:r w:rsidRPr="008D2809">
          <w:rPr>
            <w:rFonts w:ascii="Times New Roman" w:eastAsia="Times New Roman" w:hAnsi="Times New Roman" w:cs="Times New Roman"/>
            <w:color w:val="0000FF"/>
            <w:kern w:val="0"/>
            <w:u w:val="single"/>
            <w14:ligatures w14:val="none"/>
          </w:rPr>
          <w:t>5.6.2.1 sosa:Sample</w:t>
        </w:r>
      </w:hyperlink>
    </w:p>
    <w:p w14:paraId="4103DEE9"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28" w:anchor="SOSAMaterialSample" w:history="1">
        <w:r w:rsidRPr="008D2809">
          <w:rPr>
            <w:rFonts w:ascii="Times New Roman" w:eastAsia="Times New Roman" w:hAnsi="Times New Roman" w:cs="Times New Roman"/>
            <w:color w:val="0000FF"/>
            <w:kern w:val="0"/>
            <w:u w:val="single"/>
            <w14:ligatures w14:val="none"/>
          </w:rPr>
          <w:t>5.6.2.2 sosa:MaterialSample</w:t>
        </w:r>
      </w:hyperlink>
    </w:p>
    <w:p w14:paraId="4C8B56B4"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29" w:anchor="SOSASpatialSample" w:history="1">
        <w:r w:rsidRPr="008D2809">
          <w:rPr>
            <w:rFonts w:ascii="Times New Roman" w:eastAsia="Times New Roman" w:hAnsi="Times New Roman" w:cs="Times New Roman"/>
            <w:color w:val="0000FF"/>
            <w:kern w:val="0"/>
            <w:u w:val="single"/>
            <w14:ligatures w14:val="none"/>
          </w:rPr>
          <w:t>5.6.2.3 sosa:SpatialSample</w:t>
        </w:r>
      </w:hyperlink>
    </w:p>
    <w:p w14:paraId="188A0ADD"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30" w:anchor="SOSAStatisticalSample" w:history="1">
        <w:r w:rsidRPr="008D2809">
          <w:rPr>
            <w:rFonts w:ascii="Times New Roman" w:eastAsia="Times New Roman" w:hAnsi="Times New Roman" w:cs="Times New Roman"/>
            <w:color w:val="0000FF"/>
            <w:kern w:val="0"/>
            <w:u w:val="single"/>
            <w14:ligatures w14:val="none"/>
          </w:rPr>
          <w:t>5.6.2.4 sosa:StatisticalSample</w:t>
        </w:r>
      </w:hyperlink>
    </w:p>
    <w:p w14:paraId="02CF811A"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31" w:anchor="SOSASampleCollection" w:history="1">
        <w:r w:rsidRPr="008D2809">
          <w:rPr>
            <w:rFonts w:ascii="Times New Roman" w:eastAsia="Times New Roman" w:hAnsi="Times New Roman" w:cs="Times New Roman"/>
            <w:color w:val="0000FF"/>
            <w:kern w:val="0"/>
            <w:u w:val="single"/>
            <w14:ligatures w14:val="none"/>
          </w:rPr>
          <w:t>5.6.2.5 sosa:SampleCollection</w:t>
        </w:r>
      </w:hyperlink>
    </w:p>
    <w:p w14:paraId="6D987A7D"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32" w:anchor="SOSASampler" w:history="1">
        <w:r w:rsidRPr="008D2809">
          <w:rPr>
            <w:rFonts w:ascii="Times New Roman" w:eastAsia="Times New Roman" w:hAnsi="Times New Roman" w:cs="Times New Roman"/>
            <w:color w:val="0000FF"/>
            <w:kern w:val="0"/>
            <w:u w:val="single"/>
            <w14:ligatures w14:val="none"/>
          </w:rPr>
          <w:t>5.6.2.6 sosa:Sampler</w:t>
        </w:r>
      </w:hyperlink>
    </w:p>
    <w:p w14:paraId="0DA00886"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33" w:anchor="SOSASampling" w:history="1">
        <w:r w:rsidRPr="008D2809">
          <w:rPr>
            <w:rFonts w:ascii="Times New Roman" w:eastAsia="Times New Roman" w:hAnsi="Times New Roman" w:cs="Times New Roman"/>
            <w:color w:val="0000FF"/>
            <w:kern w:val="0"/>
            <w:u w:val="single"/>
            <w14:ligatures w14:val="none"/>
          </w:rPr>
          <w:t>5.6.2.7 sosa:Sampling</w:t>
        </w:r>
      </w:hyperlink>
    </w:p>
    <w:p w14:paraId="4F73B181"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34" w:anchor="SOSASamplingCollection" w:history="1">
        <w:r w:rsidRPr="008D2809">
          <w:rPr>
            <w:rFonts w:ascii="Times New Roman" w:eastAsia="Times New Roman" w:hAnsi="Times New Roman" w:cs="Times New Roman"/>
            <w:color w:val="0000FF"/>
            <w:kern w:val="0"/>
            <w:u w:val="single"/>
            <w14:ligatures w14:val="none"/>
          </w:rPr>
          <w:t>5.6.2.8 sosa:SamplingCollection</w:t>
        </w:r>
      </w:hyperlink>
    </w:p>
    <w:p w14:paraId="246D7DE1"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35" w:anchor="SOSASamplingProcedure" w:history="1">
        <w:r w:rsidRPr="008D2809">
          <w:rPr>
            <w:rFonts w:ascii="Times New Roman" w:eastAsia="Times New Roman" w:hAnsi="Times New Roman" w:cs="Times New Roman"/>
            <w:color w:val="0000FF"/>
            <w:kern w:val="0"/>
            <w:u w:val="single"/>
            <w14:ligatures w14:val="none"/>
          </w:rPr>
          <w:t>5.6.2.9 sosa:SamplingProcedure</w:t>
        </w:r>
      </w:hyperlink>
    </w:p>
    <w:p w14:paraId="1782D651"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36" w:anchor="SOSAfeatureHasUltimateSample" w:history="1">
        <w:r w:rsidRPr="008D2809">
          <w:rPr>
            <w:rFonts w:ascii="Times New Roman" w:eastAsia="Times New Roman" w:hAnsi="Times New Roman" w:cs="Times New Roman"/>
            <w:color w:val="0000FF"/>
            <w:kern w:val="0"/>
            <w:u w:val="single"/>
            <w14:ligatures w14:val="none"/>
          </w:rPr>
          <w:t>5.6.2.10 sosa:featureHasUltimateSample</w:t>
        </w:r>
      </w:hyperlink>
    </w:p>
    <w:p w14:paraId="11649009"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37" w:anchor="SOSAhasOriginalSample" w:history="1">
        <w:r w:rsidRPr="008D2809">
          <w:rPr>
            <w:rFonts w:ascii="Times New Roman" w:eastAsia="Times New Roman" w:hAnsi="Times New Roman" w:cs="Times New Roman"/>
            <w:color w:val="0000FF"/>
            <w:kern w:val="0"/>
            <w:u w:val="single"/>
            <w14:ligatures w14:val="none"/>
          </w:rPr>
          <w:t>5.6.2.11 sosa:hasOriginalSample</w:t>
        </w:r>
      </w:hyperlink>
    </w:p>
    <w:p w14:paraId="59F65BFF"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38" w:anchor="SOSAhasSample" w:history="1">
        <w:r w:rsidRPr="008D2809">
          <w:rPr>
            <w:rFonts w:ascii="Times New Roman" w:eastAsia="Times New Roman" w:hAnsi="Times New Roman" w:cs="Times New Roman"/>
            <w:color w:val="0000FF"/>
            <w:kern w:val="0"/>
            <w:u w:val="single"/>
            <w14:ligatures w14:val="none"/>
          </w:rPr>
          <w:t>5.6.2.12 sosa:hasSample</w:t>
        </w:r>
      </w:hyperlink>
    </w:p>
    <w:p w14:paraId="5B341E5A"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39" w:anchor="SOSAisOriginalSampleOf" w:history="1">
        <w:r w:rsidRPr="008D2809">
          <w:rPr>
            <w:rFonts w:ascii="Times New Roman" w:eastAsia="Times New Roman" w:hAnsi="Times New Roman" w:cs="Times New Roman"/>
            <w:color w:val="0000FF"/>
            <w:kern w:val="0"/>
            <w:u w:val="single"/>
            <w14:ligatures w14:val="none"/>
          </w:rPr>
          <w:t>5.6.2.13 sosa:isOriginalSampleOf</w:t>
        </w:r>
      </w:hyperlink>
    </w:p>
    <w:p w14:paraId="797D3EEE"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40" w:anchor="SOSAisResultOfMadeBySampler" w:history="1">
        <w:r w:rsidRPr="008D2809">
          <w:rPr>
            <w:rFonts w:ascii="Times New Roman" w:eastAsia="Times New Roman" w:hAnsi="Times New Roman" w:cs="Times New Roman"/>
            <w:color w:val="0000FF"/>
            <w:kern w:val="0"/>
            <w:u w:val="single"/>
            <w14:ligatures w14:val="none"/>
          </w:rPr>
          <w:t>5.6.2.14 sosa:isResultOfMadeBySampler</w:t>
        </w:r>
      </w:hyperlink>
    </w:p>
    <w:p w14:paraId="54E4214D"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41" w:anchor="SOSAisResultOfUsedProcedure" w:history="1">
        <w:r w:rsidRPr="008D2809">
          <w:rPr>
            <w:rFonts w:ascii="Times New Roman" w:eastAsia="Times New Roman" w:hAnsi="Times New Roman" w:cs="Times New Roman"/>
            <w:color w:val="0000FF"/>
            <w:kern w:val="0"/>
            <w:u w:val="single"/>
            <w14:ligatures w14:val="none"/>
          </w:rPr>
          <w:t>5.6.2.15 sosa:isResultOfUsedProcedure</w:t>
        </w:r>
      </w:hyperlink>
    </w:p>
    <w:p w14:paraId="4EDE7617"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42" w:anchor="SOSAisSampleOf" w:history="1">
        <w:r w:rsidRPr="008D2809">
          <w:rPr>
            <w:rFonts w:ascii="Times New Roman" w:eastAsia="Times New Roman" w:hAnsi="Times New Roman" w:cs="Times New Roman"/>
            <w:color w:val="0000FF"/>
            <w:kern w:val="0"/>
            <w:u w:val="single"/>
            <w14:ligatures w14:val="none"/>
          </w:rPr>
          <w:t>5.6.2.16 sosa:isSampleOf</w:t>
        </w:r>
      </w:hyperlink>
    </w:p>
    <w:p w14:paraId="47653881"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43" w:anchor="SOSAisSampleOfUltimateFOI" w:history="1">
        <w:r w:rsidRPr="008D2809">
          <w:rPr>
            <w:rFonts w:ascii="Times New Roman" w:eastAsia="Times New Roman" w:hAnsi="Times New Roman" w:cs="Times New Roman"/>
            <w:color w:val="0000FF"/>
            <w:kern w:val="0"/>
            <w:u w:val="single"/>
            <w14:ligatures w14:val="none"/>
          </w:rPr>
          <w:t>5.6.2.17 sosa:isSampleOfUltimateFOI</w:t>
        </w:r>
      </w:hyperlink>
    </w:p>
    <w:p w14:paraId="11359923"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44" w:anchor="SOSAmadeBySampler" w:history="1">
        <w:r w:rsidRPr="008D2809">
          <w:rPr>
            <w:rFonts w:ascii="Times New Roman" w:eastAsia="Times New Roman" w:hAnsi="Times New Roman" w:cs="Times New Roman"/>
            <w:color w:val="0000FF"/>
            <w:kern w:val="0"/>
            <w:u w:val="single"/>
            <w14:ligatures w14:val="none"/>
          </w:rPr>
          <w:t>5.6.2.18 sosa:madeBySampler</w:t>
        </w:r>
      </w:hyperlink>
    </w:p>
    <w:p w14:paraId="5040993F"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45" w:anchor="SOSAmadeSampling" w:history="1">
        <w:r w:rsidRPr="008D2809">
          <w:rPr>
            <w:rFonts w:ascii="Times New Roman" w:eastAsia="Times New Roman" w:hAnsi="Times New Roman" w:cs="Times New Roman"/>
            <w:color w:val="0000FF"/>
            <w:kern w:val="0"/>
            <w:u w:val="single"/>
            <w14:ligatures w14:val="none"/>
          </w:rPr>
          <w:t>5.6.2.19 sosa:madeSampling</w:t>
        </w:r>
      </w:hyperlink>
    </w:p>
    <w:p w14:paraId="5943F54E"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46" w:anchor="SOSAmadeSamplingHasResult" w:history="1">
        <w:r w:rsidRPr="008D2809">
          <w:rPr>
            <w:rFonts w:ascii="Times New Roman" w:eastAsia="Times New Roman" w:hAnsi="Times New Roman" w:cs="Times New Roman"/>
            <w:color w:val="0000FF"/>
            <w:kern w:val="0"/>
            <w:u w:val="single"/>
            <w14:ligatures w14:val="none"/>
          </w:rPr>
          <w:t>5.6.2.20 sosa:madeSamplingHasResult</w:t>
        </w:r>
      </w:hyperlink>
    </w:p>
    <w:p w14:paraId="1F268F00"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47" w:anchor="SOSAusedForExecutionHasResult" w:history="1">
        <w:r w:rsidRPr="008D2809">
          <w:rPr>
            <w:rFonts w:ascii="Times New Roman" w:eastAsia="Times New Roman" w:hAnsi="Times New Roman" w:cs="Times New Roman"/>
            <w:color w:val="0000FF"/>
            <w:kern w:val="0"/>
            <w:u w:val="single"/>
            <w14:ligatures w14:val="none"/>
          </w:rPr>
          <w:t>5.6.2.21 sosa:usedForExecutionHasResult</w:t>
        </w:r>
      </w:hyperlink>
    </w:p>
    <w:p w14:paraId="2548A86D" w14:textId="77777777" w:rsidR="008D2809" w:rsidRPr="008D2809" w:rsidRDefault="008D2809" w:rsidP="008D280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248" w:anchor="Extensions" w:history="1">
        <w:r w:rsidRPr="008D2809">
          <w:rPr>
            <w:rFonts w:ascii="Times New Roman" w:eastAsia="Times New Roman" w:hAnsi="Times New Roman" w:cs="Times New Roman"/>
            <w:color w:val="0000FF"/>
            <w:kern w:val="0"/>
            <w:u w:val="single"/>
            <w14:ligatures w14:val="none"/>
          </w:rPr>
          <w:t>6. SSN Extensions</w:t>
        </w:r>
      </w:hyperlink>
    </w:p>
    <w:p w14:paraId="6F7224A1"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249" w:anchor="OMS" w:history="1">
        <w:r w:rsidRPr="008D2809">
          <w:rPr>
            <w:rFonts w:ascii="Times New Roman" w:eastAsia="Times New Roman" w:hAnsi="Times New Roman" w:cs="Times New Roman"/>
            <w:color w:val="0000FF"/>
            <w:kern w:val="0"/>
            <w:u w:val="single"/>
            <w14:ligatures w14:val="none"/>
          </w:rPr>
          <w:t>6.1 OMS Extension Module</w:t>
        </w:r>
      </w:hyperlink>
    </w:p>
    <w:p w14:paraId="08F415D3"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250" w:anchor="OMS-req" w:history="1">
        <w:r w:rsidRPr="008D2809">
          <w:rPr>
            <w:rFonts w:ascii="Times New Roman" w:eastAsia="Times New Roman" w:hAnsi="Times New Roman" w:cs="Times New Roman"/>
            <w:color w:val="0000FF"/>
            <w:kern w:val="0"/>
            <w:u w:val="single"/>
            <w14:ligatures w14:val="none"/>
          </w:rPr>
          <w:t>6.1.1 OMS Requirement</w:t>
        </w:r>
      </w:hyperlink>
    </w:p>
    <w:p w14:paraId="16F5F155"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251" w:anchor="OMS-modules" w:history="1">
        <w:r w:rsidRPr="008D2809">
          <w:rPr>
            <w:rFonts w:ascii="Times New Roman" w:eastAsia="Times New Roman" w:hAnsi="Times New Roman" w:cs="Times New Roman"/>
            <w:color w:val="0000FF"/>
            <w:kern w:val="0"/>
            <w:u w:val="single"/>
            <w14:ligatures w14:val="none"/>
          </w:rPr>
          <w:t>6.1.2 OMS modules</w:t>
        </w:r>
      </w:hyperlink>
    </w:p>
    <w:p w14:paraId="74380DC3"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52" w:anchor="sosa-oms-0" w:history="1">
        <w:r w:rsidRPr="008D2809">
          <w:rPr>
            <w:rFonts w:ascii="Times New Roman" w:eastAsia="Times New Roman" w:hAnsi="Times New Roman" w:cs="Times New Roman"/>
            <w:color w:val="0000FF"/>
            <w:kern w:val="0"/>
            <w:u w:val="single"/>
            <w14:ligatures w14:val="none"/>
          </w:rPr>
          <w:t>6.1.2.1 SOSA-OMS</w:t>
        </w:r>
      </w:hyperlink>
    </w:p>
    <w:p w14:paraId="2574E169"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53" w:anchor="ssn-oms-0" w:history="1">
        <w:r w:rsidRPr="008D2809">
          <w:rPr>
            <w:rFonts w:ascii="Times New Roman" w:eastAsia="Times New Roman" w:hAnsi="Times New Roman" w:cs="Times New Roman"/>
            <w:color w:val="0000FF"/>
            <w:kern w:val="0"/>
            <w:u w:val="single"/>
            <w14:ligatures w14:val="none"/>
          </w:rPr>
          <w:t>6.1.2.2 SSN-OMS</w:t>
        </w:r>
      </w:hyperlink>
    </w:p>
    <w:p w14:paraId="0FF83E75"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54" w:anchor="namespaces-0" w:history="1">
        <w:r w:rsidRPr="008D2809">
          <w:rPr>
            <w:rFonts w:ascii="Times New Roman" w:eastAsia="Times New Roman" w:hAnsi="Times New Roman" w:cs="Times New Roman"/>
            <w:color w:val="0000FF"/>
            <w:kern w:val="0"/>
            <w:u w:val="single"/>
            <w14:ligatures w14:val="none"/>
          </w:rPr>
          <w:t>6.1.2.3 Namespaces</w:t>
        </w:r>
      </w:hyperlink>
    </w:p>
    <w:p w14:paraId="4180C2A7"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255" w:anchor="OMS-New-Terms" w:history="1">
        <w:r w:rsidRPr="008D2809">
          <w:rPr>
            <w:rFonts w:ascii="Times New Roman" w:eastAsia="Times New Roman" w:hAnsi="Times New Roman" w:cs="Times New Roman"/>
            <w:color w:val="0000FF"/>
            <w:kern w:val="0"/>
            <w:u w:val="single"/>
            <w14:ligatures w14:val="none"/>
          </w:rPr>
          <w:t>6.1.3 New terms</w:t>
        </w:r>
      </w:hyperlink>
    </w:p>
    <w:p w14:paraId="03B86AB2"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56" w:anchor="OMSPreparationProcedure" w:history="1">
        <w:r w:rsidRPr="008D2809">
          <w:rPr>
            <w:rFonts w:ascii="Times New Roman" w:eastAsia="Times New Roman" w:hAnsi="Times New Roman" w:cs="Times New Roman"/>
            <w:color w:val="0000FF"/>
            <w:kern w:val="0"/>
            <w:u w:val="single"/>
            <w14:ligatures w14:val="none"/>
          </w:rPr>
          <w:t>6.1.3.1 sosa-oms:PreparationProcedure</w:t>
        </w:r>
      </w:hyperlink>
    </w:p>
    <w:p w14:paraId="54E1E2F7"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57" w:anchor="OMSPreparationStep" w:history="1">
        <w:r w:rsidRPr="008D2809">
          <w:rPr>
            <w:rFonts w:ascii="Times New Roman" w:eastAsia="Times New Roman" w:hAnsi="Times New Roman" w:cs="Times New Roman"/>
            <w:color w:val="0000FF"/>
            <w:kern w:val="0"/>
            <w:u w:val="single"/>
            <w14:ligatures w14:val="none"/>
          </w:rPr>
          <w:t>6.1.3.2 sosa-oms:PreparationStep</w:t>
        </w:r>
      </w:hyperlink>
    </w:p>
    <w:p w14:paraId="78CCEF53"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58" w:anchor="OMSclassification" w:history="1">
        <w:r w:rsidRPr="008D2809">
          <w:rPr>
            <w:rFonts w:ascii="Times New Roman" w:eastAsia="Times New Roman" w:hAnsi="Times New Roman" w:cs="Times New Roman"/>
            <w:color w:val="0000FF"/>
            <w:kern w:val="0"/>
            <w:u w:val="single"/>
            <w14:ligatures w14:val="none"/>
          </w:rPr>
          <w:t>6.1.3.3 sosa-oms:classification</w:t>
        </w:r>
      </w:hyperlink>
    </w:p>
    <w:p w14:paraId="69063BEF"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59" w:anchor="OMShasPreparationStep" w:history="1">
        <w:r w:rsidRPr="008D2809">
          <w:rPr>
            <w:rFonts w:ascii="Times New Roman" w:eastAsia="Times New Roman" w:hAnsi="Times New Roman" w:cs="Times New Roman"/>
            <w:color w:val="0000FF"/>
            <w:kern w:val="0"/>
            <w:u w:val="single"/>
            <w14:ligatures w14:val="none"/>
          </w:rPr>
          <w:t>6.1.3.4 sosa-oms:hasPreparationStep</w:t>
        </w:r>
      </w:hyperlink>
    </w:p>
    <w:p w14:paraId="2F363889"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60" w:anchor="OMShorizontalPositionalAccuracy" w:history="1">
        <w:r w:rsidRPr="008D2809">
          <w:rPr>
            <w:rFonts w:ascii="Times New Roman" w:eastAsia="Times New Roman" w:hAnsi="Times New Roman" w:cs="Times New Roman"/>
            <w:color w:val="0000FF"/>
            <w:kern w:val="0"/>
            <w:u w:val="single"/>
            <w14:ligatures w14:val="none"/>
          </w:rPr>
          <w:t>6.1.3.5 sosa-oms:horizontalPositionalAccuracy</w:t>
        </w:r>
      </w:hyperlink>
    </w:p>
    <w:p w14:paraId="4E23AB26"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61" w:anchor="OMSmadeOnPlatform" w:history="1">
        <w:r w:rsidRPr="008D2809">
          <w:rPr>
            <w:rFonts w:ascii="Times New Roman" w:eastAsia="Times New Roman" w:hAnsi="Times New Roman" w:cs="Times New Roman"/>
            <w:color w:val="0000FF"/>
            <w:kern w:val="0"/>
            <w:u w:val="single"/>
            <w14:ligatures w14:val="none"/>
          </w:rPr>
          <w:t>6.1.3.6 sosa-oms:madeOnPlatform</w:t>
        </w:r>
      </w:hyperlink>
    </w:p>
    <w:p w14:paraId="4969A04E"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62" w:anchor="OMSmakesObservationCollection" w:history="1">
        <w:r w:rsidRPr="008D2809">
          <w:rPr>
            <w:rFonts w:ascii="Times New Roman" w:eastAsia="Times New Roman" w:hAnsi="Times New Roman" w:cs="Times New Roman"/>
            <w:color w:val="0000FF"/>
            <w:kern w:val="0"/>
            <w:u w:val="single"/>
            <w14:ligatures w14:val="none"/>
          </w:rPr>
          <w:t>6.1.3.7 sosa-oms:makesObservationCollection</w:t>
        </w:r>
      </w:hyperlink>
    </w:p>
    <w:p w14:paraId="74379F75"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63" w:anchor="OMSmetadata" w:history="1">
        <w:r w:rsidRPr="008D2809">
          <w:rPr>
            <w:rFonts w:ascii="Times New Roman" w:eastAsia="Times New Roman" w:hAnsi="Times New Roman" w:cs="Times New Roman"/>
            <w:color w:val="0000FF"/>
            <w:kern w:val="0"/>
            <w:u w:val="single"/>
            <w14:ligatures w14:val="none"/>
          </w:rPr>
          <w:t>6.1.3.8 sosa-oms:metadata</w:t>
        </w:r>
      </w:hyperlink>
    </w:p>
    <w:p w14:paraId="14ED4484"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64" w:anchor="OMSobservationType" w:history="1">
        <w:r w:rsidRPr="008D2809">
          <w:rPr>
            <w:rFonts w:ascii="Times New Roman" w:eastAsia="Times New Roman" w:hAnsi="Times New Roman" w:cs="Times New Roman"/>
            <w:color w:val="0000FF"/>
            <w:kern w:val="0"/>
            <w:u w:val="single"/>
            <w14:ligatures w14:val="none"/>
          </w:rPr>
          <w:t>6.1.3.9 sosa-oms:observationType</w:t>
        </w:r>
      </w:hyperlink>
    </w:p>
    <w:p w14:paraId="6D6A3CEA"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65" w:anchor="OMSparameter" w:history="1">
        <w:r w:rsidRPr="008D2809">
          <w:rPr>
            <w:rFonts w:ascii="Times New Roman" w:eastAsia="Times New Roman" w:hAnsi="Times New Roman" w:cs="Times New Roman"/>
            <w:color w:val="0000FF"/>
            <w:kern w:val="0"/>
            <w:u w:val="single"/>
            <w14:ligatures w14:val="none"/>
          </w:rPr>
          <w:t>6.1.3.10 sosa-oms:parameter</w:t>
        </w:r>
      </w:hyperlink>
    </w:p>
    <w:p w14:paraId="1FAFC95B"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66" w:anchor="OMSpreparedSample" w:history="1">
        <w:r w:rsidRPr="008D2809">
          <w:rPr>
            <w:rFonts w:ascii="Times New Roman" w:eastAsia="Times New Roman" w:hAnsi="Times New Roman" w:cs="Times New Roman"/>
            <w:color w:val="0000FF"/>
            <w:kern w:val="0"/>
            <w:u w:val="single"/>
            <w14:ligatures w14:val="none"/>
          </w:rPr>
          <w:t>6.1.3.11 sosa-oms:preparedSample</w:t>
        </w:r>
      </w:hyperlink>
    </w:p>
    <w:p w14:paraId="35CC74B6"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67" w:anchor="OMSprocessingDetails" w:history="1">
        <w:r w:rsidRPr="008D2809">
          <w:rPr>
            <w:rFonts w:ascii="Times New Roman" w:eastAsia="Times New Roman" w:hAnsi="Times New Roman" w:cs="Times New Roman"/>
            <w:color w:val="0000FF"/>
            <w:kern w:val="0"/>
            <w:u w:val="single"/>
            <w14:ligatures w14:val="none"/>
          </w:rPr>
          <w:t>6.1.3.12 sosa-oms:processingDetails</w:t>
        </w:r>
      </w:hyperlink>
    </w:p>
    <w:p w14:paraId="7FA63CFC"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68" w:anchor="OMSrelatedSampling" w:history="1">
        <w:r w:rsidRPr="008D2809">
          <w:rPr>
            <w:rFonts w:ascii="Times New Roman" w:eastAsia="Times New Roman" w:hAnsi="Times New Roman" w:cs="Times New Roman"/>
            <w:color w:val="0000FF"/>
            <w:kern w:val="0"/>
            <w:u w:val="single"/>
            <w14:ligatures w14:val="none"/>
          </w:rPr>
          <w:t>6.1.3.13 sosa-oms:relatedSampling</w:t>
        </w:r>
      </w:hyperlink>
    </w:p>
    <w:p w14:paraId="277E8BB4"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69" w:anchor="OMSsamplePreparationStep" w:history="1">
        <w:r w:rsidRPr="008D2809">
          <w:rPr>
            <w:rFonts w:ascii="Times New Roman" w:eastAsia="Times New Roman" w:hAnsi="Times New Roman" w:cs="Times New Roman"/>
            <w:color w:val="0000FF"/>
            <w:kern w:val="0"/>
            <w:u w:val="single"/>
            <w14:ligatures w14:val="none"/>
          </w:rPr>
          <w:t>6.1.3.14 sosa-oms:samplePreparationStep</w:t>
        </w:r>
      </w:hyperlink>
    </w:p>
    <w:p w14:paraId="3CC2517B"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70" w:anchor="OMSsamplingLocation" w:history="1">
        <w:r w:rsidRPr="008D2809">
          <w:rPr>
            <w:rFonts w:ascii="Times New Roman" w:eastAsia="Times New Roman" w:hAnsi="Times New Roman" w:cs="Times New Roman"/>
            <w:color w:val="0000FF"/>
            <w:kern w:val="0"/>
            <w:u w:val="single"/>
            <w14:ligatures w14:val="none"/>
          </w:rPr>
          <w:t>6.1.3.15 sosa-oms:samplingLocation</w:t>
        </w:r>
      </w:hyperlink>
    </w:p>
    <w:p w14:paraId="05BCB467"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71" w:anchor="OMSshape" w:history="1">
        <w:r w:rsidRPr="008D2809">
          <w:rPr>
            <w:rFonts w:ascii="Times New Roman" w:eastAsia="Times New Roman" w:hAnsi="Times New Roman" w:cs="Times New Roman"/>
            <w:color w:val="0000FF"/>
            <w:kern w:val="0"/>
            <w:u w:val="single"/>
            <w14:ligatures w14:val="none"/>
          </w:rPr>
          <w:t>6.1.3.16 sosa-oms:shape</w:t>
        </w:r>
      </w:hyperlink>
    </w:p>
    <w:p w14:paraId="3361894B"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72" w:anchor="OMSsize" w:history="1">
        <w:r w:rsidRPr="008D2809">
          <w:rPr>
            <w:rFonts w:ascii="Times New Roman" w:eastAsia="Times New Roman" w:hAnsi="Times New Roman" w:cs="Times New Roman"/>
            <w:color w:val="0000FF"/>
            <w:kern w:val="0"/>
            <w:u w:val="single"/>
            <w14:ligatures w14:val="none"/>
          </w:rPr>
          <w:t>6.1.3.17 sosa-oms:size</w:t>
        </w:r>
      </w:hyperlink>
    </w:p>
    <w:p w14:paraId="3FDCCCBA"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73" w:anchor="OMSsourceLocation" w:history="1">
        <w:r w:rsidRPr="008D2809">
          <w:rPr>
            <w:rFonts w:ascii="Times New Roman" w:eastAsia="Times New Roman" w:hAnsi="Times New Roman" w:cs="Times New Roman"/>
            <w:color w:val="0000FF"/>
            <w:kern w:val="0"/>
            <w:u w:val="single"/>
            <w14:ligatures w14:val="none"/>
          </w:rPr>
          <w:t>6.1.3.18 sosa-oms:sourceLocation</w:t>
        </w:r>
      </w:hyperlink>
    </w:p>
    <w:p w14:paraId="14A6C42E"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74" w:anchor="OMSstorageLocation" w:history="1">
        <w:r w:rsidRPr="008D2809">
          <w:rPr>
            <w:rFonts w:ascii="Times New Roman" w:eastAsia="Times New Roman" w:hAnsi="Times New Roman" w:cs="Times New Roman"/>
            <w:color w:val="0000FF"/>
            <w:kern w:val="0"/>
            <w:u w:val="single"/>
            <w14:ligatures w14:val="none"/>
          </w:rPr>
          <w:t>6.1.3.19 sosa-oms:storageLocation</w:t>
        </w:r>
      </w:hyperlink>
    </w:p>
    <w:p w14:paraId="5CC0CC8F"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75" w:anchor="OMStime" w:history="1">
        <w:r w:rsidRPr="008D2809">
          <w:rPr>
            <w:rFonts w:ascii="Times New Roman" w:eastAsia="Times New Roman" w:hAnsi="Times New Roman" w:cs="Times New Roman"/>
            <w:color w:val="0000FF"/>
            <w:kern w:val="0"/>
            <w:u w:val="single"/>
            <w14:ligatures w14:val="none"/>
          </w:rPr>
          <w:t>6.1.3.20 sosa-oms:time</w:t>
        </w:r>
      </w:hyperlink>
    </w:p>
    <w:p w14:paraId="6B747E76"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76" w:anchor="OMSvalidTime" w:history="1">
        <w:r w:rsidRPr="008D2809">
          <w:rPr>
            <w:rFonts w:ascii="Times New Roman" w:eastAsia="Times New Roman" w:hAnsi="Times New Roman" w:cs="Times New Roman"/>
            <w:color w:val="0000FF"/>
            <w:kern w:val="0"/>
            <w:u w:val="single"/>
            <w14:ligatures w14:val="none"/>
          </w:rPr>
          <w:t>6.1.3.21 sosa-oms:validTime</w:t>
        </w:r>
      </w:hyperlink>
    </w:p>
    <w:p w14:paraId="6F246003"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77" w:anchor="OMSverticalPositionalAccuracy" w:history="1">
        <w:r w:rsidRPr="008D2809">
          <w:rPr>
            <w:rFonts w:ascii="Times New Roman" w:eastAsia="Times New Roman" w:hAnsi="Times New Roman" w:cs="Times New Roman"/>
            <w:color w:val="0000FF"/>
            <w:kern w:val="0"/>
            <w:u w:val="single"/>
            <w14:ligatures w14:val="none"/>
          </w:rPr>
          <w:t>6.1.3.22 sosa-oms:verticalPositionalAccuracy</w:t>
        </w:r>
      </w:hyperlink>
    </w:p>
    <w:p w14:paraId="618449B3"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278" w:anchor="OMS-Class-SOSA" w:history="1">
        <w:r w:rsidRPr="008D2809">
          <w:rPr>
            <w:rFonts w:ascii="Times New Roman" w:eastAsia="Times New Roman" w:hAnsi="Times New Roman" w:cs="Times New Roman"/>
            <w:color w:val="0000FF"/>
            <w:kern w:val="0"/>
            <w:u w:val="single"/>
            <w14:ligatures w14:val="none"/>
          </w:rPr>
          <w:t>6.1.4 Class Alignments — SOSA focus</w:t>
        </w:r>
      </w:hyperlink>
    </w:p>
    <w:p w14:paraId="2B0C468C"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279" w:anchor="OMS-Class-OMS" w:history="1">
        <w:r w:rsidRPr="008D2809">
          <w:rPr>
            <w:rFonts w:ascii="Times New Roman" w:eastAsia="Times New Roman" w:hAnsi="Times New Roman" w:cs="Times New Roman"/>
            <w:color w:val="0000FF"/>
            <w:kern w:val="0"/>
            <w:u w:val="single"/>
            <w14:ligatures w14:val="none"/>
          </w:rPr>
          <w:t>6.1.5 Class Alignments — OMS focus</w:t>
        </w:r>
      </w:hyperlink>
    </w:p>
    <w:p w14:paraId="10FB3FA1"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280" w:anchor="OMS-Property-SOSA" w:history="1">
        <w:r w:rsidRPr="008D2809">
          <w:rPr>
            <w:rFonts w:ascii="Times New Roman" w:eastAsia="Times New Roman" w:hAnsi="Times New Roman" w:cs="Times New Roman"/>
            <w:color w:val="0000FF"/>
            <w:kern w:val="0"/>
            <w:u w:val="single"/>
            <w14:ligatures w14:val="none"/>
          </w:rPr>
          <w:t>6.1.6 Property Alignments — SOSA focus</w:t>
        </w:r>
      </w:hyperlink>
    </w:p>
    <w:p w14:paraId="11C4C401"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281" w:anchor="OMS-Property-OMS" w:history="1">
        <w:r w:rsidRPr="008D2809">
          <w:rPr>
            <w:rFonts w:ascii="Times New Roman" w:eastAsia="Times New Roman" w:hAnsi="Times New Roman" w:cs="Times New Roman"/>
            <w:color w:val="0000FF"/>
            <w:kern w:val="0"/>
            <w:u w:val="single"/>
            <w14:ligatures w14:val="none"/>
          </w:rPr>
          <w:t>6.1.7 Property Alignments — OMS focus</w:t>
        </w:r>
      </w:hyperlink>
    </w:p>
    <w:p w14:paraId="44A01CE6"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282" w:anchor="Sample-Relations" w:history="1">
        <w:r w:rsidRPr="008D2809">
          <w:rPr>
            <w:rFonts w:ascii="Times New Roman" w:eastAsia="Times New Roman" w:hAnsi="Times New Roman" w:cs="Times New Roman"/>
            <w:color w:val="0000FF"/>
            <w:kern w:val="0"/>
            <w:u w:val="single"/>
            <w14:ligatures w14:val="none"/>
          </w:rPr>
          <w:t>6.2 Sample Relations Module</w:t>
        </w:r>
      </w:hyperlink>
    </w:p>
    <w:p w14:paraId="4D8188C8"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283" w:anchor="sample_relationships_req" w:history="1">
        <w:r w:rsidRPr="008D2809">
          <w:rPr>
            <w:rFonts w:ascii="Times New Roman" w:eastAsia="Times New Roman" w:hAnsi="Times New Roman" w:cs="Times New Roman"/>
            <w:color w:val="0000FF"/>
            <w:kern w:val="0"/>
            <w:u w:val="single"/>
            <w14:ligatures w14:val="none"/>
          </w:rPr>
          <w:t>6.2.1 Sample Relations requirement</w:t>
        </w:r>
      </w:hyperlink>
    </w:p>
    <w:p w14:paraId="7D6949B4"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284" w:anchor="SAMRglance" w:history="1">
        <w:r w:rsidRPr="008D2809">
          <w:rPr>
            <w:rFonts w:ascii="Times New Roman" w:eastAsia="Times New Roman" w:hAnsi="Times New Roman" w:cs="Times New Roman"/>
            <w:color w:val="0000FF"/>
            <w:kern w:val="0"/>
            <w:u w:val="single"/>
            <w14:ligatures w14:val="none"/>
          </w:rPr>
          <w:t>6.2.2 Sample Relationships Specification</w:t>
        </w:r>
      </w:hyperlink>
    </w:p>
    <w:p w14:paraId="4B3D718E"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85" w:anchor="SAMRRelationshipNature" w:history="1">
        <w:r w:rsidRPr="008D2809">
          <w:rPr>
            <w:rFonts w:ascii="Times New Roman" w:eastAsia="Times New Roman" w:hAnsi="Times New Roman" w:cs="Times New Roman"/>
            <w:color w:val="0000FF"/>
            <w:kern w:val="0"/>
            <w:u w:val="single"/>
            <w14:ligatures w14:val="none"/>
          </w:rPr>
          <w:t>6.2.2.1 sosa-rel:RelationshipNature</w:t>
        </w:r>
      </w:hyperlink>
    </w:p>
    <w:p w14:paraId="0F3A3579"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86" w:anchor="SAMRSampleRelationship" w:history="1">
        <w:r w:rsidRPr="008D2809">
          <w:rPr>
            <w:rFonts w:ascii="Times New Roman" w:eastAsia="Times New Roman" w:hAnsi="Times New Roman" w:cs="Times New Roman"/>
            <w:color w:val="0000FF"/>
            <w:kern w:val="0"/>
            <w:u w:val="single"/>
            <w14:ligatures w14:val="none"/>
          </w:rPr>
          <w:t>6.2.2.2 sosa-rel:SampleRelationship</w:t>
        </w:r>
      </w:hyperlink>
    </w:p>
    <w:p w14:paraId="4722111D"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87" w:anchor="SAMRhasSampleRelationship" w:history="1">
        <w:r w:rsidRPr="008D2809">
          <w:rPr>
            <w:rFonts w:ascii="Times New Roman" w:eastAsia="Times New Roman" w:hAnsi="Times New Roman" w:cs="Times New Roman"/>
            <w:color w:val="0000FF"/>
            <w:kern w:val="0"/>
            <w:u w:val="single"/>
            <w14:ligatures w14:val="none"/>
          </w:rPr>
          <w:t>6.2.2.3 sosa-rel:hasSampleRelationship</w:t>
        </w:r>
      </w:hyperlink>
    </w:p>
    <w:p w14:paraId="00F75B2F"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88" w:anchor="SAMRnatureOfRelationship" w:history="1">
        <w:r w:rsidRPr="008D2809">
          <w:rPr>
            <w:rFonts w:ascii="Times New Roman" w:eastAsia="Times New Roman" w:hAnsi="Times New Roman" w:cs="Times New Roman"/>
            <w:color w:val="0000FF"/>
            <w:kern w:val="0"/>
            <w:u w:val="single"/>
            <w14:ligatures w14:val="none"/>
          </w:rPr>
          <w:t>6.2.2.4 sosa-rel:natureOfRelationship</w:t>
        </w:r>
      </w:hyperlink>
    </w:p>
    <w:p w14:paraId="2C71BECA"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289" w:anchor="SAMRrelatedSample" w:history="1">
        <w:r w:rsidRPr="008D2809">
          <w:rPr>
            <w:rFonts w:ascii="Times New Roman" w:eastAsia="Times New Roman" w:hAnsi="Times New Roman" w:cs="Times New Roman"/>
            <w:color w:val="0000FF"/>
            <w:kern w:val="0"/>
            <w:u w:val="single"/>
            <w14:ligatures w14:val="none"/>
          </w:rPr>
          <w:t>6.2.2.5 sosa-rel:relatedSample</w:t>
        </w:r>
      </w:hyperlink>
    </w:p>
    <w:p w14:paraId="22B12560" w14:textId="77777777" w:rsidR="008D2809" w:rsidRPr="008D2809" w:rsidRDefault="008D2809" w:rsidP="008D280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290" w:anchor="Alignments" w:history="1">
        <w:r w:rsidRPr="008D2809">
          <w:rPr>
            <w:rFonts w:ascii="Times New Roman" w:eastAsia="Times New Roman" w:hAnsi="Times New Roman" w:cs="Times New Roman"/>
            <w:color w:val="0000FF"/>
            <w:kern w:val="0"/>
            <w:u w:val="single"/>
            <w14:ligatures w14:val="none"/>
          </w:rPr>
          <w:t>7. Alignments</w:t>
        </w:r>
      </w:hyperlink>
    </w:p>
    <w:p w14:paraId="00F398A0"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291" w:anchor="PROV-alignment" w:history="1">
        <w:r w:rsidRPr="008D2809">
          <w:rPr>
            <w:rFonts w:ascii="Times New Roman" w:eastAsia="Times New Roman" w:hAnsi="Times New Roman" w:cs="Times New Roman"/>
            <w:color w:val="0000FF"/>
            <w:kern w:val="0"/>
            <w:u w:val="single"/>
            <w14:ligatures w14:val="none"/>
          </w:rPr>
          <w:t>7.1 PROV Alignment Module</w:t>
        </w:r>
      </w:hyperlink>
    </w:p>
    <w:p w14:paraId="1C32EB8F"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292" w:anchor="PROV_Alignment_ns" w:history="1">
        <w:r w:rsidRPr="008D2809">
          <w:rPr>
            <w:rFonts w:ascii="Times New Roman" w:eastAsia="Times New Roman" w:hAnsi="Times New Roman" w:cs="Times New Roman"/>
            <w:color w:val="0000FF"/>
            <w:kern w:val="0"/>
            <w:u w:val="single"/>
            <w14:ligatures w14:val="none"/>
          </w:rPr>
          <w:t>7.1.1 Namespaces</w:t>
        </w:r>
      </w:hyperlink>
    </w:p>
    <w:p w14:paraId="68839C56"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293" w:anchor="PROV_Alignment_class" w:history="1">
        <w:r w:rsidRPr="008D2809">
          <w:rPr>
            <w:rFonts w:ascii="Times New Roman" w:eastAsia="Times New Roman" w:hAnsi="Times New Roman" w:cs="Times New Roman"/>
            <w:color w:val="0000FF"/>
            <w:kern w:val="0"/>
            <w:u w:val="single"/>
            <w14:ligatures w14:val="none"/>
          </w:rPr>
          <w:t>7.1.2 Class Alignments</w:t>
        </w:r>
      </w:hyperlink>
    </w:p>
    <w:p w14:paraId="1C11729A"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294" w:anchor="PROV_Alignment_property" w:history="1">
        <w:r w:rsidRPr="008D2809">
          <w:rPr>
            <w:rFonts w:ascii="Times New Roman" w:eastAsia="Times New Roman" w:hAnsi="Times New Roman" w:cs="Times New Roman"/>
            <w:color w:val="0000FF"/>
            <w:kern w:val="0"/>
            <w:u w:val="single"/>
            <w14:ligatures w14:val="none"/>
          </w:rPr>
          <w:t>7.1.3 Property Alignments</w:t>
        </w:r>
      </w:hyperlink>
    </w:p>
    <w:p w14:paraId="64662BE0"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295" w:anchor="SAREF-alignment" w:history="1">
        <w:r w:rsidRPr="008D2809">
          <w:rPr>
            <w:rFonts w:ascii="Times New Roman" w:eastAsia="Times New Roman" w:hAnsi="Times New Roman" w:cs="Times New Roman"/>
            <w:color w:val="0000FF"/>
            <w:kern w:val="0"/>
            <w:u w:val="single"/>
            <w14:ligatures w14:val="none"/>
          </w:rPr>
          <w:t>7.2 SAREF Alignment Module</w:t>
        </w:r>
      </w:hyperlink>
    </w:p>
    <w:p w14:paraId="3EAE177A"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296" w:anchor="SAREF_Alignment_ns" w:history="1">
        <w:r w:rsidRPr="008D2809">
          <w:rPr>
            <w:rFonts w:ascii="Times New Roman" w:eastAsia="Times New Roman" w:hAnsi="Times New Roman" w:cs="Times New Roman"/>
            <w:color w:val="0000FF"/>
            <w:kern w:val="0"/>
            <w:u w:val="single"/>
            <w14:ligatures w14:val="none"/>
          </w:rPr>
          <w:t>7.2.1 Namespaces</w:t>
        </w:r>
      </w:hyperlink>
    </w:p>
    <w:p w14:paraId="37C77AC3"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297" w:anchor="SAREF_Alignment_SOSA_common" w:history="1">
        <w:r w:rsidRPr="008D2809">
          <w:rPr>
            <w:rFonts w:ascii="Times New Roman" w:eastAsia="Times New Roman" w:hAnsi="Times New Roman" w:cs="Times New Roman"/>
            <w:color w:val="0000FF"/>
            <w:kern w:val="0"/>
            <w:u w:val="single"/>
            <w14:ligatures w14:val="none"/>
          </w:rPr>
          <w:t>7.2.2 Alignment of SOSA-common to SAREF</w:t>
        </w:r>
      </w:hyperlink>
    </w:p>
    <w:p w14:paraId="7ABD63B4"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298" w:anchor="SAREF_Alignment_SOSA_observation" w:history="1">
        <w:r w:rsidRPr="008D2809">
          <w:rPr>
            <w:rFonts w:ascii="Times New Roman" w:eastAsia="Times New Roman" w:hAnsi="Times New Roman" w:cs="Times New Roman"/>
            <w:color w:val="0000FF"/>
            <w:kern w:val="0"/>
            <w:u w:val="single"/>
            <w14:ligatures w14:val="none"/>
          </w:rPr>
          <w:t>7.2.3 Alignment of SOSA-observation to SAREF</w:t>
        </w:r>
      </w:hyperlink>
    </w:p>
    <w:p w14:paraId="4EA6DA90"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299" w:anchor="SAREF_Alignment_SOSA_actuation" w:history="1">
        <w:r w:rsidRPr="008D2809">
          <w:rPr>
            <w:rFonts w:ascii="Times New Roman" w:eastAsia="Times New Roman" w:hAnsi="Times New Roman" w:cs="Times New Roman"/>
            <w:color w:val="0000FF"/>
            <w:kern w:val="0"/>
            <w:u w:val="single"/>
            <w14:ligatures w14:val="none"/>
          </w:rPr>
          <w:t>7.2.4 Alignment of SOSA-actuation to SAREF</w:t>
        </w:r>
      </w:hyperlink>
    </w:p>
    <w:p w14:paraId="721BAEFC"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00" w:anchor="SAREF_Alignment_SOSA_sampling" w:history="1">
        <w:r w:rsidRPr="008D2809">
          <w:rPr>
            <w:rFonts w:ascii="Times New Roman" w:eastAsia="Times New Roman" w:hAnsi="Times New Roman" w:cs="Times New Roman"/>
            <w:color w:val="0000FF"/>
            <w:kern w:val="0"/>
            <w:u w:val="single"/>
            <w14:ligatures w14:val="none"/>
          </w:rPr>
          <w:t>7.2.5 Alignment of SOSA-sampling to SAREF</w:t>
        </w:r>
      </w:hyperlink>
    </w:p>
    <w:p w14:paraId="2B14F03C"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301" w:anchor="OBOE-alignment" w:history="1">
        <w:r w:rsidRPr="008D2809">
          <w:rPr>
            <w:rFonts w:ascii="Times New Roman" w:eastAsia="Times New Roman" w:hAnsi="Times New Roman" w:cs="Times New Roman"/>
            <w:color w:val="0000FF"/>
            <w:kern w:val="0"/>
            <w:u w:val="single"/>
            <w14:ligatures w14:val="none"/>
          </w:rPr>
          <w:t>7.3 OBOE Alignment Module</w:t>
        </w:r>
      </w:hyperlink>
    </w:p>
    <w:p w14:paraId="5D50FCD8"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02" w:anchor="OBOE_Alignment_ns" w:history="1">
        <w:r w:rsidRPr="008D2809">
          <w:rPr>
            <w:rFonts w:ascii="Times New Roman" w:eastAsia="Times New Roman" w:hAnsi="Times New Roman" w:cs="Times New Roman"/>
            <w:color w:val="0000FF"/>
            <w:kern w:val="0"/>
            <w:u w:val="single"/>
            <w14:ligatures w14:val="none"/>
          </w:rPr>
          <w:t>7.3.1 Namespaces</w:t>
        </w:r>
      </w:hyperlink>
    </w:p>
    <w:p w14:paraId="0700DC83"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03" w:anchor="OBOE_Alignment_class" w:history="1">
        <w:r w:rsidRPr="008D2809">
          <w:rPr>
            <w:rFonts w:ascii="Times New Roman" w:eastAsia="Times New Roman" w:hAnsi="Times New Roman" w:cs="Times New Roman"/>
            <w:color w:val="0000FF"/>
            <w:kern w:val="0"/>
            <w:u w:val="single"/>
            <w14:ligatures w14:val="none"/>
          </w:rPr>
          <w:t>7.3.2 Class Alignments</w:t>
        </w:r>
      </w:hyperlink>
    </w:p>
    <w:p w14:paraId="47185299"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04" w:anchor="OBOE_Alignment_property" w:history="1">
        <w:r w:rsidRPr="008D2809">
          <w:rPr>
            <w:rFonts w:ascii="Times New Roman" w:eastAsia="Times New Roman" w:hAnsi="Times New Roman" w:cs="Times New Roman"/>
            <w:color w:val="0000FF"/>
            <w:kern w:val="0"/>
            <w:u w:val="single"/>
            <w14:ligatures w14:val="none"/>
          </w:rPr>
          <w:t>7.3.3 Property Alignments</w:t>
        </w:r>
      </w:hyperlink>
    </w:p>
    <w:p w14:paraId="0B259C97"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305" w:anchor="IDO-alignment" w:history="1">
        <w:r w:rsidRPr="008D2809">
          <w:rPr>
            <w:rFonts w:ascii="Times New Roman" w:eastAsia="Times New Roman" w:hAnsi="Times New Roman" w:cs="Times New Roman"/>
            <w:color w:val="0000FF"/>
            <w:kern w:val="0"/>
            <w:u w:val="single"/>
            <w14:ligatures w14:val="none"/>
          </w:rPr>
          <w:t>7.4 IDO Alignment Module</w:t>
        </w:r>
      </w:hyperlink>
    </w:p>
    <w:p w14:paraId="3CF4FAA3"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06" w:anchor="IDO_Alignment-namespaces" w:history="1">
        <w:r w:rsidRPr="008D2809">
          <w:rPr>
            <w:rFonts w:ascii="Times New Roman" w:eastAsia="Times New Roman" w:hAnsi="Times New Roman" w:cs="Times New Roman"/>
            <w:color w:val="0000FF"/>
            <w:kern w:val="0"/>
            <w:u w:val="single"/>
            <w14:ligatures w14:val="none"/>
          </w:rPr>
          <w:t>7.4.1 Namespaces</w:t>
        </w:r>
      </w:hyperlink>
    </w:p>
    <w:p w14:paraId="1D401862"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07" w:anchor="IDO-Class-Alignments" w:history="1">
        <w:r w:rsidRPr="008D2809">
          <w:rPr>
            <w:rFonts w:ascii="Times New Roman" w:eastAsia="Times New Roman" w:hAnsi="Times New Roman" w:cs="Times New Roman"/>
            <w:color w:val="0000FF"/>
            <w:kern w:val="0"/>
            <w:u w:val="single"/>
            <w14:ligatures w14:val="none"/>
          </w:rPr>
          <w:t>7.4.2 Class Alignments</w:t>
        </w:r>
      </w:hyperlink>
    </w:p>
    <w:p w14:paraId="3EF420EC"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08" w:anchor="IDO-Property-Alignments" w:history="1">
        <w:r w:rsidRPr="008D2809">
          <w:rPr>
            <w:rFonts w:ascii="Times New Roman" w:eastAsia="Times New Roman" w:hAnsi="Times New Roman" w:cs="Times New Roman"/>
            <w:color w:val="0000FF"/>
            <w:kern w:val="0"/>
            <w:u w:val="single"/>
            <w14:ligatures w14:val="none"/>
          </w:rPr>
          <w:t>7.4.3 Property Alignments</w:t>
        </w:r>
      </w:hyperlink>
    </w:p>
    <w:p w14:paraId="369FD5DA"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309" w:anchor="DUL-alignment" w:history="1">
        <w:r w:rsidRPr="008D2809">
          <w:rPr>
            <w:rFonts w:ascii="Times New Roman" w:eastAsia="Times New Roman" w:hAnsi="Times New Roman" w:cs="Times New Roman"/>
            <w:color w:val="0000FF"/>
            <w:kern w:val="0"/>
            <w:u w:val="single"/>
            <w14:ligatures w14:val="none"/>
          </w:rPr>
          <w:t>7.5 DOLCE UltraLite Alignment Module</w:t>
        </w:r>
      </w:hyperlink>
    </w:p>
    <w:p w14:paraId="2CDBD70D"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10" w:anchor="DUL_Alignment-namespaces" w:history="1">
        <w:r w:rsidRPr="008D2809">
          <w:rPr>
            <w:rFonts w:ascii="Times New Roman" w:eastAsia="Times New Roman" w:hAnsi="Times New Roman" w:cs="Times New Roman"/>
            <w:color w:val="0000FF"/>
            <w:kern w:val="0"/>
            <w:u w:val="single"/>
            <w14:ligatures w14:val="none"/>
          </w:rPr>
          <w:t>7.5.1 Namespaces</w:t>
        </w:r>
      </w:hyperlink>
    </w:p>
    <w:p w14:paraId="08D5D2CF"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11" w:anchor="DUL-Class-Alignments" w:history="1">
        <w:r w:rsidRPr="008D2809">
          <w:rPr>
            <w:rFonts w:ascii="Times New Roman" w:eastAsia="Times New Roman" w:hAnsi="Times New Roman" w:cs="Times New Roman"/>
            <w:color w:val="0000FF"/>
            <w:kern w:val="0"/>
            <w:u w:val="single"/>
            <w14:ligatures w14:val="none"/>
          </w:rPr>
          <w:t>7.5.2 Class Alignments</w:t>
        </w:r>
      </w:hyperlink>
    </w:p>
    <w:p w14:paraId="0E0514D0"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12" w:anchor="DUL-Property-Alignments" w:history="1">
        <w:r w:rsidRPr="008D2809">
          <w:rPr>
            <w:rFonts w:ascii="Times New Roman" w:eastAsia="Times New Roman" w:hAnsi="Times New Roman" w:cs="Times New Roman"/>
            <w:color w:val="0000FF"/>
            <w:kern w:val="0"/>
            <w:u w:val="single"/>
            <w14:ligatures w14:val="none"/>
          </w:rPr>
          <w:t>7.5.3 Property Alignments</w:t>
        </w:r>
      </w:hyperlink>
    </w:p>
    <w:p w14:paraId="73FC1938"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313" w:anchor="DOLCE-alignment" w:history="1">
        <w:r w:rsidRPr="008D2809">
          <w:rPr>
            <w:rFonts w:ascii="Times New Roman" w:eastAsia="Times New Roman" w:hAnsi="Times New Roman" w:cs="Times New Roman"/>
            <w:color w:val="0000FF"/>
            <w:kern w:val="0"/>
            <w:u w:val="single"/>
            <w14:ligatures w14:val="none"/>
          </w:rPr>
          <w:t>7.6 DOLCE Alignment Module</w:t>
        </w:r>
      </w:hyperlink>
    </w:p>
    <w:p w14:paraId="29607940"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14" w:anchor="DOLCE_Alignment-namespaces" w:history="1">
        <w:r w:rsidRPr="008D2809">
          <w:rPr>
            <w:rFonts w:ascii="Times New Roman" w:eastAsia="Times New Roman" w:hAnsi="Times New Roman" w:cs="Times New Roman"/>
            <w:color w:val="0000FF"/>
            <w:kern w:val="0"/>
            <w:u w:val="single"/>
            <w14:ligatures w14:val="none"/>
          </w:rPr>
          <w:t>7.6.1 Namespaces</w:t>
        </w:r>
      </w:hyperlink>
    </w:p>
    <w:p w14:paraId="7518421F"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15" w:anchor="DOLCE-Class-Alignments" w:history="1">
        <w:r w:rsidRPr="008D2809">
          <w:rPr>
            <w:rFonts w:ascii="Times New Roman" w:eastAsia="Times New Roman" w:hAnsi="Times New Roman" w:cs="Times New Roman"/>
            <w:color w:val="0000FF"/>
            <w:kern w:val="0"/>
            <w:u w:val="single"/>
            <w14:ligatures w14:val="none"/>
          </w:rPr>
          <w:t>7.6.2 Class Alignments</w:t>
        </w:r>
      </w:hyperlink>
    </w:p>
    <w:p w14:paraId="3EAD901B"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316" w:anchor="BFO-alignment" w:history="1">
        <w:r w:rsidRPr="008D2809">
          <w:rPr>
            <w:rFonts w:ascii="Times New Roman" w:eastAsia="Times New Roman" w:hAnsi="Times New Roman" w:cs="Times New Roman"/>
            <w:color w:val="0000FF"/>
            <w:kern w:val="0"/>
            <w:u w:val="single"/>
            <w14:ligatures w14:val="none"/>
          </w:rPr>
          <w:t>7.7 BFO/CCO Alignment Module</w:t>
        </w:r>
      </w:hyperlink>
    </w:p>
    <w:p w14:paraId="237E2491"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17" w:anchor="BFO_Alignment_ns" w:history="1">
        <w:r w:rsidRPr="008D2809">
          <w:rPr>
            <w:rFonts w:ascii="Times New Roman" w:eastAsia="Times New Roman" w:hAnsi="Times New Roman" w:cs="Times New Roman"/>
            <w:color w:val="0000FF"/>
            <w:kern w:val="0"/>
            <w:u w:val="single"/>
            <w14:ligatures w14:val="none"/>
          </w:rPr>
          <w:t>7.7.1 Namespaces</w:t>
        </w:r>
      </w:hyperlink>
    </w:p>
    <w:p w14:paraId="394D9077"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18" w:anchor="BFO_Alignment_notation" w:history="1">
        <w:r w:rsidRPr="008D2809">
          <w:rPr>
            <w:rFonts w:ascii="Times New Roman" w:eastAsia="Times New Roman" w:hAnsi="Times New Roman" w:cs="Times New Roman"/>
            <w:color w:val="0000FF"/>
            <w:kern w:val="0"/>
            <w:u w:val="single"/>
            <w14:ligatures w14:val="none"/>
          </w:rPr>
          <w:t>7.7.2 Notation</w:t>
        </w:r>
      </w:hyperlink>
    </w:p>
    <w:p w14:paraId="6FABEB23"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19" w:anchor="BFO_Alignment_class" w:history="1">
        <w:r w:rsidRPr="008D2809">
          <w:rPr>
            <w:rFonts w:ascii="Times New Roman" w:eastAsia="Times New Roman" w:hAnsi="Times New Roman" w:cs="Times New Roman"/>
            <w:color w:val="0000FF"/>
            <w:kern w:val="0"/>
            <w:u w:val="single"/>
            <w14:ligatures w14:val="none"/>
          </w:rPr>
          <w:t>7.7.3 Class Alignments</w:t>
        </w:r>
      </w:hyperlink>
    </w:p>
    <w:p w14:paraId="3168899D"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20" w:anchor="BFO_Alignment_property" w:history="1">
        <w:r w:rsidRPr="008D2809">
          <w:rPr>
            <w:rFonts w:ascii="Times New Roman" w:eastAsia="Times New Roman" w:hAnsi="Times New Roman" w:cs="Times New Roman"/>
            <w:color w:val="0000FF"/>
            <w:kern w:val="0"/>
            <w:u w:val="single"/>
            <w14:ligatures w14:val="none"/>
          </w:rPr>
          <w:t>7.7.4 Property Alignments</w:t>
        </w:r>
      </w:hyperlink>
    </w:p>
    <w:p w14:paraId="12741518"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21" w:anchor="BFO_Alignment_explanations" w:history="1">
        <w:r w:rsidRPr="008D2809">
          <w:rPr>
            <w:rFonts w:ascii="Times New Roman" w:eastAsia="Times New Roman" w:hAnsi="Times New Roman" w:cs="Times New Roman"/>
            <w:color w:val="0000FF"/>
            <w:kern w:val="0"/>
            <w:u w:val="single"/>
            <w14:ligatures w14:val="none"/>
          </w:rPr>
          <w:t>7.7.5 Explanations</w:t>
        </w:r>
      </w:hyperlink>
    </w:p>
    <w:p w14:paraId="0A59F105" w14:textId="77777777" w:rsidR="008D2809" w:rsidRPr="008D2809" w:rsidRDefault="008D2809" w:rsidP="008D280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322" w:anchor="ModelPatterns" w:history="1">
        <w:r w:rsidRPr="008D2809">
          <w:rPr>
            <w:rFonts w:ascii="Times New Roman" w:eastAsia="Times New Roman" w:hAnsi="Times New Roman" w:cs="Times New Roman"/>
            <w:color w:val="0000FF"/>
            <w:kern w:val="0"/>
            <w:u w:val="single"/>
            <w14:ligatures w14:val="none"/>
          </w:rPr>
          <w:t>8. Common Patterns</w:t>
        </w:r>
      </w:hyperlink>
    </w:p>
    <w:p w14:paraId="3780023E"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323" w:anchor="ModelQuantity" w:history="1">
        <w:r w:rsidRPr="008D2809">
          <w:rPr>
            <w:rFonts w:ascii="Times New Roman" w:eastAsia="Times New Roman" w:hAnsi="Times New Roman" w:cs="Times New Roman"/>
            <w:color w:val="0000FF"/>
            <w:kern w:val="0"/>
            <w:u w:val="single"/>
            <w14:ligatures w14:val="none"/>
          </w:rPr>
          <w:t>8.1 Quantity Values and Units of Measure</w:t>
        </w:r>
      </w:hyperlink>
    </w:p>
    <w:p w14:paraId="44E2CB8E"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24" w:anchor="single-values" w:history="1">
        <w:r w:rsidRPr="008D2809">
          <w:rPr>
            <w:rFonts w:ascii="Times New Roman" w:eastAsia="Times New Roman" w:hAnsi="Times New Roman" w:cs="Times New Roman"/>
            <w:color w:val="0000FF"/>
            <w:kern w:val="0"/>
            <w:u w:val="single"/>
            <w14:ligatures w14:val="none"/>
          </w:rPr>
          <w:t>8.1.1 Single values</w:t>
        </w:r>
      </w:hyperlink>
    </w:p>
    <w:p w14:paraId="4BA7E7EB"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25" w:anchor="collections" w:history="1">
        <w:r w:rsidRPr="008D2809">
          <w:rPr>
            <w:rFonts w:ascii="Times New Roman" w:eastAsia="Times New Roman" w:hAnsi="Times New Roman" w:cs="Times New Roman"/>
            <w:color w:val="0000FF"/>
            <w:kern w:val="0"/>
            <w:u w:val="single"/>
            <w14:ligatures w14:val="none"/>
          </w:rPr>
          <w:t>8.1.2 Collections</w:t>
        </w:r>
      </w:hyperlink>
    </w:p>
    <w:p w14:paraId="0378FA57"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326" w:anchor="ModelDomainTypes" w:history="1">
        <w:r w:rsidRPr="008D2809">
          <w:rPr>
            <w:rFonts w:ascii="Times New Roman" w:eastAsia="Times New Roman" w:hAnsi="Times New Roman" w:cs="Times New Roman"/>
            <w:color w:val="0000FF"/>
            <w:kern w:val="0"/>
            <w:u w:val="single"/>
            <w14:ligatures w14:val="none"/>
          </w:rPr>
          <w:t>8.2 Domain types and FeatureOfInterest</w:t>
        </w:r>
      </w:hyperlink>
    </w:p>
    <w:p w14:paraId="53289885"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27" w:anchor="featureofinterest-in-sosa" w:history="1">
        <w:r w:rsidRPr="008D2809">
          <w:rPr>
            <w:rFonts w:ascii="Times New Roman" w:eastAsia="Times New Roman" w:hAnsi="Times New Roman" w:cs="Times New Roman"/>
            <w:color w:val="0000FF"/>
            <w:kern w:val="0"/>
            <w:u w:val="single"/>
            <w14:ligatures w14:val="none"/>
          </w:rPr>
          <w:t>8.2.1 FeatureOfInterest in SOSA</w:t>
        </w:r>
      </w:hyperlink>
    </w:p>
    <w:p w14:paraId="57701A01"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28" w:anchor="featureofinterest-in-ssn" w:history="1">
        <w:r w:rsidRPr="008D2809">
          <w:rPr>
            <w:rFonts w:ascii="Times New Roman" w:eastAsia="Times New Roman" w:hAnsi="Times New Roman" w:cs="Times New Roman"/>
            <w:color w:val="0000FF"/>
            <w:kern w:val="0"/>
            <w:u w:val="single"/>
            <w14:ligatures w14:val="none"/>
          </w:rPr>
          <w:t>8.2.2 FeatureOfInterest in SSN</w:t>
        </w:r>
      </w:hyperlink>
    </w:p>
    <w:p w14:paraId="02A28397"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329" w:anchor="ModelFOI" w:history="1">
        <w:r w:rsidRPr="008D2809">
          <w:rPr>
            <w:rFonts w:ascii="Times New Roman" w:eastAsia="Times New Roman" w:hAnsi="Times New Roman" w:cs="Times New Roman"/>
            <w:color w:val="0000FF"/>
            <w:kern w:val="0"/>
            <w:u w:val="single"/>
            <w14:ligatures w14:val="none"/>
          </w:rPr>
          <w:t>8.3 Proximate and Ultimate feature of interest</w:t>
        </w:r>
      </w:hyperlink>
    </w:p>
    <w:p w14:paraId="2F9EE88F"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330" w:anchor="ModelSampleChains" w:history="1">
        <w:r w:rsidRPr="008D2809">
          <w:rPr>
            <w:rFonts w:ascii="Times New Roman" w:eastAsia="Times New Roman" w:hAnsi="Times New Roman" w:cs="Times New Roman"/>
            <w:color w:val="0000FF"/>
            <w:kern w:val="0"/>
            <w:u w:val="single"/>
            <w14:ligatures w14:val="none"/>
          </w:rPr>
          <w:t>8.4 Sample chains</w:t>
        </w:r>
      </w:hyperlink>
    </w:p>
    <w:p w14:paraId="7E4C9256"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331" w:anchor="ModelTimeSeries" w:history="1">
        <w:r w:rsidRPr="008D2809">
          <w:rPr>
            <w:rFonts w:ascii="Times New Roman" w:eastAsia="Times New Roman" w:hAnsi="Times New Roman" w:cs="Times New Roman"/>
            <w:color w:val="0000FF"/>
            <w:kern w:val="0"/>
            <w:u w:val="single"/>
            <w14:ligatures w14:val="none"/>
          </w:rPr>
          <w:t>8.5 Time series</w:t>
        </w:r>
      </w:hyperlink>
    </w:p>
    <w:p w14:paraId="5A96DCA9"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332" w:anchor="ModelLocation" w:history="1">
        <w:r w:rsidRPr="008D2809">
          <w:rPr>
            <w:rFonts w:ascii="Times New Roman" w:eastAsia="Times New Roman" w:hAnsi="Times New Roman" w:cs="Times New Roman"/>
            <w:color w:val="0000FF"/>
            <w:kern w:val="0"/>
            <w:u w:val="single"/>
            <w14:ligatures w14:val="none"/>
          </w:rPr>
          <w:t>8.6 Location and Geometry</w:t>
        </w:r>
      </w:hyperlink>
    </w:p>
    <w:p w14:paraId="689C1D21"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33" w:anchor="location" w:history="1">
        <w:r w:rsidRPr="008D2809">
          <w:rPr>
            <w:rFonts w:ascii="Times New Roman" w:eastAsia="Times New Roman" w:hAnsi="Times New Roman" w:cs="Times New Roman"/>
            <w:color w:val="0000FF"/>
            <w:kern w:val="0"/>
            <w:u w:val="single"/>
            <w14:ligatures w14:val="none"/>
          </w:rPr>
          <w:t>8.6.1 Location</w:t>
        </w:r>
      </w:hyperlink>
    </w:p>
    <w:p w14:paraId="48165DBE"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334" w:anchor="systems-platforms-deployments" w:history="1">
        <w:r w:rsidRPr="008D2809">
          <w:rPr>
            <w:rFonts w:ascii="Times New Roman" w:eastAsia="Times New Roman" w:hAnsi="Times New Roman" w:cs="Times New Roman"/>
            <w:color w:val="0000FF"/>
            <w:kern w:val="0"/>
            <w:u w:val="single"/>
            <w14:ligatures w14:val="none"/>
          </w:rPr>
          <w:t>8.6.1.1 Systems, Platforms, Deployments</w:t>
        </w:r>
      </w:hyperlink>
    </w:p>
    <w:p w14:paraId="1D172B4D"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335" w:anchor="samples-features" w:history="1">
        <w:r w:rsidRPr="008D2809">
          <w:rPr>
            <w:rFonts w:ascii="Times New Roman" w:eastAsia="Times New Roman" w:hAnsi="Times New Roman" w:cs="Times New Roman"/>
            <w:color w:val="0000FF"/>
            <w:kern w:val="0"/>
            <w:u w:val="single"/>
            <w14:ligatures w14:val="none"/>
          </w:rPr>
          <w:t>8.6.1.2 Samples, Features</w:t>
        </w:r>
      </w:hyperlink>
    </w:p>
    <w:p w14:paraId="1CE4E451"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36" w:anchor="relative-location-patterns" w:history="1">
        <w:r w:rsidRPr="008D2809">
          <w:rPr>
            <w:rFonts w:ascii="Times New Roman" w:eastAsia="Times New Roman" w:hAnsi="Times New Roman" w:cs="Times New Roman"/>
            <w:color w:val="0000FF"/>
            <w:kern w:val="0"/>
            <w:u w:val="single"/>
            <w14:ligatures w14:val="none"/>
          </w:rPr>
          <w:t>8.6.2 Relative location patterns</w:t>
        </w:r>
      </w:hyperlink>
    </w:p>
    <w:p w14:paraId="1417CBDF"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37" w:anchor="geometry-results" w:history="1">
        <w:r w:rsidRPr="008D2809">
          <w:rPr>
            <w:rFonts w:ascii="Times New Roman" w:eastAsia="Times New Roman" w:hAnsi="Times New Roman" w:cs="Times New Roman"/>
            <w:color w:val="0000FF"/>
            <w:kern w:val="0"/>
            <w:u w:val="single"/>
            <w14:ligatures w14:val="none"/>
          </w:rPr>
          <w:t>8.6.3 Geometry results</w:t>
        </w:r>
      </w:hyperlink>
    </w:p>
    <w:p w14:paraId="6FF4F8AF"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338" w:anchor="ModelTimes" w:history="1">
        <w:r w:rsidRPr="008D2809">
          <w:rPr>
            <w:rFonts w:ascii="Times New Roman" w:eastAsia="Times New Roman" w:hAnsi="Times New Roman" w:cs="Times New Roman"/>
            <w:color w:val="0000FF"/>
            <w:kern w:val="0"/>
            <w:u w:val="single"/>
            <w14:ligatures w14:val="none"/>
          </w:rPr>
          <w:t>8.7 Temporal properties</w:t>
        </w:r>
      </w:hyperlink>
    </w:p>
    <w:p w14:paraId="23F54724"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39" w:anchor="forecasts" w:history="1">
        <w:r w:rsidRPr="008D2809">
          <w:rPr>
            <w:rFonts w:ascii="Times New Roman" w:eastAsia="Times New Roman" w:hAnsi="Times New Roman" w:cs="Times New Roman"/>
            <w:color w:val="0000FF"/>
            <w:kern w:val="0"/>
            <w:u w:val="single"/>
            <w14:ligatures w14:val="none"/>
          </w:rPr>
          <w:t>8.7.1 Forecasts</w:t>
        </w:r>
      </w:hyperlink>
    </w:p>
    <w:p w14:paraId="13B6E368"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340" w:anchor="serialised-in-turtle" w:history="1">
        <w:r w:rsidRPr="008D2809">
          <w:rPr>
            <w:rFonts w:ascii="Times New Roman" w:eastAsia="Times New Roman" w:hAnsi="Times New Roman" w:cs="Times New Roman"/>
            <w:color w:val="0000FF"/>
            <w:kern w:val="0"/>
            <w:u w:val="single"/>
            <w14:ligatures w14:val="none"/>
          </w:rPr>
          <w:t>8.7.1.1 Serialised in Turtle</w:t>
        </w:r>
      </w:hyperlink>
    </w:p>
    <w:p w14:paraId="6A3ED084"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341" w:anchor="serialised-in-json-ld" w:history="1">
        <w:r w:rsidRPr="008D2809">
          <w:rPr>
            <w:rFonts w:ascii="Times New Roman" w:eastAsia="Times New Roman" w:hAnsi="Times New Roman" w:cs="Times New Roman"/>
            <w:color w:val="0000FF"/>
            <w:kern w:val="0"/>
            <w:u w:val="single"/>
            <w14:ligatures w14:val="none"/>
          </w:rPr>
          <w:t>8.7.1.2 Serialised in JSON-LD</w:t>
        </w:r>
      </w:hyperlink>
    </w:p>
    <w:p w14:paraId="06D23997"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42" w:anchor="historical-observations" w:history="1">
        <w:r w:rsidRPr="008D2809">
          <w:rPr>
            <w:rFonts w:ascii="Times New Roman" w:eastAsia="Times New Roman" w:hAnsi="Times New Roman" w:cs="Times New Roman"/>
            <w:color w:val="0000FF"/>
            <w:kern w:val="0"/>
            <w:u w:val="single"/>
            <w14:ligatures w14:val="none"/>
          </w:rPr>
          <w:t>8.7.2 Historical observations</w:t>
        </w:r>
      </w:hyperlink>
    </w:p>
    <w:p w14:paraId="49F7FCF8"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343" w:anchor="historical-observations-simple-cases" w:history="1">
        <w:r w:rsidRPr="008D2809">
          <w:rPr>
            <w:rFonts w:ascii="Times New Roman" w:eastAsia="Times New Roman" w:hAnsi="Times New Roman" w:cs="Times New Roman"/>
            <w:color w:val="0000FF"/>
            <w:kern w:val="0"/>
            <w:u w:val="single"/>
            <w14:ligatures w14:val="none"/>
          </w:rPr>
          <w:t>8.7.2.1 Historical observations — simple cases</w:t>
        </w:r>
      </w:hyperlink>
    </w:p>
    <w:p w14:paraId="49B088E4" w14:textId="77777777" w:rsidR="008D2809" w:rsidRPr="008D2809" w:rsidRDefault="008D2809" w:rsidP="008D2809">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hyperlink r:id="rId344" w:anchor="historical-observation-from-combination-of-separate-observation-of-time-and-property" w:history="1">
        <w:r w:rsidRPr="008D2809">
          <w:rPr>
            <w:rFonts w:ascii="Times New Roman" w:eastAsia="Times New Roman" w:hAnsi="Times New Roman" w:cs="Times New Roman"/>
            <w:color w:val="0000FF"/>
            <w:kern w:val="0"/>
            <w:u w:val="single"/>
            <w14:ligatures w14:val="none"/>
          </w:rPr>
          <w:t>8.7.2.2 Historical observation — from combination of separate observation of time and property</w:t>
        </w:r>
      </w:hyperlink>
    </w:p>
    <w:p w14:paraId="148061A8"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345" w:anchor="ModelCollectionRules" w:history="1">
        <w:r w:rsidRPr="008D2809">
          <w:rPr>
            <w:rFonts w:ascii="Times New Roman" w:eastAsia="Times New Roman" w:hAnsi="Times New Roman" w:cs="Times New Roman"/>
            <w:color w:val="0000FF"/>
            <w:kern w:val="0"/>
            <w:u w:val="single"/>
            <w14:ligatures w14:val="none"/>
          </w:rPr>
          <w:t>8.8 Collections and their members' property values</w:t>
        </w:r>
      </w:hyperlink>
    </w:p>
    <w:p w14:paraId="1C2F20CE"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46" w:anchor="rule-1-absent-property-on-the-collection" w:history="1">
        <w:r w:rsidRPr="008D2809">
          <w:rPr>
            <w:rFonts w:ascii="Times New Roman" w:eastAsia="Times New Roman" w:hAnsi="Times New Roman" w:cs="Times New Roman"/>
            <w:color w:val="0000FF"/>
            <w:kern w:val="0"/>
            <w:u w:val="single"/>
            <w14:ligatures w14:val="none"/>
          </w:rPr>
          <w:t>8.8.1 Rule 1 — absent property on the collection</w:t>
        </w:r>
      </w:hyperlink>
    </w:p>
    <w:p w14:paraId="570A5035"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47" w:anchor="rule-2-single-property-value-on-the-collection" w:history="1">
        <w:r w:rsidRPr="008D2809">
          <w:rPr>
            <w:rFonts w:ascii="Times New Roman" w:eastAsia="Times New Roman" w:hAnsi="Times New Roman" w:cs="Times New Roman"/>
            <w:color w:val="0000FF"/>
            <w:kern w:val="0"/>
            <w:u w:val="single"/>
            <w14:ligatures w14:val="none"/>
          </w:rPr>
          <w:t>8.8.2 Rule 2 — single property value on the collection</w:t>
        </w:r>
      </w:hyperlink>
    </w:p>
    <w:p w14:paraId="41B3E522"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48" w:anchor="rule-3-multiple-property-values-on-the-collection" w:history="1">
        <w:r w:rsidRPr="008D2809">
          <w:rPr>
            <w:rFonts w:ascii="Times New Roman" w:eastAsia="Times New Roman" w:hAnsi="Times New Roman" w:cs="Times New Roman"/>
            <w:color w:val="0000FF"/>
            <w:kern w:val="0"/>
            <w:u w:val="single"/>
            <w14:ligatures w14:val="none"/>
          </w:rPr>
          <w:t>8.8.3 Rule 3 — multiple property values on the collection</w:t>
        </w:r>
      </w:hyperlink>
    </w:p>
    <w:p w14:paraId="2D6A2810"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49" w:anchor="rule-4-range-property-value-on-the-collection" w:history="1">
        <w:r w:rsidRPr="008D2809">
          <w:rPr>
            <w:rFonts w:ascii="Times New Roman" w:eastAsia="Times New Roman" w:hAnsi="Times New Roman" w:cs="Times New Roman"/>
            <w:color w:val="0000FF"/>
            <w:kern w:val="0"/>
            <w:u w:val="single"/>
            <w14:ligatures w14:val="none"/>
          </w:rPr>
          <w:t>8.8.4 Rule 4 — range property value on the collection</w:t>
        </w:r>
      </w:hyperlink>
    </w:p>
    <w:p w14:paraId="5C8FB811"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50" w:anchor="rule-5-multiple-ranges-property-value-on-the-collection" w:history="1">
        <w:r w:rsidRPr="008D2809">
          <w:rPr>
            <w:rFonts w:ascii="Times New Roman" w:eastAsia="Times New Roman" w:hAnsi="Times New Roman" w:cs="Times New Roman"/>
            <w:color w:val="0000FF"/>
            <w:kern w:val="0"/>
            <w:u w:val="single"/>
            <w14:ligatures w14:val="none"/>
          </w:rPr>
          <w:t>8.8.5 Rule 5 — multiple ranges property value on the collection</w:t>
        </w:r>
      </w:hyperlink>
    </w:p>
    <w:p w14:paraId="10953E3E"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351" w:anchor="ModelObservationCollection" w:history="1">
        <w:r w:rsidRPr="008D2809">
          <w:rPr>
            <w:rFonts w:ascii="Times New Roman" w:eastAsia="Times New Roman" w:hAnsi="Times New Roman" w:cs="Times New Roman"/>
            <w:color w:val="0000FF"/>
            <w:kern w:val="0"/>
            <w:u w:val="single"/>
            <w14:ligatures w14:val="none"/>
          </w:rPr>
          <w:t>8.9 Homogeneous collection of observations</w:t>
        </w:r>
      </w:hyperlink>
    </w:p>
    <w:p w14:paraId="488190BD"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352" w:anchor="ModelPlan" w:history="1">
        <w:r w:rsidRPr="008D2809">
          <w:rPr>
            <w:rFonts w:ascii="Times New Roman" w:eastAsia="Times New Roman" w:hAnsi="Times New Roman" w:cs="Times New Roman"/>
            <w:color w:val="0000FF"/>
            <w:kern w:val="0"/>
            <w:u w:val="single"/>
            <w14:ligatures w14:val="none"/>
          </w:rPr>
          <w:t>8.10 Planning executions and collections</w:t>
        </w:r>
      </w:hyperlink>
    </w:p>
    <w:p w14:paraId="2D9A6FB0"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53" w:anchor="ModelPlan-Deployment" w:history="1">
        <w:r w:rsidRPr="008D2809">
          <w:rPr>
            <w:rFonts w:ascii="Times New Roman" w:eastAsia="Times New Roman" w:hAnsi="Times New Roman" w:cs="Times New Roman"/>
            <w:color w:val="0000FF"/>
            <w:kern w:val="0"/>
            <w:u w:val="single"/>
            <w14:ligatures w14:val="none"/>
          </w:rPr>
          <w:t>8.10.1 Planned System Deployment</w:t>
        </w:r>
      </w:hyperlink>
    </w:p>
    <w:p w14:paraId="18BB824A"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54" w:anchor="ModelPlan-Collections" w:history="1">
        <w:r w:rsidRPr="008D2809">
          <w:rPr>
            <w:rFonts w:ascii="Times New Roman" w:eastAsia="Times New Roman" w:hAnsi="Times New Roman" w:cs="Times New Roman"/>
            <w:color w:val="0000FF"/>
            <w:kern w:val="0"/>
            <w:u w:val="single"/>
            <w14:ligatures w14:val="none"/>
          </w:rPr>
          <w:t>8.10.2 Planned Collection using generic system</w:t>
        </w:r>
      </w:hyperlink>
    </w:p>
    <w:p w14:paraId="6C821211"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355" w:anchor="ModelPropertyDefinition" w:history="1">
        <w:r w:rsidRPr="008D2809">
          <w:rPr>
            <w:rFonts w:ascii="Times New Roman" w:eastAsia="Times New Roman" w:hAnsi="Times New Roman" w:cs="Times New Roman"/>
            <w:color w:val="0000FF"/>
            <w:kern w:val="0"/>
            <w:u w:val="single"/>
            <w14:ligatures w14:val="none"/>
          </w:rPr>
          <w:t>8.11 Property definitions</w:t>
        </w:r>
      </w:hyperlink>
    </w:p>
    <w:p w14:paraId="54FC176D"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56" w:anchor="catalogues-of-properties" w:history="1">
        <w:r w:rsidRPr="008D2809">
          <w:rPr>
            <w:rFonts w:ascii="Times New Roman" w:eastAsia="Times New Roman" w:hAnsi="Times New Roman" w:cs="Times New Roman"/>
            <w:color w:val="0000FF"/>
            <w:kern w:val="0"/>
            <w:u w:val="single"/>
            <w14:ligatures w14:val="none"/>
          </w:rPr>
          <w:t>8.11.1 Catalogues of properties</w:t>
        </w:r>
      </w:hyperlink>
    </w:p>
    <w:p w14:paraId="661B972C"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57" w:anchor="new-property-definitions" w:history="1">
        <w:r w:rsidRPr="008D2809">
          <w:rPr>
            <w:rFonts w:ascii="Times New Roman" w:eastAsia="Times New Roman" w:hAnsi="Times New Roman" w:cs="Times New Roman"/>
            <w:color w:val="0000FF"/>
            <w:kern w:val="0"/>
            <w:u w:val="single"/>
            <w14:ligatures w14:val="none"/>
          </w:rPr>
          <w:t>8.11.2 New property definitions</w:t>
        </w:r>
      </w:hyperlink>
    </w:p>
    <w:p w14:paraId="4B836660"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58" w:anchor="feature-specific-properties" w:history="1">
        <w:r w:rsidRPr="008D2809">
          <w:rPr>
            <w:rFonts w:ascii="Times New Roman" w:eastAsia="Times New Roman" w:hAnsi="Times New Roman" w:cs="Times New Roman"/>
            <w:color w:val="0000FF"/>
            <w:kern w:val="0"/>
            <w:u w:val="single"/>
            <w14:ligatures w14:val="none"/>
          </w:rPr>
          <w:t>8.11.3 Feature-specific properties</w:t>
        </w:r>
      </w:hyperlink>
    </w:p>
    <w:p w14:paraId="0AFB403A"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359" w:anchor="ModelComplexSystem" w:history="1">
        <w:r w:rsidRPr="008D2809">
          <w:rPr>
            <w:rFonts w:ascii="Times New Roman" w:eastAsia="Times New Roman" w:hAnsi="Times New Roman" w:cs="Times New Roman"/>
            <w:color w:val="0000FF"/>
            <w:kern w:val="0"/>
            <w:u w:val="single"/>
            <w14:ligatures w14:val="none"/>
          </w:rPr>
          <w:t>8.12 Complex devices</w:t>
        </w:r>
      </w:hyperlink>
    </w:p>
    <w:p w14:paraId="63DBB242"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360" w:anchor="ModelSystemType" w:history="1">
        <w:r w:rsidRPr="008D2809">
          <w:rPr>
            <w:rFonts w:ascii="Times New Roman" w:eastAsia="Times New Roman" w:hAnsi="Times New Roman" w:cs="Times New Roman"/>
            <w:color w:val="0000FF"/>
            <w:kern w:val="0"/>
            <w:u w:val="single"/>
            <w14:ligatures w14:val="none"/>
          </w:rPr>
          <w:t>8.13 Systems Types and Individuals</w:t>
        </w:r>
      </w:hyperlink>
    </w:p>
    <w:p w14:paraId="7E5268DC" w14:textId="77777777" w:rsidR="008D2809" w:rsidRPr="008D2809" w:rsidRDefault="008D2809" w:rsidP="008D280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361" w:anchor="wide-review" w:history="1">
        <w:r w:rsidRPr="008D2809">
          <w:rPr>
            <w:rFonts w:ascii="Times New Roman" w:eastAsia="Times New Roman" w:hAnsi="Times New Roman" w:cs="Times New Roman"/>
            <w:color w:val="0000FF"/>
            <w:kern w:val="0"/>
            <w:u w:val="single"/>
            <w14:ligatures w14:val="none"/>
          </w:rPr>
          <w:t>A. Wide review</w:t>
        </w:r>
      </w:hyperlink>
    </w:p>
    <w:p w14:paraId="3A8DCCCA" w14:textId="77777777" w:rsidR="008D2809" w:rsidRPr="008D2809" w:rsidRDefault="008D2809" w:rsidP="008D280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362" w:anchor="Inverse-properties" w:history="1">
        <w:r w:rsidRPr="008D2809">
          <w:rPr>
            <w:rFonts w:ascii="Times New Roman" w:eastAsia="Times New Roman" w:hAnsi="Times New Roman" w:cs="Times New Roman"/>
            <w:color w:val="0000FF"/>
            <w:kern w:val="0"/>
            <w:u w:val="single"/>
            <w14:ligatures w14:val="none"/>
          </w:rPr>
          <w:t>B. Tabulation of properties and their inverses</w:t>
        </w:r>
      </w:hyperlink>
    </w:p>
    <w:p w14:paraId="6CF62770" w14:textId="77777777" w:rsidR="008D2809" w:rsidRPr="008D2809" w:rsidRDefault="008D2809" w:rsidP="008D280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363" w:anchor="CompleteExamples" w:history="1">
        <w:r w:rsidRPr="008D2809">
          <w:rPr>
            <w:rFonts w:ascii="Times New Roman" w:eastAsia="Times New Roman" w:hAnsi="Times New Roman" w:cs="Times New Roman"/>
            <w:color w:val="0000FF"/>
            <w:kern w:val="0"/>
            <w:u w:val="single"/>
            <w14:ligatures w14:val="none"/>
          </w:rPr>
          <w:t>C. Extended Examples</w:t>
        </w:r>
      </w:hyperlink>
    </w:p>
    <w:p w14:paraId="3A53ED86" w14:textId="77777777" w:rsidR="008D2809" w:rsidRPr="008D2809" w:rsidRDefault="008D2809" w:rsidP="008D280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364" w:anchor="System-capabilities" w:history="1">
        <w:r w:rsidRPr="008D2809">
          <w:rPr>
            <w:rFonts w:ascii="Times New Roman" w:eastAsia="Times New Roman" w:hAnsi="Times New Roman" w:cs="Times New Roman"/>
            <w:color w:val="0000FF"/>
            <w:kern w:val="0"/>
            <w:u w:val="single"/>
            <w14:ligatures w14:val="none"/>
          </w:rPr>
          <w:t>D. System Capabilities Module</w:t>
        </w:r>
      </w:hyperlink>
    </w:p>
    <w:p w14:paraId="40CBEEA5"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365" w:anchor="SysCap-overview" w:history="1">
        <w:r w:rsidRPr="008D2809">
          <w:rPr>
            <w:rFonts w:ascii="Times New Roman" w:eastAsia="Times New Roman" w:hAnsi="Times New Roman" w:cs="Times New Roman"/>
            <w:color w:val="0000FF"/>
            <w:kern w:val="0"/>
            <w:u w:val="single"/>
            <w14:ligatures w14:val="none"/>
          </w:rPr>
          <w:t>D.1 Overview</w:t>
        </w:r>
      </w:hyperlink>
    </w:p>
    <w:p w14:paraId="6A8EF5EC"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66" w:anchor="SysCap-operating-conditions" w:history="1">
        <w:r w:rsidRPr="008D2809">
          <w:rPr>
            <w:rFonts w:ascii="Times New Roman" w:eastAsia="Times New Roman" w:hAnsi="Times New Roman" w:cs="Times New Roman"/>
            <w:color w:val="0000FF"/>
            <w:kern w:val="0"/>
            <w:u w:val="single"/>
            <w14:ligatures w14:val="none"/>
          </w:rPr>
          <w:t>D.1.1 Operating Conditions</w:t>
        </w:r>
      </w:hyperlink>
    </w:p>
    <w:p w14:paraId="097D519A"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67" w:anchor="SysCap-system-capabilities" w:history="1">
        <w:r w:rsidRPr="008D2809">
          <w:rPr>
            <w:rFonts w:ascii="Times New Roman" w:eastAsia="Times New Roman" w:hAnsi="Times New Roman" w:cs="Times New Roman"/>
            <w:color w:val="0000FF"/>
            <w:kern w:val="0"/>
            <w:u w:val="single"/>
            <w14:ligatures w14:val="none"/>
          </w:rPr>
          <w:t>D.1.2 System Capabilities</w:t>
        </w:r>
      </w:hyperlink>
    </w:p>
    <w:p w14:paraId="27B045E2"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68" w:anchor="SysCap-property-conditions" w:history="1">
        <w:r w:rsidRPr="008D2809">
          <w:rPr>
            <w:rFonts w:ascii="Times New Roman" w:eastAsia="Times New Roman" w:hAnsi="Times New Roman" w:cs="Times New Roman"/>
            <w:color w:val="0000FF"/>
            <w:kern w:val="0"/>
            <w:u w:val="single"/>
            <w14:ligatures w14:val="none"/>
          </w:rPr>
          <w:t>D.1.3 Property Validity Context</w:t>
        </w:r>
      </w:hyperlink>
    </w:p>
    <w:p w14:paraId="3075A6C6"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69" w:anchor="guidance-on-system-capability-properties-and-ranges" w:history="1">
        <w:r w:rsidRPr="008D2809">
          <w:rPr>
            <w:rFonts w:ascii="Times New Roman" w:eastAsia="Times New Roman" w:hAnsi="Times New Roman" w:cs="Times New Roman"/>
            <w:color w:val="0000FF"/>
            <w:kern w:val="0"/>
            <w:u w:val="single"/>
            <w14:ligatures w14:val="none"/>
          </w:rPr>
          <w:t>D.1.4 Guidance on System Capability properties and ranges</w:t>
        </w:r>
      </w:hyperlink>
    </w:p>
    <w:p w14:paraId="2C8BD232"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70" w:anchor="complete-examples" w:history="1">
        <w:r w:rsidRPr="008D2809">
          <w:rPr>
            <w:rFonts w:ascii="Times New Roman" w:eastAsia="Times New Roman" w:hAnsi="Times New Roman" w:cs="Times New Roman"/>
            <w:color w:val="0000FF"/>
            <w:kern w:val="0"/>
            <w:u w:val="single"/>
            <w14:ligatures w14:val="none"/>
          </w:rPr>
          <w:t>D.1.5 Complete examples</w:t>
        </w:r>
      </w:hyperlink>
    </w:p>
    <w:p w14:paraId="0B0BA0F5"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371" w:anchor="SysCap-specification" w:history="1">
        <w:r w:rsidRPr="008D2809">
          <w:rPr>
            <w:rFonts w:ascii="Times New Roman" w:eastAsia="Times New Roman" w:hAnsi="Times New Roman" w:cs="Times New Roman"/>
            <w:color w:val="0000FF"/>
            <w:kern w:val="0"/>
            <w:u w:val="single"/>
            <w14:ligatures w14:val="none"/>
          </w:rPr>
          <w:t>D.2 Specification</w:t>
        </w:r>
      </w:hyperlink>
    </w:p>
    <w:p w14:paraId="582A93D8"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72" w:anchor="SOSABattery" w:history="1">
        <w:r w:rsidRPr="008D2809">
          <w:rPr>
            <w:rFonts w:ascii="Times New Roman" w:eastAsia="Times New Roman" w:hAnsi="Times New Roman" w:cs="Times New Roman"/>
            <w:color w:val="0000FF"/>
            <w:kern w:val="0"/>
            <w:u w:val="single"/>
            <w14:ligatures w14:val="none"/>
          </w:rPr>
          <w:t>D.2.1 sosa:Battery</w:t>
        </w:r>
      </w:hyperlink>
    </w:p>
    <w:p w14:paraId="7476B230"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73" w:anchor="SOSAhasOperatingConditions" w:history="1">
        <w:r w:rsidRPr="008D2809">
          <w:rPr>
            <w:rFonts w:ascii="Times New Roman" w:eastAsia="Times New Roman" w:hAnsi="Times New Roman" w:cs="Times New Roman"/>
            <w:color w:val="0000FF"/>
            <w:kern w:val="0"/>
            <w:u w:val="single"/>
            <w14:ligatures w14:val="none"/>
          </w:rPr>
          <w:t>D.2.2 sosa:hasOperatingConditions</w:t>
        </w:r>
      </w:hyperlink>
    </w:p>
    <w:p w14:paraId="089ECAC9"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74" w:anchor="SOSAhasSystemCapability" w:history="1">
        <w:r w:rsidRPr="008D2809">
          <w:rPr>
            <w:rFonts w:ascii="Times New Roman" w:eastAsia="Times New Roman" w:hAnsi="Times New Roman" w:cs="Times New Roman"/>
            <w:color w:val="0000FF"/>
            <w:kern w:val="0"/>
            <w:u w:val="single"/>
            <w14:ligatures w14:val="none"/>
          </w:rPr>
          <w:t>D.2.3 sosa:hasSystemCapability</w:t>
        </w:r>
      </w:hyperlink>
    </w:p>
    <w:p w14:paraId="4ED6317F"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75" w:anchor="SOSAhasValidityContext" w:history="1">
        <w:r w:rsidRPr="008D2809">
          <w:rPr>
            <w:rFonts w:ascii="Times New Roman" w:eastAsia="Times New Roman" w:hAnsi="Times New Roman" w:cs="Times New Roman"/>
            <w:color w:val="0000FF"/>
            <w:kern w:val="0"/>
            <w:u w:val="single"/>
            <w14:ligatures w14:val="none"/>
          </w:rPr>
          <w:t>D.2.4 sosa:hasValidityContext</w:t>
        </w:r>
      </w:hyperlink>
    </w:p>
    <w:p w14:paraId="0A35C2FC"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76" w:anchor="SOSANormalOperatingConditions" w:history="1">
        <w:r w:rsidRPr="008D2809">
          <w:rPr>
            <w:rFonts w:ascii="Times New Roman" w:eastAsia="Times New Roman" w:hAnsi="Times New Roman" w:cs="Times New Roman"/>
            <w:color w:val="0000FF"/>
            <w:kern w:val="0"/>
            <w:u w:val="single"/>
            <w14:ligatures w14:val="none"/>
          </w:rPr>
          <w:t>D.2.5 sosa:NormalOperatingConditions</w:t>
        </w:r>
      </w:hyperlink>
    </w:p>
    <w:p w14:paraId="4B85FBF6"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77" w:anchor="SOSAOperatingConditions" w:history="1">
        <w:r w:rsidRPr="008D2809">
          <w:rPr>
            <w:rFonts w:ascii="Times New Roman" w:eastAsia="Times New Roman" w:hAnsi="Times New Roman" w:cs="Times New Roman"/>
            <w:color w:val="0000FF"/>
            <w:kern w:val="0"/>
            <w:u w:val="single"/>
            <w14:ligatures w14:val="none"/>
          </w:rPr>
          <w:t>D.2.6 sosa:OperatingConditions</w:t>
        </w:r>
      </w:hyperlink>
    </w:p>
    <w:p w14:paraId="6E1FF1F8"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78" w:anchor="SOSASuboptimalOperatingConditions" w:history="1">
        <w:r w:rsidRPr="008D2809">
          <w:rPr>
            <w:rFonts w:ascii="Times New Roman" w:eastAsia="Times New Roman" w:hAnsi="Times New Roman" w:cs="Times New Roman"/>
            <w:color w:val="0000FF"/>
            <w:kern w:val="0"/>
            <w:u w:val="single"/>
            <w14:ligatures w14:val="none"/>
          </w:rPr>
          <w:t>D.2.7 sosa:SuboptimalOperatingConditions</w:t>
        </w:r>
      </w:hyperlink>
    </w:p>
    <w:p w14:paraId="5A929C9F"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79" w:anchor="SOSASurvivableConditions" w:history="1">
        <w:r w:rsidRPr="008D2809">
          <w:rPr>
            <w:rFonts w:ascii="Times New Roman" w:eastAsia="Times New Roman" w:hAnsi="Times New Roman" w:cs="Times New Roman"/>
            <w:color w:val="0000FF"/>
            <w:kern w:val="0"/>
            <w:u w:val="single"/>
            <w14:ligatures w14:val="none"/>
          </w:rPr>
          <w:t>D.2.8 sosa:SurvivableConditions</w:t>
        </w:r>
      </w:hyperlink>
    </w:p>
    <w:p w14:paraId="458F5E65"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380" w:anchor="SysCap-sample-vocabularies" w:history="1">
        <w:r w:rsidRPr="008D2809">
          <w:rPr>
            <w:rFonts w:ascii="Times New Roman" w:eastAsia="Times New Roman" w:hAnsi="Times New Roman" w:cs="Times New Roman"/>
            <w:color w:val="0000FF"/>
            <w:kern w:val="0"/>
            <w:u w:val="single"/>
            <w14:ligatures w14:val="none"/>
          </w:rPr>
          <w:t>D.3 Sample vocabularies of properties</w:t>
        </w:r>
      </w:hyperlink>
    </w:p>
    <w:p w14:paraId="28253258"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81" w:anchor="SysCap-capability-properties" w:history="1">
        <w:r w:rsidRPr="008D2809">
          <w:rPr>
            <w:rFonts w:ascii="Times New Roman" w:eastAsia="Times New Roman" w:hAnsi="Times New Roman" w:cs="Times New Roman"/>
            <w:color w:val="0000FF"/>
            <w:kern w:val="0"/>
            <w:u w:val="single"/>
            <w14:ligatures w14:val="none"/>
          </w:rPr>
          <w:t>D.3.1 Sample vocabulary of properties about system capabilities</w:t>
        </w:r>
      </w:hyperlink>
    </w:p>
    <w:p w14:paraId="360911CB" w14:textId="77777777" w:rsidR="008D2809" w:rsidRPr="008D2809" w:rsidRDefault="008D2809" w:rsidP="008D2809">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hyperlink r:id="rId382" w:anchor="SysCap-environment-properties" w:history="1">
        <w:r w:rsidRPr="008D2809">
          <w:rPr>
            <w:rFonts w:ascii="Times New Roman" w:eastAsia="Times New Roman" w:hAnsi="Times New Roman" w:cs="Times New Roman"/>
            <w:color w:val="0000FF"/>
            <w:kern w:val="0"/>
            <w:u w:val="single"/>
            <w14:ligatures w14:val="none"/>
          </w:rPr>
          <w:t>D.3.2 Sample vocabulary of properties about the system environment</w:t>
        </w:r>
      </w:hyperlink>
    </w:p>
    <w:p w14:paraId="14FC5897" w14:textId="77777777" w:rsidR="008D2809" w:rsidRPr="008D2809" w:rsidRDefault="008D2809" w:rsidP="008D280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383" w:anchor="Origins" w:history="1">
        <w:r w:rsidRPr="008D2809">
          <w:rPr>
            <w:rFonts w:ascii="Times New Roman" w:eastAsia="Times New Roman" w:hAnsi="Times New Roman" w:cs="Times New Roman"/>
            <w:color w:val="0000FF"/>
            <w:kern w:val="0"/>
            <w:u w:val="single"/>
            <w14:ligatures w14:val="none"/>
          </w:rPr>
          <w:t>E. Origins of SSN and SOSA</w:t>
        </w:r>
      </w:hyperlink>
    </w:p>
    <w:p w14:paraId="2FDF430B"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384" w:anchor="ogc-sensor-web-enablement" w:history="1">
        <w:r w:rsidRPr="008D2809">
          <w:rPr>
            <w:rFonts w:ascii="Times New Roman" w:eastAsia="Times New Roman" w:hAnsi="Times New Roman" w:cs="Times New Roman"/>
            <w:color w:val="0000FF"/>
            <w:kern w:val="0"/>
            <w:u w:val="single"/>
            <w14:ligatures w14:val="none"/>
          </w:rPr>
          <w:t>E.1 OGC Sensor Web Enablement</w:t>
        </w:r>
      </w:hyperlink>
    </w:p>
    <w:p w14:paraId="231BBA97"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385" w:anchor="w3c-semantic-sensor-network-incubator" w:history="1">
        <w:r w:rsidRPr="008D2809">
          <w:rPr>
            <w:rFonts w:ascii="Times New Roman" w:eastAsia="Times New Roman" w:hAnsi="Times New Roman" w:cs="Times New Roman"/>
            <w:color w:val="0000FF"/>
            <w:kern w:val="0"/>
            <w:u w:val="single"/>
            <w14:ligatures w14:val="none"/>
          </w:rPr>
          <w:t>E.2 W3C Semantic Sensor Network Incubator</w:t>
        </w:r>
      </w:hyperlink>
    </w:p>
    <w:p w14:paraId="79D1F22B"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386" w:anchor="ssn-ontology-including-sosa" w:history="1">
        <w:r w:rsidRPr="008D2809">
          <w:rPr>
            <w:rFonts w:ascii="Times New Roman" w:eastAsia="Times New Roman" w:hAnsi="Times New Roman" w:cs="Times New Roman"/>
            <w:color w:val="0000FF"/>
            <w:kern w:val="0"/>
            <w:u w:val="single"/>
            <w14:ligatures w14:val="none"/>
          </w:rPr>
          <w:t>E.3 SSN Ontology, including SOSA</w:t>
        </w:r>
      </w:hyperlink>
    </w:p>
    <w:p w14:paraId="0644481F"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387" w:anchor="new-editions" w:history="1">
        <w:r w:rsidRPr="008D2809">
          <w:rPr>
            <w:rFonts w:ascii="Times New Roman" w:eastAsia="Times New Roman" w:hAnsi="Times New Roman" w:cs="Times New Roman"/>
            <w:color w:val="0000FF"/>
            <w:kern w:val="0"/>
            <w:u w:val="single"/>
            <w14:ligatures w14:val="none"/>
          </w:rPr>
          <w:t>E.4 New editions</w:t>
        </w:r>
      </w:hyperlink>
    </w:p>
    <w:p w14:paraId="048F8157" w14:textId="77777777" w:rsidR="008D2809" w:rsidRPr="008D2809" w:rsidRDefault="008D2809" w:rsidP="008D280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388" w:anchor="Acknowledgments" w:history="1">
        <w:r w:rsidRPr="008D2809">
          <w:rPr>
            <w:rFonts w:ascii="Times New Roman" w:eastAsia="Times New Roman" w:hAnsi="Times New Roman" w:cs="Times New Roman"/>
            <w:color w:val="0000FF"/>
            <w:kern w:val="0"/>
            <w:u w:val="single"/>
            <w14:ligatures w14:val="none"/>
          </w:rPr>
          <w:t>F. Acknowledgments</w:t>
        </w:r>
      </w:hyperlink>
    </w:p>
    <w:p w14:paraId="1061A34D" w14:textId="77777777" w:rsidR="008D2809" w:rsidRPr="008D2809" w:rsidRDefault="008D2809" w:rsidP="008D280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389" w:anchor="changes" w:history="1">
        <w:r w:rsidRPr="008D2809">
          <w:rPr>
            <w:rFonts w:ascii="Times New Roman" w:eastAsia="Times New Roman" w:hAnsi="Times New Roman" w:cs="Times New Roman"/>
            <w:color w:val="0000FF"/>
            <w:kern w:val="0"/>
            <w:u w:val="single"/>
            <w14:ligatures w14:val="none"/>
          </w:rPr>
          <w:t>G. Change History</w:t>
        </w:r>
      </w:hyperlink>
    </w:p>
    <w:p w14:paraId="0CC27966"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390" w:anchor="changes-since-w3c-recommendation-19-october-2017-https-www-w3-org-tr-2017-rec-vocab-ssn-20171019" w:history="1">
        <w:r w:rsidRPr="008D2809">
          <w:rPr>
            <w:rFonts w:ascii="Times New Roman" w:eastAsia="Times New Roman" w:hAnsi="Times New Roman" w:cs="Times New Roman"/>
            <w:color w:val="0000FF"/>
            <w:kern w:val="0"/>
            <w:u w:val="single"/>
            <w14:ligatures w14:val="none"/>
          </w:rPr>
          <w:t>G.1 Changes since W3C Recommendation 19 October 2017 (https://www.w3.org/TR/2017/REC-vocab-ssn-20171019/)</w:t>
        </w:r>
      </w:hyperlink>
    </w:p>
    <w:p w14:paraId="1BB7E8EB" w14:textId="77777777" w:rsidR="008D2809" w:rsidRPr="008D2809" w:rsidRDefault="008D2809" w:rsidP="008D280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391" w:anchor="references" w:history="1">
        <w:r w:rsidRPr="008D2809">
          <w:rPr>
            <w:rFonts w:ascii="Times New Roman" w:eastAsia="Times New Roman" w:hAnsi="Times New Roman" w:cs="Times New Roman"/>
            <w:color w:val="0000FF"/>
            <w:kern w:val="0"/>
            <w:u w:val="single"/>
            <w14:ligatures w14:val="none"/>
          </w:rPr>
          <w:t>H. References</w:t>
        </w:r>
      </w:hyperlink>
    </w:p>
    <w:p w14:paraId="796F2EF3"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392" w:anchor="normative-references" w:history="1">
        <w:r w:rsidRPr="008D2809">
          <w:rPr>
            <w:rFonts w:ascii="Times New Roman" w:eastAsia="Times New Roman" w:hAnsi="Times New Roman" w:cs="Times New Roman"/>
            <w:color w:val="0000FF"/>
            <w:kern w:val="0"/>
            <w:u w:val="single"/>
            <w14:ligatures w14:val="none"/>
          </w:rPr>
          <w:t>H.1 Normative references</w:t>
        </w:r>
      </w:hyperlink>
    </w:p>
    <w:p w14:paraId="3969073B" w14:textId="77777777" w:rsidR="008D2809" w:rsidRPr="008D2809" w:rsidRDefault="008D2809" w:rsidP="008D280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hyperlink r:id="rId393" w:anchor="informative-references" w:history="1">
        <w:r w:rsidRPr="008D2809">
          <w:rPr>
            <w:rFonts w:ascii="Times New Roman" w:eastAsia="Times New Roman" w:hAnsi="Times New Roman" w:cs="Times New Roman"/>
            <w:color w:val="0000FF"/>
            <w:kern w:val="0"/>
            <w:u w:val="single"/>
            <w14:ligatures w14:val="none"/>
          </w:rPr>
          <w:t>H.2 Informative references</w:t>
        </w:r>
      </w:hyperlink>
    </w:p>
    <w:p w14:paraId="0D472C17" w14:textId="77777777" w:rsidR="008D2809" w:rsidRPr="008D2809" w:rsidRDefault="008D2809" w:rsidP="008D28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2809">
        <w:rPr>
          <w:rFonts w:ascii="Times New Roman" w:eastAsia="Times New Roman" w:hAnsi="Times New Roman" w:cs="Times New Roman"/>
          <w:b/>
          <w:bCs/>
          <w:kern w:val="0"/>
          <w:sz w:val="36"/>
          <w:szCs w:val="36"/>
          <w14:ligatures w14:val="none"/>
        </w:rPr>
        <w:t>1. Introduction</w:t>
      </w:r>
    </w:p>
    <w:p w14:paraId="7E73370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25133574" w14:textId="77777777" w:rsidR="008D2809" w:rsidRPr="008D2809" w:rsidRDefault="008D2809" w:rsidP="008D28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809">
        <w:rPr>
          <w:rFonts w:ascii="Times New Roman" w:eastAsia="Times New Roman" w:hAnsi="Times New Roman" w:cs="Times New Roman"/>
          <w:b/>
          <w:bCs/>
          <w:kern w:val="0"/>
          <w:sz w:val="27"/>
          <w:szCs w:val="27"/>
          <w14:ligatures w14:val="none"/>
        </w:rPr>
        <w:t>1.1 Context</w:t>
      </w:r>
    </w:p>
    <w:p w14:paraId="6CF66D3E" w14:textId="3FB8AB12"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Sensors are a major source of data available on the Web today. However, searching, reusing, integrating, and interpreting sensor data requires more than just the result of an act of sensing. For proper interpretation of these values, knowledge of the </w:t>
      </w:r>
      <w:commentRangeStart w:id="15"/>
      <w:r w:rsidRPr="008D2809">
        <w:rPr>
          <w:rFonts w:ascii="Times New Roman" w:eastAsia="Times New Roman" w:hAnsi="Times New Roman" w:cs="Times New Roman"/>
          <w:kern w:val="0"/>
          <w14:ligatures w14:val="none"/>
        </w:rPr>
        <w:t>feature of interest</w:t>
      </w:r>
      <w:del w:id="16" w:author="Carl Reed" w:date="2026-08-24T10:40:00Z" w16du:dateUtc="2026-08-24T16:40:00Z">
        <w:r w:rsidRPr="008D2809" w:rsidDel="00C63E0E">
          <w:rPr>
            <w:rFonts w:ascii="Times New Roman" w:eastAsia="Times New Roman" w:hAnsi="Times New Roman" w:cs="Times New Roman"/>
            <w:kern w:val="0"/>
            <w14:ligatures w14:val="none"/>
          </w:rPr>
          <w:delText>,</w:delText>
        </w:r>
      </w:del>
      <w:r w:rsidRPr="008D2809">
        <w:rPr>
          <w:rFonts w:ascii="Times New Roman" w:eastAsia="Times New Roman" w:hAnsi="Times New Roman" w:cs="Times New Roman"/>
          <w:kern w:val="0"/>
          <w14:ligatures w14:val="none"/>
        </w:rPr>
        <w:t xml:space="preserve"> </w:t>
      </w:r>
      <w:ins w:id="17" w:author="Carl Reed" w:date="2026-08-24T10:40:00Z" w16du:dateUtc="2026-08-24T16:40:00Z">
        <w:r w:rsidR="00C63E0E">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such as a river</w:t>
      </w:r>
      <w:ins w:id="18" w:author="Carl Reed" w:date="2026-08-24T10:40:00Z" w16du:dateUtc="2026-08-24T16:40:00Z">
        <w:r w:rsidR="00C63E0E">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commentRangeEnd w:id="15"/>
      <w:r w:rsidR="00E33309" w:rsidRPr="008D2809">
        <w:rPr>
          <w:rStyle w:val="CommentReference"/>
          <w:rFonts w:ascii="Times New Roman" w:eastAsia="Times New Roman" w:hAnsi="Times New Roman" w:cs="Times New Roman"/>
          <w:kern w:val="0"/>
          <w:sz w:val="24"/>
          <w:szCs w:val="24"/>
          <w14:ligatures w14:val="none"/>
        </w:rPr>
        <w:commentReference w:id="15"/>
      </w:r>
      <w:r w:rsidRPr="008D2809">
        <w:rPr>
          <w:rFonts w:ascii="Times New Roman" w:eastAsia="Times New Roman" w:hAnsi="Times New Roman" w:cs="Times New Roman"/>
          <w:kern w:val="0"/>
          <w14:ligatures w14:val="none"/>
        </w:rPr>
        <w:t>the observed property</w:t>
      </w:r>
      <w:del w:id="19" w:author="Carl Reed" w:date="2026-08-24T10:40:00Z" w16du:dateUtc="2026-08-24T16:40:00Z">
        <w:r w:rsidRPr="008D2809" w:rsidDel="00C63E0E">
          <w:rPr>
            <w:rFonts w:ascii="Times New Roman" w:eastAsia="Times New Roman" w:hAnsi="Times New Roman" w:cs="Times New Roman"/>
            <w:kern w:val="0"/>
            <w14:ligatures w14:val="none"/>
          </w:rPr>
          <w:delText>,</w:delText>
        </w:r>
      </w:del>
      <w:r w:rsidRPr="008D2809">
        <w:rPr>
          <w:rFonts w:ascii="Times New Roman" w:eastAsia="Times New Roman" w:hAnsi="Times New Roman" w:cs="Times New Roman"/>
          <w:kern w:val="0"/>
          <w14:ligatures w14:val="none"/>
        </w:rPr>
        <w:t xml:space="preserve"> </w:t>
      </w:r>
      <w:ins w:id="20" w:author="Carl Reed" w:date="2026-08-24T10:40:00Z" w16du:dateUtc="2026-08-24T16:40:00Z">
        <w:r w:rsidR="00017BC2">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such as flow velocity</w:t>
      </w:r>
      <w:ins w:id="21" w:author="Carl Reed" w:date="2026-08-24T10:40:00Z" w16du:dateUtc="2026-08-24T16:40:00Z">
        <w:r w:rsidR="00017BC2">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the sampling strategy</w:t>
      </w:r>
      <w:del w:id="22" w:author="Carl Reed" w:date="2026-08-24T10:40:00Z" w16du:dateUtc="2026-08-24T16:40:00Z">
        <w:r w:rsidRPr="008D2809" w:rsidDel="00017BC2">
          <w:rPr>
            <w:rFonts w:ascii="Times New Roman" w:eastAsia="Times New Roman" w:hAnsi="Times New Roman" w:cs="Times New Roman"/>
            <w:kern w:val="0"/>
            <w14:ligatures w14:val="none"/>
          </w:rPr>
          <w:delText>,</w:delText>
        </w:r>
      </w:del>
      <w:r w:rsidRPr="008D2809">
        <w:rPr>
          <w:rFonts w:ascii="Times New Roman" w:eastAsia="Times New Roman" w:hAnsi="Times New Roman" w:cs="Times New Roman"/>
          <w:kern w:val="0"/>
          <w14:ligatures w14:val="none"/>
        </w:rPr>
        <w:t xml:space="preserve"> </w:t>
      </w:r>
      <w:ins w:id="23" w:author="Carl Reed" w:date="2026-08-24T10:40:00Z" w16du:dateUtc="2026-08-24T16:40:00Z">
        <w:r w:rsidR="00017BC2">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such as the specific locations</w:t>
      </w:r>
      <w:ins w:id="24" w:author="Carl Reed" w:date="2026-08-24T10:41:00Z" w16du:dateUtc="2026-08-24T16:41:00Z">
        <w:r w:rsidR="00017BC2">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and times </w:t>
      </w:r>
      <w:del w:id="25" w:author="Carl Reed" w:date="2026-08-24T10:41:00Z" w16du:dateUtc="2026-08-24T16:41:00Z">
        <w:r w:rsidRPr="008D2809" w:rsidDel="007B498B">
          <w:rPr>
            <w:rFonts w:ascii="Times New Roman" w:eastAsia="Times New Roman" w:hAnsi="Times New Roman" w:cs="Times New Roman"/>
            <w:kern w:val="0"/>
            <w14:ligatures w14:val="none"/>
          </w:rPr>
          <w:delText>at which the velocity was</w:delText>
        </w:r>
      </w:del>
      <w:ins w:id="26" w:author="Carl Reed" w:date="2026-08-24T10:41:00Z" w16du:dateUtc="2026-08-24T16:41:00Z">
        <w:r w:rsidR="007B498B">
          <w:rPr>
            <w:rFonts w:ascii="Times New Roman" w:eastAsia="Times New Roman" w:hAnsi="Times New Roman" w:cs="Times New Roman"/>
            <w:kern w:val="0"/>
            <w14:ligatures w14:val="none"/>
          </w:rPr>
          <w:t>of the</w:t>
        </w:r>
      </w:ins>
      <w:r w:rsidRPr="008D2809">
        <w:rPr>
          <w:rFonts w:ascii="Times New Roman" w:eastAsia="Times New Roman" w:hAnsi="Times New Roman" w:cs="Times New Roman"/>
          <w:kern w:val="0"/>
          <w14:ligatures w14:val="none"/>
        </w:rPr>
        <w:t xml:space="preserve"> measure</w:t>
      </w:r>
      <w:ins w:id="27" w:author="Carl Reed" w:date="2026-08-24T10:41:00Z" w16du:dateUtc="2026-08-24T16:41:00Z">
        <w:r w:rsidR="007B498B">
          <w:rPr>
            <w:rFonts w:ascii="Times New Roman" w:eastAsia="Times New Roman" w:hAnsi="Times New Roman" w:cs="Times New Roman"/>
            <w:kern w:val="0"/>
            <w14:ligatures w14:val="none"/>
          </w:rPr>
          <w:t>ments</w:t>
        </w:r>
      </w:ins>
      <w:del w:id="28" w:author="Carl Reed" w:date="2026-08-24T10:41:00Z" w16du:dateUtc="2026-08-24T16:41:00Z">
        <w:r w:rsidRPr="008D2809" w:rsidDel="007B498B">
          <w:rPr>
            <w:rFonts w:ascii="Times New Roman" w:eastAsia="Times New Roman" w:hAnsi="Times New Roman" w:cs="Times New Roman"/>
            <w:kern w:val="0"/>
            <w14:ligatures w14:val="none"/>
          </w:rPr>
          <w:delText>d</w:delText>
        </w:r>
      </w:del>
      <w:ins w:id="29" w:author="Carl Reed" w:date="2026-08-24T10:41:00Z" w16du:dateUtc="2026-08-24T16:41:00Z">
        <w:r w:rsidR="007B498B">
          <w:rPr>
            <w:rFonts w:ascii="Times New Roman" w:eastAsia="Times New Roman" w:hAnsi="Times New Roman" w:cs="Times New Roman"/>
            <w:kern w:val="0"/>
            <w14:ligatures w14:val="none"/>
          </w:rPr>
          <w:t xml:space="preserve"> </w:t>
        </w:r>
      </w:ins>
      <w:del w:id="30" w:author="Carl Reed" w:date="2026-08-24T10:41:00Z" w16du:dateUtc="2026-08-24T16:41:00Z">
        <w:r w:rsidRPr="008D2809" w:rsidDel="007B498B">
          <w:rPr>
            <w:rFonts w:ascii="Times New Roman" w:eastAsia="Times New Roman" w:hAnsi="Times New Roman" w:cs="Times New Roman"/>
            <w:kern w:val="0"/>
            <w14:ligatures w14:val="none"/>
          </w:rPr>
          <w:delText xml:space="preserve">, and </w:delText>
        </w:r>
      </w:del>
      <w:ins w:id="31" w:author="Carl Reed" w:date="2026-08-24T10:41:00Z" w16du:dateUtc="2026-08-24T16:41:00Z">
        <w:r w:rsidR="007B498B">
          <w:rPr>
            <w:rFonts w:ascii="Times New Roman" w:eastAsia="Times New Roman" w:hAnsi="Times New Roman" w:cs="Times New Roman"/>
            <w:kern w:val="0"/>
            <w14:ligatures w14:val="none"/>
          </w:rPr>
          <w:t>as well as</w:t>
        </w:r>
        <w:r w:rsidR="007B498B" w:rsidRPr="008D2809">
          <w:rPr>
            <w:rFonts w:ascii="Times New Roman" w:eastAsia="Times New Roman" w:hAnsi="Times New Roman" w:cs="Times New Roman"/>
            <w:kern w:val="0"/>
            <w14:ligatures w14:val="none"/>
          </w:rPr>
          <w:t xml:space="preserve"> </w:t>
        </w:r>
      </w:ins>
      <w:r w:rsidRPr="008D2809">
        <w:rPr>
          <w:rFonts w:ascii="Times New Roman" w:eastAsia="Times New Roman" w:hAnsi="Times New Roman" w:cs="Times New Roman"/>
          <w:kern w:val="0"/>
          <w14:ligatures w14:val="none"/>
        </w:rPr>
        <w:t xml:space="preserve">a variety of other information are required. </w:t>
      </w:r>
    </w:p>
    <w:p w14:paraId="44C9D60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Furthermore, the Web of Things makes actuators and the data they produce first-class citizens of the Web. Parallel to sensors and observations, searching, reusing, integrating, and interpreting actuator data requires more than just the actuation input and result values. Knowledge of the feature of interest</w:t>
      </w:r>
      <w:del w:id="32" w:author="Carl Reed" w:date="2026-08-24T10:42:00Z" w16du:dateUtc="2026-08-24T16:42:00Z">
        <w:r w:rsidRPr="008D2809" w:rsidDel="004B7ACC">
          <w:rPr>
            <w:rFonts w:ascii="Times New Roman" w:eastAsia="Times New Roman" w:hAnsi="Times New Roman" w:cs="Times New Roman"/>
            <w:kern w:val="0"/>
            <w14:ligatures w14:val="none"/>
          </w:rPr>
          <w:delText>,</w:delText>
        </w:r>
      </w:del>
      <w:r w:rsidRPr="008D2809">
        <w:rPr>
          <w:rFonts w:ascii="Times New Roman" w:eastAsia="Times New Roman" w:hAnsi="Times New Roman" w:cs="Times New Roman"/>
          <w:kern w:val="0"/>
          <w14:ligatures w14:val="none"/>
        </w:rPr>
        <w:t xml:space="preserve"> such as a smart thermostat, the actuated property</w:t>
      </w:r>
      <w:del w:id="33" w:author="Carl Reed" w:date="2026-08-24T10:42:00Z" w16du:dateUtc="2026-08-24T16:42:00Z">
        <w:r w:rsidRPr="008D2809" w:rsidDel="004B7ACC">
          <w:rPr>
            <w:rFonts w:ascii="Times New Roman" w:eastAsia="Times New Roman" w:hAnsi="Times New Roman" w:cs="Times New Roman"/>
            <w:kern w:val="0"/>
            <w14:ligatures w14:val="none"/>
          </w:rPr>
          <w:delText>,</w:delText>
        </w:r>
      </w:del>
      <w:r w:rsidRPr="008D2809">
        <w:rPr>
          <w:rFonts w:ascii="Times New Roman" w:eastAsia="Times New Roman" w:hAnsi="Times New Roman" w:cs="Times New Roman"/>
          <w:kern w:val="0"/>
          <w14:ligatures w14:val="none"/>
        </w:rPr>
        <w:t xml:space="preserve"> such as temperature setpoint, and a variety of other information are required. </w:t>
      </w:r>
    </w:p>
    <w:p w14:paraId="0E241FEA" w14:textId="13C18145"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OGC's Sensor Web Enablement </w:t>
      </w:r>
      <w:del w:id="34" w:author="Carl Reed" w:date="2026-08-24T10:42:00Z" w16du:dateUtc="2026-08-24T16:42:00Z">
        <w:r w:rsidRPr="008D2809" w:rsidDel="004B7ACC">
          <w:rPr>
            <w:rFonts w:ascii="Times New Roman" w:eastAsia="Times New Roman" w:hAnsi="Times New Roman" w:cs="Times New Roman"/>
            <w:kern w:val="0"/>
            <w14:ligatures w14:val="none"/>
          </w:rPr>
          <w:delText>s</w:delText>
        </w:r>
      </w:del>
      <w:ins w:id="35" w:author="Carl Reed" w:date="2026-08-24T10:42:00Z" w16du:dateUtc="2026-08-24T16:42:00Z">
        <w:r w:rsidR="004B7ACC">
          <w:rPr>
            <w:rFonts w:ascii="Times New Roman" w:eastAsia="Times New Roman" w:hAnsi="Times New Roman" w:cs="Times New Roman"/>
            <w:kern w:val="0"/>
            <w14:ligatures w14:val="none"/>
          </w:rPr>
          <w:t>S</w:t>
        </w:r>
      </w:ins>
      <w:r w:rsidRPr="008D2809">
        <w:rPr>
          <w:rFonts w:ascii="Times New Roman" w:eastAsia="Times New Roman" w:hAnsi="Times New Roman" w:cs="Times New Roman"/>
          <w:kern w:val="0"/>
          <w14:ligatures w14:val="none"/>
        </w:rPr>
        <w:t>tandards [</w:t>
      </w:r>
      <w:hyperlink r:id="rId394" w:anchor="bib-swe" w:tooltip="Sensor Web Enablement (SWE)" w:history="1">
        <w:r w:rsidRPr="008D2809">
          <w:rPr>
            <w:rFonts w:ascii="Times New Roman" w:eastAsia="Times New Roman" w:hAnsi="Times New Roman" w:cs="Times New Roman"/>
            <w:i/>
            <w:iCs/>
            <w:color w:val="0000FF"/>
            <w:kern w:val="0"/>
            <w:u w:val="single"/>
            <w14:ligatures w14:val="none"/>
          </w:rPr>
          <w:t>SWE</w:t>
        </w:r>
      </w:hyperlink>
      <w:r w:rsidRPr="008D2809">
        <w:rPr>
          <w:rFonts w:ascii="Times New Roman" w:eastAsia="Times New Roman" w:hAnsi="Times New Roman" w:cs="Times New Roman"/>
          <w:kern w:val="0"/>
          <w14:ligatures w14:val="none"/>
        </w:rPr>
        <w:t>], [</w:t>
      </w:r>
      <w:hyperlink r:id="rId395" w:anchor="bib-sensorml" w:tooltip="SensorML: Model and XML Encoding Standard 2.0" w:history="1">
        <w:r w:rsidRPr="008D2809">
          <w:rPr>
            <w:rFonts w:ascii="Times New Roman" w:eastAsia="Times New Roman" w:hAnsi="Times New Roman" w:cs="Times New Roman"/>
            <w:i/>
            <w:iCs/>
            <w:color w:val="0000FF"/>
            <w:kern w:val="0"/>
            <w:u w:val="single"/>
            <w14:ligatures w14:val="none"/>
          </w:rPr>
          <w:t>SensorML</w:t>
        </w:r>
      </w:hyperlink>
      <w:r w:rsidRPr="008D2809">
        <w:rPr>
          <w:rFonts w:ascii="Times New Roman" w:eastAsia="Times New Roman" w:hAnsi="Times New Roman" w:cs="Times New Roman"/>
          <w:kern w:val="0"/>
          <w14:ligatures w14:val="none"/>
        </w:rPr>
        <w:t>], [</w:t>
      </w:r>
      <w:hyperlink r:id="rId396" w:anchor="bib-oandm" w:tooltip="Observations and Measurements (O&amp;M) v2" w:history="1">
        <w:r w:rsidRPr="008D2809">
          <w:rPr>
            <w:rFonts w:ascii="Times New Roman" w:eastAsia="Times New Roman" w:hAnsi="Times New Roman" w:cs="Times New Roman"/>
            <w:i/>
            <w:iCs/>
            <w:color w:val="0000FF"/>
            <w:kern w:val="0"/>
            <w:u w:val="single"/>
            <w14:ligatures w14:val="none"/>
          </w:rPr>
          <w:t>OandM</w:t>
        </w:r>
      </w:hyperlink>
      <w:r w:rsidRPr="008D2809">
        <w:rPr>
          <w:rFonts w:ascii="Times New Roman" w:eastAsia="Times New Roman" w:hAnsi="Times New Roman" w:cs="Times New Roman"/>
          <w:kern w:val="0"/>
          <w14:ligatures w14:val="none"/>
        </w:rPr>
        <w:t>], [</w:t>
      </w:r>
      <w:hyperlink r:id="rId397" w:anchor="bib-oms" w:tooltip="Observations, measurements and samples (OMS)" w:history="1">
        <w:r w:rsidRPr="008D2809">
          <w:rPr>
            <w:rFonts w:ascii="Times New Roman" w:eastAsia="Times New Roman" w:hAnsi="Times New Roman" w:cs="Times New Roman"/>
            <w:i/>
            <w:iCs/>
            <w:color w:val="0000FF"/>
            <w:kern w:val="0"/>
            <w:u w:val="single"/>
            <w14:ligatures w14:val="none"/>
          </w:rPr>
          <w:t>OMS</w:t>
        </w:r>
      </w:hyperlink>
      <w:r w:rsidRPr="008D2809">
        <w:rPr>
          <w:rFonts w:ascii="Times New Roman" w:eastAsia="Times New Roman" w:hAnsi="Times New Roman" w:cs="Times New Roman"/>
          <w:kern w:val="0"/>
          <w14:ligatures w14:val="none"/>
        </w:rPr>
        <w:t>], [</w:t>
      </w:r>
      <w:hyperlink r:id="rId398" w:anchor="bib-sta" w:tooltip="OGC SensorThings API (STA)" w:history="1">
        <w:r w:rsidRPr="008D2809">
          <w:rPr>
            <w:rFonts w:ascii="Times New Roman" w:eastAsia="Times New Roman" w:hAnsi="Times New Roman" w:cs="Times New Roman"/>
            <w:i/>
            <w:iCs/>
            <w:color w:val="0000FF"/>
            <w:kern w:val="0"/>
            <w:u w:val="single"/>
            <w14:ligatures w14:val="none"/>
          </w:rPr>
          <w:t>STA</w:t>
        </w:r>
      </w:hyperlink>
      <w:r w:rsidRPr="008D2809">
        <w:rPr>
          <w:rFonts w:ascii="Times New Roman" w:eastAsia="Times New Roman" w:hAnsi="Times New Roman" w:cs="Times New Roman"/>
          <w:kern w:val="0"/>
          <w14:ligatures w14:val="none"/>
        </w:rPr>
        <w:t>] provide conceptual models and some encodings for the annotation of sensors and their observations. [</w:t>
      </w:r>
      <w:hyperlink r:id="rId399" w:anchor="bib-oms" w:tooltip="Observations, measurements and samples (OMS)" w:history="1">
        <w:r w:rsidRPr="008D2809">
          <w:rPr>
            <w:rFonts w:ascii="Times New Roman" w:eastAsia="Times New Roman" w:hAnsi="Times New Roman" w:cs="Times New Roman"/>
            <w:i/>
            <w:iCs/>
            <w:color w:val="0000FF"/>
            <w:kern w:val="0"/>
            <w:u w:val="single"/>
            <w14:ligatures w14:val="none"/>
          </w:rPr>
          <w:t>OMS</w:t>
        </w:r>
      </w:hyperlink>
      <w:r w:rsidRPr="008D2809">
        <w:rPr>
          <w:rFonts w:ascii="Times New Roman" w:eastAsia="Times New Roman" w:hAnsi="Times New Roman" w:cs="Times New Roman"/>
          <w:kern w:val="0"/>
          <w14:ligatures w14:val="none"/>
        </w:rPr>
        <w:t xml:space="preserve">] provides a comprehensive description of the characteristics of observations and samples. Integration and alignment of these with W3C Semantic Web technologies and Linked Data embeds this in a global and densely interconnected graph of data. </w:t>
      </w:r>
    </w:p>
    <w:p w14:paraId="1AE8F9ED"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commentRangeStart w:id="36"/>
      <w:r w:rsidRPr="008D2809">
        <w:rPr>
          <w:rFonts w:ascii="Times New Roman" w:eastAsia="Times New Roman" w:hAnsi="Times New Roman" w:cs="Times New Roman"/>
          <w:kern w:val="0"/>
          <w14:ligatures w14:val="none"/>
        </w:rPr>
        <w:t xml:space="preserve">The ETSI Smart Applications </w:t>
      </w:r>
      <w:commentRangeEnd w:id="36"/>
      <w:r w:rsidR="00BD2144" w:rsidRPr="008D2809">
        <w:rPr>
          <w:rStyle w:val="CommentReference"/>
          <w:rFonts w:ascii="Times New Roman" w:eastAsia="Times New Roman" w:hAnsi="Times New Roman" w:cs="Times New Roman"/>
          <w:kern w:val="0"/>
          <w:sz w:val="24"/>
          <w:szCs w:val="24"/>
          <w14:ligatures w14:val="none"/>
        </w:rPr>
        <w:commentReference w:id="36"/>
      </w:r>
      <w:r w:rsidRPr="008D2809">
        <w:rPr>
          <w:rFonts w:ascii="Times New Roman" w:eastAsia="Times New Roman" w:hAnsi="Times New Roman" w:cs="Times New Roman"/>
          <w:kern w:val="0"/>
          <w14:ligatures w14:val="none"/>
        </w:rPr>
        <w:t>REFerence ontology ([</w:t>
      </w:r>
      <w:hyperlink r:id="rId400" w:anchor="bib-saref" w:tooltip="ETSI TS 103 264 V4.1.1 (2025-03): SmartM2M; Smart Applications; Reference Ontology and oneM2M Mapping" w:history="1">
        <w:r w:rsidRPr="008D2809">
          <w:rPr>
            <w:rFonts w:ascii="Times New Roman" w:eastAsia="Times New Roman" w:hAnsi="Times New Roman" w:cs="Times New Roman"/>
            <w:i/>
            <w:iCs/>
            <w:color w:val="0000FF"/>
            <w:kern w:val="0"/>
            <w:u w:val="single"/>
            <w14:ligatures w14:val="none"/>
          </w:rPr>
          <w:t>SAREF</w:t>
        </w:r>
      </w:hyperlink>
      <w:r w:rsidRPr="008D2809">
        <w:rPr>
          <w:rFonts w:ascii="Times New Roman" w:eastAsia="Times New Roman" w:hAnsi="Times New Roman" w:cs="Times New Roman"/>
          <w:kern w:val="0"/>
          <w14:ligatures w14:val="none"/>
        </w:rPr>
        <w:t>]) forms a shared model of consensus intended to enable semantic interoperability and data portability between solutions from different providers and among various activity sectors in the Web of Things (WoT), such as smart energy systems, smart cities, smart homes, etc. [</w:t>
      </w:r>
      <w:hyperlink r:id="rId401" w:anchor="bib-saref" w:tooltip="ETSI TS 103 264 V4.1.1 (2025-03): SmartM2M; Smart Applications; Reference Ontology and oneM2M Mapping" w:history="1">
        <w:r w:rsidRPr="008D2809">
          <w:rPr>
            <w:rFonts w:ascii="Times New Roman" w:eastAsia="Times New Roman" w:hAnsi="Times New Roman" w:cs="Times New Roman"/>
            <w:i/>
            <w:iCs/>
            <w:color w:val="0000FF"/>
            <w:kern w:val="0"/>
            <w:u w:val="single"/>
            <w14:ligatures w14:val="none"/>
          </w:rPr>
          <w:t>SAREF</w:t>
        </w:r>
      </w:hyperlink>
      <w:r w:rsidRPr="008D2809">
        <w:rPr>
          <w:rFonts w:ascii="Times New Roman" w:eastAsia="Times New Roman" w:hAnsi="Times New Roman" w:cs="Times New Roman"/>
          <w:kern w:val="0"/>
          <w14:ligatures w14:val="none"/>
        </w:rPr>
        <w:t xml:space="preserve">] provides a generic description of devices, such as sensors and actuators, the functions and individual commands they expose to some network, and the physical systems upon which these devices act. </w:t>
      </w:r>
    </w:p>
    <w:p w14:paraId="76C8A920" w14:textId="77777777" w:rsidR="008D2809" w:rsidRPr="008D2809" w:rsidRDefault="008D2809" w:rsidP="008D28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809">
        <w:rPr>
          <w:rFonts w:ascii="Times New Roman" w:eastAsia="Times New Roman" w:hAnsi="Times New Roman" w:cs="Times New Roman"/>
          <w:b/>
          <w:bCs/>
          <w:kern w:val="0"/>
          <w:sz w:val="27"/>
          <w:szCs w:val="27"/>
          <w14:ligatures w14:val="none"/>
        </w:rPr>
        <w:t>1.2 Scope</w:t>
      </w:r>
    </w:p>
    <w:p w14:paraId="0B0D1B0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This </w:t>
      </w:r>
      <w:commentRangeStart w:id="37"/>
      <w:r w:rsidRPr="008D2809">
        <w:rPr>
          <w:rFonts w:ascii="Times New Roman" w:eastAsia="Times New Roman" w:hAnsi="Times New Roman" w:cs="Times New Roman"/>
          <w:kern w:val="0"/>
          <w14:ligatures w14:val="none"/>
        </w:rPr>
        <w:t>recommendation</w:t>
      </w:r>
      <w:commentRangeEnd w:id="37"/>
      <w:r w:rsidR="009E15C7" w:rsidRPr="008D2809">
        <w:rPr>
          <w:rStyle w:val="CommentReference"/>
          <w:rFonts w:ascii="Times New Roman" w:eastAsia="Times New Roman" w:hAnsi="Times New Roman" w:cs="Times New Roman"/>
          <w:kern w:val="0"/>
          <w:sz w:val="24"/>
          <w:szCs w:val="24"/>
          <w14:ligatures w14:val="none"/>
        </w:rPr>
        <w:commentReference w:id="37"/>
      </w:r>
      <w:r w:rsidRPr="008D2809">
        <w:rPr>
          <w:rFonts w:ascii="Times New Roman" w:eastAsia="Times New Roman" w:hAnsi="Times New Roman" w:cs="Times New Roman"/>
          <w:kern w:val="0"/>
          <w14:ligatures w14:val="none"/>
        </w:rPr>
        <w:t xml:space="preserve"> defines the Semantic Sensor Network Ontology (</w:t>
      </w:r>
      <w:r w:rsidRPr="008D2809">
        <w:rPr>
          <w:rFonts w:ascii="Times New Roman" w:eastAsia="Times New Roman" w:hAnsi="Times New Roman" w:cs="Times New Roman"/>
          <w:b/>
          <w:bCs/>
          <w:kern w:val="0"/>
          <w14:ligatures w14:val="none"/>
        </w:rPr>
        <w:t>SSN</w:t>
      </w:r>
      <w:r w:rsidRPr="008D2809">
        <w:rPr>
          <w:rFonts w:ascii="Times New Roman" w:eastAsia="Times New Roman" w:hAnsi="Times New Roman" w:cs="Times New Roman"/>
          <w:kern w:val="0"/>
          <w14:ligatures w14:val="none"/>
        </w:rPr>
        <w:t xml:space="preserve">). SSN provides flexible but coherent perspectives for representing the entities, relations, and activities involved in actuation, observation, and sampling, including the procedures executed, and the systems that implement the procedures. Supporting concepts include platforms, deployments, observed or actuated properties, features of interest, and resulting samples, along with collections (sets) of executions and results that are typically involved in analysis and implementation. </w:t>
      </w:r>
    </w:p>
    <w:p w14:paraId="10D28C53" w14:textId="423EFC8B"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 lightweight core module, known as </w:t>
      </w:r>
      <w:r w:rsidRPr="008D2809">
        <w:rPr>
          <w:rFonts w:ascii="Times New Roman" w:eastAsia="Times New Roman" w:hAnsi="Times New Roman" w:cs="Times New Roman"/>
          <w:b/>
          <w:bCs/>
          <w:kern w:val="0"/>
          <w14:ligatures w14:val="none"/>
        </w:rPr>
        <w:t>SOSA</w:t>
      </w:r>
      <w:r w:rsidRPr="008D2809">
        <w:rPr>
          <w:rFonts w:ascii="Times New Roman" w:eastAsia="Times New Roman" w:hAnsi="Times New Roman" w:cs="Times New Roman"/>
          <w:kern w:val="0"/>
          <w14:ligatures w14:val="none"/>
        </w:rPr>
        <w:t xml:space="preserve"> (Sensor, Observation, Sample, and Actuator) aims to broaden the audience and application areas that do not need the full capabilities of Semantic Web ontologies. SOSA acts as minimal interoperability </w:t>
      </w:r>
      <w:del w:id="38" w:author="Carl Reed" w:date="2026-08-24T10:45:00Z" w16du:dateUtc="2026-08-24T16:45:00Z">
        <w:r w:rsidRPr="008D2809" w:rsidDel="007866E7">
          <w:rPr>
            <w:rFonts w:ascii="Times New Roman" w:eastAsia="Times New Roman" w:hAnsi="Times New Roman" w:cs="Times New Roman"/>
            <w:kern w:val="0"/>
            <w14:ligatures w14:val="none"/>
          </w:rPr>
          <w:delText>fall-back</w:delText>
        </w:r>
      </w:del>
      <w:ins w:id="39" w:author="Carl Reed" w:date="2026-08-24T10:45:00Z" w16du:dateUtc="2026-08-24T16:45:00Z">
        <w:r w:rsidR="007866E7" w:rsidRPr="008D2809">
          <w:rPr>
            <w:rFonts w:ascii="Times New Roman" w:eastAsia="Times New Roman" w:hAnsi="Times New Roman" w:cs="Times New Roman"/>
            <w:kern w:val="0"/>
            <w14:ligatures w14:val="none"/>
          </w:rPr>
          <w:t>fallback</w:t>
        </w:r>
      </w:ins>
      <w:r w:rsidRPr="008D2809">
        <w:rPr>
          <w:rFonts w:ascii="Times New Roman" w:eastAsia="Times New Roman" w:hAnsi="Times New Roman" w:cs="Times New Roman"/>
          <w:kern w:val="0"/>
          <w14:ligatures w14:val="none"/>
        </w:rPr>
        <w:t xml:space="preserve"> level, i.e., it defines terms (classes and properties) with which data can be safely exchanged across all uses of SSN, its modules, and SOSA. Basic subclass and </w:t>
      </w:r>
      <w:del w:id="40" w:author="Carl Reed" w:date="2026-08-24T10:45:00Z" w16du:dateUtc="2026-08-24T16:45:00Z">
        <w:r w:rsidRPr="008D2809" w:rsidDel="007866E7">
          <w:rPr>
            <w:rFonts w:ascii="Times New Roman" w:eastAsia="Times New Roman" w:hAnsi="Times New Roman" w:cs="Times New Roman"/>
            <w:kern w:val="0"/>
            <w14:ligatures w14:val="none"/>
          </w:rPr>
          <w:delText>subproperty</w:delText>
        </w:r>
      </w:del>
      <w:ins w:id="41" w:author="Carl Reed" w:date="2026-08-24T10:45:00Z" w16du:dateUtc="2026-08-24T16:45:00Z">
        <w:r w:rsidR="007866E7" w:rsidRPr="008D2809">
          <w:rPr>
            <w:rFonts w:ascii="Times New Roman" w:eastAsia="Times New Roman" w:hAnsi="Times New Roman" w:cs="Times New Roman"/>
            <w:kern w:val="0"/>
            <w14:ligatures w14:val="none"/>
          </w:rPr>
          <w:t>sub property</w:t>
        </w:r>
      </w:ins>
      <w:r w:rsidRPr="008D2809">
        <w:rPr>
          <w:rFonts w:ascii="Times New Roman" w:eastAsia="Times New Roman" w:hAnsi="Times New Roman" w:cs="Times New Roman"/>
          <w:kern w:val="0"/>
          <w14:ligatures w14:val="none"/>
        </w:rPr>
        <w:t xml:space="preserve"> relationships are included. </w:t>
      </w:r>
    </w:p>
    <w:p w14:paraId="785E0924" w14:textId="2589AF00"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full SSN Ontology has additional </w:t>
      </w:r>
      <w:del w:id="42" w:author="Carl Reed" w:date="2026-08-24T10:45:00Z" w16du:dateUtc="2026-08-24T16:45:00Z">
        <w:r w:rsidRPr="008D2809" w:rsidDel="00AB2108">
          <w:rPr>
            <w:rFonts w:ascii="Times New Roman" w:eastAsia="Times New Roman" w:hAnsi="Times New Roman" w:cs="Times New Roman"/>
            <w:kern w:val="0"/>
            <w14:ligatures w14:val="none"/>
          </w:rPr>
          <w:delText xml:space="preserve">axiomatizations </w:delText>
        </w:r>
      </w:del>
      <w:ins w:id="43" w:author="Carl Reed" w:date="2026-08-24T10:45:00Z" w16du:dateUtc="2026-08-24T16:45:00Z">
        <w:r w:rsidR="00AB2108">
          <w:rPr>
            <w:rFonts w:ascii="Times New Roman" w:eastAsia="Times New Roman" w:hAnsi="Times New Roman" w:cs="Times New Roman"/>
            <w:kern w:val="0"/>
            <w14:ligatures w14:val="none"/>
          </w:rPr>
          <w:t>sets of axioms</w:t>
        </w:r>
        <w:r w:rsidR="00AB2108" w:rsidRPr="008D2809">
          <w:rPr>
            <w:rFonts w:ascii="Times New Roman" w:eastAsia="Times New Roman" w:hAnsi="Times New Roman" w:cs="Times New Roman"/>
            <w:kern w:val="0"/>
            <w14:ligatures w14:val="none"/>
          </w:rPr>
          <w:t xml:space="preserve"> </w:t>
        </w:r>
      </w:ins>
      <w:r w:rsidRPr="008D2809">
        <w:rPr>
          <w:rFonts w:ascii="Times New Roman" w:eastAsia="Times New Roman" w:hAnsi="Times New Roman" w:cs="Times New Roman"/>
          <w:kern w:val="0"/>
          <w14:ligatures w14:val="none"/>
        </w:rPr>
        <w:t xml:space="preserve">that may be useful in richer semantic web applications. </w:t>
      </w:r>
    </w:p>
    <w:p w14:paraId="4A91A4BC" w14:textId="77777777" w:rsidR="008D2809" w:rsidRPr="008D2809" w:rsidRDefault="008D2809" w:rsidP="008D28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809">
        <w:rPr>
          <w:rFonts w:ascii="Times New Roman" w:eastAsia="Times New Roman" w:hAnsi="Times New Roman" w:cs="Times New Roman"/>
          <w:b/>
          <w:bCs/>
          <w:kern w:val="0"/>
          <w:sz w:val="27"/>
          <w:szCs w:val="27"/>
          <w14:ligatures w14:val="none"/>
        </w:rPr>
        <w:t>1.3 2023 Edition</w:t>
      </w:r>
    </w:p>
    <w:p w14:paraId="5069A779" w14:textId="6E01419E"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The previous edition of the SSN Ontology [</w:t>
      </w:r>
      <w:hyperlink r:id="rId402" w:anchor="bib-vocab-ssn-20171019" w:tooltip="Semantic Sensor Network Ontology" w:history="1">
        <w:r w:rsidRPr="008D2809">
          <w:rPr>
            <w:rFonts w:ascii="Times New Roman" w:eastAsia="Times New Roman" w:hAnsi="Times New Roman" w:cs="Times New Roman"/>
            <w:i/>
            <w:iCs/>
            <w:color w:val="0000FF"/>
            <w:kern w:val="0"/>
            <w:u w:val="single"/>
            <w14:ligatures w14:val="none"/>
          </w:rPr>
          <w:t>vocab-ssn-20171019</w:t>
        </w:r>
      </w:hyperlink>
      <w:r w:rsidRPr="008D2809">
        <w:rPr>
          <w:rFonts w:ascii="Times New Roman" w:eastAsia="Times New Roman" w:hAnsi="Times New Roman" w:cs="Times New Roman"/>
          <w:kern w:val="0"/>
          <w14:ligatures w14:val="none"/>
        </w:rPr>
        <w:t xml:space="preserve">] </w:t>
      </w:r>
      <w:del w:id="44" w:author="Carl Reed" w:date="2026-08-24T10:45:00Z" w16du:dateUtc="2026-08-24T16:45:00Z">
        <w:r w:rsidRPr="008D2809" w:rsidDel="00AB2108">
          <w:rPr>
            <w:rFonts w:ascii="Times New Roman" w:eastAsia="Times New Roman" w:hAnsi="Times New Roman" w:cs="Times New Roman"/>
            <w:kern w:val="0"/>
            <w14:ligatures w14:val="none"/>
          </w:rPr>
          <w:delText>harmonised</w:delText>
        </w:r>
      </w:del>
      <w:ins w:id="45" w:author="Carl Reed" w:date="2026-08-24T10:45:00Z" w16du:dateUtc="2026-08-24T16:45:00Z">
        <w:r w:rsidR="00AB2108" w:rsidRPr="008D2809">
          <w:rPr>
            <w:rFonts w:ascii="Times New Roman" w:eastAsia="Times New Roman" w:hAnsi="Times New Roman" w:cs="Times New Roman"/>
            <w:kern w:val="0"/>
            <w14:ligatures w14:val="none"/>
          </w:rPr>
          <w:t>harmonized</w:t>
        </w:r>
      </w:ins>
      <w:r w:rsidRPr="008D2809">
        <w:rPr>
          <w:rFonts w:ascii="Times New Roman" w:eastAsia="Times New Roman" w:hAnsi="Times New Roman" w:cs="Times New Roman"/>
          <w:kern w:val="0"/>
          <w14:ligatures w14:val="none"/>
        </w:rPr>
        <w:t xml:space="preserve"> prior work from OGC ([</w:t>
      </w:r>
      <w:hyperlink r:id="rId403" w:anchor="bib-oandm" w:tooltip="Observations and Measurements (O&amp;M) v2" w:history="1">
        <w:r w:rsidRPr="008D2809">
          <w:rPr>
            <w:rFonts w:ascii="Times New Roman" w:eastAsia="Times New Roman" w:hAnsi="Times New Roman" w:cs="Times New Roman"/>
            <w:i/>
            <w:iCs/>
            <w:color w:val="0000FF"/>
            <w:kern w:val="0"/>
            <w:u w:val="single"/>
            <w14:ligatures w14:val="none"/>
          </w:rPr>
          <w:t>OandM</w:t>
        </w:r>
      </w:hyperlink>
      <w:r w:rsidRPr="008D2809">
        <w:rPr>
          <w:rFonts w:ascii="Times New Roman" w:eastAsia="Times New Roman" w:hAnsi="Times New Roman" w:cs="Times New Roman"/>
          <w:kern w:val="0"/>
          <w14:ligatures w14:val="none"/>
        </w:rPr>
        <w:t>]) and W3C ([</w:t>
      </w:r>
      <w:hyperlink r:id="rId404" w:anchor="bib-ssnx" w:tooltip="Semantic Sensor Network Ontology" w:history="1">
        <w:r w:rsidRPr="008D2809">
          <w:rPr>
            <w:rFonts w:ascii="Times New Roman" w:eastAsia="Times New Roman" w:hAnsi="Times New Roman" w:cs="Times New Roman"/>
            <w:i/>
            <w:iCs/>
            <w:color w:val="0000FF"/>
            <w:kern w:val="0"/>
            <w:u w:val="single"/>
            <w14:ligatures w14:val="none"/>
          </w:rPr>
          <w:t>SSNX</w:t>
        </w:r>
      </w:hyperlink>
      <w:r w:rsidRPr="008D2809">
        <w:rPr>
          <w:rFonts w:ascii="Times New Roman" w:eastAsia="Times New Roman" w:hAnsi="Times New Roman" w:cs="Times New Roman"/>
          <w:kern w:val="0"/>
          <w14:ligatures w14:val="none"/>
        </w:rPr>
        <w:t>]). A new edition of the OGC/ISO standard [</w:t>
      </w:r>
      <w:hyperlink r:id="rId405" w:anchor="bib-iso-19156-2023" w:tooltip="Geographic information -- Observations, measurements and samples" w:history="1">
        <w:r w:rsidRPr="008D2809">
          <w:rPr>
            <w:rFonts w:ascii="Times New Roman" w:eastAsia="Times New Roman" w:hAnsi="Times New Roman" w:cs="Times New Roman"/>
            <w:i/>
            <w:iCs/>
            <w:color w:val="0000FF"/>
            <w:kern w:val="0"/>
            <w:u w:val="single"/>
            <w14:ligatures w14:val="none"/>
          </w:rPr>
          <w:t>iso-19156-2023</w:t>
        </w:r>
      </w:hyperlink>
      <w:r w:rsidRPr="008D2809">
        <w:rPr>
          <w:rFonts w:ascii="Times New Roman" w:eastAsia="Times New Roman" w:hAnsi="Times New Roman" w:cs="Times New Roman"/>
          <w:kern w:val="0"/>
          <w14:ligatures w14:val="none"/>
        </w:rPr>
        <w:t>],</w:t>
      </w:r>
      <w:hyperlink r:id="rId406" w:history="1">
        <w:r w:rsidRPr="008D2809">
          <w:rPr>
            <w:rFonts w:ascii="Times New Roman" w:eastAsia="Times New Roman" w:hAnsi="Times New Roman" w:cs="Times New Roman"/>
            <w:i/>
            <w:iCs/>
            <w:color w:val="0000FF"/>
            <w:kern w:val="0"/>
            <w:u w:val="single"/>
            <w14:ligatures w14:val="none"/>
          </w:rPr>
          <w:t>Observations, measurements and samples (OMS)</w:t>
        </w:r>
      </w:hyperlink>
      <w:r w:rsidRPr="008D2809">
        <w:rPr>
          <w:rFonts w:ascii="Times New Roman" w:eastAsia="Times New Roman" w:hAnsi="Times New Roman" w:cs="Times New Roman"/>
          <w:kern w:val="0"/>
          <w14:ligatures w14:val="none"/>
        </w:rPr>
        <w:t xml:space="preserve"> has updated [</w:t>
      </w:r>
      <w:hyperlink r:id="rId407" w:anchor="bib-oandm" w:tooltip="Observations and Measurements (O&amp;M) v2" w:history="1">
        <w:r w:rsidRPr="008D2809">
          <w:rPr>
            <w:rFonts w:ascii="Times New Roman" w:eastAsia="Times New Roman" w:hAnsi="Times New Roman" w:cs="Times New Roman"/>
            <w:i/>
            <w:iCs/>
            <w:color w:val="0000FF"/>
            <w:kern w:val="0"/>
            <w:u w:val="single"/>
            <w14:ligatures w14:val="none"/>
          </w:rPr>
          <w:t>OandM</w:t>
        </w:r>
      </w:hyperlink>
      <w:r w:rsidRPr="008D2809">
        <w:rPr>
          <w:rFonts w:ascii="Times New Roman" w:eastAsia="Times New Roman" w:hAnsi="Times New Roman" w:cs="Times New Roman"/>
          <w:kern w:val="0"/>
          <w14:ligatures w14:val="none"/>
        </w:rPr>
        <w:t xml:space="preserve">] with a number of additional features arising from more than 10 years implementation experience. </w:t>
      </w:r>
    </w:p>
    <w:p w14:paraId="004AAB5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This new edition of the SSN Ontology provides a canonical RDF implementation of [</w:t>
      </w:r>
      <w:hyperlink r:id="rId408" w:anchor="bib-oms" w:tooltip="Observations, measurements and samples (OMS)" w:history="1">
        <w:r w:rsidRPr="008D2809">
          <w:rPr>
            <w:rFonts w:ascii="Times New Roman" w:eastAsia="Times New Roman" w:hAnsi="Times New Roman" w:cs="Times New Roman"/>
            <w:b/>
            <w:bCs/>
            <w:i/>
            <w:iCs/>
            <w:color w:val="0000FF"/>
            <w:kern w:val="0"/>
            <w:u w:val="single"/>
            <w14:ligatures w14:val="none"/>
          </w:rPr>
          <w:t>OMS</w:t>
        </w:r>
      </w:hyperlink>
      <w:r w:rsidRPr="008D2809">
        <w:rPr>
          <w:rFonts w:ascii="Times New Roman" w:eastAsia="Times New Roman" w:hAnsi="Times New Roman" w:cs="Times New Roman"/>
          <w:b/>
          <w:bCs/>
          <w:kern w:val="0"/>
          <w14:ligatures w14:val="none"/>
        </w:rPr>
        <w:t xml:space="preserve">]: the </w:t>
      </w:r>
      <w:hyperlink r:id="rId409" w:anchor="OMS" w:history="1">
        <w:r w:rsidRPr="008D2809">
          <w:rPr>
            <w:rFonts w:ascii="Times New Roman" w:eastAsia="Times New Roman" w:hAnsi="Times New Roman" w:cs="Times New Roman"/>
            <w:b/>
            <w:bCs/>
            <w:color w:val="0000FF"/>
            <w:kern w:val="0"/>
            <w:u w:val="single"/>
            <w14:ligatures w14:val="none"/>
          </w:rPr>
          <w:t>OMS Extension Module</w:t>
        </w:r>
      </w:hyperlink>
      <w:r w:rsidRPr="008D2809">
        <w:rPr>
          <w:rFonts w:ascii="Times New Roman" w:eastAsia="Times New Roman" w:hAnsi="Times New Roman" w:cs="Times New Roman"/>
          <w:b/>
          <w:bCs/>
          <w:kern w:val="0"/>
          <w14:ligatures w14:val="none"/>
        </w:rPr>
        <w:t>.</w:t>
      </w:r>
      <w:r w:rsidRPr="008D2809">
        <w:rPr>
          <w:rFonts w:ascii="Times New Roman" w:eastAsia="Times New Roman" w:hAnsi="Times New Roman" w:cs="Times New Roman"/>
          <w:kern w:val="0"/>
          <w14:ligatures w14:val="none"/>
        </w:rPr>
        <w:t xml:space="preserve"> </w:t>
      </w:r>
    </w:p>
    <w:p w14:paraId="4B9D09E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In addition, [</w:t>
      </w:r>
      <w:hyperlink r:id="rId410" w:anchor="bib-saref" w:tooltip="ETSI TS 103 264 V4.1.1 (2025-03): SmartM2M; Smart Applications; Reference Ontology and oneM2M Mapping" w:history="1">
        <w:r w:rsidRPr="008D2809">
          <w:rPr>
            <w:rFonts w:ascii="Times New Roman" w:eastAsia="Times New Roman" w:hAnsi="Times New Roman" w:cs="Times New Roman"/>
            <w:i/>
            <w:iCs/>
            <w:color w:val="0000FF"/>
            <w:kern w:val="0"/>
            <w:u w:val="single"/>
            <w14:ligatures w14:val="none"/>
          </w:rPr>
          <w:t>SAREF</w:t>
        </w:r>
      </w:hyperlink>
      <w:r w:rsidRPr="008D2809">
        <w:rPr>
          <w:rFonts w:ascii="Times New Roman" w:eastAsia="Times New Roman" w:hAnsi="Times New Roman" w:cs="Times New Roman"/>
          <w:kern w:val="0"/>
          <w14:ligatures w14:val="none"/>
        </w:rPr>
        <w:t xml:space="preserve">] and SSN have common contributors who work on the convergence of these reference ontologies. </w:t>
      </w:r>
    </w:p>
    <w:p w14:paraId="62915A6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 xml:space="preserve">This new edition of the SSN Ontology provides an alignment to SAREF: the </w:t>
      </w:r>
      <w:hyperlink r:id="rId411" w:anchor="SAREF-alignment" w:history="1">
        <w:r w:rsidRPr="008D2809">
          <w:rPr>
            <w:rFonts w:ascii="Times New Roman" w:eastAsia="Times New Roman" w:hAnsi="Times New Roman" w:cs="Times New Roman"/>
            <w:b/>
            <w:bCs/>
            <w:color w:val="0000FF"/>
            <w:kern w:val="0"/>
            <w:u w:val="single"/>
            <w14:ligatures w14:val="none"/>
          </w:rPr>
          <w:t>SSN-SAREF Alignment Module</w:t>
        </w:r>
      </w:hyperlink>
      <w:r w:rsidRPr="008D2809">
        <w:rPr>
          <w:rFonts w:ascii="Times New Roman" w:eastAsia="Times New Roman" w:hAnsi="Times New Roman" w:cs="Times New Roman"/>
          <w:b/>
          <w:bCs/>
          <w:kern w:val="0"/>
          <w14:ligatures w14:val="none"/>
        </w:rPr>
        <w:t>.</w:t>
      </w:r>
      <w:r w:rsidRPr="008D2809">
        <w:rPr>
          <w:rFonts w:ascii="Times New Roman" w:eastAsia="Times New Roman" w:hAnsi="Times New Roman" w:cs="Times New Roman"/>
          <w:kern w:val="0"/>
          <w14:ligatures w14:val="none"/>
        </w:rPr>
        <w:t xml:space="preserve"> </w:t>
      </w:r>
    </w:p>
    <w:p w14:paraId="7D45085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Finally, direct experience with SSN has uncovered a variety of minor issues and possible improvements that have been addressed or accommodated. For example, with the increasing diversity of data and data providers, definitions for sensors and actuators have been broadened to include agents (including humans) and software (simulation). </w:t>
      </w:r>
    </w:p>
    <w:p w14:paraId="5C5DC7EC"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This edition of the SSN Ontology is designated </w:t>
      </w:r>
      <w:r w:rsidRPr="008D2809">
        <w:rPr>
          <w:rFonts w:ascii="Times New Roman" w:eastAsia="Times New Roman" w:hAnsi="Times New Roman" w:cs="Times New Roman"/>
          <w:b/>
          <w:bCs/>
          <w:kern w:val="0"/>
          <w14:ligatures w14:val="none"/>
        </w:rPr>
        <w:t>2023 Edition</w:t>
      </w:r>
      <w:r w:rsidRPr="008D2809">
        <w:rPr>
          <w:rFonts w:ascii="Times New Roman" w:eastAsia="Times New Roman" w:hAnsi="Times New Roman" w:cs="Times New Roman"/>
          <w:kern w:val="0"/>
          <w14:ligatures w14:val="none"/>
        </w:rPr>
        <w:t xml:space="preserve"> corresponding to the year when revision commenced. It aligns with designation of the ISO standard that triggered the revision work — ISO 19156:2023 ([</w:t>
      </w:r>
      <w:hyperlink r:id="rId412" w:anchor="bib-oms" w:tooltip="Observations, measurements and samples (OMS)" w:history="1">
        <w:r w:rsidRPr="008D2809">
          <w:rPr>
            <w:rFonts w:ascii="Times New Roman" w:eastAsia="Times New Roman" w:hAnsi="Times New Roman" w:cs="Times New Roman"/>
            <w:i/>
            <w:iCs/>
            <w:color w:val="0000FF"/>
            <w:kern w:val="0"/>
            <w:u w:val="single"/>
            <w14:ligatures w14:val="none"/>
          </w:rPr>
          <w:t>OMS</w:t>
        </w:r>
      </w:hyperlink>
      <w:r w:rsidRPr="008D2809">
        <w:rPr>
          <w:rFonts w:ascii="Times New Roman" w:eastAsia="Times New Roman" w:hAnsi="Times New Roman" w:cs="Times New Roman"/>
          <w:kern w:val="0"/>
          <w14:ligatures w14:val="none"/>
        </w:rPr>
        <w:t xml:space="preserve">]). </w:t>
      </w:r>
    </w:p>
    <w:p w14:paraId="14CB8C2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5FCD028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 number of new terms have been added to the SSN Ontology in the 2023 Edition. Those that have received little or no implementation testing are marked "non-normative" with a Warning note. These terms will be updated to normative status if implementation evidence is received during the transition process. </w:t>
      </w:r>
    </w:p>
    <w:p w14:paraId="56E68B4C" w14:textId="28E743D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 </w:t>
      </w:r>
      <w:hyperlink r:id="rId413" w:anchor="changes" w:history="1">
        <w:r w:rsidRPr="008D2809">
          <w:rPr>
            <w:rFonts w:ascii="Times New Roman" w:eastAsia="Times New Roman" w:hAnsi="Times New Roman" w:cs="Times New Roman"/>
            <w:color w:val="0000FF"/>
            <w:kern w:val="0"/>
            <w:u w:val="single"/>
            <w14:ligatures w14:val="none"/>
          </w:rPr>
          <w:t>change log</w:t>
        </w:r>
      </w:hyperlink>
      <w:r w:rsidRPr="008D2809">
        <w:rPr>
          <w:rFonts w:ascii="Times New Roman" w:eastAsia="Times New Roman" w:hAnsi="Times New Roman" w:cs="Times New Roman"/>
          <w:kern w:val="0"/>
          <w14:ligatures w14:val="none"/>
        </w:rPr>
        <w:t xml:space="preserve"> is provided in an Annex of this document. This </w:t>
      </w:r>
      <w:ins w:id="46" w:author="Carl Reed" w:date="2026-08-24T10:46:00Z" w16du:dateUtc="2026-08-24T16:46:00Z">
        <w:r w:rsidR="00112829">
          <w:rPr>
            <w:rFonts w:ascii="Times New Roman" w:eastAsia="Times New Roman" w:hAnsi="Times New Roman" w:cs="Times New Roman"/>
            <w:kern w:val="0"/>
            <w14:ligatures w14:val="none"/>
          </w:rPr>
          <w:t xml:space="preserve">Annex </w:t>
        </w:r>
      </w:ins>
      <w:r w:rsidRPr="008D2809">
        <w:rPr>
          <w:rFonts w:ascii="Times New Roman" w:eastAsia="Times New Roman" w:hAnsi="Times New Roman" w:cs="Times New Roman"/>
          <w:kern w:val="0"/>
          <w14:ligatures w14:val="none"/>
        </w:rPr>
        <w:t>describes the changes since the 2017 edition [</w:t>
      </w:r>
      <w:hyperlink r:id="rId414" w:anchor="bib-vocab-ssn-20171019" w:tooltip="Semantic Sensor Network Ontology" w:history="1">
        <w:r w:rsidRPr="008D2809">
          <w:rPr>
            <w:rFonts w:ascii="Times New Roman" w:eastAsia="Times New Roman" w:hAnsi="Times New Roman" w:cs="Times New Roman"/>
            <w:i/>
            <w:iCs/>
            <w:color w:val="0000FF"/>
            <w:kern w:val="0"/>
            <w:u w:val="single"/>
            <w14:ligatures w14:val="none"/>
          </w:rPr>
          <w:t>vocab-ssn-20171019</w:t>
        </w:r>
      </w:hyperlink>
      <w:r w:rsidRPr="008D2809">
        <w:rPr>
          <w:rFonts w:ascii="Times New Roman" w:eastAsia="Times New Roman" w:hAnsi="Times New Roman" w:cs="Times New Roman"/>
          <w:kern w:val="0"/>
          <w14:ligatures w14:val="none"/>
        </w:rPr>
        <w:t xml:space="preserve">]. Backward compatibility is maintained since descriptions of Actuations, Observations, Samplings, and Samples using the SSN Ontology from the 2017 edition are compatible with the SSN Ontology provided by this 2023 Edition. </w:t>
      </w:r>
    </w:p>
    <w:p w14:paraId="657ABA6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304EBCF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 brief account of the </w:t>
      </w:r>
      <w:hyperlink r:id="rId415" w:anchor="Origins" w:history="1">
        <w:r w:rsidRPr="008D2809">
          <w:rPr>
            <w:rFonts w:ascii="Times New Roman" w:eastAsia="Times New Roman" w:hAnsi="Times New Roman" w:cs="Times New Roman"/>
            <w:color w:val="0000FF"/>
            <w:kern w:val="0"/>
            <w:u w:val="single"/>
            <w14:ligatures w14:val="none"/>
          </w:rPr>
          <w:t>Origins of SSN and SOSA</w:t>
        </w:r>
      </w:hyperlink>
      <w:r w:rsidRPr="008D2809">
        <w:rPr>
          <w:rFonts w:ascii="Times New Roman" w:eastAsia="Times New Roman" w:hAnsi="Times New Roman" w:cs="Times New Roman"/>
          <w:kern w:val="0"/>
          <w14:ligatures w14:val="none"/>
        </w:rPr>
        <w:t xml:space="preserve"> through various OGC and W3C initiatives is provided in an Appendix to this document. </w:t>
      </w:r>
    </w:p>
    <w:p w14:paraId="57B33F1E"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RDF files of the 2017 edition remain available at their permanent version IRI, which is obtained by substituting </w:t>
      </w:r>
      <w:r w:rsidRPr="008D2809">
        <w:rPr>
          <w:rFonts w:ascii="Courier New" w:eastAsia="Times New Roman" w:hAnsi="Courier New" w:cs="Courier New"/>
          <w:kern w:val="0"/>
          <w:sz w:val="20"/>
          <w:szCs w:val="20"/>
          <w14:ligatures w14:val="none"/>
        </w:rPr>
        <w:t>/sosa</w:t>
      </w:r>
      <w:r w:rsidRPr="008D2809">
        <w:rPr>
          <w:rFonts w:ascii="Times New Roman" w:eastAsia="Times New Roman" w:hAnsi="Times New Roman" w:cs="Times New Roman"/>
          <w:kern w:val="0"/>
          <w14:ligatures w14:val="none"/>
        </w:rPr>
        <w:t xml:space="preserve"> with </w:t>
      </w:r>
      <w:r w:rsidRPr="008D2809">
        <w:rPr>
          <w:rFonts w:ascii="Courier New" w:eastAsia="Times New Roman" w:hAnsi="Courier New" w:cs="Courier New"/>
          <w:kern w:val="0"/>
          <w:sz w:val="20"/>
          <w:szCs w:val="20"/>
          <w14:ligatures w14:val="none"/>
        </w:rPr>
        <w:t>/sosa/2017</w:t>
      </w:r>
      <w:r w:rsidRPr="008D2809">
        <w:rPr>
          <w:rFonts w:ascii="Times New Roman" w:eastAsia="Times New Roman" w:hAnsi="Times New Roman" w:cs="Times New Roman"/>
          <w:kern w:val="0"/>
          <w14:ligatures w14:val="none"/>
        </w:rPr>
        <w:t xml:space="preserve">, and </w:t>
      </w:r>
      <w:r w:rsidRPr="008D2809">
        <w:rPr>
          <w:rFonts w:ascii="Courier New" w:eastAsia="Times New Roman" w:hAnsi="Courier New" w:cs="Courier New"/>
          <w:kern w:val="0"/>
          <w:sz w:val="20"/>
          <w:szCs w:val="20"/>
          <w14:ligatures w14:val="none"/>
        </w:rPr>
        <w:t>/ssn</w:t>
      </w:r>
      <w:r w:rsidRPr="008D2809">
        <w:rPr>
          <w:rFonts w:ascii="Times New Roman" w:eastAsia="Times New Roman" w:hAnsi="Times New Roman" w:cs="Times New Roman"/>
          <w:kern w:val="0"/>
          <w14:ligatures w14:val="none"/>
        </w:rPr>
        <w:t xml:space="preserve"> with </w:t>
      </w:r>
      <w:r w:rsidRPr="008D2809">
        <w:rPr>
          <w:rFonts w:ascii="Courier New" w:eastAsia="Times New Roman" w:hAnsi="Courier New" w:cs="Courier New"/>
          <w:kern w:val="0"/>
          <w:sz w:val="20"/>
          <w:szCs w:val="20"/>
          <w14:ligatures w14:val="none"/>
        </w:rPr>
        <w:t>/ssn/2017</w:t>
      </w:r>
      <w:r w:rsidRPr="008D2809">
        <w:rPr>
          <w:rFonts w:ascii="Times New Roman" w:eastAsia="Times New Roman" w:hAnsi="Times New Roman" w:cs="Times New Roman"/>
          <w:kern w:val="0"/>
          <w14:ligatures w14:val="none"/>
        </w:rPr>
        <w:t xml:space="preserve">. Similarly, the RDF files of the 2023 edition will remain available at their permanent version IRI, which is obtained by substituting </w:t>
      </w:r>
      <w:r w:rsidRPr="008D2809">
        <w:rPr>
          <w:rFonts w:ascii="Courier New" w:eastAsia="Times New Roman" w:hAnsi="Courier New" w:cs="Courier New"/>
          <w:kern w:val="0"/>
          <w:sz w:val="20"/>
          <w:szCs w:val="20"/>
          <w14:ligatures w14:val="none"/>
        </w:rPr>
        <w:t>/sosa</w:t>
      </w:r>
      <w:r w:rsidRPr="008D2809">
        <w:rPr>
          <w:rFonts w:ascii="Times New Roman" w:eastAsia="Times New Roman" w:hAnsi="Times New Roman" w:cs="Times New Roman"/>
          <w:kern w:val="0"/>
          <w14:ligatures w14:val="none"/>
        </w:rPr>
        <w:t xml:space="preserve"> with </w:t>
      </w:r>
      <w:r w:rsidRPr="008D2809">
        <w:rPr>
          <w:rFonts w:ascii="Courier New" w:eastAsia="Times New Roman" w:hAnsi="Courier New" w:cs="Courier New"/>
          <w:kern w:val="0"/>
          <w:sz w:val="20"/>
          <w:szCs w:val="20"/>
          <w14:ligatures w14:val="none"/>
        </w:rPr>
        <w:t>/sosa/2023</w:t>
      </w:r>
      <w:r w:rsidRPr="008D2809">
        <w:rPr>
          <w:rFonts w:ascii="Times New Roman" w:eastAsia="Times New Roman" w:hAnsi="Times New Roman" w:cs="Times New Roman"/>
          <w:kern w:val="0"/>
          <w14:ligatures w14:val="none"/>
        </w:rPr>
        <w:t xml:space="preserve">, and </w:t>
      </w:r>
      <w:r w:rsidRPr="008D2809">
        <w:rPr>
          <w:rFonts w:ascii="Courier New" w:eastAsia="Times New Roman" w:hAnsi="Courier New" w:cs="Courier New"/>
          <w:kern w:val="0"/>
          <w:sz w:val="20"/>
          <w:szCs w:val="20"/>
          <w14:ligatures w14:val="none"/>
        </w:rPr>
        <w:t>/ssn</w:t>
      </w:r>
      <w:r w:rsidRPr="008D2809">
        <w:rPr>
          <w:rFonts w:ascii="Times New Roman" w:eastAsia="Times New Roman" w:hAnsi="Times New Roman" w:cs="Times New Roman"/>
          <w:kern w:val="0"/>
          <w14:ligatures w14:val="none"/>
        </w:rPr>
        <w:t xml:space="preserve"> with </w:t>
      </w:r>
      <w:r w:rsidRPr="008D2809">
        <w:rPr>
          <w:rFonts w:ascii="Courier New" w:eastAsia="Times New Roman" w:hAnsi="Courier New" w:cs="Courier New"/>
          <w:kern w:val="0"/>
          <w:sz w:val="20"/>
          <w:szCs w:val="20"/>
          <w14:ligatures w14:val="none"/>
        </w:rPr>
        <w:t>/ssn/2023</w:t>
      </w:r>
      <w:r w:rsidRPr="008D2809">
        <w:rPr>
          <w:rFonts w:ascii="Times New Roman" w:eastAsia="Times New Roman" w:hAnsi="Times New Roman" w:cs="Times New Roman"/>
          <w:kern w:val="0"/>
          <w14:ligatures w14:val="none"/>
        </w:rPr>
        <w:t xml:space="preserve">. </w:t>
      </w:r>
    </w:p>
    <w:p w14:paraId="12894C60" w14:textId="77777777" w:rsidR="008D2809" w:rsidRPr="008D2809" w:rsidRDefault="008D2809" w:rsidP="008D28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2809">
        <w:rPr>
          <w:rFonts w:ascii="Times New Roman" w:eastAsia="Times New Roman" w:hAnsi="Times New Roman" w:cs="Times New Roman"/>
          <w:b/>
          <w:bCs/>
          <w:kern w:val="0"/>
          <w:sz w:val="36"/>
          <w:szCs w:val="36"/>
          <w14:ligatures w14:val="none"/>
        </w:rPr>
        <w:t>2. Notation</w:t>
      </w:r>
    </w:p>
    <w:p w14:paraId="3843B69F" w14:textId="77777777" w:rsidR="008D2809" w:rsidRPr="008D2809" w:rsidRDefault="008D2809" w:rsidP="008D28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809">
        <w:rPr>
          <w:rFonts w:ascii="Times New Roman" w:eastAsia="Times New Roman" w:hAnsi="Times New Roman" w:cs="Times New Roman"/>
          <w:b/>
          <w:bCs/>
          <w:kern w:val="0"/>
          <w:sz w:val="27"/>
          <w:szCs w:val="27"/>
          <w14:ligatures w14:val="none"/>
        </w:rPr>
        <w:t>2.1 RDF notation</w:t>
      </w:r>
    </w:p>
    <w:p w14:paraId="18C1D10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SSN Ontology is defined using RDFS </w:t>
      </w:r>
      <w:hyperlink r:id="rId416" w:history="1">
        <w:r w:rsidRPr="008D2809">
          <w:rPr>
            <w:rFonts w:ascii="Times New Roman" w:eastAsia="Times New Roman" w:hAnsi="Times New Roman" w:cs="Times New Roman"/>
            <w:i/>
            <w:iCs/>
            <w:color w:val="0000FF"/>
            <w:kern w:val="0"/>
            <w:u w:val="single"/>
            <w14:ligatures w14:val="none"/>
          </w:rPr>
          <w:t>RDF Schema 1.1</w:t>
        </w:r>
      </w:hyperlink>
      <w:r w:rsidRPr="008D2809">
        <w:rPr>
          <w:rFonts w:ascii="Times New Roman" w:eastAsia="Times New Roman" w:hAnsi="Times New Roman" w:cs="Times New Roman"/>
          <w:kern w:val="0"/>
          <w14:ligatures w14:val="none"/>
        </w:rPr>
        <w:t xml:space="preserve"> and OWL </w:t>
      </w:r>
      <w:hyperlink r:id="rId417" w:history="1">
        <w:r w:rsidRPr="008D2809">
          <w:rPr>
            <w:rFonts w:ascii="Times New Roman" w:eastAsia="Times New Roman" w:hAnsi="Times New Roman" w:cs="Times New Roman"/>
            <w:i/>
            <w:iCs/>
            <w:color w:val="0000FF"/>
            <w:kern w:val="0"/>
            <w:u w:val="single"/>
            <w14:ligatures w14:val="none"/>
          </w:rPr>
          <w:t>OWL 2 Web Ontology Language Document Overview (Second Edition)</w:t>
        </w:r>
      </w:hyperlink>
      <w:r w:rsidRPr="008D2809">
        <w:rPr>
          <w:rFonts w:ascii="Times New Roman" w:eastAsia="Times New Roman" w:hAnsi="Times New Roman" w:cs="Times New Roman"/>
          <w:kern w:val="0"/>
          <w14:ligatures w14:val="none"/>
        </w:rPr>
        <w:t xml:space="preserve"> using its RDF representation [</w:t>
      </w:r>
      <w:hyperlink r:id="rId418" w:anchor="bib-owl2-rdf-based-semantics" w:tooltip="OWL 2 Web Ontology Language RDF-Based Semantics (Second Edition)" w:history="1">
        <w:r w:rsidRPr="008D2809">
          <w:rPr>
            <w:rFonts w:ascii="Times New Roman" w:eastAsia="Times New Roman" w:hAnsi="Times New Roman" w:cs="Times New Roman"/>
            <w:i/>
            <w:iCs/>
            <w:color w:val="0000FF"/>
            <w:kern w:val="0"/>
            <w:u w:val="single"/>
            <w14:ligatures w14:val="none"/>
          </w:rPr>
          <w:t>owl2-rdf-based-semantics</w:t>
        </w:r>
      </w:hyperlink>
      <w:r w:rsidRPr="008D2809">
        <w:rPr>
          <w:rFonts w:ascii="Times New Roman" w:eastAsia="Times New Roman" w:hAnsi="Times New Roman" w:cs="Times New Roman"/>
          <w:kern w:val="0"/>
          <w14:ligatures w14:val="none"/>
        </w:rPr>
        <w:t xml:space="preserve">]. </w:t>
      </w:r>
    </w:p>
    <w:p w14:paraId="5E7B9B4E"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 xml:space="preserve">There are several RDF serializations available. The choice of RDF serialization is NOT prescribed by this </w:t>
      </w:r>
      <w:commentRangeStart w:id="47"/>
      <w:r w:rsidRPr="008D2809">
        <w:rPr>
          <w:rFonts w:ascii="Times New Roman" w:eastAsia="Times New Roman" w:hAnsi="Times New Roman" w:cs="Times New Roman"/>
          <w:kern w:val="0"/>
          <w14:ligatures w14:val="none"/>
        </w:rPr>
        <w:t>specification</w:t>
      </w:r>
      <w:commentRangeEnd w:id="47"/>
      <w:r w:rsidR="000F7A12" w:rsidRPr="008D2809">
        <w:rPr>
          <w:rStyle w:val="CommentReference"/>
          <w:rFonts w:ascii="Times New Roman" w:eastAsia="Times New Roman" w:hAnsi="Times New Roman" w:cs="Times New Roman"/>
          <w:kern w:val="0"/>
          <w:sz w:val="24"/>
          <w:szCs w:val="24"/>
          <w14:ligatures w14:val="none"/>
        </w:rPr>
        <w:commentReference w:id="47"/>
      </w:r>
      <w:r w:rsidRPr="008D2809">
        <w:rPr>
          <w:rFonts w:ascii="Times New Roman" w:eastAsia="Times New Roman" w:hAnsi="Times New Roman" w:cs="Times New Roman"/>
          <w:kern w:val="0"/>
          <w14:ligatures w14:val="none"/>
        </w:rPr>
        <w:t>. In this document, RDF fragments and examples are shown primarily using the compact Turtle notation [</w:t>
      </w:r>
      <w:hyperlink r:id="rId419" w:anchor="bib-rdf12-turtle" w:tooltip="RDF 1.2 Turtle" w:history="1">
        <w:r w:rsidRPr="008D2809">
          <w:rPr>
            <w:rFonts w:ascii="Times New Roman" w:eastAsia="Times New Roman" w:hAnsi="Times New Roman" w:cs="Times New Roman"/>
            <w:i/>
            <w:iCs/>
            <w:color w:val="0000FF"/>
            <w:kern w:val="0"/>
            <w:u w:val="single"/>
            <w14:ligatures w14:val="none"/>
          </w:rPr>
          <w:t>rdf12-turtle</w:t>
        </w:r>
      </w:hyperlink>
      <w:r w:rsidRPr="008D2809">
        <w:rPr>
          <w:rFonts w:ascii="Times New Roman" w:eastAsia="Times New Roman" w:hAnsi="Times New Roman" w:cs="Times New Roman"/>
          <w:kern w:val="0"/>
          <w14:ligatures w14:val="none"/>
        </w:rPr>
        <w:t>], with options for JSON-LD [</w:t>
      </w:r>
      <w:hyperlink r:id="rId420" w:anchor="bib-json-ld11" w:tooltip="JSON-LD 1.1" w:history="1">
        <w:r w:rsidRPr="008D2809">
          <w:rPr>
            <w:rFonts w:ascii="Times New Roman" w:eastAsia="Times New Roman" w:hAnsi="Times New Roman" w:cs="Times New Roman"/>
            <w:i/>
            <w:iCs/>
            <w:color w:val="0000FF"/>
            <w:kern w:val="0"/>
            <w:u w:val="single"/>
            <w14:ligatures w14:val="none"/>
          </w:rPr>
          <w:t>json-ld11</w:t>
        </w:r>
      </w:hyperlink>
      <w:r w:rsidRPr="008D2809">
        <w:rPr>
          <w:rFonts w:ascii="Times New Roman" w:eastAsia="Times New Roman" w:hAnsi="Times New Roman" w:cs="Times New Roman"/>
          <w:kern w:val="0"/>
          <w14:ligatures w14:val="none"/>
        </w:rPr>
        <w:t>] in some places. OWL Restrictions are shown using the Manchester Syntax [</w:t>
      </w:r>
      <w:hyperlink r:id="rId421" w:anchor="bib-owl2-manchester-syntax" w:tooltip="OWL 2 Web Ontology Language Manchester Syntax (Second Edition)" w:history="1">
        <w:r w:rsidRPr="008D2809">
          <w:rPr>
            <w:rFonts w:ascii="Times New Roman" w:eastAsia="Times New Roman" w:hAnsi="Times New Roman" w:cs="Times New Roman"/>
            <w:i/>
            <w:iCs/>
            <w:color w:val="0000FF"/>
            <w:kern w:val="0"/>
            <w:u w:val="single"/>
            <w14:ligatures w14:val="none"/>
          </w:rPr>
          <w:t>owl2-manchester-syntax</w:t>
        </w:r>
      </w:hyperlink>
      <w:r w:rsidRPr="008D2809">
        <w:rPr>
          <w:rFonts w:ascii="Times New Roman" w:eastAsia="Times New Roman" w:hAnsi="Times New Roman" w:cs="Times New Roman"/>
          <w:kern w:val="0"/>
          <w14:ligatures w14:val="none"/>
        </w:rPr>
        <w:t xml:space="preserve">] </w:t>
      </w:r>
    </w:p>
    <w:p w14:paraId="4701E2EA" w14:textId="77777777" w:rsidR="008D2809" w:rsidRPr="008D2809" w:rsidRDefault="008D2809" w:rsidP="008D28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809">
        <w:rPr>
          <w:rFonts w:ascii="Times New Roman" w:eastAsia="Times New Roman" w:hAnsi="Times New Roman" w:cs="Times New Roman"/>
          <w:b/>
          <w:bCs/>
          <w:kern w:val="0"/>
          <w:sz w:val="27"/>
          <w:szCs w:val="27"/>
          <w14:ligatures w14:val="none"/>
        </w:rPr>
        <w:t>2.2 Class and property names</w:t>
      </w:r>
    </w:p>
    <w:p w14:paraId="2E6B143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5CF30FFE"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names (IRIs) of classes and properties in the SSN Ontology use English words or phrases, consistent with most other W3C ontologies. This contrasts with the strategy of some other ontology design frameworks, particularly in the </w:t>
      </w:r>
      <w:hyperlink r:id="rId422" w:history="1">
        <w:r w:rsidRPr="008D2809">
          <w:rPr>
            <w:rFonts w:ascii="Times New Roman" w:eastAsia="Times New Roman" w:hAnsi="Times New Roman" w:cs="Times New Roman"/>
            <w:color w:val="0000FF"/>
            <w:kern w:val="0"/>
            <w:u w:val="single"/>
            <w14:ligatures w14:val="none"/>
          </w:rPr>
          <w:t>BFO family</w:t>
        </w:r>
      </w:hyperlink>
      <w:r w:rsidRPr="008D2809">
        <w:rPr>
          <w:rFonts w:ascii="Times New Roman" w:eastAsia="Times New Roman" w:hAnsi="Times New Roman" w:cs="Times New Roman"/>
          <w:kern w:val="0"/>
          <w14:ligatures w14:val="none"/>
        </w:rPr>
        <w:t xml:space="preserve"> and </w:t>
      </w:r>
      <w:hyperlink r:id="rId423" w:history="1">
        <w:r w:rsidRPr="008D2809">
          <w:rPr>
            <w:rFonts w:ascii="Times New Roman" w:eastAsia="Times New Roman" w:hAnsi="Times New Roman" w:cs="Times New Roman"/>
            <w:color w:val="0000FF"/>
            <w:kern w:val="0"/>
            <w:u w:val="single"/>
            <w14:ligatures w14:val="none"/>
          </w:rPr>
          <w:t>OBO Foundry</w:t>
        </w:r>
      </w:hyperlink>
      <w:r w:rsidRPr="008D2809">
        <w:rPr>
          <w:rFonts w:ascii="Times New Roman" w:eastAsia="Times New Roman" w:hAnsi="Times New Roman" w:cs="Times New Roman"/>
          <w:kern w:val="0"/>
          <w14:ligatures w14:val="none"/>
        </w:rPr>
        <w:t xml:space="preserve">, which prefer 'opaque' codes in identifiers. </w:t>
      </w:r>
    </w:p>
    <w:p w14:paraId="73B95BD6" w14:textId="763E6168"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It is intended that the name for each term be a mnemonic or hint for the concept. Names of some properties are phrases, including the verbs 'had', 'has', 'made', 'makes', 'used', 'uses', etc. Verb tense varies</w:t>
      </w:r>
      <w:del w:id="48" w:author="Carl Reed" w:date="2026-08-24T10:48:00Z" w16du:dateUtc="2026-08-24T16:48:00Z">
        <w:r w:rsidRPr="008D2809" w:rsidDel="00797BF0">
          <w:rPr>
            <w:rFonts w:ascii="Times New Roman" w:eastAsia="Times New Roman" w:hAnsi="Times New Roman" w:cs="Times New Roman"/>
            <w:kern w:val="0"/>
            <w14:ligatures w14:val="none"/>
          </w:rPr>
          <w:delText>,</w:delText>
        </w:r>
      </w:del>
      <w:r w:rsidRPr="008D2809">
        <w:rPr>
          <w:rFonts w:ascii="Times New Roman" w:eastAsia="Times New Roman" w:hAnsi="Times New Roman" w:cs="Times New Roman"/>
          <w:kern w:val="0"/>
          <w14:ligatures w14:val="none"/>
        </w:rPr>
        <w:t xml:space="preserve"> and sometimes does not match all uses of properties that may be used both retrospectively and prospectively. Do</w:t>
      </w:r>
      <w:ins w:id="49" w:author="Carl Reed" w:date="2026-08-24T10:48:00Z" w16du:dateUtc="2026-08-24T16:48:00Z">
        <w:r w:rsidR="00E80A88">
          <w:rPr>
            <w:rFonts w:ascii="Times New Roman" w:eastAsia="Times New Roman" w:hAnsi="Times New Roman" w:cs="Times New Roman"/>
            <w:kern w:val="0"/>
            <w14:ligatures w14:val="none"/>
          </w:rPr>
          <w:t xml:space="preserve"> not</w:t>
        </w:r>
      </w:ins>
      <w:del w:id="50" w:author="Carl Reed" w:date="2026-08-24T10:48:00Z" w16du:dateUtc="2026-08-24T16:48:00Z">
        <w:r w:rsidRPr="008D2809" w:rsidDel="00E80A88">
          <w:rPr>
            <w:rFonts w:ascii="Times New Roman" w:eastAsia="Times New Roman" w:hAnsi="Times New Roman" w:cs="Times New Roman"/>
            <w:kern w:val="0"/>
            <w14:ligatures w14:val="none"/>
          </w:rPr>
          <w:delText>n't</w:delText>
        </w:r>
      </w:del>
      <w:r w:rsidRPr="008D2809">
        <w:rPr>
          <w:rFonts w:ascii="Times New Roman" w:eastAsia="Times New Roman" w:hAnsi="Times New Roman" w:cs="Times New Roman"/>
          <w:kern w:val="0"/>
          <w14:ligatures w14:val="none"/>
        </w:rPr>
        <w:t xml:space="preserve"> look for perfect consistency: </w:t>
      </w:r>
      <w:del w:id="51" w:author="Carl Reed" w:date="2026-08-24T10:48:00Z" w16du:dateUtc="2026-08-24T16:48:00Z">
        <w:r w:rsidRPr="008D2809" w:rsidDel="00E80A88">
          <w:rPr>
            <w:rFonts w:ascii="Times New Roman" w:eastAsia="Times New Roman" w:hAnsi="Times New Roman" w:cs="Times New Roman"/>
            <w:kern w:val="0"/>
            <w14:ligatures w14:val="none"/>
          </w:rPr>
          <w:delText>t</w:delText>
        </w:r>
      </w:del>
      <w:ins w:id="52" w:author="Carl Reed" w:date="2026-08-24T10:48:00Z" w16du:dateUtc="2026-08-24T16:48:00Z">
        <w:r w:rsidR="00E80A88">
          <w:rPr>
            <w:rFonts w:ascii="Times New Roman" w:eastAsia="Times New Roman" w:hAnsi="Times New Roman" w:cs="Times New Roman"/>
            <w:kern w:val="0"/>
            <w14:ligatures w14:val="none"/>
          </w:rPr>
          <w:t>T</w:t>
        </w:r>
      </w:ins>
      <w:r w:rsidRPr="008D2809">
        <w:rPr>
          <w:rFonts w:ascii="Times New Roman" w:eastAsia="Times New Roman" w:hAnsi="Times New Roman" w:cs="Times New Roman"/>
          <w:kern w:val="0"/>
          <w14:ligatures w14:val="none"/>
        </w:rPr>
        <w:t xml:space="preserve">he name is just a token for identification, while the formal definition for each term is provided using the </w:t>
      </w:r>
      <w:r w:rsidRPr="008D2809">
        <w:rPr>
          <w:rFonts w:ascii="Courier New" w:eastAsia="Times New Roman" w:hAnsi="Courier New" w:cs="Courier New"/>
          <w:kern w:val="0"/>
          <w:sz w:val="20"/>
          <w:szCs w:val="20"/>
          <w14:ligatures w14:val="none"/>
        </w:rPr>
        <w:t>skos:definition</w:t>
      </w:r>
      <w:r w:rsidRPr="008D2809">
        <w:rPr>
          <w:rFonts w:ascii="Times New Roman" w:eastAsia="Times New Roman" w:hAnsi="Times New Roman" w:cs="Times New Roman"/>
          <w:kern w:val="0"/>
          <w14:ligatures w14:val="none"/>
        </w:rPr>
        <w:t xml:space="preserve"> property and through its axiomatization. </w:t>
      </w:r>
    </w:p>
    <w:p w14:paraId="29051568" w14:textId="77777777" w:rsidR="008D2809" w:rsidRPr="008D2809" w:rsidRDefault="008D2809" w:rsidP="008D28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809">
        <w:rPr>
          <w:rFonts w:ascii="Times New Roman" w:eastAsia="Times New Roman" w:hAnsi="Times New Roman" w:cs="Times New Roman"/>
          <w:b/>
          <w:bCs/>
          <w:kern w:val="0"/>
          <w:sz w:val="27"/>
          <w:szCs w:val="27"/>
          <w14:ligatures w14:val="none"/>
        </w:rPr>
        <w:t>2.3 Diagram notation</w:t>
      </w:r>
    </w:p>
    <w:p w14:paraId="4313099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4C634197"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2.3.1 Module diagrams</w:t>
      </w:r>
    </w:p>
    <w:p w14:paraId="16D81AF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24" w:anchor="Fig-ModuleKey" w:history="1">
        <w:r w:rsidRPr="008D2809">
          <w:rPr>
            <w:rFonts w:ascii="Times New Roman" w:eastAsia="Times New Roman" w:hAnsi="Times New Roman" w:cs="Times New Roman"/>
            <w:color w:val="0000FF"/>
            <w:kern w:val="0"/>
            <w:u w:val="single"/>
            <w14:ligatures w14:val="none"/>
          </w:rPr>
          <w:t>Figure 1</w:t>
        </w:r>
      </w:hyperlink>
      <w:r w:rsidRPr="008D2809">
        <w:rPr>
          <w:rFonts w:ascii="Times New Roman" w:eastAsia="Times New Roman" w:hAnsi="Times New Roman" w:cs="Times New Roman"/>
          <w:kern w:val="0"/>
          <w14:ligatures w14:val="none"/>
        </w:rPr>
        <w:t xml:space="preserve"> Key to notation used in module diagrams. </w:t>
      </w:r>
    </w:p>
    <w:p w14:paraId="7B9053A4" w14:textId="6043BFCC"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Module diagrams use a notation similar to UML Package Diagrams </w:t>
      </w:r>
      <w:hyperlink r:id="rId425" w:history="1">
        <w:r w:rsidRPr="008D2809">
          <w:rPr>
            <w:rFonts w:ascii="Times New Roman" w:eastAsia="Times New Roman" w:hAnsi="Times New Roman" w:cs="Times New Roman"/>
            <w:i/>
            <w:iCs/>
            <w:color w:val="0000FF"/>
            <w:kern w:val="0"/>
            <w:u w:val="single"/>
            <w14:ligatures w14:val="none"/>
          </w:rPr>
          <w:t>OMG Unified Modeling Language</w:t>
        </w:r>
      </w:hyperlink>
      <w:r w:rsidRPr="008D2809">
        <w:rPr>
          <w:rFonts w:ascii="Times New Roman" w:eastAsia="Times New Roman" w:hAnsi="Times New Roman" w:cs="Times New Roman"/>
          <w:kern w:val="0"/>
          <w14:ligatures w14:val="none"/>
        </w:rPr>
        <w:t>, with folders for modules, and dashed directed connectors for dependencies. However</w:t>
      </w:r>
      <w:ins w:id="53" w:author="Carl Reed" w:date="2026-08-24T10:48:00Z" w16du:dateUtc="2026-08-24T16:48:00Z">
        <w:r w:rsidR="00E80A88">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the module diagrams </w:t>
      </w:r>
      <w:r w:rsidRPr="008D2809">
        <w:rPr>
          <w:rFonts w:ascii="Times New Roman" w:eastAsia="Times New Roman" w:hAnsi="Times New Roman" w:cs="Times New Roman"/>
          <w:i/>
          <w:iCs/>
          <w:kern w:val="0"/>
          <w14:ligatures w14:val="none"/>
        </w:rPr>
        <w:t>MUST NOT</w:t>
      </w:r>
      <w:r w:rsidRPr="008D2809">
        <w:rPr>
          <w:rFonts w:ascii="Times New Roman" w:eastAsia="Times New Roman" w:hAnsi="Times New Roman" w:cs="Times New Roman"/>
          <w:kern w:val="0"/>
          <w14:ligatures w14:val="none"/>
        </w:rPr>
        <w:t xml:space="preserve"> be interpreted according to strict UML rules. </w:t>
      </w:r>
    </w:p>
    <w:p w14:paraId="6AE5C4D2"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2.3.2 Class and instance diagrams</w:t>
      </w:r>
    </w:p>
    <w:p w14:paraId="2B010AB0" w14:textId="77777777" w:rsidR="00291EB1" w:rsidRDefault="008D2809" w:rsidP="008D2809">
      <w:pPr>
        <w:spacing w:after="0" w:line="240" w:lineRule="auto"/>
        <w:rPr>
          <w:ins w:id="54" w:author="Carl Reed" w:date="2026-08-24T10:48:00Z" w16du:dateUtc="2026-08-24T16:48:00Z"/>
          <w:rFonts w:ascii="Times New Roman" w:eastAsia="Times New Roman" w:hAnsi="Times New Roman" w:cs="Times New Roman"/>
          <w:kern w:val="0"/>
          <w14:ligatures w14:val="none"/>
        </w:rPr>
      </w:pPr>
      <w:hyperlink r:id="rId426" w:anchor="Fig-class-diagram-notation" w:history="1">
        <w:r w:rsidRPr="008D2809">
          <w:rPr>
            <w:rFonts w:ascii="Times New Roman" w:eastAsia="Times New Roman" w:hAnsi="Times New Roman" w:cs="Times New Roman"/>
            <w:color w:val="0000FF"/>
            <w:kern w:val="0"/>
            <w:u w:val="single"/>
            <w14:ligatures w14:val="none"/>
          </w:rPr>
          <w:t>Figure 2</w:t>
        </w:r>
      </w:hyperlink>
      <w:r w:rsidRPr="008D2809">
        <w:rPr>
          <w:rFonts w:ascii="Times New Roman" w:eastAsia="Times New Roman" w:hAnsi="Times New Roman" w:cs="Times New Roman"/>
          <w:kern w:val="0"/>
          <w14:ligatures w14:val="none"/>
        </w:rPr>
        <w:t xml:space="preserve"> Key to notation used in class and property diagrams, and in diagrams showing examples containing individuals. </w:t>
      </w:r>
      <w:r w:rsidRPr="008D2809">
        <w:rPr>
          <w:rFonts w:ascii="Times New Roman" w:eastAsia="Times New Roman" w:hAnsi="Times New Roman" w:cs="Times New Roman"/>
          <w:kern w:val="0"/>
          <w14:ligatures w14:val="none"/>
        </w:rPr>
        <w:br/>
      </w:r>
    </w:p>
    <w:p w14:paraId="0BBC8B14" w14:textId="17B58D79"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Unless otherwise stated, unqualified names refer to classes and properties in the sosa: namespace. </w:t>
      </w:r>
    </w:p>
    <w:p w14:paraId="5B302933" w14:textId="2447F93C"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Class and property diagrams use a notation similar to UML Class Diagrams </w:t>
      </w:r>
      <w:hyperlink r:id="rId427" w:history="1">
        <w:r w:rsidRPr="008D2809">
          <w:rPr>
            <w:rFonts w:ascii="Times New Roman" w:eastAsia="Times New Roman" w:hAnsi="Times New Roman" w:cs="Times New Roman"/>
            <w:i/>
            <w:iCs/>
            <w:color w:val="0000FF"/>
            <w:kern w:val="0"/>
            <w:u w:val="single"/>
            <w14:ligatures w14:val="none"/>
          </w:rPr>
          <w:t>OMG Unified Modeling Language</w:t>
        </w:r>
      </w:hyperlink>
      <w:r w:rsidRPr="008D2809">
        <w:rPr>
          <w:rFonts w:ascii="Times New Roman" w:eastAsia="Times New Roman" w:hAnsi="Times New Roman" w:cs="Times New Roman"/>
          <w:kern w:val="0"/>
          <w14:ligatures w14:val="none"/>
        </w:rPr>
        <w:t>, with boxes for classes and individuals, and labelled directed connectors (associations) or class attributes for properties. However</w:t>
      </w:r>
      <w:ins w:id="55" w:author="Carl Reed" w:date="2026-08-24T10:48:00Z" w16du:dateUtc="2026-08-24T16:48:00Z">
        <w:r w:rsidR="00291EB1">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the class diagrams </w:t>
      </w:r>
      <w:r w:rsidRPr="008D2809">
        <w:rPr>
          <w:rFonts w:ascii="Times New Roman" w:eastAsia="Times New Roman" w:hAnsi="Times New Roman" w:cs="Times New Roman"/>
          <w:i/>
          <w:iCs/>
          <w:kern w:val="0"/>
          <w14:ligatures w14:val="none"/>
        </w:rPr>
        <w:t>MUST NOT</w:t>
      </w:r>
      <w:r w:rsidRPr="008D2809">
        <w:rPr>
          <w:rFonts w:ascii="Times New Roman" w:eastAsia="Times New Roman" w:hAnsi="Times New Roman" w:cs="Times New Roman"/>
          <w:kern w:val="0"/>
          <w14:ligatures w14:val="none"/>
        </w:rPr>
        <w:t xml:space="preserve"> be interpreted according to strict UML rules. </w:t>
      </w:r>
    </w:p>
    <w:p w14:paraId="61A9667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 xml:space="preserve">In particular: </w:t>
      </w:r>
      <w:r w:rsidRPr="008D2809">
        <w:rPr>
          <w:rFonts w:ascii="Times New Roman" w:eastAsia="Times New Roman" w:hAnsi="Times New Roman" w:cs="Times New Roman"/>
          <w:kern w:val="0"/>
          <w14:ligatures w14:val="none"/>
        </w:rPr>
        <w:br/>
        <w:t xml:space="preserve">- Cardinalities are not shown and </w:t>
      </w:r>
      <w:r w:rsidRPr="008D2809">
        <w:rPr>
          <w:rFonts w:ascii="Times New Roman" w:eastAsia="Times New Roman" w:hAnsi="Times New Roman" w:cs="Times New Roman"/>
          <w:i/>
          <w:iCs/>
          <w:kern w:val="0"/>
          <w14:ligatures w14:val="none"/>
        </w:rPr>
        <w:t>SHOULD NOT</w:t>
      </w:r>
      <w:r w:rsidRPr="008D2809">
        <w:rPr>
          <w:rFonts w:ascii="Times New Roman" w:eastAsia="Times New Roman" w:hAnsi="Times New Roman" w:cs="Times New Roman"/>
          <w:kern w:val="0"/>
          <w14:ligatures w14:val="none"/>
        </w:rPr>
        <w:t xml:space="preserve"> be inferred </w:t>
      </w:r>
      <w:r w:rsidRPr="008D2809">
        <w:rPr>
          <w:rFonts w:ascii="Times New Roman" w:eastAsia="Times New Roman" w:hAnsi="Times New Roman" w:cs="Times New Roman"/>
          <w:kern w:val="0"/>
          <w14:ligatures w14:val="none"/>
        </w:rPr>
        <w:br/>
        <w:t xml:space="preserve">- Object properties are generally shown as association roles. Exceptions are (i) if a target class is unspecified (ii) to reduce clutter, in which case object properties appear as class attributes, alongside the datatype properties </w:t>
      </w:r>
    </w:p>
    <w:p w14:paraId="3ACBB985" w14:textId="269AE1C9"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Individual members of classes in a </w:t>
      </w:r>
      <w:del w:id="56" w:author="Carl Reed" w:date="2026-08-24T10:54:00Z" w16du:dateUtc="2026-08-24T16:54:00Z">
        <w:r w:rsidRPr="008D2809" w:rsidDel="00F671B0">
          <w:rPr>
            <w:rFonts w:ascii="Times New Roman" w:eastAsia="Times New Roman" w:hAnsi="Times New Roman" w:cs="Times New Roman"/>
            <w:kern w:val="0"/>
            <w14:ligatures w14:val="none"/>
          </w:rPr>
          <w:delText>diagrams</w:delText>
        </w:r>
      </w:del>
      <w:ins w:id="57" w:author="Carl Reed" w:date="2026-08-24T10:54:00Z" w16du:dateUtc="2026-08-24T16:54:00Z">
        <w:r w:rsidR="00F671B0" w:rsidRPr="008D2809">
          <w:rPr>
            <w:rFonts w:ascii="Times New Roman" w:eastAsia="Times New Roman" w:hAnsi="Times New Roman" w:cs="Times New Roman"/>
            <w:kern w:val="0"/>
            <w14:ligatures w14:val="none"/>
          </w:rPr>
          <w:t>diagram</w:t>
        </w:r>
      </w:ins>
      <w:r w:rsidRPr="008D2809">
        <w:rPr>
          <w:rFonts w:ascii="Times New Roman" w:eastAsia="Times New Roman" w:hAnsi="Times New Roman" w:cs="Times New Roman"/>
          <w:kern w:val="0"/>
          <w14:ligatures w14:val="none"/>
        </w:rPr>
        <w:t xml:space="preserve"> showing examples, appear as boxes with a </w:t>
      </w:r>
      <w:del w:id="58" w:author="Carl Reed" w:date="2026-08-24T10:54:00Z" w16du:dateUtc="2026-08-24T16:54:00Z">
        <w:r w:rsidRPr="008D2809" w:rsidDel="00FB237F">
          <w:rPr>
            <w:rFonts w:ascii="Times New Roman" w:eastAsia="Times New Roman" w:hAnsi="Times New Roman" w:cs="Times New Roman"/>
            <w:kern w:val="0"/>
            <w14:ligatures w14:val="none"/>
          </w:rPr>
          <w:delText>dotted-outline</w:delText>
        </w:r>
      </w:del>
      <w:ins w:id="59" w:author="Carl Reed" w:date="2026-08-24T10:54:00Z" w16du:dateUtc="2026-08-24T16:54:00Z">
        <w:r w:rsidR="00FB237F" w:rsidRPr="008D2809">
          <w:rPr>
            <w:rFonts w:ascii="Times New Roman" w:eastAsia="Times New Roman" w:hAnsi="Times New Roman" w:cs="Times New Roman"/>
            <w:kern w:val="0"/>
            <w14:ligatures w14:val="none"/>
          </w:rPr>
          <w:t>dotted outline</w:t>
        </w:r>
      </w:ins>
      <w:r w:rsidRPr="008D2809">
        <w:rPr>
          <w:rFonts w:ascii="Times New Roman" w:eastAsia="Times New Roman" w:hAnsi="Times New Roman" w:cs="Times New Roman"/>
          <w:kern w:val="0"/>
          <w14:ligatures w14:val="none"/>
        </w:rPr>
        <w:t xml:space="preserve">. Properties of instances are shown as dashed connectors. In some cases, a literal is shown in a box, even though it is not strictly an 'object' or 'individual' in the RDF or OWL sense (e.g., quantities, location coordinates, time values). </w:t>
      </w:r>
    </w:p>
    <w:p w14:paraId="3498ED32" w14:textId="30DD6FED"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Classes and properties </w:t>
      </w:r>
      <w:del w:id="60" w:author="Carl Reed" w:date="2026-08-24T10:54:00Z" w16du:dateUtc="2026-08-24T16:54:00Z">
        <w:r w:rsidRPr="008D2809" w:rsidDel="00FB237F">
          <w:rPr>
            <w:rFonts w:ascii="Times New Roman" w:eastAsia="Times New Roman" w:hAnsi="Times New Roman" w:cs="Times New Roman"/>
            <w:kern w:val="0"/>
            <w14:ligatures w14:val="none"/>
          </w:rPr>
          <w:delText>coloured</w:delText>
        </w:r>
      </w:del>
      <w:ins w:id="61" w:author="Carl Reed" w:date="2026-08-24T10:54:00Z" w16du:dateUtc="2026-08-24T16:54:00Z">
        <w:r w:rsidR="00FB237F" w:rsidRPr="008D2809">
          <w:rPr>
            <w:rFonts w:ascii="Times New Roman" w:eastAsia="Times New Roman" w:hAnsi="Times New Roman" w:cs="Times New Roman"/>
            <w:kern w:val="0"/>
            <w14:ligatures w14:val="none"/>
          </w:rPr>
          <w:t>colored</w:t>
        </w:r>
      </w:ins>
      <w:r w:rsidRPr="008D2809">
        <w:rPr>
          <w:rFonts w:ascii="Times New Roman" w:eastAsia="Times New Roman" w:hAnsi="Times New Roman" w:cs="Times New Roman"/>
          <w:kern w:val="0"/>
          <w14:ligatures w14:val="none"/>
        </w:rPr>
        <w:t xml:space="preserve"> grey are included in a diagram for context, but are described in a different section of the document </w:t>
      </w:r>
    </w:p>
    <w:p w14:paraId="69D074B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Connectors with open arrowheads indicate sub-class relationships. </w:t>
      </w:r>
    </w:p>
    <w:p w14:paraId="7D1BBE91" w14:textId="634EB8C1"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purpose of the diagrams is primarily to orient the reader as to how SSN properties are related to the SSN classes for most applications. The associations shown in the diagrams match the soft axioms </w:t>
      </w:r>
      <w:r w:rsidRPr="008D2809">
        <w:rPr>
          <w:rFonts w:ascii="Courier New" w:eastAsia="Times New Roman" w:hAnsi="Courier New" w:cs="Courier New"/>
          <w:kern w:val="0"/>
          <w:sz w:val="20"/>
          <w:szCs w:val="20"/>
          <w14:ligatures w14:val="none"/>
        </w:rPr>
        <w:t>schema:domainIncludes</w:t>
      </w:r>
      <w:r w:rsidRPr="008D2809">
        <w:rPr>
          <w:rFonts w:ascii="Times New Roman" w:eastAsia="Times New Roman" w:hAnsi="Times New Roman" w:cs="Times New Roman"/>
          <w:kern w:val="0"/>
          <w14:ligatures w14:val="none"/>
        </w:rPr>
        <w:t xml:space="preserve"> and </w:t>
      </w:r>
      <w:r w:rsidRPr="008D2809">
        <w:rPr>
          <w:rFonts w:ascii="Courier New" w:eastAsia="Times New Roman" w:hAnsi="Courier New" w:cs="Courier New"/>
          <w:kern w:val="0"/>
          <w:sz w:val="20"/>
          <w:szCs w:val="20"/>
          <w14:ligatures w14:val="none"/>
        </w:rPr>
        <w:t>schema:rangeIncludes</w:t>
      </w:r>
      <w:r w:rsidRPr="008D2809">
        <w:rPr>
          <w:rFonts w:ascii="Times New Roman" w:eastAsia="Times New Roman" w:hAnsi="Times New Roman" w:cs="Times New Roman"/>
          <w:kern w:val="0"/>
          <w14:ligatures w14:val="none"/>
        </w:rPr>
        <w:t xml:space="preserve"> in the ontology. However, in any diagram the associations and attributes are not exhaustive: </w:t>
      </w:r>
      <w:del w:id="62" w:author="Carl Reed" w:date="2026-08-24T10:55:00Z" w16du:dateUtc="2026-08-24T16:55:00Z">
        <w:r w:rsidRPr="008D2809" w:rsidDel="00FB237F">
          <w:rPr>
            <w:rFonts w:ascii="Times New Roman" w:eastAsia="Times New Roman" w:hAnsi="Times New Roman" w:cs="Times New Roman"/>
            <w:kern w:val="0"/>
            <w14:ligatures w14:val="none"/>
          </w:rPr>
          <w:delText>o</w:delText>
        </w:r>
      </w:del>
      <w:ins w:id="63" w:author="Carl Reed" w:date="2026-08-24T10:55:00Z" w16du:dateUtc="2026-08-24T16:55:00Z">
        <w:r w:rsidR="00FB237F">
          <w:rPr>
            <w:rFonts w:ascii="Times New Roman" w:eastAsia="Times New Roman" w:hAnsi="Times New Roman" w:cs="Times New Roman"/>
            <w:kern w:val="0"/>
            <w14:ligatures w14:val="none"/>
          </w:rPr>
          <w:t>O</w:t>
        </w:r>
      </w:ins>
      <w:r w:rsidRPr="008D2809">
        <w:rPr>
          <w:rFonts w:ascii="Times New Roman" w:eastAsia="Times New Roman" w:hAnsi="Times New Roman" w:cs="Times New Roman"/>
          <w:kern w:val="0"/>
          <w14:ligatures w14:val="none"/>
        </w:rPr>
        <w:t xml:space="preserve">ther associations and attributes exist but are not shown where their presence in the diagram would distract from the primary message. </w:t>
      </w:r>
    </w:p>
    <w:p w14:paraId="2C6AB232" w14:textId="77777777" w:rsidR="008D2809" w:rsidRPr="008D2809" w:rsidRDefault="008D2809" w:rsidP="008D28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809">
        <w:rPr>
          <w:rFonts w:ascii="Times New Roman" w:eastAsia="Times New Roman" w:hAnsi="Times New Roman" w:cs="Times New Roman"/>
          <w:b/>
          <w:bCs/>
          <w:kern w:val="0"/>
          <w:sz w:val="27"/>
          <w:szCs w:val="27"/>
          <w14:ligatures w14:val="none"/>
        </w:rPr>
        <w:t>2.4 Alignment notation</w:t>
      </w:r>
    </w:p>
    <w:p w14:paraId="1442E2D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6504E7D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Alignments of the SSN Ontology to some other ontologies and specifications are provided in </w:t>
      </w:r>
      <w:hyperlink r:id="rId428" w:anchor="Alignments" w:history="1">
        <w:r w:rsidRPr="008D2809">
          <w:rPr>
            <w:rFonts w:ascii="Times New Roman" w:eastAsia="Times New Roman" w:hAnsi="Times New Roman" w:cs="Times New Roman"/>
            <w:color w:val="0000FF"/>
            <w:kern w:val="0"/>
            <w:u w:val="single"/>
            <w14:ligatures w14:val="none"/>
          </w:rPr>
          <w:t>7. Alignments</w:t>
        </w:r>
      </w:hyperlink>
      <w:r w:rsidRPr="008D2809">
        <w:rPr>
          <w:rFonts w:ascii="Times New Roman" w:eastAsia="Times New Roman" w:hAnsi="Times New Roman" w:cs="Times New Roman"/>
          <w:kern w:val="0"/>
          <w14:ligatures w14:val="none"/>
        </w:rPr>
        <w:t>. Alignments use a combination of [</w:t>
      </w:r>
      <w:hyperlink r:id="rId429" w:anchor="bib-description-logics" w:tooltip="The Description Logic Handbook: Theory, Implementation, and Applications, 2nd Edition" w:history="1">
        <w:r w:rsidRPr="008D2809">
          <w:rPr>
            <w:rFonts w:ascii="Times New Roman" w:eastAsia="Times New Roman" w:hAnsi="Times New Roman" w:cs="Times New Roman"/>
            <w:i/>
            <w:iCs/>
            <w:color w:val="0000FF"/>
            <w:kern w:val="0"/>
            <w:u w:val="single"/>
            <w14:ligatures w14:val="none"/>
          </w:rPr>
          <w:t>Description-Logics</w:t>
        </w:r>
      </w:hyperlink>
      <w:r w:rsidRPr="008D2809">
        <w:rPr>
          <w:rFonts w:ascii="Times New Roman" w:eastAsia="Times New Roman" w:hAnsi="Times New Roman" w:cs="Times New Roman"/>
          <w:kern w:val="0"/>
          <w14:ligatures w14:val="none"/>
        </w:rPr>
        <w:t>] notation (see also the [</w:t>
      </w:r>
      <w:hyperlink r:id="rId430" w:anchor="bib-description-logics-home-page" w:tooltip="Description Logics Home Page" w:history="1">
        <w:r w:rsidRPr="008D2809">
          <w:rPr>
            <w:rFonts w:ascii="Times New Roman" w:eastAsia="Times New Roman" w:hAnsi="Times New Roman" w:cs="Times New Roman"/>
            <w:i/>
            <w:iCs/>
            <w:color w:val="0000FF"/>
            <w:kern w:val="0"/>
            <w:u w:val="single"/>
            <w14:ligatures w14:val="none"/>
          </w:rPr>
          <w:t>Description-Logics-Home-Page</w:t>
        </w:r>
      </w:hyperlink>
      <w:r w:rsidRPr="008D2809">
        <w:rPr>
          <w:rFonts w:ascii="Times New Roman" w:eastAsia="Times New Roman" w:hAnsi="Times New Roman" w:cs="Times New Roman"/>
          <w:kern w:val="0"/>
          <w14:ligatures w14:val="none"/>
        </w:rPr>
        <w:t>]) and the Manchester Syntax [</w:t>
      </w:r>
      <w:hyperlink r:id="rId431" w:anchor="bib-owl2-manchester-syntax" w:tooltip="OWL 2 Web Ontology Language Manchester Syntax (Second Edition)" w:history="1">
        <w:r w:rsidRPr="008D2809">
          <w:rPr>
            <w:rFonts w:ascii="Times New Roman" w:eastAsia="Times New Roman" w:hAnsi="Times New Roman" w:cs="Times New Roman"/>
            <w:i/>
            <w:iCs/>
            <w:color w:val="0000FF"/>
            <w:kern w:val="0"/>
            <w:u w:val="single"/>
            <w14:ligatures w14:val="none"/>
          </w:rPr>
          <w:t>owl2-manchester-syntax</w:t>
        </w:r>
      </w:hyperlink>
      <w:r w:rsidRPr="008D2809">
        <w:rPr>
          <w:rFonts w:ascii="Times New Roman" w:eastAsia="Times New Roman" w:hAnsi="Times New Roman" w:cs="Times New Roman"/>
          <w:kern w:val="0"/>
          <w14:ligatures w14:val="none"/>
        </w:rPr>
        <w:t xml:space="preserve">]. </w:t>
      </w:r>
    </w:p>
    <w:p w14:paraId="083ECA26" w14:textId="77777777" w:rsidR="008D2809" w:rsidRPr="008D2809" w:rsidRDefault="008D2809" w:rsidP="008D280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denotes either </w:t>
      </w:r>
      <w:r w:rsidRPr="008D2809">
        <w:rPr>
          <w:rFonts w:ascii="Courier New" w:eastAsia="Times New Roman" w:hAnsi="Courier New" w:cs="Courier New"/>
          <w:kern w:val="0"/>
          <w:sz w:val="20"/>
          <w:szCs w:val="20"/>
          <w14:ligatures w14:val="none"/>
        </w:rPr>
        <w:t>rdfs:subClassOf</w:t>
      </w:r>
      <w:r w:rsidRPr="008D2809">
        <w:rPr>
          <w:rFonts w:ascii="Times New Roman" w:eastAsia="Times New Roman" w:hAnsi="Times New Roman" w:cs="Times New Roman"/>
          <w:kern w:val="0"/>
          <w14:ligatures w14:val="none"/>
        </w:rPr>
        <w:t xml:space="preserve"> or </w:t>
      </w:r>
      <w:r w:rsidRPr="008D2809">
        <w:rPr>
          <w:rFonts w:ascii="Courier New" w:eastAsia="Times New Roman" w:hAnsi="Courier New" w:cs="Courier New"/>
          <w:kern w:val="0"/>
          <w:sz w:val="20"/>
          <w:szCs w:val="20"/>
          <w14:ligatures w14:val="none"/>
        </w:rPr>
        <w:t>rdfs:subPropertyOf</w:t>
      </w:r>
      <w:r w:rsidRPr="008D2809">
        <w:rPr>
          <w:rFonts w:ascii="Times New Roman" w:eastAsia="Times New Roman" w:hAnsi="Times New Roman" w:cs="Times New Roman"/>
          <w:kern w:val="0"/>
          <w14:ligatures w14:val="none"/>
        </w:rPr>
        <w:t xml:space="preserve">, depending on the context </w:t>
      </w:r>
    </w:p>
    <w:p w14:paraId="6BDDB944" w14:textId="77777777" w:rsidR="008D2809" w:rsidRPr="008D2809" w:rsidRDefault="008D2809" w:rsidP="008D280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represents the inverse relation </w:t>
      </w:r>
    </w:p>
    <w:p w14:paraId="34195F03" w14:textId="77777777" w:rsidR="008D2809" w:rsidRPr="008D2809" w:rsidRDefault="008D2809" w:rsidP="008D280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 indicates equivalence, corresponding to either </w:t>
      </w:r>
      <w:r w:rsidRPr="008D2809">
        <w:rPr>
          <w:rFonts w:ascii="Courier New" w:eastAsia="Times New Roman" w:hAnsi="Courier New" w:cs="Courier New"/>
          <w:kern w:val="0"/>
          <w:sz w:val="20"/>
          <w:szCs w:val="20"/>
          <w14:ligatures w14:val="none"/>
        </w:rPr>
        <w:t>owl:equivalentClass</w:t>
      </w:r>
      <w:r w:rsidRPr="008D2809">
        <w:rPr>
          <w:rFonts w:ascii="Times New Roman" w:eastAsia="Times New Roman" w:hAnsi="Times New Roman" w:cs="Times New Roman"/>
          <w:kern w:val="0"/>
          <w14:ligatures w14:val="none"/>
        </w:rPr>
        <w:t xml:space="preserve"> or </w:t>
      </w:r>
      <w:r w:rsidRPr="008D2809">
        <w:rPr>
          <w:rFonts w:ascii="Courier New" w:eastAsia="Times New Roman" w:hAnsi="Courier New" w:cs="Courier New"/>
          <w:kern w:val="0"/>
          <w:sz w:val="20"/>
          <w:szCs w:val="20"/>
          <w14:ligatures w14:val="none"/>
        </w:rPr>
        <w:t>owl:equivalentProperty</w:t>
      </w:r>
      <w:r w:rsidRPr="008D2809">
        <w:rPr>
          <w:rFonts w:ascii="Times New Roman" w:eastAsia="Times New Roman" w:hAnsi="Times New Roman" w:cs="Times New Roman"/>
          <w:kern w:val="0"/>
          <w14:ligatures w14:val="none"/>
        </w:rPr>
        <w:t xml:space="preserve">, depending on the context </w:t>
      </w:r>
    </w:p>
    <w:p w14:paraId="4C5ED2ED" w14:textId="77777777" w:rsidR="008D2809" w:rsidRPr="008D2809" w:rsidRDefault="008D2809" w:rsidP="008D280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expression </w:t>
      </w:r>
      <w:r w:rsidRPr="008D2809">
        <w:rPr>
          <w:rFonts w:ascii="Courier New" w:eastAsia="Times New Roman" w:hAnsi="Courier New" w:cs="Courier New"/>
          <w:kern w:val="0"/>
          <w:sz w:val="20"/>
          <w:szCs w:val="20"/>
          <w14:ligatures w14:val="none"/>
        </w:rPr>
        <w:t>C1 or C2</w:t>
      </w:r>
      <w:r w:rsidRPr="008D2809">
        <w:rPr>
          <w:rFonts w:ascii="Times New Roman" w:eastAsia="Times New Roman" w:hAnsi="Times New Roman" w:cs="Times New Roman"/>
          <w:kern w:val="0"/>
          <w14:ligatures w14:val="none"/>
        </w:rPr>
        <w:t xml:space="preserve"> represents an </w:t>
      </w:r>
      <w:r w:rsidRPr="008D2809">
        <w:rPr>
          <w:rFonts w:ascii="Courier New" w:eastAsia="Times New Roman" w:hAnsi="Courier New" w:cs="Courier New"/>
          <w:kern w:val="0"/>
          <w:sz w:val="20"/>
          <w:szCs w:val="20"/>
          <w14:ligatures w14:val="none"/>
        </w:rPr>
        <w:t>owl:unionOf</w:t>
      </w:r>
      <w:r w:rsidRPr="008D2809">
        <w:rPr>
          <w:rFonts w:ascii="Times New Roman" w:eastAsia="Times New Roman" w:hAnsi="Times New Roman" w:cs="Times New Roman"/>
          <w:kern w:val="0"/>
          <w14:ligatures w14:val="none"/>
        </w:rPr>
        <w:t xml:space="preserve"> class expression </w:t>
      </w:r>
    </w:p>
    <w:p w14:paraId="6CCEA9F5" w14:textId="77777777" w:rsidR="008D2809" w:rsidRPr="008D2809" w:rsidRDefault="008D2809" w:rsidP="008D280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expression </w:t>
      </w:r>
      <w:r w:rsidRPr="008D2809">
        <w:rPr>
          <w:rFonts w:ascii="Courier New" w:eastAsia="Times New Roman" w:hAnsi="Courier New" w:cs="Courier New"/>
          <w:kern w:val="0"/>
          <w:sz w:val="20"/>
          <w:szCs w:val="20"/>
          <w14:ligatures w14:val="none"/>
        </w:rPr>
        <w:t>OP1 o OP2</w:t>
      </w:r>
      <w:r w:rsidRPr="008D2809">
        <w:rPr>
          <w:rFonts w:ascii="Times New Roman" w:eastAsia="Times New Roman" w:hAnsi="Times New Roman" w:cs="Times New Roman"/>
          <w:kern w:val="0"/>
          <w14:ligatures w14:val="none"/>
        </w:rPr>
        <w:t xml:space="preserve"> represents an </w:t>
      </w:r>
      <w:r w:rsidRPr="008D2809">
        <w:rPr>
          <w:rFonts w:ascii="Courier New" w:eastAsia="Times New Roman" w:hAnsi="Courier New" w:cs="Courier New"/>
          <w:kern w:val="0"/>
          <w:sz w:val="20"/>
          <w:szCs w:val="20"/>
          <w14:ligatures w14:val="none"/>
        </w:rPr>
        <w:t>owl:propertyChainAxiom</w:t>
      </w:r>
      <w:r w:rsidRPr="008D2809">
        <w:rPr>
          <w:rFonts w:ascii="Times New Roman" w:eastAsia="Times New Roman" w:hAnsi="Times New Roman" w:cs="Times New Roman"/>
          <w:kern w:val="0"/>
          <w14:ligatures w14:val="none"/>
        </w:rPr>
        <w:t xml:space="preserve"> </w:t>
      </w:r>
    </w:p>
    <w:p w14:paraId="4F5B105E" w14:textId="77777777" w:rsidR="008D2809" w:rsidRPr="008D2809" w:rsidRDefault="008D2809" w:rsidP="008D280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expression </w:t>
      </w:r>
      <w:r w:rsidRPr="008D2809">
        <w:rPr>
          <w:rFonts w:ascii="Courier New" w:eastAsia="Times New Roman" w:hAnsi="Courier New" w:cs="Courier New"/>
          <w:kern w:val="0"/>
          <w:sz w:val="20"/>
          <w:szCs w:val="20"/>
          <w14:ligatures w14:val="none"/>
        </w:rPr>
        <w:t>OP only C</w:t>
      </w:r>
      <w:r w:rsidRPr="008D2809">
        <w:rPr>
          <w:rFonts w:ascii="Times New Roman" w:eastAsia="Times New Roman" w:hAnsi="Times New Roman" w:cs="Times New Roman"/>
          <w:kern w:val="0"/>
          <w14:ligatures w14:val="none"/>
        </w:rPr>
        <w:t xml:space="preserve"> represents an </w:t>
      </w:r>
      <w:r w:rsidRPr="008D2809">
        <w:rPr>
          <w:rFonts w:ascii="Courier New" w:eastAsia="Times New Roman" w:hAnsi="Courier New" w:cs="Courier New"/>
          <w:kern w:val="0"/>
          <w:sz w:val="20"/>
          <w:szCs w:val="20"/>
          <w14:ligatures w14:val="none"/>
        </w:rPr>
        <w:t>owl:allValuesFrom</w:t>
      </w:r>
      <w:r w:rsidRPr="008D2809">
        <w:rPr>
          <w:rFonts w:ascii="Times New Roman" w:eastAsia="Times New Roman" w:hAnsi="Times New Roman" w:cs="Times New Roman"/>
          <w:kern w:val="0"/>
          <w14:ligatures w14:val="none"/>
        </w:rPr>
        <w:t xml:space="preserve"> property restriction </w:t>
      </w:r>
    </w:p>
    <w:p w14:paraId="738FC36E" w14:textId="77777777" w:rsidR="008D2809" w:rsidRPr="008D2809" w:rsidRDefault="008D2809" w:rsidP="008D280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expression </w:t>
      </w:r>
      <w:r w:rsidRPr="008D2809">
        <w:rPr>
          <w:rFonts w:ascii="Courier New" w:eastAsia="Times New Roman" w:hAnsi="Courier New" w:cs="Courier New"/>
          <w:kern w:val="0"/>
          <w:sz w:val="20"/>
          <w:szCs w:val="20"/>
          <w14:ligatures w14:val="none"/>
        </w:rPr>
        <w:t>OP exactly 1</w:t>
      </w:r>
      <w:r w:rsidRPr="008D2809">
        <w:rPr>
          <w:rFonts w:ascii="Times New Roman" w:eastAsia="Times New Roman" w:hAnsi="Times New Roman" w:cs="Times New Roman"/>
          <w:kern w:val="0"/>
          <w14:ligatures w14:val="none"/>
        </w:rPr>
        <w:t xml:space="preserve"> represents an </w:t>
      </w:r>
      <w:r w:rsidRPr="008D2809">
        <w:rPr>
          <w:rFonts w:ascii="Courier New" w:eastAsia="Times New Roman" w:hAnsi="Courier New" w:cs="Courier New"/>
          <w:kern w:val="0"/>
          <w:sz w:val="20"/>
          <w:szCs w:val="20"/>
          <w14:ligatures w14:val="none"/>
        </w:rPr>
        <w:t>owl:cardinality</w:t>
      </w:r>
      <w:r w:rsidRPr="008D2809">
        <w:rPr>
          <w:rFonts w:ascii="Times New Roman" w:eastAsia="Times New Roman" w:hAnsi="Times New Roman" w:cs="Times New Roman"/>
          <w:kern w:val="0"/>
          <w14:ligatures w14:val="none"/>
        </w:rPr>
        <w:t xml:space="preserve"> restriction </w:t>
      </w:r>
    </w:p>
    <w:p w14:paraId="6D4958A1" w14:textId="77777777" w:rsidR="008D2809" w:rsidRPr="008D2809" w:rsidRDefault="008D2809" w:rsidP="008D280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expression </w:t>
      </w:r>
      <w:r w:rsidRPr="008D2809">
        <w:rPr>
          <w:rFonts w:ascii="Courier New" w:eastAsia="Times New Roman" w:hAnsi="Courier New" w:cs="Courier New"/>
          <w:kern w:val="0"/>
          <w:sz w:val="20"/>
          <w:szCs w:val="20"/>
          <w14:ligatures w14:val="none"/>
        </w:rPr>
        <w:t>OP exactly 1 C</w:t>
      </w:r>
      <w:r w:rsidRPr="008D2809">
        <w:rPr>
          <w:rFonts w:ascii="Times New Roman" w:eastAsia="Times New Roman" w:hAnsi="Times New Roman" w:cs="Times New Roman"/>
          <w:kern w:val="0"/>
          <w14:ligatures w14:val="none"/>
        </w:rPr>
        <w:t xml:space="preserve"> represents an </w:t>
      </w:r>
      <w:r w:rsidRPr="008D2809">
        <w:rPr>
          <w:rFonts w:ascii="Courier New" w:eastAsia="Times New Roman" w:hAnsi="Courier New" w:cs="Courier New"/>
          <w:kern w:val="0"/>
          <w:sz w:val="20"/>
          <w:szCs w:val="20"/>
          <w14:ligatures w14:val="none"/>
        </w:rPr>
        <w:t>owl:qualifiedCardinality</w:t>
      </w:r>
      <w:r w:rsidRPr="008D2809">
        <w:rPr>
          <w:rFonts w:ascii="Times New Roman" w:eastAsia="Times New Roman" w:hAnsi="Times New Roman" w:cs="Times New Roman"/>
          <w:kern w:val="0"/>
          <w14:ligatures w14:val="none"/>
        </w:rPr>
        <w:t xml:space="preserve"> restriction </w:t>
      </w:r>
    </w:p>
    <w:p w14:paraId="31DA1A7D" w14:textId="77777777" w:rsidR="008D2809" w:rsidRPr="008D2809" w:rsidRDefault="008D2809" w:rsidP="008D28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2809">
        <w:rPr>
          <w:rFonts w:ascii="Times New Roman" w:eastAsia="Times New Roman" w:hAnsi="Times New Roman" w:cs="Times New Roman"/>
          <w:b/>
          <w:bCs/>
          <w:kern w:val="0"/>
          <w:sz w:val="36"/>
          <w:szCs w:val="36"/>
          <w14:ligatures w14:val="none"/>
        </w:rPr>
        <w:t>3. Conformance</w:t>
      </w:r>
    </w:p>
    <w:p w14:paraId="17370CF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As well as sections marked as non-normative, all authoring guidelines, diagrams, examples, and notes in this specification are non-normative. Everything else in this specification is normative.</w:t>
      </w:r>
    </w:p>
    <w:p w14:paraId="35F86A1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 xml:space="preserve">The key words </w:t>
      </w:r>
      <w:r w:rsidRPr="008D2809">
        <w:rPr>
          <w:rFonts w:ascii="Times New Roman" w:eastAsia="Times New Roman" w:hAnsi="Times New Roman" w:cs="Times New Roman"/>
          <w:i/>
          <w:iCs/>
          <w:kern w:val="0"/>
          <w14:ligatures w14:val="none"/>
        </w:rPr>
        <w:t>MAY</w:t>
      </w:r>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i/>
          <w:iCs/>
          <w:kern w:val="0"/>
          <w14:ligatures w14:val="none"/>
        </w:rPr>
        <w:t>MUST</w:t>
      </w:r>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i/>
          <w:iCs/>
          <w:kern w:val="0"/>
          <w14:ligatures w14:val="none"/>
        </w:rPr>
        <w:t>MUST NOT</w:t>
      </w:r>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i/>
          <w:iCs/>
          <w:kern w:val="0"/>
          <w14:ligatures w14:val="none"/>
        </w:rPr>
        <w:t>SHALL</w:t>
      </w:r>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i/>
          <w:iCs/>
          <w:kern w:val="0"/>
          <w14:ligatures w14:val="none"/>
        </w:rPr>
        <w:t>SHOULD</w:t>
      </w:r>
      <w:r w:rsidRPr="008D2809">
        <w:rPr>
          <w:rFonts w:ascii="Times New Roman" w:eastAsia="Times New Roman" w:hAnsi="Times New Roman" w:cs="Times New Roman"/>
          <w:kern w:val="0"/>
          <w14:ligatures w14:val="none"/>
        </w:rPr>
        <w:t xml:space="preserve">, and </w:t>
      </w:r>
      <w:r w:rsidRPr="008D2809">
        <w:rPr>
          <w:rFonts w:ascii="Times New Roman" w:eastAsia="Times New Roman" w:hAnsi="Times New Roman" w:cs="Times New Roman"/>
          <w:i/>
          <w:iCs/>
          <w:kern w:val="0"/>
          <w14:ligatures w14:val="none"/>
        </w:rPr>
        <w:t>SHOULD NOT</w:t>
      </w:r>
      <w:r w:rsidRPr="008D2809">
        <w:rPr>
          <w:rFonts w:ascii="Times New Roman" w:eastAsia="Times New Roman" w:hAnsi="Times New Roman" w:cs="Times New Roman"/>
          <w:kern w:val="0"/>
          <w14:ligatures w14:val="none"/>
        </w:rPr>
        <w:t xml:space="preserve"> in this document are to be interpreted as described in </w:t>
      </w:r>
      <w:hyperlink r:id="rId432" w:history="1">
        <w:r w:rsidRPr="008D2809">
          <w:rPr>
            <w:rFonts w:ascii="Times New Roman" w:eastAsia="Times New Roman" w:hAnsi="Times New Roman" w:cs="Times New Roman"/>
            <w:color w:val="0000FF"/>
            <w:kern w:val="0"/>
            <w:u w:val="single"/>
            <w14:ligatures w14:val="none"/>
          </w:rPr>
          <w:t>BCP 14</w:t>
        </w:r>
      </w:hyperlink>
      <w:r w:rsidRPr="008D2809">
        <w:rPr>
          <w:rFonts w:ascii="Times New Roman" w:eastAsia="Times New Roman" w:hAnsi="Times New Roman" w:cs="Times New Roman"/>
          <w:kern w:val="0"/>
          <w14:ligatures w14:val="none"/>
        </w:rPr>
        <w:t xml:space="preserve"> [</w:t>
      </w:r>
      <w:hyperlink r:id="rId433" w:anchor="bib-rfc2119" w:tooltip="Key words for use in RFCs to Indicate Requirement Levels" w:history="1">
        <w:r w:rsidRPr="008D2809">
          <w:rPr>
            <w:rFonts w:ascii="Times New Roman" w:eastAsia="Times New Roman" w:hAnsi="Times New Roman" w:cs="Times New Roman"/>
            <w:i/>
            <w:iCs/>
            <w:color w:val="0000FF"/>
            <w:kern w:val="0"/>
            <w:u w:val="single"/>
            <w14:ligatures w14:val="none"/>
          </w:rPr>
          <w:t>RFC2119</w:t>
        </w:r>
      </w:hyperlink>
      <w:r w:rsidRPr="008D2809">
        <w:rPr>
          <w:rFonts w:ascii="Times New Roman" w:eastAsia="Times New Roman" w:hAnsi="Times New Roman" w:cs="Times New Roman"/>
          <w:kern w:val="0"/>
          <w14:ligatures w14:val="none"/>
        </w:rPr>
        <w:t>] [</w:t>
      </w:r>
      <w:hyperlink r:id="rId434" w:anchor="bib-rfc8174" w:tooltip="Ambiguity of Uppercase vs Lowercase in RFC 2119 Key Words" w:history="1">
        <w:r w:rsidRPr="008D2809">
          <w:rPr>
            <w:rFonts w:ascii="Times New Roman" w:eastAsia="Times New Roman" w:hAnsi="Times New Roman" w:cs="Times New Roman"/>
            <w:i/>
            <w:iCs/>
            <w:color w:val="0000FF"/>
            <w:kern w:val="0"/>
            <w:u w:val="single"/>
            <w14:ligatures w14:val="none"/>
          </w:rPr>
          <w:t>RFC8174</w:t>
        </w:r>
      </w:hyperlink>
      <w:r w:rsidRPr="008D2809">
        <w:rPr>
          <w:rFonts w:ascii="Times New Roman" w:eastAsia="Times New Roman" w:hAnsi="Times New Roman" w:cs="Times New Roman"/>
          <w:kern w:val="0"/>
          <w14:ligatures w14:val="none"/>
        </w:rPr>
        <w:t xml:space="preserve">] when, and only when, they appear in all capitals, as shown here. </w:t>
      </w:r>
    </w:p>
    <w:p w14:paraId="160AEDD1" w14:textId="77777777" w:rsidR="008D2809" w:rsidRPr="008D2809" w:rsidRDefault="008D2809" w:rsidP="008D28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809">
        <w:rPr>
          <w:rFonts w:ascii="Times New Roman" w:eastAsia="Times New Roman" w:hAnsi="Times New Roman" w:cs="Times New Roman"/>
          <w:b/>
          <w:bCs/>
          <w:kern w:val="0"/>
          <w:sz w:val="27"/>
          <w:szCs w:val="27"/>
          <w14:ligatures w14:val="none"/>
        </w:rPr>
        <w:t>3.1 General conformance requirements</w:t>
      </w:r>
    </w:p>
    <w:p w14:paraId="3C522F4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Data conforms to SSN if:</w:t>
      </w:r>
    </w:p>
    <w:p w14:paraId="37EBE9FE" w14:textId="1F87E707" w:rsidR="008D2809" w:rsidRPr="008D2809" w:rsidRDefault="008D2809" w:rsidP="008D280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Access to data is organized around Actuations, Observations, and Samplings</w:t>
      </w:r>
      <w:del w:id="64" w:author="Carl Reed" w:date="2026-08-24T10:55:00Z" w16du:dateUtc="2026-08-24T16:55:00Z">
        <w:r w:rsidRPr="008D2809" w:rsidDel="004A4E3C">
          <w:rPr>
            <w:rFonts w:ascii="Times New Roman" w:eastAsia="Times New Roman" w:hAnsi="Times New Roman" w:cs="Times New Roman"/>
            <w:kern w:val="0"/>
            <w14:ligatures w14:val="none"/>
          </w:rPr>
          <w:delText>,</w:delText>
        </w:r>
      </w:del>
      <w:r w:rsidRPr="008D2809">
        <w:rPr>
          <w:rFonts w:ascii="Times New Roman" w:eastAsia="Times New Roman" w:hAnsi="Times New Roman" w:cs="Times New Roman"/>
          <w:kern w:val="0"/>
          <w14:ligatures w14:val="none"/>
        </w:rPr>
        <w:t xml:space="preserve"> </w:t>
      </w:r>
      <w:ins w:id="65" w:author="Carl Reed" w:date="2026-08-24T10:55:00Z" w16du:dateUtc="2026-08-24T16:55:00Z">
        <w:r w:rsidR="004A4E3C">
          <w:rPr>
            <w:rFonts w:ascii="Times New Roman" w:eastAsia="Times New Roman" w:hAnsi="Times New Roman" w:cs="Times New Roman"/>
            <w:kern w:val="0"/>
            <w14:ligatures w14:val="none"/>
          </w:rPr>
          <w:t>These</w:t>
        </w:r>
      </w:ins>
      <w:del w:id="66" w:author="Carl Reed" w:date="2026-08-24T10:55:00Z" w16du:dateUtc="2026-08-24T16:55:00Z">
        <w:r w:rsidRPr="008D2809" w:rsidDel="004A4E3C">
          <w:rPr>
            <w:rFonts w:ascii="Times New Roman" w:eastAsia="Times New Roman" w:hAnsi="Times New Roman" w:cs="Times New Roman"/>
            <w:kern w:val="0"/>
            <w14:ligatures w14:val="none"/>
          </w:rPr>
          <w:delText>which</w:delText>
        </w:r>
      </w:del>
      <w:r w:rsidRPr="008D2809">
        <w:rPr>
          <w:rFonts w:ascii="Times New Roman" w:eastAsia="Times New Roman" w:hAnsi="Times New Roman" w:cs="Times New Roman"/>
          <w:kern w:val="0"/>
          <w14:ligatures w14:val="none"/>
        </w:rPr>
        <w:t xml:space="preserve"> respectively represent executions of Actuating, Observing, and Sampling procedures, which are in turn respectively implemented by Actuators, Sensors, and Samplers </w:t>
      </w:r>
    </w:p>
    <w:p w14:paraId="707C8824" w14:textId="77777777" w:rsidR="008D2809" w:rsidRPr="008D2809" w:rsidRDefault="008D2809" w:rsidP="008D280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The contents of all data fields are expressed using the appropriate RDF classes and properties from SSN. Where no such class or property exists, sub-classes or sub-properties specializing SSN in a domain-specific web ontology are employed.</w:t>
      </w:r>
    </w:p>
    <w:p w14:paraId="747FC93B" w14:textId="43867AAD" w:rsidR="008D2809" w:rsidRPr="008D2809" w:rsidRDefault="008D2809" w:rsidP="008D280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All classes and properties from SSN are used in a way consistent with the semantics declared in this specification, as so any SSN sub-classes or sub-properties </w:t>
      </w:r>
      <w:del w:id="67" w:author="Carl Reed" w:date="2026-08-24T10:56:00Z" w16du:dateUtc="2026-08-24T16:56:00Z">
        <w:r w:rsidRPr="008D2809" w:rsidDel="00D45078">
          <w:rPr>
            <w:rFonts w:ascii="Times New Roman" w:eastAsia="Times New Roman" w:hAnsi="Times New Roman" w:cs="Times New Roman"/>
            <w:kern w:val="0"/>
            <w14:ligatures w14:val="none"/>
          </w:rPr>
          <w:delText>specialised</w:delText>
        </w:r>
      </w:del>
      <w:ins w:id="68" w:author="Carl Reed" w:date="2026-08-24T10:56:00Z" w16du:dateUtc="2026-08-24T16:56:00Z">
        <w:r w:rsidR="00D45078" w:rsidRPr="008D2809">
          <w:rPr>
            <w:rFonts w:ascii="Times New Roman" w:eastAsia="Times New Roman" w:hAnsi="Times New Roman" w:cs="Times New Roman"/>
            <w:kern w:val="0"/>
            <w14:ligatures w14:val="none"/>
          </w:rPr>
          <w:t>specialized</w:t>
        </w:r>
      </w:ins>
      <w:r w:rsidRPr="008D2809">
        <w:rPr>
          <w:rFonts w:ascii="Times New Roman" w:eastAsia="Times New Roman" w:hAnsi="Times New Roman" w:cs="Times New Roman"/>
          <w:kern w:val="0"/>
          <w14:ligatures w14:val="none"/>
        </w:rPr>
        <w:t xml:space="preserve"> in domain-specific ontologies used to express the concerned data.</w:t>
      </w:r>
    </w:p>
    <w:p w14:paraId="6557DBE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SSN-compliant knowledge graphs </w:t>
      </w:r>
      <w:r w:rsidRPr="008D2809">
        <w:rPr>
          <w:rFonts w:ascii="Times New Roman" w:eastAsia="Times New Roman" w:hAnsi="Times New Roman" w:cs="Times New Roman"/>
          <w:i/>
          <w:iCs/>
          <w:kern w:val="0"/>
          <w14:ligatures w14:val="none"/>
        </w:rPr>
        <w:t>MAY</w:t>
      </w:r>
      <w:r w:rsidRPr="008D2809">
        <w:rPr>
          <w:rFonts w:ascii="Times New Roman" w:eastAsia="Times New Roman" w:hAnsi="Times New Roman" w:cs="Times New Roman"/>
          <w:kern w:val="0"/>
          <w14:ligatures w14:val="none"/>
        </w:rPr>
        <w:t xml:space="preserve"> include additional non-SSN class instances, object and data properties, and additional RDF data. </w:t>
      </w:r>
    </w:p>
    <w:p w14:paraId="769B6C40" w14:textId="7E6269B0" w:rsidR="008D2809" w:rsidRPr="008D2809" w:rsidRDefault="008D2809" w:rsidP="008D28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809">
        <w:rPr>
          <w:rFonts w:ascii="Times New Roman" w:eastAsia="Times New Roman" w:hAnsi="Times New Roman" w:cs="Times New Roman"/>
          <w:b/>
          <w:bCs/>
          <w:kern w:val="0"/>
          <w:sz w:val="27"/>
          <w:szCs w:val="27"/>
          <w14:ligatures w14:val="none"/>
        </w:rPr>
        <w:t xml:space="preserve">3.2 </w:t>
      </w:r>
      <w:ins w:id="69" w:author="Carl Reed" w:date="2026-08-24T10:56:00Z" w16du:dateUtc="2026-08-24T16:56:00Z">
        <w:r w:rsidR="00D45078">
          <w:rPr>
            <w:rFonts w:ascii="Times New Roman" w:eastAsia="Times New Roman" w:hAnsi="Times New Roman" w:cs="Times New Roman"/>
            <w:b/>
            <w:bCs/>
            <w:kern w:val="0"/>
            <w:sz w:val="27"/>
            <w:szCs w:val="27"/>
            <w14:ligatures w14:val="none"/>
          </w:rPr>
          <w:t>Conf</w:t>
        </w:r>
      </w:ins>
      <w:ins w:id="70" w:author="Carl Reed" w:date="2026-08-24T10:57:00Z" w16du:dateUtc="2026-08-24T16:57:00Z">
        <w:r w:rsidR="00D45078">
          <w:rPr>
            <w:rFonts w:ascii="Times New Roman" w:eastAsia="Times New Roman" w:hAnsi="Times New Roman" w:cs="Times New Roman"/>
            <w:b/>
            <w:bCs/>
            <w:kern w:val="0"/>
            <w:sz w:val="27"/>
            <w:szCs w:val="27"/>
            <w14:ligatures w14:val="none"/>
          </w:rPr>
          <w:t xml:space="preserve">ormance with </w:t>
        </w:r>
      </w:ins>
      <w:r w:rsidRPr="008D2809">
        <w:rPr>
          <w:rFonts w:ascii="Times New Roman" w:eastAsia="Times New Roman" w:hAnsi="Times New Roman" w:cs="Times New Roman"/>
          <w:b/>
          <w:bCs/>
          <w:kern w:val="0"/>
          <w:sz w:val="27"/>
          <w:szCs w:val="27"/>
          <w14:ligatures w14:val="none"/>
        </w:rPr>
        <w:t xml:space="preserve">OGC </w:t>
      </w:r>
      <w:del w:id="71" w:author="Carl Reed" w:date="2026-08-24T10:57:00Z" w16du:dateUtc="2026-08-24T16:57:00Z">
        <w:r w:rsidRPr="008D2809" w:rsidDel="00D45078">
          <w:rPr>
            <w:rFonts w:ascii="Times New Roman" w:eastAsia="Times New Roman" w:hAnsi="Times New Roman" w:cs="Times New Roman"/>
            <w:b/>
            <w:bCs/>
            <w:kern w:val="0"/>
            <w:sz w:val="27"/>
            <w:szCs w:val="27"/>
            <w14:ligatures w14:val="none"/>
          </w:rPr>
          <w:delText>Specification conformance</w:delText>
        </w:r>
      </w:del>
      <w:ins w:id="72" w:author="Carl Reed" w:date="2026-08-24T10:57:00Z" w16du:dateUtc="2026-08-24T16:57:00Z">
        <w:r w:rsidR="00D45078">
          <w:rPr>
            <w:rFonts w:ascii="Times New Roman" w:eastAsia="Times New Roman" w:hAnsi="Times New Roman" w:cs="Times New Roman"/>
            <w:b/>
            <w:bCs/>
            <w:kern w:val="0"/>
            <w:sz w:val="27"/>
            <w:szCs w:val="27"/>
            <w14:ligatures w14:val="none"/>
          </w:rPr>
          <w:t>Standards</w:t>
        </w:r>
      </w:ins>
    </w:p>
    <w:p w14:paraId="4394DCD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OGC Standards are required to follow the OGC Modular Specification policy </w:t>
      </w:r>
      <w:commentRangeStart w:id="73"/>
      <w:r w:rsidRPr="008D2809">
        <w:rPr>
          <w:rFonts w:ascii="Times New Roman" w:eastAsia="Times New Roman" w:hAnsi="Times New Roman" w:cs="Times New Roman"/>
          <w:kern w:val="0"/>
          <w14:ligatures w14:val="none"/>
        </w:rPr>
        <w:t>[</w:t>
      </w:r>
      <w:hyperlink r:id="rId435" w:anchor="bib-modspec" w:tooltip="The Specification Model — A Standard for Modular specifications" w:history="1">
        <w:r w:rsidRPr="008D2809">
          <w:rPr>
            <w:rFonts w:ascii="Times New Roman" w:eastAsia="Times New Roman" w:hAnsi="Times New Roman" w:cs="Times New Roman"/>
            <w:i/>
            <w:iCs/>
            <w:color w:val="0000FF"/>
            <w:kern w:val="0"/>
            <w:u w:val="single"/>
            <w14:ligatures w14:val="none"/>
          </w:rPr>
          <w:t>ModSpec</w:t>
        </w:r>
      </w:hyperlink>
      <w:r w:rsidRPr="008D2809">
        <w:rPr>
          <w:rFonts w:ascii="Times New Roman" w:eastAsia="Times New Roman" w:hAnsi="Times New Roman" w:cs="Times New Roman"/>
          <w:kern w:val="0"/>
          <w14:ligatures w14:val="none"/>
        </w:rPr>
        <w:t xml:space="preserve">]. </w:t>
      </w:r>
      <w:commentRangeEnd w:id="73"/>
      <w:r w:rsidR="00EF41ED" w:rsidRPr="008D2809">
        <w:rPr>
          <w:rStyle w:val="CommentReference"/>
          <w:rFonts w:ascii="Times New Roman" w:eastAsia="Times New Roman" w:hAnsi="Times New Roman" w:cs="Times New Roman"/>
          <w:kern w:val="0"/>
          <w:sz w:val="24"/>
          <w:szCs w:val="24"/>
          <w14:ligatures w14:val="none"/>
        </w:rPr>
        <w:commentReference w:id="73"/>
      </w:r>
      <w:r w:rsidRPr="008D2809">
        <w:rPr>
          <w:rFonts w:ascii="Times New Roman" w:eastAsia="Times New Roman" w:hAnsi="Times New Roman" w:cs="Times New Roman"/>
          <w:kern w:val="0"/>
          <w14:ligatures w14:val="none"/>
        </w:rPr>
        <w:t xml:space="preserve">The key provisions of this policy are that: </w:t>
      </w:r>
    </w:p>
    <w:p w14:paraId="40E82AA6" w14:textId="219EDCBA" w:rsidR="008D2809" w:rsidRPr="008D2809" w:rsidRDefault="003A1F6D" w:rsidP="008D280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ins w:id="74" w:author="Carl Reed" w:date="2026-08-24T11:00:00Z" w16du:dateUtc="2026-08-24T17:00:00Z">
        <w:r>
          <w:rPr>
            <w:rFonts w:ascii="Times New Roman" w:eastAsia="Times New Roman" w:hAnsi="Times New Roman" w:cs="Times New Roman"/>
            <w:kern w:val="0"/>
            <w14:ligatures w14:val="none"/>
          </w:rPr>
          <w:t>Requirements stated in a</w:t>
        </w:r>
      </w:ins>
      <w:del w:id="75" w:author="Carl Reed" w:date="2026-08-24T11:00:00Z" w16du:dateUtc="2026-08-24T17:00:00Z">
        <w:r w:rsidR="008D2809" w:rsidRPr="008D2809" w:rsidDel="00EF41ED">
          <w:rPr>
            <w:rFonts w:ascii="Times New Roman" w:eastAsia="Times New Roman" w:hAnsi="Times New Roman" w:cs="Times New Roman"/>
            <w:kern w:val="0"/>
            <w14:ligatures w14:val="none"/>
          </w:rPr>
          <w:delText>t</w:delText>
        </w:r>
        <w:r w:rsidR="008D2809" w:rsidRPr="008D2809" w:rsidDel="003A1F6D">
          <w:rPr>
            <w:rFonts w:ascii="Times New Roman" w:eastAsia="Times New Roman" w:hAnsi="Times New Roman" w:cs="Times New Roman"/>
            <w:kern w:val="0"/>
            <w14:ligatures w14:val="none"/>
          </w:rPr>
          <w:delText>he</w:delText>
        </w:r>
      </w:del>
      <w:r w:rsidR="008D2809" w:rsidRPr="008D2809">
        <w:rPr>
          <w:rFonts w:ascii="Times New Roman" w:eastAsia="Times New Roman" w:hAnsi="Times New Roman" w:cs="Times New Roman"/>
          <w:kern w:val="0"/>
          <w14:ligatures w14:val="none"/>
        </w:rPr>
        <w:t xml:space="preserve"> standard </w:t>
      </w:r>
      <w:ins w:id="76" w:author="Carl Reed" w:date="2026-08-24T11:00:00Z" w16du:dateUtc="2026-08-24T17:00:00Z">
        <w:r>
          <w:rPr>
            <w:rFonts w:ascii="Times New Roman" w:eastAsia="Times New Roman" w:hAnsi="Times New Roman" w:cs="Times New Roman"/>
            <w:kern w:val="0"/>
            <w14:ligatures w14:val="none"/>
          </w:rPr>
          <w:t>are</w:t>
        </w:r>
      </w:ins>
      <w:del w:id="77" w:author="Carl Reed" w:date="2026-08-24T11:00:00Z" w16du:dateUtc="2026-08-24T17:00:00Z">
        <w:r w:rsidR="008D2809" w:rsidRPr="008D2809" w:rsidDel="003A1F6D">
          <w:rPr>
            <w:rFonts w:ascii="Times New Roman" w:eastAsia="Times New Roman" w:hAnsi="Times New Roman" w:cs="Times New Roman"/>
            <w:kern w:val="0"/>
            <w14:ligatures w14:val="none"/>
          </w:rPr>
          <w:delText>is</w:delText>
        </w:r>
      </w:del>
      <w:r w:rsidR="008D2809" w:rsidRPr="008D2809">
        <w:rPr>
          <w:rFonts w:ascii="Times New Roman" w:eastAsia="Times New Roman" w:hAnsi="Times New Roman" w:cs="Times New Roman"/>
          <w:kern w:val="0"/>
          <w14:ligatures w14:val="none"/>
        </w:rPr>
        <w:t xml:space="preserve"> organized into Requirements Classes and Conformance Classes</w:t>
      </w:r>
      <w:ins w:id="78" w:author="Carl Reed" w:date="2026-08-24T11:06:00Z" w16du:dateUtc="2026-08-24T17:06:00Z">
        <w:r w:rsidR="00EC3AF1">
          <w:rPr>
            <w:rFonts w:ascii="Times New Roman" w:eastAsia="Times New Roman" w:hAnsi="Times New Roman" w:cs="Times New Roman"/>
            <w:kern w:val="0"/>
            <w14:ligatures w14:val="none"/>
          </w:rPr>
          <w:t>.</w:t>
        </w:r>
      </w:ins>
    </w:p>
    <w:p w14:paraId="25B8EB49" w14:textId="10D10E0C" w:rsidR="008D2809" w:rsidRPr="008D2809" w:rsidRDefault="003A1F6D" w:rsidP="008D280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ins w:id="79" w:author="Carl Reed" w:date="2026-08-24T11:00:00Z" w16du:dateUtc="2026-08-24T17:00:00Z">
        <w:r>
          <w:rPr>
            <w:rFonts w:ascii="Times New Roman" w:eastAsia="Times New Roman" w:hAnsi="Times New Roman" w:cs="Times New Roman"/>
            <w:kern w:val="0"/>
            <w14:ligatures w14:val="none"/>
          </w:rPr>
          <w:t>R</w:t>
        </w:r>
      </w:ins>
      <w:del w:id="80" w:author="Carl Reed" w:date="2026-08-24T11:00:00Z" w16du:dateUtc="2026-08-24T17:00:00Z">
        <w:r w:rsidR="008D2809" w:rsidRPr="008D2809" w:rsidDel="003A1F6D">
          <w:rPr>
            <w:rFonts w:ascii="Times New Roman" w:eastAsia="Times New Roman" w:hAnsi="Times New Roman" w:cs="Times New Roman"/>
            <w:kern w:val="0"/>
            <w14:ligatures w14:val="none"/>
          </w:rPr>
          <w:delText>e</w:delText>
        </w:r>
      </w:del>
      <w:r w:rsidR="008D2809" w:rsidRPr="008D2809">
        <w:rPr>
          <w:rFonts w:ascii="Times New Roman" w:eastAsia="Times New Roman" w:hAnsi="Times New Roman" w:cs="Times New Roman"/>
          <w:kern w:val="0"/>
          <w14:ligatures w14:val="none"/>
        </w:rPr>
        <w:t>ach individual Requirement is a member of one and only one Requirements Class</w:t>
      </w:r>
      <w:ins w:id="81" w:author="Carl Reed" w:date="2026-08-24T11:06:00Z" w16du:dateUtc="2026-08-24T17:06:00Z">
        <w:r w:rsidR="00EC3AF1">
          <w:rPr>
            <w:rFonts w:ascii="Times New Roman" w:eastAsia="Times New Roman" w:hAnsi="Times New Roman" w:cs="Times New Roman"/>
            <w:kern w:val="0"/>
            <w14:ligatures w14:val="none"/>
          </w:rPr>
          <w:t>.</w:t>
        </w:r>
      </w:ins>
    </w:p>
    <w:p w14:paraId="42272636" w14:textId="4A75F025" w:rsidR="008D2809" w:rsidRPr="008D2809" w:rsidRDefault="003A1F6D" w:rsidP="008D280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ins w:id="82" w:author="Carl Reed" w:date="2026-08-24T11:00:00Z" w16du:dateUtc="2026-08-24T17:00:00Z">
        <w:r>
          <w:rPr>
            <w:rFonts w:ascii="Times New Roman" w:eastAsia="Times New Roman" w:hAnsi="Times New Roman" w:cs="Times New Roman"/>
            <w:kern w:val="0"/>
            <w14:ligatures w14:val="none"/>
          </w:rPr>
          <w:t>E</w:t>
        </w:r>
      </w:ins>
      <w:del w:id="83" w:author="Carl Reed" w:date="2026-08-24T11:00:00Z" w16du:dateUtc="2026-08-24T17:00:00Z">
        <w:r w:rsidR="008D2809" w:rsidRPr="008D2809" w:rsidDel="003A1F6D">
          <w:rPr>
            <w:rFonts w:ascii="Times New Roman" w:eastAsia="Times New Roman" w:hAnsi="Times New Roman" w:cs="Times New Roman"/>
            <w:kern w:val="0"/>
            <w14:ligatures w14:val="none"/>
          </w:rPr>
          <w:delText>e</w:delText>
        </w:r>
      </w:del>
      <w:r w:rsidR="008D2809" w:rsidRPr="008D2809">
        <w:rPr>
          <w:rFonts w:ascii="Times New Roman" w:eastAsia="Times New Roman" w:hAnsi="Times New Roman" w:cs="Times New Roman"/>
          <w:kern w:val="0"/>
          <w14:ligatures w14:val="none"/>
        </w:rPr>
        <w:t>ach individual conformance Test is a member of one and only one Conformance Class</w:t>
      </w:r>
      <w:ins w:id="84" w:author="Carl Reed" w:date="2026-08-24T11:06:00Z" w16du:dateUtc="2026-08-24T17:06:00Z">
        <w:r w:rsidR="00EC3AF1">
          <w:rPr>
            <w:rFonts w:ascii="Times New Roman" w:eastAsia="Times New Roman" w:hAnsi="Times New Roman" w:cs="Times New Roman"/>
            <w:kern w:val="0"/>
            <w14:ligatures w14:val="none"/>
          </w:rPr>
          <w:t>.</w:t>
        </w:r>
      </w:ins>
    </w:p>
    <w:p w14:paraId="72F1C586" w14:textId="5D39742D" w:rsidR="008D2809" w:rsidRPr="008D2809" w:rsidRDefault="008D2809" w:rsidP="008D280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del w:id="85" w:author="Carl Reed" w:date="2026-08-24T11:01:00Z" w16du:dateUtc="2026-08-24T17:01:00Z">
        <w:r w:rsidRPr="008D2809" w:rsidDel="00350CB8">
          <w:rPr>
            <w:rFonts w:ascii="Times New Roman" w:eastAsia="Times New Roman" w:hAnsi="Times New Roman" w:cs="Times New Roman"/>
            <w:kern w:val="0"/>
            <w14:ligatures w14:val="none"/>
          </w:rPr>
          <w:delText>e</w:delText>
        </w:r>
      </w:del>
      <w:ins w:id="86" w:author="Carl Reed" w:date="2026-08-24T11:01:00Z" w16du:dateUtc="2026-08-24T17:01:00Z">
        <w:r w:rsidR="00350CB8">
          <w:rPr>
            <w:rFonts w:ascii="Times New Roman" w:eastAsia="Times New Roman" w:hAnsi="Times New Roman" w:cs="Times New Roman"/>
            <w:kern w:val="0"/>
            <w14:ligatures w14:val="none"/>
          </w:rPr>
          <w:t>E</w:t>
        </w:r>
      </w:ins>
      <w:r w:rsidRPr="008D2809">
        <w:rPr>
          <w:rFonts w:ascii="Times New Roman" w:eastAsia="Times New Roman" w:hAnsi="Times New Roman" w:cs="Times New Roman"/>
          <w:kern w:val="0"/>
          <w14:ligatures w14:val="none"/>
        </w:rPr>
        <w:t xml:space="preserve">ach Requirement, Requirements Class, Test, and Conformance Class is denoted by an </w:t>
      </w:r>
      <w:commentRangeStart w:id="87"/>
      <w:r w:rsidRPr="008D2809">
        <w:rPr>
          <w:rFonts w:ascii="Times New Roman" w:eastAsia="Times New Roman" w:hAnsi="Times New Roman" w:cs="Times New Roman"/>
          <w:kern w:val="0"/>
          <w14:ligatures w14:val="none"/>
        </w:rPr>
        <w:t>IRI</w:t>
      </w:r>
      <w:commentRangeEnd w:id="87"/>
      <w:r w:rsidR="004C7FB2">
        <w:rPr>
          <w:rStyle w:val="CommentReference"/>
          <w:rFonts w:ascii="Times New Roman" w:eastAsia="Times New Roman" w:hAnsi="Times New Roman" w:cs="Times New Roman"/>
          <w:kern w:val="0"/>
          <w:sz w:val="24"/>
          <w:szCs w:val="24"/>
          <w14:ligatures w14:val="none"/>
        </w:rPr>
        <w:commentReference w:id="87"/>
      </w:r>
      <w:ins w:id="88" w:author="Carl Reed" w:date="2026-08-24T11:06:00Z" w16du:dateUtc="2026-08-24T17:06:00Z">
        <w:r w:rsidR="00EC3AF1">
          <w:rPr>
            <w:rFonts w:ascii="Times New Roman" w:eastAsia="Times New Roman" w:hAnsi="Times New Roman" w:cs="Times New Roman"/>
            <w:kern w:val="0"/>
            <w14:ligatures w14:val="none"/>
          </w:rPr>
          <w:t>.</w:t>
        </w:r>
      </w:ins>
    </w:p>
    <w:p w14:paraId="403392B3" w14:textId="6D666C1F" w:rsidR="008D2809" w:rsidRPr="008D2809" w:rsidRDefault="008D2809" w:rsidP="008D280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del w:id="89" w:author="Carl Reed" w:date="2026-08-24T11:03:00Z" w16du:dateUtc="2026-08-24T17:03:00Z">
        <w:r w:rsidRPr="008D2809" w:rsidDel="0061195D">
          <w:rPr>
            <w:rFonts w:ascii="Times New Roman" w:eastAsia="Times New Roman" w:hAnsi="Times New Roman" w:cs="Times New Roman"/>
            <w:kern w:val="0"/>
            <w14:ligatures w14:val="none"/>
          </w:rPr>
          <w:delText>d</w:delText>
        </w:r>
      </w:del>
      <w:ins w:id="90" w:author="Carl Reed" w:date="2026-08-24T11:03:00Z" w16du:dateUtc="2026-08-24T17:03:00Z">
        <w:r w:rsidR="0061195D">
          <w:rPr>
            <w:rFonts w:ascii="Times New Roman" w:eastAsia="Times New Roman" w:hAnsi="Times New Roman" w:cs="Times New Roman"/>
            <w:kern w:val="0"/>
            <w14:ligatures w14:val="none"/>
          </w:rPr>
          <w:t>D</w:t>
        </w:r>
      </w:ins>
      <w:r w:rsidRPr="008D2809">
        <w:rPr>
          <w:rFonts w:ascii="Times New Roman" w:eastAsia="Times New Roman" w:hAnsi="Times New Roman" w:cs="Times New Roman"/>
          <w:kern w:val="0"/>
          <w14:ligatures w14:val="none"/>
        </w:rPr>
        <w:t>ependencies are managed at the Requirements Class or Conformance Class level</w:t>
      </w:r>
      <w:ins w:id="91" w:author="Carl Reed" w:date="2026-08-24T11:06:00Z" w16du:dateUtc="2026-08-24T17:06:00Z">
        <w:r w:rsidR="00EC3AF1">
          <w:rPr>
            <w:rFonts w:ascii="Times New Roman" w:eastAsia="Times New Roman" w:hAnsi="Times New Roman" w:cs="Times New Roman"/>
            <w:kern w:val="0"/>
            <w14:ligatures w14:val="none"/>
          </w:rPr>
          <w:t>.</w:t>
        </w:r>
      </w:ins>
    </w:p>
    <w:p w14:paraId="158FC1F5" w14:textId="584A2399" w:rsidR="008D2809" w:rsidRPr="008D2809" w:rsidRDefault="008D2809" w:rsidP="008D280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del w:id="92" w:author="Carl Reed" w:date="2026-08-24T11:03:00Z" w16du:dateUtc="2026-08-24T17:03:00Z">
        <w:r w:rsidRPr="008D2809" w:rsidDel="0061195D">
          <w:rPr>
            <w:rFonts w:ascii="Times New Roman" w:eastAsia="Times New Roman" w:hAnsi="Times New Roman" w:cs="Times New Roman"/>
            <w:kern w:val="0"/>
            <w14:ligatures w14:val="none"/>
          </w:rPr>
          <w:delText>n</w:delText>
        </w:r>
      </w:del>
      <w:ins w:id="93" w:author="Carl Reed" w:date="2026-08-24T11:03:00Z" w16du:dateUtc="2026-08-24T17:03:00Z">
        <w:r w:rsidR="0061195D">
          <w:rPr>
            <w:rFonts w:ascii="Times New Roman" w:eastAsia="Times New Roman" w:hAnsi="Times New Roman" w:cs="Times New Roman"/>
            <w:kern w:val="0"/>
            <w14:ligatures w14:val="none"/>
          </w:rPr>
          <w:t>N</w:t>
        </w:r>
      </w:ins>
      <w:r w:rsidRPr="008D2809">
        <w:rPr>
          <w:rFonts w:ascii="Times New Roman" w:eastAsia="Times New Roman" w:hAnsi="Times New Roman" w:cs="Times New Roman"/>
          <w:kern w:val="0"/>
          <w14:ligatures w14:val="none"/>
        </w:rPr>
        <w:t>o circular dependencies are permitted</w:t>
      </w:r>
      <w:ins w:id="94" w:author="Carl Reed" w:date="2026-08-24T11:06:00Z" w16du:dateUtc="2026-08-24T17:06:00Z">
        <w:r w:rsidR="00EC3AF1">
          <w:rPr>
            <w:rFonts w:ascii="Times New Roman" w:eastAsia="Times New Roman" w:hAnsi="Times New Roman" w:cs="Times New Roman"/>
            <w:kern w:val="0"/>
            <w14:ligatures w14:val="none"/>
          </w:rPr>
          <w:t>.</w:t>
        </w:r>
      </w:ins>
    </w:p>
    <w:p w14:paraId="4710A12E" w14:textId="00A00AD5" w:rsidR="008D2809" w:rsidRPr="008D2809" w:rsidRDefault="008D2809" w:rsidP="008D280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del w:id="95" w:author="Carl Reed" w:date="2026-08-24T11:03:00Z" w16du:dateUtc="2026-08-24T17:03:00Z">
        <w:r w:rsidRPr="008D2809" w:rsidDel="007266F9">
          <w:rPr>
            <w:rFonts w:ascii="Times New Roman" w:eastAsia="Times New Roman" w:hAnsi="Times New Roman" w:cs="Times New Roman"/>
            <w:kern w:val="0"/>
            <w14:ligatures w14:val="none"/>
          </w:rPr>
          <w:delText>C</w:delText>
        </w:r>
      </w:del>
      <w:ins w:id="96" w:author="Carl Reed" w:date="2026-08-24T11:03:00Z" w16du:dateUtc="2026-08-24T17:03:00Z">
        <w:r w:rsidR="007266F9">
          <w:rPr>
            <w:rFonts w:ascii="Times New Roman" w:eastAsia="Times New Roman" w:hAnsi="Times New Roman" w:cs="Times New Roman"/>
            <w:kern w:val="0"/>
            <w14:ligatures w14:val="none"/>
          </w:rPr>
          <w:t>C</w:t>
        </w:r>
      </w:ins>
      <w:r w:rsidRPr="008D2809">
        <w:rPr>
          <w:rFonts w:ascii="Times New Roman" w:eastAsia="Times New Roman" w:hAnsi="Times New Roman" w:cs="Times New Roman"/>
          <w:kern w:val="0"/>
          <w14:ligatures w14:val="none"/>
        </w:rPr>
        <w:t>onformance to the standard is assessed at the Conformance Class level</w:t>
      </w:r>
      <w:ins w:id="97" w:author="Carl Reed" w:date="2026-08-24T11:06:00Z" w16du:dateUtc="2026-08-24T17:06:00Z">
        <w:r w:rsidR="00EC3AF1">
          <w:rPr>
            <w:rFonts w:ascii="Times New Roman" w:eastAsia="Times New Roman" w:hAnsi="Times New Roman" w:cs="Times New Roman"/>
            <w:kern w:val="0"/>
            <w14:ligatures w14:val="none"/>
          </w:rPr>
          <w:t>.</w:t>
        </w:r>
      </w:ins>
    </w:p>
    <w:p w14:paraId="64043EFF" w14:textId="38A74C0A" w:rsidR="008D2809" w:rsidRPr="008D2809" w:rsidRDefault="008D2809" w:rsidP="008D280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del w:id="98" w:author="Carl Reed" w:date="2026-08-24T11:03:00Z" w16du:dateUtc="2026-08-24T17:03:00Z">
        <w:r w:rsidRPr="008D2809" w:rsidDel="007266F9">
          <w:rPr>
            <w:rFonts w:ascii="Times New Roman" w:eastAsia="Times New Roman" w:hAnsi="Times New Roman" w:cs="Times New Roman"/>
            <w:kern w:val="0"/>
            <w14:ligatures w14:val="none"/>
          </w:rPr>
          <w:delText>t</w:delText>
        </w:r>
      </w:del>
      <w:ins w:id="99" w:author="Carl Reed" w:date="2026-08-24T11:06:00Z" w16du:dateUtc="2026-08-24T17:06:00Z">
        <w:r w:rsidR="00EC3AF1">
          <w:rPr>
            <w:rFonts w:ascii="Times New Roman" w:eastAsia="Times New Roman" w:hAnsi="Times New Roman" w:cs="Times New Roman"/>
            <w:kern w:val="0"/>
            <w14:ligatures w14:val="none"/>
          </w:rPr>
          <w:t>A</w:t>
        </w:r>
      </w:ins>
      <w:del w:id="100" w:author="Carl Reed" w:date="2026-08-24T11:06:00Z" w16du:dateUtc="2026-08-24T17:06:00Z">
        <w:r w:rsidRPr="008D2809" w:rsidDel="00EC3AF1">
          <w:rPr>
            <w:rFonts w:ascii="Times New Roman" w:eastAsia="Times New Roman" w:hAnsi="Times New Roman" w:cs="Times New Roman"/>
            <w:kern w:val="0"/>
            <w14:ligatures w14:val="none"/>
          </w:rPr>
          <w:delText>he</w:delText>
        </w:r>
      </w:del>
      <w:r w:rsidRPr="008D2809">
        <w:rPr>
          <w:rFonts w:ascii="Times New Roman" w:eastAsia="Times New Roman" w:hAnsi="Times New Roman" w:cs="Times New Roman"/>
          <w:kern w:val="0"/>
          <w14:ligatures w14:val="none"/>
        </w:rPr>
        <w:t xml:space="preserve"> </w:t>
      </w:r>
      <w:del w:id="101" w:author="Carl Reed" w:date="2026-08-24T11:03:00Z" w16du:dateUtc="2026-08-24T17:03:00Z">
        <w:r w:rsidRPr="008D2809" w:rsidDel="007266F9">
          <w:rPr>
            <w:rFonts w:ascii="Times New Roman" w:eastAsia="Times New Roman" w:hAnsi="Times New Roman" w:cs="Times New Roman"/>
            <w:kern w:val="0"/>
            <w14:ligatures w14:val="none"/>
          </w:rPr>
          <w:delText xml:space="preserve">conformance </w:delText>
        </w:r>
      </w:del>
      <w:ins w:id="102" w:author="Carl Reed" w:date="2026-08-24T11:03:00Z" w16du:dateUtc="2026-08-24T17:03:00Z">
        <w:r w:rsidR="007266F9">
          <w:rPr>
            <w:rFonts w:ascii="Times New Roman" w:eastAsia="Times New Roman" w:hAnsi="Times New Roman" w:cs="Times New Roman"/>
            <w:kern w:val="0"/>
            <w14:ligatures w14:val="none"/>
          </w:rPr>
          <w:t>requirements</w:t>
        </w:r>
        <w:r w:rsidR="007266F9" w:rsidRPr="008D2809">
          <w:rPr>
            <w:rFonts w:ascii="Times New Roman" w:eastAsia="Times New Roman" w:hAnsi="Times New Roman" w:cs="Times New Roman"/>
            <w:kern w:val="0"/>
            <w14:ligatures w14:val="none"/>
          </w:rPr>
          <w:t xml:space="preserve"> </w:t>
        </w:r>
      </w:ins>
      <w:r w:rsidRPr="008D2809">
        <w:rPr>
          <w:rFonts w:ascii="Times New Roman" w:eastAsia="Times New Roman" w:hAnsi="Times New Roman" w:cs="Times New Roman"/>
          <w:kern w:val="0"/>
          <w14:ligatures w14:val="none"/>
        </w:rPr>
        <w:t>target type is specified</w:t>
      </w:r>
      <w:ins w:id="103" w:author="Carl Reed" w:date="2026-08-24T11:06:00Z" w16du:dateUtc="2026-08-24T17:06:00Z">
        <w:r w:rsidR="00EC3AF1">
          <w:rPr>
            <w:rFonts w:ascii="Times New Roman" w:eastAsia="Times New Roman" w:hAnsi="Times New Roman" w:cs="Times New Roman"/>
            <w:kern w:val="0"/>
            <w14:ligatures w14:val="none"/>
          </w:rPr>
          <w:t>.</w:t>
        </w:r>
      </w:ins>
    </w:p>
    <w:p w14:paraId="11F19BF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w:t>
      </w:r>
      <w:hyperlink r:id="rId436" w:anchor="modularization" w:history="1">
        <w:r w:rsidRPr="008D2809">
          <w:rPr>
            <w:rFonts w:ascii="Times New Roman" w:eastAsia="Times New Roman" w:hAnsi="Times New Roman" w:cs="Times New Roman"/>
            <w:color w:val="0000FF"/>
            <w:kern w:val="0"/>
            <w:u w:val="single"/>
            <w14:ligatures w14:val="none"/>
          </w:rPr>
          <w:t>SSN Ontology Modularization</w:t>
        </w:r>
      </w:hyperlink>
      <w:r w:rsidRPr="008D2809">
        <w:rPr>
          <w:rFonts w:ascii="Times New Roman" w:eastAsia="Times New Roman" w:hAnsi="Times New Roman" w:cs="Times New Roman"/>
          <w:kern w:val="0"/>
          <w14:ligatures w14:val="none"/>
        </w:rPr>
        <w:t xml:space="preserve"> (</w:t>
      </w:r>
      <w:hyperlink r:id="rId437" w:anchor="Fig-SSN-core-modules" w:tooltip="The modular SSN ontology — core packages, showing classes and dependencies. Explanation of the notation used in module diagrams." w:history="1">
        <w:r w:rsidRPr="008D2809">
          <w:rPr>
            <w:rFonts w:ascii="Times New Roman" w:eastAsia="Times New Roman" w:hAnsi="Times New Roman" w:cs="Times New Roman"/>
            <w:color w:val="0000FF"/>
            <w:kern w:val="0"/>
            <w:u w:val="single"/>
            <w14:ligatures w14:val="none"/>
          </w:rPr>
          <w:t>Figure 3</w:t>
        </w:r>
      </w:hyperlink>
      <w:r w:rsidRPr="008D2809">
        <w:rPr>
          <w:rFonts w:ascii="Times New Roman" w:eastAsia="Times New Roman" w:hAnsi="Times New Roman" w:cs="Times New Roman"/>
          <w:kern w:val="0"/>
          <w14:ligatures w14:val="none"/>
        </w:rPr>
        <w:t xml:space="preserve">) is consistent with this policy. </w:t>
      </w:r>
    </w:p>
    <w:p w14:paraId="7CF86E8C"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Ten core modules are defined, each module packaged into an RDF file that implements the module. Each module corresponds to an OGC Requirements Class. Dependencies between modules are recorded in the RDF through the </w:t>
      </w:r>
      <w:r w:rsidRPr="008D2809">
        <w:rPr>
          <w:rFonts w:ascii="Courier New" w:eastAsia="Times New Roman" w:hAnsi="Courier New" w:cs="Courier New"/>
          <w:kern w:val="0"/>
          <w:sz w:val="20"/>
          <w:szCs w:val="20"/>
          <w14:ligatures w14:val="none"/>
        </w:rPr>
        <w:t>owl:imports</w:t>
      </w:r>
      <w:r w:rsidRPr="008D2809">
        <w:rPr>
          <w:rFonts w:ascii="Times New Roman" w:eastAsia="Times New Roman" w:hAnsi="Times New Roman" w:cs="Times New Roman"/>
          <w:kern w:val="0"/>
          <w14:ligatures w14:val="none"/>
        </w:rPr>
        <w:t xml:space="preserve"> property. The definition of each term in the SSN Ontology corresponds to a single Requirement. </w:t>
      </w:r>
    </w:p>
    <w:p w14:paraId="61B5F6AE"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 xml:space="preserve">OGC Requirements Classes for SSN, their dependencies, and their member Requirements are listed in </w:t>
      </w:r>
      <w:hyperlink r:id="rId438" w:anchor="modularization" w:history="1">
        <w:r w:rsidRPr="008D2809">
          <w:rPr>
            <w:rFonts w:ascii="Times New Roman" w:eastAsia="Times New Roman" w:hAnsi="Times New Roman" w:cs="Times New Roman"/>
            <w:color w:val="0000FF"/>
            <w:kern w:val="0"/>
            <w:u w:val="single"/>
            <w14:ligatures w14:val="none"/>
          </w:rPr>
          <w:t>4. SSN Ontology Modularization</w:t>
        </w:r>
      </w:hyperlink>
      <w:r w:rsidRPr="008D2809">
        <w:rPr>
          <w:rFonts w:ascii="Times New Roman" w:eastAsia="Times New Roman" w:hAnsi="Times New Roman" w:cs="Times New Roman"/>
          <w:kern w:val="0"/>
          <w14:ligatures w14:val="none"/>
        </w:rPr>
        <w:t xml:space="preserve">. </w:t>
      </w:r>
    </w:p>
    <w:p w14:paraId="1CC55AF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5A3E67FA"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OGC Conformance Classes and Tests are not provided explicitly at this time. A supplement to this document describing SHACL shapes (</w:t>
      </w:r>
      <w:hyperlink r:id="rId439" w:history="1">
        <w:r w:rsidRPr="008D2809">
          <w:rPr>
            <w:rFonts w:ascii="Times New Roman" w:eastAsia="Times New Roman" w:hAnsi="Times New Roman" w:cs="Times New Roman"/>
            <w:i/>
            <w:iCs/>
            <w:color w:val="0000FF"/>
            <w:kern w:val="0"/>
            <w:u w:val="single"/>
            <w14:ligatures w14:val="none"/>
          </w:rPr>
          <w:t>Shapes Constraint Language (SHACL)</w:t>
        </w:r>
      </w:hyperlink>
      <w:r w:rsidRPr="008D2809">
        <w:rPr>
          <w:rFonts w:ascii="Times New Roman" w:eastAsia="Times New Roman" w:hAnsi="Times New Roman" w:cs="Times New Roman"/>
          <w:kern w:val="0"/>
          <w14:ligatures w14:val="none"/>
        </w:rPr>
        <w:t xml:space="preserve">) may be provided in the future. This would provide some testing functionality. </w:t>
      </w:r>
    </w:p>
    <w:p w14:paraId="2727C3E7" w14:textId="77777777" w:rsidR="008D2809" w:rsidRPr="008D2809" w:rsidRDefault="008D2809" w:rsidP="008D28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2809">
        <w:rPr>
          <w:rFonts w:ascii="Times New Roman" w:eastAsia="Times New Roman" w:hAnsi="Times New Roman" w:cs="Times New Roman"/>
          <w:b/>
          <w:bCs/>
          <w:kern w:val="0"/>
          <w:sz w:val="36"/>
          <w:szCs w:val="36"/>
          <w14:ligatures w14:val="none"/>
        </w:rPr>
        <w:t>4. SSN Ontology Modularization</w:t>
      </w:r>
    </w:p>
    <w:p w14:paraId="3B9345D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SSN Ontology is </w:t>
      </w:r>
      <w:commentRangeStart w:id="104"/>
      <w:r w:rsidRPr="008D2809">
        <w:rPr>
          <w:rFonts w:ascii="Times New Roman" w:eastAsia="Times New Roman" w:hAnsi="Times New Roman" w:cs="Times New Roman"/>
          <w:kern w:val="0"/>
          <w14:ligatures w14:val="none"/>
        </w:rPr>
        <w:t>distributed</w:t>
      </w:r>
      <w:commentRangeEnd w:id="104"/>
      <w:r w:rsidR="00CD3D93" w:rsidRPr="008D2809">
        <w:rPr>
          <w:rStyle w:val="CommentReference"/>
          <w:rFonts w:ascii="Times New Roman" w:eastAsia="Times New Roman" w:hAnsi="Times New Roman" w:cs="Times New Roman"/>
          <w:kern w:val="0"/>
          <w:sz w:val="24"/>
          <w:szCs w:val="24"/>
          <w14:ligatures w14:val="none"/>
        </w:rPr>
        <w:commentReference w:id="104"/>
      </w:r>
      <w:r w:rsidRPr="008D2809">
        <w:rPr>
          <w:rFonts w:ascii="Times New Roman" w:eastAsia="Times New Roman" w:hAnsi="Times New Roman" w:cs="Times New Roman"/>
          <w:kern w:val="0"/>
          <w14:ligatures w14:val="none"/>
        </w:rPr>
        <w:t xml:space="preserve"> in several modules. The segmentation allows users to access the knowledge they require, reducing the scope to what is necessary in a given use case. Lower level modules are independent of their higher level modules and are logically consistent on their own. </w:t>
      </w:r>
    </w:p>
    <w:p w14:paraId="1BEB298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27A5643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Higher level here is not to be confused with </w:t>
      </w:r>
      <w:r w:rsidRPr="008D2809">
        <w:rPr>
          <w:rFonts w:ascii="Times New Roman" w:eastAsia="Times New Roman" w:hAnsi="Times New Roman" w:cs="Times New Roman"/>
          <w:i/>
          <w:iCs/>
          <w:kern w:val="0"/>
          <w14:ligatures w14:val="none"/>
        </w:rPr>
        <w:t>upper level ontologies</w:t>
      </w:r>
      <w:r w:rsidRPr="008D2809">
        <w:rPr>
          <w:rFonts w:ascii="Times New Roman" w:eastAsia="Times New Roman" w:hAnsi="Times New Roman" w:cs="Times New Roman"/>
          <w:kern w:val="0"/>
          <w14:ligatures w14:val="none"/>
        </w:rPr>
        <w:t xml:space="preserve"> or </w:t>
      </w:r>
      <w:r w:rsidRPr="008D2809">
        <w:rPr>
          <w:rFonts w:ascii="Times New Roman" w:eastAsia="Times New Roman" w:hAnsi="Times New Roman" w:cs="Times New Roman"/>
          <w:i/>
          <w:iCs/>
          <w:kern w:val="0"/>
          <w14:ligatures w14:val="none"/>
        </w:rPr>
        <w:t>foundational ontologies</w:t>
      </w:r>
      <w:r w:rsidRPr="008D2809">
        <w:rPr>
          <w:rFonts w:ascii="Times New Roman" w:eastAsia="Times New Roman" w:hAnsi="Times New Roman" w:cs="Times New Roman"/>
          <w:kern w:val="0"/>
          <w14:ligatures w14:val="none"/>
        </w:rPr>
        <w:t xml:space="preserve">. Upper level ontologies are </w:t>
      </w:r>
      <w:r w:rsidRPr="008D2809">
        <w:rPr>
          <w:rFonts w:ascii="Times New Roman" w:eastAsia="Times New Roman" w:hAnsi="Times New Roman" w:cs="Times New Roman"/>
          <w:i/>
          <w:iCs/>
          <w:kern w:val="0"/>
          <w14:ligatures w14:val="none"/>
        </w:rPr>
        <w:t>general knowledge</w:t>
      </w:r>
      <w:r w:rsidRPr="008D2809">
        <w:rPr>
          <w:rFonts w:ascii="Times New Roman" w:eastAsia="Times New Roman" w:hAnsi="Times New Roman" w:cs="Times New Roman"/>
          <w:kern w:val="0"/>
          <w14:ligatures w14:val="none"/>
        </w:rPr>
        <w:t xml:space="preserve"> ontologies that can be </w:t>
      </w:r>
      <w:commentRangeStart w:id="105"/>
      <w:r w:rsidRPr="008D2809">
        <w:rPr>
          <w:rFonts w:ascii="Times New Roman" w:eastAsia="Times New Roman" w:hAnsi="Times New Roman" w:cs="Times New Roman"/>
          <w:kern w:val="0"/>
          <w14:ligatures w14:val="none"/>
        </w:rPr>
        <w:t xml:space="preserve">directionally </w:t>
      </w:r>
      <w:commentRangeEnd w:id="105"/>
      <w:r w:rsidR="008F3146" w:rsidRPr="008D2809">
        <w:rPr>
          <w:rStyle w:val="CommentReference"/>
          <w:rFonts w:ascii="Times New Roman" w:eastAsia="Times New Roman" w:hAnsi="Times New Roman" w:cs="Times New Roman"/>
          <w:kern w:val="0"/>
          <w:sz w:val="24"/>
          <w:szCs w:val="24"/>
          <w14:ligatures w14:val="none"/>
        </w:rPr>
        <w:commentReference w:id="105"/>
      </w:r>
      <w:r w:rsidRPr="008D2809">
        <w:rPr>
          <w:rFonts w:ascii="Times New Roman" w:eastAsia="Times New Roman" w:hAnsi="Times New Roman" w:cs="Times New Roman"/>
          <w:kern w:val="0"/>
          <w14:ligatures w14:val="none"/>
        </w:rPr>
        <w:t xml:space="preserve">imported in many domains. </w:t>
      </w:r>
    </w:p>
    <w:p w14:paraId="0F020D43" w14:textId="77777777" w:rsidR="008D2809" w:rsidRPr="008D2809" w:rsidRDefault="008D2809" w:rsidP="008D28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809">
        <w:rPr>
          <w:rFonts w:ascii="Times New Roman" w:eastAsia="Times New Roman" w:hAnsi="Times New Roman" w:cs="Times New Roman"/>
          <w:b/>
          <w:bCs/>
          <w:kern w:val="0"/>
          <w:sz w:val="27"/>
          <w:szCs w:val="27"/>
          <w14:ligatures w14:val="none"/>
        </w:rPr>
        <w:t>4.1 Core modules</w:t>
      </w:r>
    </w:p>
    <w:p w14:paraId="5CC38C2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hyperlink r:id="rId440" w:anchor="Fig-SSN-core-modules" w:tooltip="The modular SSN ontology — core packages, showing classes and dependencies. Explanation of the notation used in module diagrams." w:history="1">
        <w:r w:rsidRPr="008D2809">
          <w:rPr>
            <w:rFonts w:ascii="Times New Roman" w:eastAsia="Times New Roman" w:hAnsi="Times New Roman" w:cs="Times New Roman"/>
            <w:color w:val="0000FF"/>
            <w:kern w:val="0"/>
            <w:u w:val="single"/>
            <w14:ligatures w14:val="none"/>
          </w:rPr>
          <w:t>Figure 3</w:t>
        </w:r>
      </w:hyperlink>
      <w:r w:rsidRPr="008D2809">
        <w:rPr>
          <w:rFonts w:ascii="Times New Roman" w:eastAsia="Times New Roman" w:hAnsi="Times New Roman" w:cs="Times New Roman"/>
          <w:kern w:val="0"/>
          <w14:ligatures w14:val="none"/>
        </w:rPr>
        <w:t xml:space="preserve"> summarizes the modules and dependencies within the core SSN Ontology. </w:t>
      </w:r>
    </w:p>
    <w:p w14:paraId="54E53CB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41" w:anchor="Fig-SSN-core-modules" w:history="1">
        <w:r w:rsidRPr="008D2809">
          <w:rPr>
            <w:rFonts w:ascii="Times New Roman" w:eastAsia="Times New Roman" w:hAnsi="Times New Roman" w:cs="Times New Roman"/>
            <w:color w:val="0000FF"/>
            <w:kern w:val="0"/>
            <w:u w:val="single"/>
            <w14:ligatures w14:val="none"/>
          </w:rPr>
          <w:t>Figure 3</w:t>
        </w:r>
      </w:hyperlink>
      <w:r w:rsidRPr="008D2809">
        <w:rPr>
          <w:rFonts w:ascii="Times New Roman" w:eastAsia="Times New Roman" w:hAnsi="Times New Roman" w:cs="Times New Roman"/>
          <w:kern w:val="0"/>
          <w14:ligatures w14:val="none"/>
        </w:rPr>
        <w:t xml:space="preserve"> The modular SSN ontology — core packages, showing classes and dependencies. </w:t>
      </w:r>
      <w:r w:rsidRPr="008D2809">
        <w:rPr>
          <w:rFonts w:ascii="Times New Roman" w:eastAsia="Times New Roman" w:hAnsi="Times New Roman" w:cs="Times New Roman"/>
          <w:kern w:val="0"/>
          <w14:ligatures w14:val="none"/>
        </w:rPr>
        <w:br/>
      </w:r>
      <w:hyperlink r:id="rId442" w:anchor="Module-diagram" w:history="1">
        <w:r w:rsidRPr="008D2809">
          <w:rPr>
            <w:rFonts w:ascii="Times New Roman" w:eastAsia="Times New Roman" w:hAnsi="Times New Roman" w:cs="Times New Roman"/>
            <w:i/>
            <w:iCs/>
            <w:color w:val="0000FF"/>
            <w:kern w:val="0"/>
            <w:u w:val="single"/>
            <w14:ligatures w14:val="none"/>
          </w:rPr>
          <w:t>Explanation of the notation used in module diagrams</w:t>
        </w:r>
      </w:hyperlink>
      <w:r w:rsidRPr="008D2809">
        <w:rPr>
          <w:rFonts w:ascii="Times New Roman" w:eastAsia="Times New Roman" w:hAnsi="Times New Roman" w:cs="Times New Roman"/>
          <w:kern w:val="0"/>
          <w14:ligatures w14:val="none"/>
        </w:rPr>
        <w:t xml:space="preserve">. </w:t>
      </w:r>
    </w:p>
    <w:p w14:paraId="795806CF"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4.1.1 SOSA</w:t>
      </w:r>
    </w:p>
    <w:p w14:paraId="410A1F7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w:t>
      </w:r>
      <w:r w:rsidRPr="008D2809">
        <w:rPr>
          <w:rFonts w:ascii="Times New Roman" w:eastAsia="Times New Roman" w:hAnsi="Times New Roman" w:cs="Times New Roman"/>
          <w:i/>
          <w:iCs/>
          <w:kern w:val="0"/>
          <w14:ligatures w14:val="none"/>
        </w:rPr>
        <w:t>SOSA Module</w:t>
      </w:r>
      <w:r w:rsidRPr="008D2809">
        <w:rPr>
          <w:rFonts w:ascii="Times New Roman" w:eastAsia="Times New Roman" w:hAnsi="Times New Roman" w:cs="Times New Roman"/>
          <w:kern w:val="0"/>
          <w14:ligatures w14:val="none"/>
        </w:rPr>
        <w:t xml:space="preserve"> (Sensors, Observations, Samples and Actuations) defines the </w:t>
      </w:r>
      <w:r w:rsidRPr="008D2809">
        <w:rPr>
          <w:rFonts w:ascii="Times New Roman" w:eastAsia="Times New Roman" w:hAnsi="Times New Roman" w:cs="Times New Roman"/>
          <w:b/>
          <w:bCs/>
          <w:kern w:val="0"/>
          <w14:ligatures w14:val="none"/>
        </w:rPr>
        <w:t>core</w:t>
      </w:r>
      <w:r w:rsidRPr="008D2809">
        <w:rPr>
          <w:rFonts w:ascii="Times New Roman" w:eastAsia="Times New Roman" w:hAnsi="Times New Roman" w:cs="Times New Roman"/>
          <w:kern w:val="0"/>
          <w14:ligatures w14:val="none"/>
        </w:rPr>
        <w:t xml:space="preserve"> classes and properties</w:t>
      </w:r>
      <w:del w:id="106" w:author="Carl Reed" w:date="2026-08-24T11:08:00Z" w16du:dateUtc="2026-08-24T17:08:00Z">
        <w:r w:rsidRPr="008D2809" w:rsidDel="008F3146">
          <w:rPr>
            <w:rFonts w:ascii="Times New Roman" w:eastAsia="Times New Roman" w:hAnsi="Times New Roman" w:cs="Times New Roman"/>
            <w:kern w:val="0"/>
            <w14:ligatures w14:val="none"/>
          </w:rPr>
          <w:delText>,</w:delText>
        </w:r>
      </w:del>
      <w:r w:rsidRPr="008D2809">
        <w:rPr>
          <w:rFonts w:ascii="Times New Roman" w:eastAsia="Times New Roman" w:hAnsi="Times New Roman" w:cs="Times New Roman"/>
          <w:kern w:val="0"/>
          <w14:ligatures w14:val="none"/>
        </w:rPr>
        <w:t xml:space="preserve"> and provides textual definitions and other annotations. This module uses the lightweight RDFS-Plus profile [</w:t>
      </w:r>
      <w:hyperlink r:id="rId443" w:anchor="bib-rdfs-plus" w:tooltip="Chapter 8 - RDFS-Plus" w:history="1">
        <w:r w:rsidRPr="008D2809">
          <w:rPr>
            <w:rFonts w:ascii="Times New Roman" w:eastAsia="Times New Roman" w:hAnsi="Times New Roman" w:cs="Times New Roman"/>
            <w:i/>
            <w:iCs/>
            <w:color w:val="0000FF"/>
            <w:kern w:val="0"/>
            <w:u w:val="single"/>
            <w14:ligatures w14:val="none"/>
          </w:rPr>
          <w:t>RDFS-Plus</w:t>
        </w:r>
      </w:hyperlink>
      <w:r w:rsidRPr="008D2809">
        <w:rPr>
          <w:rFonts w:ascii="Times New Roman" w:eastAsia="Times New Roman" w:hAnsi="Times New Roman" w:cs="Times New Roman"/>
          <w:kern w:val="0"/>
          <w14:ligatures w14:val="none"/>
        </w:rPr>
        <w:t xml:space="preserve">]. SOSA may be used </w:t>
      </w:r>
      <w:r w:rsidRPr="008D2809">
        <w:rPr>
          <w:rFonts w:ascii="Times New Roman" w:eastAsia="Times New Roman" w:hAnsi="Times New Roman" w:cs="Times New Roman"/>
          <w:i/>
          <w:iCs/>
          <w:kern w:val="0"/>
          <w14:ligatures w14:val="none"/>
        </w:rPr>
        <w:t>as-is</w:t>
      </w:r>
      <w:r w:rsidRPr="008D2809">
        <w:rPr>
          <w:rFonts w:ascii="Times New Roman" w:eastAsia="Times New Roman" w:hAnsi="Times New Roman" w:cs="Times New Roman"/>
          <w:kern w:val="0"/>
          <w14:ligatures w14:val="none"/>
        </w:rPr>
        <w:t xml:space="preserve"> by an audience who wish to use terminology consistent with the SSN Ontology, thus ensuring interoperability with SSN-based repositories. </w:t>
      </w:r>
    </w:p>
    <w:p w14:paraId="3C662A9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SOSA</w:t>
      </w:r>
      <w:r w:rsidRPr="008D2809">
        <w:rPr>
          <w:rFonts w:ascii="Times New Roman" w:eastAsia="Times New Roman" w:hAnsi="Times New Roman" w:cs="Times New Roman"/>
          <w:kern w:val="0"/>
          <w14:ligatures w14:val="none"/>
        </w:rPr>
        <w:t xml:space="preserve"> is composed of four lower level modules: </w:t>
      </w:r>
    </w:p>
    <w:p w14:paraId="367BCCB3"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4.1.1.1 SOSA Common</w:t>
      </w:r>
    </w:p>
    <w:p w14:paraId="4668C89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SOSA Common</w:t>
      </w:r>
      <w:r w:rsidRPr="008D2809">
        <w:rPr>
          <w:rFonts w:ascii="Times New Roman" w:eastAsia="Times New Roman" w:hAnsi="Times New Roman" w:cs="Times New Roman"/>
          <w:kern w:val="0"/>
          <w14:ligatures w14:val="none"/>
        </w:rPr>
        <w:t xml:space="preserve"> defines classes and properties that are shared across Actuation, Observation and Sampling applications, documented in section </w:t>
      </w:r>
      <w:hyperlink r:id="rId444" w:anchor="Common" w:history="1">
        <w:r w:rsidRPr="008D2809">
          <w:rPr>
            <w:rFonts w:ascii="Times New Roman" w:eastAsia="Times New Roman" w:hAnsi="Times New Roman" w:cs="Times New Roman"/>
            <w:color w:val="0000FF"/>
            <w:kern w:val="0"/>
            <w:u w:val="single"/>
            <w14:ligatures w14:val="none"/>
          </w:rPr>
          <w:t>5.3 Common terms</w:t>
        </w:r>
      </w:hyperlink>
      <w:r w:rsidRPr="008D2809">
        <w:rPr>
          <w:rFonts w:ascii="Times New Roman" w:eastAsia="Times New Roman" w:hAnsi="Times New Roman" w:cs="Times New Roman"/>
          <w:kern w:val="0"/>
          <w14:ligatures w14:val="non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7634"/>
      </w:tblGrid>
      <w:tr w:rsidR="008D2809" w:rsidRPr="008D2809" w14:paraId="74EE819D" w14:textId="77777777">
        <w:trPr>
          <w:tblCellSpacing w:w="15" w:type="dxa"/>
        </w:trPr>
        <w:tc>
          <w:tcPr>
            <w:tcW w:w="0" w:type="auto"/>
            <w:gridSpan w:val="2"/>
            <w:tcBorders>
              <w:top w:val="nil"/>
              <w:left w:val="nil"/>
              <w:bottom w:val="nil"/>
              <w:right w:val="nil"/>
            </w:tcBorders>
            <w:vAlign w:val="center"/>
            <w:hideMark/>
          </w:tcPr>
          <w:p w14:paraId="3CE33ED7" w14:textId="77777777" w:rsidR="008D2809" w:rsidRPr="008D2809" w:rsidRDefault="008D2809" w:rsidP="008D2809">
            <w:pPr>
              <w:spacing w:after="0" w:line="240" w:lineRule="auto"/>
              <w:jc w:val="center"/>
              <w:rPr>
                <w:rFonts w:ascii="Times New Roman" w:eastAsia="Times New Roman" w:hAnsi="Times New Roman" w:cs="Times New Roman"/>
                <w:kern w:val="0"/>
                <w14:ligatures w14:val="none"/>
              </w:rPr>
            </w:pPr>
            <w:hyperlink r:id="rId445" w:anchor="table-ogc-requirements-class-https-www-w3-org-tr-vocab-ssn-2023-sosa-common-module" w:history="1">
              <w:r w:rsidRPr="008D2809">
                <w:rPr>
                  <w:rFonts w:ascii="Times New Roman" w:eastAsia="Times New Roman" w:hAnsi="Times New Roman" w:cs="Times New Roman"/>
                  <w:color w:val="0000FF"/>
                  <w:kern w:val="0"/>
                  <w:u w:val="single"/>
                  <w14:ligatures w14:val="none"/>
                </w:rPr>
                <w:t>Table 1</w:t>
              </w:r>
            </w:hyperlink>
            <w:r w:rsidRPr="008D2809">
              <w:rPr>
                <w:rFonts w:ascii="Times New Roman" w:eastAsia="Times New Roman" w:hAnsi="Times New Roman" w:cs="Times New Roman"/>
                <w:kern w:val="0"/>
                <w14:ligatures w14:val="none"/>
              </w:rPr>
              <w:t xml:space="preserve"> OGC Requirements class: </w:t>
            </w:r>
            <w:r w:rsidRPr="008D2809">
              <w:rPr>
                <w:rFonts w:ascii="Times New Roman" w:eastAsia="Times New Roman" w:hAnsi="Times New Roman" w:cs="Times New Roman"/>
                <w:kern w:val="0"/>
                <w14:ligatures w14:val="none"/>
              </w:rPr>
              <w:br/>
            </w:r>
            <w:hyperlink r:id="rId446" w:anchor="sosa-common-module" w:history="1">
              <w:r w:rsidRPr="008D2809">
                <w:rPr>
                  <w:rFonts w:ascii="Times New Roman" w:eastAsia="Times New Roman" w:hAnsi="Times New Roman" w:cs="Times New Roman"/>
                  <w:color w:val="0000FF"/>
                  <w:kern w:val="0"/>
                  <w:u w:val="single"/>
                  <w14:ligatures w14:val="none"/>
                </w:rPr>
                <w:t>https://www.w3.org/TR/vocab-ssn-2023#sosa-common-module</w:t>
              </w:r>
            </w:hyperlink>
            <w:r w:rsidRPr="008D2809">
              <w:rPr>
                <w:rFonts w:ascii="Times New Roman" w:eastAsia="Times New Roman" w:hAnsi="Times New Roman" w:cs="Times New Roman"/>
                <w:kern w:val="0"/>
                <w14:ligatures w14:val="none"/>
              </w:rPr>
              <w:t xml:space="preserve"> </w:t>
            </w:r>
          </w:p>
        </w:tc>
      </w:tr>
      <w:tr w:rsidR="008D2809" w:rsidRPr="008D2809" w14:paraId="432BE6FA" w14:textId="77777777">
        <w:trPr>
          <w:tblCellSpacing w:w="15" w:type="dxa"/>
        </w:trPr>
        <w:tc>
          <w:tcPr>
            <w:tcW w:w="0" w:type="auto"/>
            <w:vAlign w:val="center"/>
            <w:hideMark/>
          </w:tcPr>
          <w:p w14:paraId="7CEF571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Requirement</w:t>
            </w:r>
          </w:p>
        </w:tc>
        <w:tc>
          <w:tcPr>
            <w:tcW w:w="0" w:type="auto"/>
            <w:vAlign w:val="center"/>
            <w:hideMark/>
          </w:tcPr>
          <w:p w14:paraId="04EE407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47" w:anchor="SOSAFeatureOfInterest" w:history="1">
              <w:r w:rsidRPr="008D2809">
                <w:rPr>
                  <w:rFonts w:ascii="Times New Roman" w:eastAsia="Times New Roman" w:hAnsi="Times New Roman" w:cs="Times New Roman"/>
                  <w:color w:val="0000FF"/>
                  <w:kern w:val="0"/>
                  <w:u w:val="single"/>
                  <w14:ligatures w14:val="none"/>
                </w:rPr>
                <w:t>https://www.w3.org/TR/vocab-ssn-2023#SOSAFeatureOfInterest</w:t>
              </w:r>
            </w:hyperlink>
            <w:r w:rsidRPr="008D2809">
              <w:rPr>
                <w:rFonts w:ascii="Times New Roman" w:eastAsia="Times New Roman" w:hAnsi="Times New Roman" w:cs="Times New Roman"/>
                <w:kern w:val="0"/>
                <w14:ligatures w14:val="none"/>
              </w:rPr>
              <w:t xml:space="preserve"> </w:t>
            </w:r>
          </w:p>
        </w:tc>
      </w:tr>
      <w:tr w:rsidR="008D2809" w:rsidRPr="008D2809" w14:paraId="7873210D" w14:textId="77777777">
        <w:trPr>
          <w:tblCellSpacing w:w="15" w:type="dxa"/>
        </w:trPr>
        <w:tc>
          <w:tcPr>
            <w:tcW w:w="0" w:type="auto"/>
            <w:vAlign w:val="center"/>
            <w:hideMark/>
          </w:tcPr>
          <w:p w14:paraId="0648E52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358CDFD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48" w:anchor="SOSAProperty" w:history="1">
              <w:r w:rsidRPr="008D2809">
                <w:rPr>
                  <w:rFonts w:ascii="Times New Roman" w:eastAsia="Times New Roman" w:hAnsi="Times New Roman" w:cs="Times New Roman"/>
                  <w:color w:val="0000FF"/>
                  <w:kern w:val="0"/>
                  <w:u w:val="single"/>
                  <w14:ligatures w14:val="none"/>
                </w:rPr>
                <w:t>https://www.w3.org/TR/vocab-ssn-2023#SOSAProperty</w:t>
              </w:r>
            </w:hyperlink>
          </w:p>
        </w:tc>
      </w:tr>
      <w:tr w:rsidR="008D2809" w:rsidRPr="008D2809" w14:paraId="0CF7D045" w14:textId="77777777">
        <w:trPr>
          <w:tblCellSpacing w:w="15" w:type="dxa"/>
        </w:trPr>
        <w:tc>
          <w:tcPr>
            <w:tcW w:w="0" w:type="auto"/>
            <w:vAlign w:val="center"/>
            <w:hideMark/>
          </w:tcPr>
          <w:p w14:paraId="73C7DE8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55B146D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49" w:anchor="SOSAforProperty" w:history="1">
              <w:r w:rsidRPr="008D2809">
                <w:rPr>
                  <w:rFonts w:ascii="Times New Roman" w:eastAsia="Times New Roman" w:hAnsi="Times New Roman" w:cs="Times New Roman"/>
                  <w:color w:val="0000FF"/>
                  <w:kern w:val="0"/>
                  <w:u w:val="single"/>
                  <w14:ligatures w14:val="none"/>
                </w:rPr>
                <w:t>https://www.w3.org/TR/vocab-ssn-2023#SOSAforProperty</w:t>
              </w:r>
            </w:hyperlink>
          </w:p>
        </w:tc>
      </w:tr>
      <w:tr w:rsidR="008D2809" w:rsidRPr="008D2809" w14:paraId="0EFDA4B2" w14:textId="77777777">
        <w:trPr>
          <w:tblCellSpacing w:w="15" w:type="dxa"/>
        </w:trPr>
        <w:tc>
          <w:tcPr>
            <w:tcW w:w="0" w:type="auto"/>
            <w:vAlign w:val="center"/>
            <w:hideMark/>
          </w:tcPr>
          <w:p w14:paraId="19FDADF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340716A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50" w:anchor="SOSAhasProperty" w:history="1">
              <w:r w:rsidRPr="008D2809">
                <w:rPr>
                  <w:rFonts w:ascii="Times New Roman" w:eastAsia="Times New Roman" w:hAnsi="Times New Roman" w:cs="Times New Roman"/>
                  <w:color w:val="0000FF"/>
                  <w:kern w:val="0"/>
                  <w:u w:val="single"/>
                  <w14:ligatures w14:val="none"/>
                </w:rPr>
                <w:t>https://www.w3.org/TR/vocab-ssn-2023#SOSAhasProperty</w:t>
              </w:r>
            </w:hyperlink>
          </w:p>
        </w:tc>
      </w:tr>
      <w:tr w:rsidR="008D2809" w:rsidRPr="008D2809" w14:paraId="3F91CC75" w14:textId="77777777">
        <w:trPr>
          <w:tblCellSpacing w:w="15" w:type="dxa"/>
        </w:trPr>
        <w:tc>
          <w:tcPr>
            <w:tcW w:w="0" w:type="auto"/>
            <w:vAlign w:val="center"/>
            <w:hideMark/>
          </w:tcPr>
          <w:p w14:paraId="33A3FCD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35274BC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51" w:anchor="SOSAisFeatureOfInterestOf" w:history="1">
              <w:r w:rsidRPr="008D2809">
                <w:rPr>
                  <w:rFonts w:ascii="Times New Roman" w:eastAsia="Times New Roman" w:hAnsi="Times New Roman" w:cs="Times New Roman"/>
                  <w:color w:val="0000FF"/>
                  <w:kern w:val="0"/>
                  <w:u w:val="single"/>
                  <w14:ligatures w14:val="none"/>
                </w:rPr>
                <w:t>https://www.w3.org/TR/vocab-ssn-2023#SOSAisFeatureOfInterestOf</w:t>
              </w:r>
            </w:hyperlink>
            <w:r w:rsidRPr="008D2809">
              <w:rPr>
                <w:rFonts w:ascii="Times New Roman" w:eastAsia="Times New Roman" w:hAnsi="Times New Roman" w:cs="Times New Roman"/>
                <w:kern w:val="0"/>
                <w14:ligatures w14:val="none"/>
              </w:rPr>
              <w:t xml:space="preserve"> </w:t>
            </w:r>
          </w:p>
        </w:tc>
      </w:tr>
      <w:tr w:rsidR="008D2809" w:rsidRPr="008D2809" w14:paraId="763DBB7A" w14:textId="77777777">
        <w:trPr>
          <w:tblCellSpacing w:w="15" w:type="dxa"/>
        </w:trPr>
        <w:tc>
          <w:tcPr>
            <w:tcW w:w="0" w:type="auto"/>
            <w:vAlign w:val="center"/>
            <w:hideMark/>
          </w:tcPr>
          <w:p w14:paraId="575D77D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37CAB2E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52" w:anchor="SOSAisPropertyOf" w:history="1">
              <w:r w:rsidRPr="008D2809">
                <w:rPr>
                  <w:rFonts w:ascii="Times New Roman" w:eastAsia="Times New Roman" w:hAnsi="Times New Roman" w:cs="Times New Roman"/>
                  <w:color w:val="0000FF"/>
                  <w:kern w:val="0"/>
                  <w:u w:val="single"/>
                  <w14:ligatures w14:val="none"/>
                </w:rPr>
                <w:t>https://www.w3.org/TR/vocab-ssn-2023#SOSAisPropertyOf</w:t>
              </w:r>
            </w:hyperlink>
          </w:p>
        </w:tc>
      </w:tr>
      <w:tr w:rsidR="008D2809" w:rsidRPr="008D2809" w14:paraId="04C4AF7D" w14:textId="77777777">
        <w:trPr>
          <w:tblCellSpacing w:w="15" w:type="dxa"/>
        </w:trPr>
        <w:tc>
          <w:tcPr>
            <w:tcW w:w="0" w:type="auto"/>
            <w:vAlign w:val="center"/>
            <w:hideMark/>
          </w:tcPr>
          <w:p w14:paraId="394E31A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07D4AB8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53" w:anchor="SOSAisUltimateFeatureOfInterestOf" w:history="1">
              <w:r w:rsidRPr="008D2809">
                <w:rPr>
                  <w:rFonts w:ascii="Times New Roman" w:eastAsia="Times New Roman" w:hAnsi="Times New Roman" w:cs="Times New Roman"/>
                  <w:color w:val="0000FF"/>
                  <w:kern w:val="0"/>
                  <w:u w:val="single"/>
                  <w14:ligatures w14:val="none"/>
                </w:rPr>
                <w:t>https://www.w3.org/TR/vocab-ssn-2023#SOSAisUltimateFeatureOfInterestOf</w:t>
              </w:r>
            </w:hyperlink>
            <w:r w:rsidRPr="008D2809">
              <w:rPr>
                <w:rFonts w:ascii="Times New Roman" w:eastAsia="Times New Roman" w:hAnsi="Times New Roman" w:cs="Times New Roman"/>
                <w:kern w:val="0"/>
                <w14:ligatures w14:val="none"/>
              </w:rPr>
              <w:t xml:space="preserve"> </w:t>
            </w:r>
          </w:p>
        </w:tc>
      </w:tr>
      <w:tr w:rsidR="008D2809" w:rsidRPr="008D2809" w14:paraId="161838BB" w14:textId="77777777">
        <w:trPr>
          <w:tblCellSpacing w:w="15" w:type="dxa"/>
        </w:trPr>
        <w:tc>
          <w:tcPr>
            <w:tcW w:w="0" w:type="auto"/>
            <w:vAlign w:val="center"/>
            <w:hideMark/>
          </w:tcPr>
          <w:p w14:paraId="088CFB4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23913E8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54" w:anchor="SOSApropertyFor" w:history="1">
              <w:r w:rsidRPr="008D2809">
                <w:rPr>
                  <w:rFonts w:ascii="Times New Roman" w:eastAsia="Times New Roman" w:hAnsi="Times New Roman" w:cs="Times New Roman"/>
                  <w:color w:val="0000FF"/>
                  <w:kern w:val="0"/>
                  <w:u w:val="single"/>
                  <w14:ligatures w14:val="none"/>
                </w:rPr>
                <w:t>https://www.w3.org/TR/vocab-ssn-2023#SOSApropertyFor</w:t>
              </w:r>
            </w:hyperlink>
          </w:p>
        </w:tc>
      </w:tr>
      <w:tr w:rsidR="008D2809" w:rsidRPr="008D2809" w14:paraId="5D6C6864" w14:textId="77777777">
        <w:trPr>
          <w:tblCellSpacing w:w="15" w:type="dxa"/>
        </w:trPr>
        <w:tc>
          <w:tcPr>
            <w:tcW w:w="0" w:type="auto"/>
            <w:vAlign w:val="center"/>
            <w:hideMark/>
          </w:tcPr>
          <w:p w14:paraId="3A450B3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05CB258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55" w:anchor="SOSAProcedure" w:history="1">
              <w:r w:rsidRPr="008D2809">
                <w:rPr>
                  <w:rFonts w:ascii="Times New Roman" w:eastAsia="Times New Roman" w:hAnsi="Times New Roman" w:cs="Times New Roman"/>
                  <w:color w:val="0000FF"/>
                  <w:kern w:val="0"/>
                  <w:u w:val="single"/>
                  <w14:ligatures w14:val="none"/>
                </w:rPr>
                <w:t>https://www.w3.org/TR/vocab-ssn-2023#SOSAProcedure</w:t>
              </w:r>
            </w:hyperlink>
          </w:p>
        </w:tc>
      </w:tr>
      <w:tr w:rsidR="008D2809" w:rsidRPr="008D2809" w14:paraId="0D4C7DFB" w14:textId="77777777">
        <w:trPr>
          <w:tblCellSpacing w:w="15" w:type="dxa"/>
        </w:trPr>
        <w:tc>
          <w:tcPr>
            <w:tcW w:w="0" w:type="auto"/>
            <w:vAlign w:val="center"/>
            <w:hideMark/>
          </w:tcPr>
          <w:p w14:paraId="22ED99D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1032F0C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56" w:anchor="SOSAhasInput" w:history="1">
              <w:r w:rsidRPr="008D2809">
                <w:rPr>
                  <w:rFonts w:ascii="Times New Roman" w:eastAsia="Times New Roman" w:hAnsi="Times New Roman" w:cs="Times New Roman"/>
                  <w:color w:val="0000FF"/>
                  <w:kern w:val="0"/>
                  <w:u w:val="single"/>
                  <w14:ligatures w14:val="none"/>
                </w:rPr>
                <w:t>https://www.w3.org/TR/vocab-ssn-2023#SOSAhasInput</w:t>
              </w:r>
            </w:hyperlink>
          </w:p>
        </w:tc>
      </w:tr>
      <w:tr w:rsidR="008D2809" w:rsidRPr="008D2809" w14:paraId="388DCE3E" w14:textId="77777777">
        <w:trPr>
          <w:tblCellSpacing w:w="15" w:type="dxa"/>
        </w:trPr>
        <w:tc>
          <w:tcPr>
            <w:tcW w:w="0" w:type="auto"/>
            <w:vAlign w:val="center"/>
            <w:hideMark/>
          </w:tcPr>
          <w:p w14:paraId="4A89BEA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2164F16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57" w:anchor="SOSAhasOutput" w:history="1">
              <w:r w:rsidRPr="008D2809">
                <w:rPr>
                  <w:rFonts w:ascii="Times New Roman" w:eastAsia="Times New Roman" w:hAnsi="Times New Roman" w:cs="Times New Roman"/>
                  <w:color w:val="0000FF"/>
                  <w:kern w:val="0"/>
                  <w:u w:val="single"/>
                  <w14:ligatures w14:val="none"/>
                </w:rPr>
                <w:t>https://www.w3.org/TR/vocab-ssn-2023#SOSAhasOutput</w:t>
              </w:r>
            </w:hyperlink>
          </w:p>
        </w:tc>
      </w:tr>
      <w:tr w:rsidR="008D2809" w:rsidRPr="008D2809" w14:paraId="0FD67532" w14:textId="77777777">
        <w:trPr>
          <w:tblCellSpacing w:w="15" w:type="dxa"/>
        </w:trPr>
        <w:tc>
          <w:tcPr>
            <w:tcW w:w="0" w:type="auto"/>
            <w:vAlign w:val="center"/>
            <w:hideMark/>
          </w:tcPr>
          <w:p w14:paraId="332DE17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02303E6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58" w:anchor="SOSAhasProcedure" w:history="1">
              <w:r w:rsidRPr="008D2809">
                <w:rPr>
                  <w:rFonts w:ascii="Times New Roman" w:eastAsia="Times New Roman" w:hAnsi="Times New Roman" w:cs="Times New Roman"/>
                  <w:color w:val="0000FF"/>
                  <w:kern w:val="0"/>
                  <w:u w:val="single"/>
                  <w14:ligatures w14:val="none"/>
                </w:rPr>
                <w:t>https://www.w3.org/TR/vocab-ssn-2023#SOSAhasProcedure</w:t>
              </w:r>
            </w:hyperlink>
          </w:p>
        </w:tc>
      </w:tr>
      <w:tr w:rsidR="008D2809" w:rsidRPr="008D2809" w14:paraId="69D2BC75" w14:textId="77777777">
        <w:trPr>
          <w:tblCellSpacing w:w="15" w:type="dxa"/>
        </w:trPr>
        <w:tc>
          <w:tcPr>
            <w:tcW w:w="0" w:type="auto"/>
            <w:vAlign w:val="center"/>
            <w:hideMark/>
          </w:tcPr>
          <w:p w14:paraId="315AC41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0221E82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59" w:anchor="SOSAimplementedBy" w:history="1">
              <w:r w:rsidRPr="008D2809">
                <w:rPr>
                  <w:rFonts w:ascii="Times New Roman" w:eastAsia="Times New Roman" w:hAnsi="Times New Roman" w:cs="Times New Roman"/>
                  <w:color w:val="0000FF"/>
                  <w:kern w:val="0"/>
                  <w:u w:val="single"/>
                  <w14:ligatures w14:val="none"/>
                </w:rPr>
                <w:t>https://www.w3.org/TR/vocab-ssn-2023#SOSAimplementedBy</w:t>
              </w:r>
            </w:hyperlink>
          </w:p>
        </w:tc>
      </w:tr>
      <w:tr w:rsidR="008D2809" w:rsidRPr="008D2809" w14:paraId="14636A9D" w14:textId="77777777">
        <w:trPr>
          <w:tblCellSpacing w:w="15" w:type="dxa"/>
        </w:trPr>
        <w:tc>
          <w:tcPr>
            <w:tcW w:w="0" w:type="auto"/>
            <w:vAlign w:val="center"/>
            <w:hideMark/>
          </w:tcPr>
          <w:p w14:paraId="5494D47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6CA86CD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60" w:anchor="SOSAinputFor" w:history="1">
              <w:r w:rsidRPr="008D2809">
                <w:rPr>
                  <w:rFonts w:ascii="Times New Roman" w:eastAsia="Times New Roman" w:hAnsi="Times New Roman" w:cs="Times New Roman"/>
                  <w:color w:val="0000FF"/>
                  <w:kern w:val="0"/>
                  <w:u w:val="single"/>
                  <w14:ligatures w14:val="none"/>
                </w:rPr>
                <w:t>https://www.w3.org/TR/vocab-ssn-2023#SOSAinputFor</w:t>
              </w:r>
            </w:hyperlink>
          </w:p>
        </w:tc>
      </w:tr>
      <w:tr w:rsidR="008D2809" w:rsidRPr="008D2809" w14:paraId="0755B407" w14:textId="77777777">
        <w:trPr>
          <w:tblCellSpacing w:w="15" w:type="dxa"/>
        </w:trPr>
        <w:tc>
          <w:tcPr>
            <w:tcW w:w="0" w:type="auto"/>
            <w:vAlign w:val="center"/>
            <w:hideMark/>
          </w:tcPr>
          <w:p w14:paraId="44FDD70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592F517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61" w:anchor="SOSAisProcedureFor" w:history="1">
              <w:r w:rsidRPr="008D2809">
                <w:rPr>
                  <w:rFonts w:ascii="Times New Roman" w:eastAsia="Times New Roman" w:hAnsi="Times New Roman" w:cs="Times New Roman"/>
                  <w:color w:val="0000FF"/>
                  <w:kern w:val="0"/>
                  <w:u w:val="single"/>
                  <w14:ligatures w14:val="none"/>
                </w:rPr>
                <w:t>https://www.w3.org/TR/vocab-ssn-2023#SOSAisProcedureFor</w:t>
              </w:r>
            </w:hyperlink>
          </w:p>
        </w:tc>
      </w:tr>
      <w:tr w:rsidR="008D2809" w:rsidRPr="008D2809" w14:paraId="1426333D" w14:textId="77777777">
        <w:trPr>
          <w:tblCellSpacing w:w="15" w:type="dxa"/>
        </w:trPr>
        <w:tc>
          <w:tcPr>
            <w:tcW w:w="0" w:type="auto"/>
            <w:vAlign w:val="center"/>
            <w:hideMark/>
          </w:tcPr>
          <w:p w14:paraId="7DE829E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4E9DBB4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62" w:anchor="SOSAoutputFor" w:history="1">
              <w:r w:rsidRPr="008D2809">
                <w:rPr>
                  <w:rFonts w:ascii="Times New Roman" w:eastAsia="Times New Roman" w:hAnsi="Times New Roman" w:cs="Times New Roman"/>
                  <w:color w:val="0000FF"/>
                  <w:kern w:val="0"/>
                  <w:u w:val="single"/>
                  <w14:ligatures w14:val="none"/>
                </w:rPr>
                <w:t>https://www.w3.org/TR/vocab-ssn-2023#SOSAoutputFor</w:t>
              </w:r>
            </w:hyperlink>
          </w:p>
        </w:tc>
      </w:tr>
      <w:tr w:rsidR="008D2809" w:rsidRPr="008D2809" w14:paraId="02F9EF73" w14:textId="77777777">
        <w:trPr>
          <w:tblCellSpacing w:w="15" w:type="dxa"/>
        </w:trPr>
        <w:tc>
          <w:tcPr>
            <w:tcW w:w="0" w:type="auto"/>
            <w:vAlign w:val="center"/>
            <w:hideMark/>
          </w:tcPr>
          <w:p w14:paraId="1888779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466099D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63" w:anchor="SOSAusedForExecution" w:history="1">
              <w:r w:rsidRPr="008D2809">
                <w:rPr>
                  <w:rFonts w:ascii="Times New Roman" w:eastAsia="Times New Roman" w:hAnsi="Times New Roman" w:cs="Times New Roman"/>
                  <w:color w:val="0000FF"/>
                  <w:kern w:val="0"/>
                  <w:u w:val="single"/>
                  <w14:ligatures w14:val="none"/>
                </w:rPr>
                <w:t>https://www.w3.org/TR/vocab-ssn-2023#SOSAusedForExecution</w:t>
              </w:r>
            </w:hyperlink>
            <w:r w:rsidRPr="008D2809">
              <w:rPr>
                <w:rFonts w:ascii="Times New Roman" w:eastAsia="Times New Roman" w:hAnsi="Times New Roman" w:cs="Times New Roman"/>
                <w:kern w:val="0"/>
                <w14:ligatures w14:val="none"/>
              </w:rPr>
              <w:t xml:space="preserve"> </w:t>
            </w:r>
          </w:p>
        </w:tc>
      </w:tr>
      <w:tr w:rsidR="008D2809" w:rsidRPr="008D2809" w14:paraId="1BEA64C2" w14:textId="77777777">
        <w:trPr>
          <w:tblCellSpacing w:w="15" w:type="dxa"/>
        </w:trPr>
        <w:tc>
          <w:tcPr>
            <w:tcW w:w="0" w:type="auto"/>
            <w:vAlign w:val="center"/>
            <w:hideMark/>
          </w:tcPr>
          <w:p w14:paraId="4963C04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12D54CA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64" w:anchor="SOSAExecution" w:history="1">
              <w:r w:rsidRPr="008D2809">
                <w:rPr>
                  <w:rFonts w:ascii="Times New Roman" w:eastAsia="Times New Roman" w:hAnsi="Times New Roman" w:cs="Times New Roman"/>
                  <w:color w:val="0000FF"/>
                  <w:kern w:val="0"/>
                  <w:u w:val="single"/>
                  <w14:ligatures w14:val="none"/>
                </w:rPr>
                <w:t>https://www.w3.org/TR/vocab-ssn-2023#SOSAExecution</w:t>
              </w:r>
            </w:hyperlink>
          </w:p>
        </w:tc>
      </w:tr>
      <w:tr w:rsidR="008D2809" w:rsidRPr="008D2809" w14:paraId="34ADE9DD" w14:textId="77777777">
        <w:trPr>
          <w:tblCellSpacing w:w="15" w:type="dxa"/>
        </w:trPr>
        <w:tc>
          <w:tcPr>
            <w:tcW w:w="0" w:type="auto"/>
            <w:vAlign w:val="center"/>
            <w:hideMark/>
          </w:tcPr>
          <w:p w14:paraId="0A2821E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40A9299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65" w:anchor="SOSAExecutionCollection" w:history="1">
              <w:r w:rsidRPr="008D2809">
                <w:rPr>
                  <w:rFonts w:ascii="Times New Roman" w:eastAsia="Times New Roman" w:hAnsi="Times New Roman" w:cs="Times New Roman"/>
                  <w:color w:val="0000FF"/>
                  <w:kern w:val="0"/>
                  <w:u w:val="single"/>
                  <w14:ligatures w14:val="none"/>
                </w:rPr>
                <w:t>https://www.w3.org/TR/vocab-ssn-2023#SOSAExecutionCollection</w:t>
              </w:r>
            </w:hyperlink>
            <w:r w:rsidRPr="008D2809">
              <w:rPr>
                <w:rFonts w:ascii="Times New Roman" w:eastAsia="Times New Roman" w:hAnsi="Times New Roman" w:cs="Times New Roman"/>
                <w:kern w:val="0"/>
                <w14:ligatures w14:val="none"/>
              </w:rPr>
              <w:t xml:space="preserve"> </w:t>
            </w:r>
          </w:p>
        </w:tc>
      </w:tr>
      <w:tr w:rsidR="008D2809" w:rsidRPr="008D2809" w14:paraId="49BADFFA" w14:textId="77777777">
        <w:trPr>
          <w:tblCellSpacing w:w="15" w:type="dxa"/>
        </w:trPr>
        <w:tc>
          <w:tcPr>
            <w:tcW w:w="0" w:type="auto"/>
            <w:vAlign w:val="center"/>
            <w:hideMark/>
          </w:tcPr>
          <w:p w14:paraId="0EF192D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649BD80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66" w:anchor="SOSAendTime" w:history="1">
              <w:r w:rsidRPr="008D2809">
                <w:rPr>
                  <w:rFonts w:ascii="Times New Roman" w:eastAsia="Times New Roman" w:hAnsi="Times New Roman" w:cs="Times New Roman"/>
                  <w:color w:val="0000FF"/>
                  <w:kern w:val="0"/>
                  <w:u w:val="single"/>
                  <w14:ligatures w14:val="none"/>
                </w:rPr>
                <w:t>https://www.w3.org/TR/vocab-ssn-2023#SOSAendTime</w:t>
              </w:r>
            </w:hyperlink>
          </w:p>
        </w:tc>
      </w:tr>
      <w:tr w:rsidR="008D2809" w:rsidRPr="008D2809" w14:paraId="4F741D72" w14:textId="77777777">
        <w:trPr>
          <w:tblCellSpacing w:w="15" w:type="dxa"/>
        </w:trPr>
        <w:tc>
          <w:tcPr>
            <w:tcW w:w="0" w:type="auto"/>
            <w:vAlign w:val="center"/>
            <w:hideMark/>
          </w:tcPr>
          <w:p w14:paraId="212F617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31BA344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67" w:anchor="SOSAhasFeatureOfInterest" w:history="1">
              <w:r w:rsidRPr="008D2809">
                <w:rPr>
                  <w:rFonts w:ascii="Times New Roman" w:eastAsia="Times New Roman" w:hAnsi="Times New Roman" w:cs="Times New Roman"/>
                  <w:color w:val="0000FF"/>
                  <w:kern w:val="0"/>
                  <w:u w:val="single"/>
                  <w14:ligatures w14:val="none"/>
                </w:rPr>
                <w:t>https://www.w3.org/TR/vocab-ssn-2023#SOSAhasFeatureOfInterest</w:t>
              </w:r>
            </w:hyperlink>
            <w:r w:rsidRPr="008D2809">
              <w:rPr>
                <w:rFonts w:ascii="Times New Roman" w:eastAsia="Times New Roman" w:hAnsi="Times New Roman" w:cs="Times New Roman"/>
                <w:kern w:val="0"/>
                <w14:ligatures w14:val="none"/>
              </w:rPr>
              <w:t xml:space="preserve"> </w:t>
            </w:r>
          </w:p>
        </w:tc>
      </w:tr>
      <w:tr w:rsidR="008D2809" w:rsidRPr="008D2809" w14:paraId="26FA9B40" w14:textId="77777777">
        <w:trPr>
          <w:tblCellSpacing w:w="15" w:type="dxa"/>
        </w:trPr>
        <w:tc>
          <w:tcPr>
            <w:tcW w:w="0" w:type="auto"/>
            <w:vAlign w:val="center"/>
            <w:hideMark/>
          </w:tcPr>
          <w:p w14:paraId="349A8B3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27DB669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68" w:anchor="SOSAhasInputValue" w:history="1">
              <w:r w:rsidRPr="008D2809">
                <w:rPr>
                  <w:rFonts w:ascii="Times New Roman" w:eastAsia="Times New Roman" w:hAnsi="Times New Roman" w:cs="Times New Roman"/>
                  <w:color w:val="0000FF"/>
                  <w:kern w:val="0"/>
                  <w:u w:val="single"/>
                  <w14:ligatures w14:val="none"/>
                </w:rPr>
                <w:t>https://www.w3.org/TR/vocab-ssn-2023#SOSAhasInputValue</w:t>
              </w:r>
            </w:hyperlink>
          </w:p>
        </w:tc>
      </w:tr>
      <w:tr w:rsidR="008D2809" w:rsidRPr="008D2809" w14:paraId="4AEB2482" w14:textId="77777777">
        <w:trPr>
          <w:tblCellSpacing w:w="15" w:type="dxa"/>
        </w:trPr>
        <w:tc>
          <w:tcPr>
            <w:tcW w:w="0" w:type="auto"/>
            <w:vAlign w:val="center"/>
            <w:hideMark/>
          </w:tcPr>
          <w:p w14:paraId="7722A02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06677B2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69" w:anchor="SOSAhasResult" w:history="1">
              <w:r w:rsidRPr="008D2809">
                <w:rPr>
                  <w:rFonts w:ascii="Times New Roman" w:eastAsia="Times New Roman" w:hAnsi="Times New Roman" w:cs="Times New Roman"/>
                  <w:color w:val="0000FF"/>
                  <w:kern w:val="0"/>
                  <w:u w:val="single"/>
                  <w14:ligatures w14:val="none"/>
                </w:rPr>
                <w:t>https://www.w3.org/TR/vocab-ssn-2023#SOSAhasResult</w:t>
              </w:r>
            </w:hyperlink>
          </w:p>
        </w:tc>
      </w:tr>
      <w:tr w:rsidR="008D2809" w:rsidRPr="008D2809" w14:paraId="1A0F5828" w14:textId="77777777">
        <w:trPr>
          <w:tblCellSpacing w:w="15" w:type="dxa"/>
        </w:trPr>
        <w:tc>
          <w:tcPr>
            <w:tcW w:w="0" w:type="auto"/>
            <w:vAlign w:val="center"/>
            <w:hideMark/>
          </w:tcPr>
          <w:p w14:paraId="39E47DA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0DB5FF4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70" w:anchor="SOSAhasSimpleResult" w:history="1">
              <w:r w:rsidRPr="008D2809">
                <w:rPr>
                  <w:rFonts w:ascii="Times New Roman" w:eastAsia="Times New Roman" w:hAnsi="Times New Roman" w:cs="Times New Roman"/>
                  <w:color w:val="0000FF"/>
                  <w:kern w:val="0"/>
                  <w:u w:val="single"/>
                  <w14:ligatures w14:val="none"/>
                </w:rPr>
                <w:t>https://www.w3.org/TR/vocab-ssn-2023#SOSAhasSimpleResult</w:t>
              </w:r>
            </w:hyperlink>
            <w:r w:rsidRPr="008D2809">
              <w:rPr>
                <w:rFonts w:ascii="Times New Roman" w:eastAsia="Times New Roman" w:hAnsi="Times New Roman" w:cs="Times New Roman"/>
                <w:kern w:val="0"/>
                <w14:ligatures w14:val="none"/>
              </w:rPr>
              <w:t xml:space="preserve"> </w:t>
            </w:r>
          </w:p>
        </w:tc>
      </w:tr>
      <w:tr w:rsidR="008D2809" w:rsidRPr="008D2809" w14:paraId="33619504" w14:textId="77777777">
        <w:trPr>
          <w:tblCellSpacing w:w="15" w:type="dxa"/>
        </w:trPr>
        <w:tc>
          <w:tcPr>
            <w:tcW w:w="0" w:type="auto"/>
            <w:vAlign w:val="center"/>
            <w:hideMark/>
          </w:tcPr>
          <w:p w14:paraId="59B5B8B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2B7B470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71" w:anchor="SOSAhasUltimateFeatureOfInterest" w:history="1">
              <w:r w:rsidRPr="008D2809">
                <w:rPr>
                  <w:rFonts w:ascii="Times New Roman" w:eastAsia="Times New Roman" w:hAnsi="Times New Roman" w:cs="Times New Roman"/>
                  <w:color w:val="0000FF"/>
                  <w:kern w:val="0"/>
                  <w:u w:val="single"/>
                  <w14:ligatures w14:val="none"/>
                </w:rPr>
                <w:t>https://www.w3.org/TR/vocab-ssn-2023#SOSAhasUltimateFeatureOfInterest</w:t>
              </w:r>
            </w:hyperlink>
            <w:r w:rsidRPr="008D2809">
              <w:rPr>
                <w:rFonts w:ascii="Times New Roman" w:eastAsia="Times New Roman" w:hAnsi="Times New Roman" w:cs="Times New Roman"/>
                <w:kern w:val="0"/>
                <w14:ligatures w14:val="none"/>
              </w:rPr>
              <w:t xml:space="preserve"> </w:t>
            </w:r>
          </w:p>
        </w:tc>
      </w:tr>
      <w:tr w:rsidR="008D2809" w:rsidRPr="008D2809" w14:paraId="510B0A85" w14:textId="77777777">
        <w:trPr>
          <w:tblCellSpacing w:w="15" w:type="dxa"/>
        </w:trPr>
        <w:tc>
          <w:tcPr>
            <w:tcW w:w="0" w:type="auto"/>
            <w:vAlign w:val="center"/>
            <w:hideMark/>
          </w:tcPr>
          <w:p w14:paraId="419E856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796FCCA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72" w:anchor="SOSAinputValueForExecution" w:history="1">
              <w:r w:rsidRPr="008D2809">
                <w:rPr>
                  <w:rFonts w:ascii="Times New Roman" w:eastAsia="Times New Roman" w:hAnsi="Times New Roman" w:cs="Times New Roman"/>
                  <w:color w:val="0000FF"/>
                  <w:kern w:val="0"/>
                  <w:u w:val="single"/>
                  <w14:ligatures w14:val="none"/>
                </w:rPr>
                <w:t>https://www.w3.org/TR/vocab-ssn-2023#SOSAinputValueForExecution</w:t>
              </w:r>
            </w:hyperlink>
            <w:r w:rsidRPr="008D2809">
              <w:rPr>
                <w:rFonts w:ascii="Times New Roman" w:eastAsia="Times New Roman" w:hAnsi="Times New Roman" w:cs="Times New Roman"/>
                <w:kern w:val="0"/>
                <w14:ligatures w14:val="none"/>
              </w:rPr>
              <w:t xml:space="preserve"> </w:t>
            </w:r>
          </w:p>
        </w:tc>
      </w:tr>
      <w:tr w:rsidR="008D2809" w:rsidRPr="008D2809" w14:paraId="7D1B23D6" w14:textId="77777777">
        <w:trPr>
          <w:tblCellSpacing w:w="15" w:type="dxa"/>
        </w:trPr>
        <w:tc>
          <w:tcPr>
            <w:tcW w:w="0" w:type="auto"/>
            <w:vAlign w:val="center"/>
            <w:hideMark/>
          </w:tcPr>
          <w:p w14:paraId="2F9F60D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1053E23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73" w:anchor="SOSAisResultOf" w:history="1">
              <w:r w:rsidRPr="008D2809">
                <w:rPr>
                  <w:rFonts w:ascii="Times New Roman" w:eastAsia="Times New Roman" w:hAnsi="Times New Roman" w:cs="Times New Roman"/>
                  <w:color w:val="0000FF"/>
                  <w:kern w:val="0"/>
                  <w:u w:val="single"/>
                  <w14:ligatures w14:val="none"/>
                </w:rPr>
                <w:t>https://www.w3.org/TR/vocab-ssn-2023#SOSAisResultOf</w:t>
              </w:r>
            </w:hyperlink>
          </w:p>
        </w:tc>
      </w:tr>
      <w:tr w:rsidR="008D2809" w:rsidRPr="008D2809" w14:paraId="438E33A3" w14:textId="77777777">
        <w:trPr>
          <w:tblCellSpacing w:w="15" w:type="dxa"/>
        </w:trPr>
        <w:tc>
          <w:tcPr>
            <w:tcW w:w="0" w:type="auto"/>
            <w:vAlign w:val="center"/>
            <w:hideMark/>
          </w:tcPr>
          <w:p w14:paraId="153AB53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0847BF9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74" w:anchor="SOSAmadeBySystem" w:history="1">
              <w:r w:rsidRPr="008D2809">
                <w:rPr>
                  <w:rFonts w:ascii="Times New Roman" w:eastAsia="Times New Roman" w:hAnsi="Times New Roman" w:cs="Times New Roman"/>
                  <w:color w:val="0000FF"/>
                  <w:kern w:val="0"/>
                  <w:u w:val="single"/>
                  <w14:ligatures w14:val="none"/>
                </w:rPr>
                <w:t>https://www.w3.org/TR/vocab-ssn-2023#SOSAmadeBySystem</w:t>
              </w:r>
            </w:hyperlink>
          </w:p>
        </w:tc>
      </w:tr>
      <w:tr w:rsidR="008D2809" w:rsidRPr="008D2809" w14:paraId="55C6F8A6" w14:textId="77777777">
        <w:trPr>
          <w:tblCellSpacing w:w="15" w:type="dxa"/>
        </w:trPr>
        <w:tc>
          <w:tcPr>
            <w:tcW w:w="0" w:type="auto"/>
            <w:vAlign w:val="center"/>
            <w:hideMark/>
          </w:tcPr>
          <w:p w14:paraId="415FD30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142E783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75" w:anchor="SOSAphenomenonOccurred" w:history="1">
              <w:r w:rsidRPr="008D2809">
                <w:rPr>
                  <w:rFonts w:ascii="Times New Roman" w:eastAsia="Times New Roman" w:hAnsi="Times New Roman" w:cs="Times New Roman"/>
                  <w:color w:val="0000FF"/>
                  <w:kern w:val="0"/>
                  <w:u w:val="single"/>
                  <w14:ligatures w14:val="none"/>
                </w:rPr>
                <w:t>https://www.w3.org/TR/vocab-ssn-2023#SOSAphenomenonOccurred</w:t>
              </w:r>
            </w:hyperlink>
            <w:r w:rsidRPr="008D2809">
              <w:rPr>
                <w:rFonts w:ascii="Times New Roman" w:eastAsia="Times New Roman" w:hAnsi="Times New Roman" w:cs="Times New Roman"/>
                <w:kern w:val="0"/>
                <w14:ligatures w14:val="none"/>
              </w:rPr>
              <w:t xml:space="preserve"> </w:t>
            </w:r>
          </w:p>
        </w:tc>
      </w:tr>
      <w:tr w:rsidR="008D2809" w:rsidRPr="008D2809" w14:paraId="04413FCB" w14:textId="77777777">
        <w:trPr>
          <w:tblCellSpacing w:w="15" w:type="dxa"/>
        </w:trPr>
        <w:tc>
          <w:tcPr>
            <w:tcW w:w="0" w:type="auto"/>
            <w:vAlign w:val="center"/>
            <w:hideMark/>
          </w:tcPr>
          <w:p w14:paraId="4D3DDF4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59AAB07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76" w:anchor="SOSAphenomenonTime" w:history="1">
              <w:r w:rsidRPr="008D2809">
                <w:rPr>
                  <w:rFonts w:ascii="Times New Roman" w:eastAsia="Times New Roman" w:hAnsi="Times New Roman" w:cs="Times New Roman"/>
                  <w:color w:val="0000FF"/>
                  <w:kern w:val="0"/>
                  <w:u w:val="single"/>
                  <w14:ligatures w14:val="none"/>
                </w:rPr>
                <w:t>https://www.w3.org/TR/vocab-ssn-2023#SOSAphenomenonTime</w:t>
              </w:r>
            </w:hyperlink>
          </w:p>
        </w:tc>
      </w:tr>
      <w:tr w:rsidR="008D2809" w:rsidRPr="008D2809" w14:paraId="7DF869E2" w14:textId="77777777">
        <w:trPr>
          <w:tblCellSpacing w:w="15" w:type="dxa"/>
        </w:trPr>
        <w:tc>
          <w:tcPr>
            <w:tcW w:w="0" w:type="auto"/>
            <w:vAlign w:val="center"/>
            <w:hideMark/>
          </w:tcPr>
          <w:p w14:paraId="563911C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666CFB7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77" w:anchor="SOSAresultTime" w:history="1">
              <w:r w:rsidRPr="008D2809">
                <w:rPr>
                  <w:rFonts w:ascii="Times New Roman" w:eastAsia="Times New Roman" w:hAnsi="Times New Roman" w:cs="Times New Roman"/>
                  <w:color w:val="0000FF"/>
                  <w:kern w:val="0"/>
                  <w:u w:val="single"/>
                  <w14:ligatures w14:val="none"/>
                </w:rPr>
                <w:t>https://www.w3.org/TR/vocab-ssn-2023#SOSAresultTime</w:t>
              </w:r>
            </w:hyperlink>
          </w:p>
        </w:tc>
      </w:tr>
      <w:tr w:rsidR="008D2809" w:rsidRPr="008D2809" w14:paraId="5C993C50" w14:textId="77777777">
        <w:trPr>
          <w:tblCellSpacing w:w="15" w:type="dxa"/>
        </w:trPr>
        <w:tc>
          <w:tcPr>
            <w:tcW w:w="0" w:type="auto"/>
            <w:vAlign w:val="center"/>
            <w:hideMark/>
          </w:tcPr>
          <w:p w14:paraId="3E02F8E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13130AF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78" w:anchor="SOSAstartTime" w:history="1">
              <w:r w:rsidRPr="008D2809">
                <w:rPr>
                  <w:rFonts w:ascii="Times New Roman" w:eastAsia="Times New Roman" w:hAnsi="Times New Roman" w:cs="Times New Roman"/>
                  <w:color w:val="0000FF"/>
                  <w:kern w:val="0"/>
                  <w:u w:val="single"/>
                  <w14:ligatures w14:val="none"/>
                </w:rPr>
                <w:t>https://www.w3.org/TR/vocab-ssn-2023#SOSAstartTime</w:t>
              </w:r>
            </w:hyperlink>
          </w:p>
        </w:tc>
      </w:tr>
      <w:tr w:rsidR="008D2809" w:rsidRPr="008D2809" w14:paraId="3A10F839" w14:textId="77777777">
        <w:trPr>
          <w:tblCellSpacing w:w="15" w:type="dxa"/>
        </w:trPr>
        <w:tc>
          <w:tcPr>
            <w:tcW w:w="0" w:type="auto"/>
            <w:vAlign w:val="center"/>
            <w:hideMark/>
          </w:tcPr>
          <w:p w14:paraId="7DABAFF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3E89731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79" w:anchor="SOSAusedProcedure" w:history="1">
              <w:r w:rsidRPr="008D2809">
                <w:rPr>
                  <w:rFonts w:ascii="Times New Roman" w:eastAsia="Times New Roman" w:hAnsi="Times New Roman" w:cs="Times New Roman"/>
                  <w:color w:val="0000FF"/>
                  <w:kern w:val="0"/>
                  <w:u w:val="single"/>
                  <w14:ligatures w14:val="none"/>
                </w:rPr>
                <w:t>https://www.w3.org/TR/vocab-ssn-2023#SOSAusedProcedure</w:t>
              </w:r>
            </w:hyperlink>
          </w:p>
        </w:tc>
      </w:tr>
      <w:tr w:rsidR="008D2809" w:rsidRPr="008D2809" w14:paraId="5666E294" w14:textId="77777777">
        <w:trPr>
          <w:tblCellSpacing w:w="15" w:type="dxa"/>
        </w:trPr>
        <w:tc>
          <w:tcPr>
            <w:tcW w:w="0" w:type="auto"/>
            <w:vAlign w:val="center"/>
            <w:hideMark/>
          </w:tcPr>
          <w:p w14:paraId="380F656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41B1A07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80" w:anchor="SOSAAsset" w:history="1">
              <w:r w:rsidRPr="008D2809">
                <w:rPr>
                  <w:rFonts w:ascii="Times New Roman" w:eastAsia="Times New Roman" w:hAnsi="Times New Roman" w:cs="Times New Roman"/>
                  <w:color w:val="0000FF"/>
                  <w:kern w:val="0"/>
                  <w:u w:val="single"/>
                  <w14:ligatures w14:val="none"/>
                </w:rPr>
                <w:t>https://www.w3.org/TR/vocab-ssn-2023#SOSAAsset</w:t>
              </w:r>
            </w:hyperlink>
          </w:p>
        </w:tc>
      </w:tr>
      <w:tr w:rsidR="008D2809" w:rsidRPr="008D2809" w14:paraId="72E25085" w14:textId="77777777">
        <w:trPr>
          <w:tblCellSpacing w:w="15" w:type="dxa"/>
        </w:trPr>
        <w:tc>
          <w:tcPr>
            <w:tcW w:w="0" w:type="auto"/>
            <w:vAlign w:val="center"/>
            <w:hideMark/>
          </w:tcPr>
          <w:p w14:paraId="440F3BA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17715BF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81" w:anchor="SOSADeployment" w:history="1">
              <w:r w:rsidRPr="008D2809">
                <w:rPr>
                  <w:rFonts w:ascii="Times New Roman" w:eastAsia="Times New Roman" w:hAnsi="Times New Roman" w:cs="Times New Roman"/>
                  <w:color w:val="0000FF"/>
                  <w:kern w:val="0"/>
                  <w:u w:val="single"/>
                  <w14:ligatures w14:val="none"/>
                </w:rPr>
                <w:t>https://www.w3.org/TR/vocab-ssn-2023#SOSADeployment</w:t>
              </w:r>
            </w:hyperlink>
          </w:p>
        </w:tc>
      </w:tr>
      <w:tr w:rsidR="008D2809" w:rsidRPr="008D2809" w14:paraId="1968D905" w14:textId="77777777">
        <w:trPr>
          <w:tblCellSpacing w:w="15" w:type="dxa"/>
        </w:trPr>
        <w:tc>
          <w:tcPr>
            <w:tcW w:w="0" w:type="auto"/>
            <w:vAlign w:val="center"/>
            <w:hideMark/>
          </w:tcPr>
          <w:p w14:paraId="6F38023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52B8DFA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82" w:anchor="SOSAPlatform" w:history="1">
              <w:r w:rsidRPr="008D2809">
                <w:rPr>
                  <w:rFonts w:ascii="Times New Roman" w:eastAsia="Times New Roman" w:hAnsi="Times New Roman" w:cs="Times New Roman"/>
                  <w:color w:val="0000FF"/>
                  <w:kern w:val="0"/>
                  <w:u w:val="single"/>
                  <w14:ligatures w14:val="none"/>
                </w:rPr>
                <w:t>https://www.w3.org/TR/vocab-ssn-2023#SOSAPlatform</w:t>
              </w:r>
            </w:hyperlink>
          </w:p>
        </w:tc>
      </w:tr>
      <w:tr w:rsidR="008D2809" w:rsidRPr="008D2809" w14:paraId="156160C1" w14:textId="77777777">
        <w:trPr>
          <w:tblCellSpacing w:w="15" w:type="dxa"/>
        </w:trPr>
        <w:tc>
          <w:tcPr>
            <w:tcW w:w="0" w:type="auto"/>
            <w:vAlign w:val="center"/>
            <w:hideMark/>
          </w:tcPr>
          <w:p w14:paraId="665A560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32A23F4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83" w:anchor="SOSASystem" w:history="1">
              <w:r w:rsidRPr="008D2809">
                <w:rPr>
                  <w:rFonts w:ascii="Times New Roman" w:eastAsia="Times New Roman" w:hAnsi="Times New Roman" w:cs="Times New Roman"/>
                  <w:color w:val="0000FF"/>
                  <w:kern w:val="0"/>
                  <w:u w:val="single"/>
                  <w14:ligatures w14:val="none"/>
                </w:rPr>
                <w:t>https://www.w3.org/TR/vocab-ssn-2023#SOSASystem</w:t>
              </w:r>
            </w:hyperlink>
          </w:p>
        </w:tc>
      </w:tr>
      <w:tr w:rsidR="008D2809" w:rsidRPr="008D2809" w14:paraId="5B1BCA51" w14:textId="77777777">
        <w:trPr>
          <w:tblCellSpacing w:w="15" w:type="dxa"/>
        </w:trPr>
        <w:tc>
          <w:tcPr>
            <w:tcW w:w="0" w:type="auto"/>
            <w:vAlign w:val="center"/>
            <w:hideMark/>
          </w:tcPr>
          <w:p w14:paraId="53C9922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76F9757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84" w:anchor="SOSAdeployedAsset" w:history="1">
              <w:r w:rsidRPr="008D2809">
                <w:rPr>
                  <w:rFonts w:ascii="Times New Roman" w:eastAsia="Times New Roman" w:hAnsi="Times New Roman" w:cs="Times New Roman"/>
                  <w:color w:val="0000FF"/>
                  <w:kern w:val="0"/>
                  <w:u w:val="single"/>
                  <w14:ligatures w14:val="none"/>
                </w:rPr>
                <w:t>https://www.w3.org/TR/vocab-ssn-2023#SOSAdeployedAsset</w:t>
              </w:r>
            </w:hyperlink>
          </w:p>
        </w:tc>
      </w:tr>
      <w:tr w:rsidR="008D2809" w:rsidRPr="008D2809" w14:paraId="0993327D" w14:textId="77777777">
        <w:trPr>
          <w:tblCellSpacing w:w="15" w:type="dxa"/>
        </w:trPr>
        <w:tc>
          <w:tcPr>
            <w:tcW w:w="0" w:type="auto"/>
            <w:vAlign w:val="center"/>
            <w:hideMark/>
          </w:tcPr>
          <w:p w14:paraId="542D63E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Requirement</w:t>
            </w:r>
          </w:p>
        </w:tc>
        <w:tc>
          <w:tcPr>
            <w:tcW w:w="0" w:type="auto"/>
            <w:vAlign w:val="center"/>
            <w:hideMark/>
          </w:tcPr>
          <w:p w14:paraId="6C5EBD5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85" w:anchor="SOSAdeployedOnPlatform" w:history="1">
              <w:r w:rsidRPr="008D2809">
                <w:rPr>
                  <w:rFonts w:ascii="Times New Roman" w:eastAsia="Times New Roman" w:hAnsi="Times New Roman" w:cs="Times New Roman"/>
                  <w:color w:val="0000FF"/>
                  <w:kern w:val="0"/>
                  <w:u w:val="single"/>
                  <w14:ligatures w14:val="none"/>
                </w:rPr>
                <w:t>https://www.w3.org/TR/vocab-ssn-2023#SOSAdeployedOnPlatform</w:t>
              </w:r>
            </w:hyperlink>
            <w:r w:rsidRPr="008D2809">
              <w:rPr>
                <w:rFonts w:ascii="Times New Roman" w:eastAsia="Times New Roman" w:hAnsi="Times New Roman" w:cs="Times New Roman"/>
                <w:kern w:val="0"/>
                <w14:ligatures w14:val="none"/>
              </w:rPr>
              <w:t xml:space="preserve"> </w:t>
            </w:r>
          </w:p>
        </w:tc>
      </w:tr>
      <w:tr w:rsidR="008D2809" w:rsidRPr="008D2809" w14:paraId="1895B533" w14:textId="77777777">
        <w:trPr>
          <w:tblCellSpacing w:w="15" w:type="dxa"/>
        </w:trPr>
        <w:tc>
          <w:tcPr>
            <w:tcW w:w="0" w:type="auto"/>
            <w:vAlign w:val="center"/>
            <w:hideMark/>
          </w:tcPr>
          <w:p w14:paraId="6F04A49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202A79F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86" w:anchor="SOSAdeployedSystem" w:history="1">
              <w:r w:rsidRPr="008D2809">
                <w:rPr>
                  <w:rFonts w:ascii="Times New Roman" w:eastAsia="Times New Roman" w:hAnsi="Times New Roman" w:cs="Times New Roman"/>
                  <w:color w:val="0000FF"/>
                  <w:kern w:val="0"/>
                  <w:u w:val="single"/>
                  <w14:ligatures w14:val="none"/>
                </w:rPr>
                <w:t>https://www.w3.org/TR/vocab-ssn-2023#SOSAdeployedSystem</w:t>
              </w:r>
            </w:hyperlink>
          </w:p>
        </w:tc>
      </w:tr>
      <w:tr w:rsidR="008D2809" w:rsidRPr="008D2809" w14:paraId="371798F8" w14:textId="77777777">
        <w:trPr>
          <w:tblCellSpacing w:w="15" w:type="dxa"/>
        </w:trPr>
        <w:tc>
          <w:tcPr>
            <w:tcW w:w="0" w:type="auto"/>
            <w:vAlign w:val="center"/>
            <w:hideMark/>
          </w:tcPr>
          <w:p w14:paraId="42552F6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5908865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87" w:anchor="SOSAhasDeployment" w:history="1">
              <w:r w:rsidRPr="008D2809">
                <w:rPr>
                  <w:rFonts w:ascii="Times New Roman" w:eastAsia="Times New Roman" w:hAnsi="Times New Roman" w:cs="Times New Roman"/>
                  <w:color w:val="0000FF"/>
                  <w:kern w:val="0"/>
                  <w:u w:val="single"/>
                  <w14:ligatures w14:val="none"/>
                </w:rPr>
                <w:t>https://www.w3.org/TR/vocab-ssn-2023#SOSAhasDeployment</w:t>
              </w:r>
            </w:hyperlink>
          </w:p>
        </w:tc>
      </w:tr>
      <w:tr w:rsidR="008D2809" w:rsidRPr="008D2809" w14:paraId="139EFBF6" w14:textId="77777777">
        <w:trPr>
          <w:tblCellSpacing w:w="15" w:type="dxa"/>
        </w:trPr>
        <w:tc>
          <w:tcPr>
            <w:tcW w:w="0" w:type="auto"/>
            <w:vAlign w:val="center"/>
            <w:hideMark/>
          </w:tcPr>
          <w:p w14:paraId="1F542D4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7B58AAD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88" w:anchor="SOSAhasSubSystem" w:history="1">
              <w:r w:rsidRPr="008D2809">
                <w:rPr>
                  <w:rFonts w:ascii="Times New Roman" w:eastAsia="Times New Roman" w:hAnsi="Times New Roman" w:cs="Times New Roman"/>
                  <w:color w:val="0000FF"/>
                  <w:kern w:val="0"/>
                  <w:u w:val="single"/>
                  <w14:ligatures w14:val="none"/>
                </w:rPr>
                <w:t>https://www.w3.org/TR/vocab-ssn-2023#SOSAhasSubSystem</w:t>
              </w:r>
            </w:hyperlink>
          </w:p>
        </w:tc>
      </w:tr>
      <w:tr w:rsidR="008D2809" w:rsidRPr="008D2809" w14:paraId="25C8257F" w14:textId="77777777">
        <w:trPr>
          <w:tblCellSpacing w:w="15" w:type="dxa"/>
        </w:trPr>
        <w:tc>
          <w:tcPr>
            <w:tcW w:w="0" w:type="auto"/>
            <w:vAlign w:val="center"/>
            <w:hideMark/>
          </w:tcPr>
          <w:p w14:paraId="5534B79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6274615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89" w:anchor="SOSAhosts" w:history="1">
              <w:r w:rsidRPr="008D2809">
                <w:rPr>
                  <w:rFonts w:ascii="Times New Roman" w:eastAsia="Times New Roman" w:hAnsi="Times New Roman" w:cs="Times New Roman"/>
                  <w:color w:val="0000FF"/>
                  <w:kern w:val="0"/>
                  <w:u w:val="single"/>
                  <w14:ligatures w14:val="none"/>
                </w:rPr>
                <w:t>https://www.w3.org/TR/vocab-ssn-2023#SOSAhosts</w:t>
              </w:r>
            </w:hyperlink>
          </w:p>
        </w:tc>
      </w:tr>
      <w:tr w:rsidR="008D2809" w:rsidRPr="008D2809" w14:paraId="1CF37044" w14:textId="77777777">
        <w:trPr>
          <w:tblCellSpacing w:w="15" w:type="dxa"/>
        </w:trPr>
        <w:tc>
          <w:tcPr>
            <w:tcW w:w="0" w:type="auto"/>
            <w:vAlign w:val="center"/>
            <w:hideMark/>
          </w:tcPr>
          <w:p w14:paraId="0A53448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37784B7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90" w:anchor="SOSAimplements" w:history="1">
              <w:r w:rsidRPr="008D2809">
                <w:rPr>
                  <w:rFonts w:ascii="Times New Roman" w:eastAsia="Times New Roman" w:hAnsi="Times New Roman" w:cs="Times New Roman"/>
                  <w:color w:val="0000FF"/>
                  <w:kern w:val="0"/>
                  <w:u w:val="single"/>
                  <w14:ligatures w14:val="none"/>
                </w:rPr>
                <w:t>https://www.w3.org/TR/vocab-ssn-2023#SOSAimplements</w:t>
              </w:r>
            </w:hyperlink>
          </w:p>
        </w:tc>
      </w:tr>
      <w:tr w:rsidR="008D2809" w:rsidRPr="008D2809" w14:paraId="6842ED81" w14:textId="77777777">
        <w:trPr>
          <w:tblCellSpacing w:w="15" w:type="dxa"/>
        </w:trPr>
        <w:tc>
          <w:tcPr>
            <w:tcW w:w="0" w:type="auto"/>
            <w:vAlign w:val="center"/>
            <w:hideMark/>
          </w:tcPr>
          <w:p w14:paraId="4226B35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61BB449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91" w:anchor="SOSAinDeployment" w:history="1">
              <w:r w:rsidRPr="008D2809">
                <w:rPr>
                  <w:rFonts w:ascii="Times New Roman" w:eastAsia="Times New Roman" w:hAnsi="Times New Roman" w:cs="Times New Roman"/>
                  <w:color w:val="0000FF"/>
                  <w:kern w:val="0"/>
                  <w:u w:val="single"/>
                  <w14:ligatures w14:val="none"/>
                </w:rPr>
                <w:t>https://www.w3.org/TR/vocab-ssn-2023#SOSAinDeployment</w:t>
              </w:r>
            </w:hyperlink>
          </w:p>
        </w:tc>
      </w:tr>
      <w:tr w:rsidR="008D2809" w:rsidRPr="008D2809" w14:paraId="7B55A4AB" w14:textId="77777777">
        <w:trPr>
          <w:tblCellSpacing w:w="15" w:type="dxa"/>
        </w:trPr>
        <w:tc>
          <w:tcPr>
            <w:tcW w:w="0" w:type="auto"/>
            <w:vAlign w:val="center"/>
            <w:hideMark/>
          </w:tcPr>
          <w:p w14:paraId="6A9E64D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598FC3C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92" w:anchor="SOSAisHostedBy" w:history="1">
              <w:r w:rsidRPr="008D2809">
                <w:rPr>
                  <w:rFonts w:ascii="Times New Roman" w:eastAsia="Times New Roman" w:hAnsi="Times New Roman" w:cs="Times New Roman"/>
                  <w:color w:val="0000FF"/>
                  <w:kern w:val="0"/>
                  <w:u w:val="single"/>
                  <w14:ligatures w14:val="none"/>
                </w:rPr>
                <w:t>https://www.w3.org/TR/vocab-ssn-2023#SOSAisHostedBy</w:t>
              </w:r>
            </w:hyperlink>
          </w:p>
        </w:tc>
      </w:tr>
      <w:tr w:rsidR="008D2809" w:rsidRPr="008D2809" w14:paraId="424B111F" w14:textId="77777777">
        <w:trPr>
          <w:tblCellSpacing w:w="15" w:type="dxa"/>
        </w:trPr>
        <w:tc>
          <w:tcPr>
            <w:tcW w:w="0" w:type="auto"/>
            <w:vAlign w:val="center"/>
            <w:hideMark/>
          </w:tcPr>
          <w:p w14:paraId="1F9B20F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1D4D874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93" w:anchor="SOSAisSubSystemOf" w:history="1">
              <w:r w:rsidRPr="008D2809">
                <w:rPr>
                  <w:rFonts w:ascii="Times New Roman" w:eastAsia="Times New Roman" w:hAnsi="Times New Roman" w:cs="Times New Roman"/>
                  <w:color w:val="0000FF"/>
                  <w:kern w:val="0"/>
                  <w:u w:val="single"/>
                  <w14:ligatures w14:val="none"/>
                </w:rPr>
                <w:t>https://www.w3.org/TR/vocab-ssn-2023#SOSAisSubSystemOf</w:t>
              </w:r>
            </w:hyperlink>
          </w:p>
        </w:tc>
      </w:tr>
      <w:tr w:rsidR="008D2809" w:rsidRPr="008D2809" w14:paraId="4D73C35A" w14:textId="77777777">
        <w:trPr>
          <w:tblCellSpacing w:w="15" w:type="dxa"/>
        </w:trPr>
        <w:tc>
          <w:tcPr>
            <w:tcW w:w="0" w:type="auto"/>
            <w:vAlign w:val="center"/>
            <w:hideMark/>
          </w:tcPr>
          <w:p w14:paraId="54DCAEC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312AAE7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94" w:anchor="SOSAmadeExecution" w:history="1">
              <w:r w:rsidRPr="008D2809">
                <w:rPr>
                  <w:rFonts w:ascii="Times New Roman" w:eastAsia="Times New Roman" w:hAnsi="Times New Roman" w:cs="Times New Roman"/>
                  <w:color w:val="0000FF"/>
                  <w:kern w:val="0"/>
                  <w:u w:val="single"/>
                  <w14:ligatures w14:val="none"/>
                </w:rPr>
                <w:t>https://www.w3.org/TR/vocab-ssn-2023#SOSAmadeExecution</w:t>
              </w:r>
            </w:hyperlink>
          </w:p>
        </w:tc>
      </w:tr>
      <w:tr w:rsidR="008D2809" w:rsidRPr="008D2809" w14:paraId="3E17C9C8" w14:textId="77777777">
        <w:trPr>
          <w:tblCellSpacing w:w="15" w:type="dxa"/>
        </w:trPr>
        <w:tc>
          <w:tcPr>
            <w:tcW w:w="0" w:type="auto"/>
            <w:vAlign w:val="center"/>
            <w:hideMark/>
          </w:tcPr>
          <w:p w14:paraId="6D1A2F6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20998F3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95" w:anchor="SOSAsystemDeployment" w:history="1">
              <w:r w:rsidRPr="008D2809">
                <w:rPr>
                  <w:rFonts w:ascii="Times New Roman" w:eastAsia="Times New Roman" w:hAnsi="Times New Roman" w:cs="Times New Roman"/>
                  <w:color w:val="0000FF"/>
                  <w:kern w:val="0"/>
                  <w:u w:val="single"/>
                  <w14:ligatures w14:val="none"/>
                </w:rPr>
                <w:t>https://www.w3.org/TR/vocab-ssn-2023#SOSAsystemDeployment</w:t>
              </w:r>
            </w:hyperlink>
            <w:r w:rsidRPr="008D2809">
              <w:rPr>
                <w:rFonts w:ascii="Times New Roman" w:eastAsia="Times New Roman" w:hAnsi="Times New Roman" w:cs="Times New Roman"/>
                <w:kern w:val="0"/>
                <w14:ligatures w14:val="none"/>
              </w:rPr>
              <w:t xml:space="preserve"> </w:t>
            </w:r>
          </w:p>
        </w:tc>
      </w:tr>
      <w:tr w:rsidR="008D2809" w:rsidRPr="008D2809" w14:paraId="696F91B3" w14:textId="77777777">
        <w:trPr>
          <w:tblCellSpacing w:w="15" w:type="dxa"/>
        </w:trPr>
        <w:tc>
          <w:tcPr>
            <w:tcW w:w="0" w:type="auto"/>
            <w:vAlign w:val="center"/>
            <w:hideMark/>
          </w:tcPr>
          <w:p w14:paraId="31A4DC3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1CA10CA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96" w:anchor="SOSAhasMember" w:history="1">
              <w:r w:rsidRPr="008D2809">
                <w:rPr>
                  <w:rFonts w:ascii="Times New Roman" w:eastAsia="Times New Roman" w:hAnsi="Times New Roman" w:cs="Times New Roman"/>
                  <w:color w:val="0000FF"/>
                  <w:kern w:val="0"/>
                  <w:u w:val="single"/>
                  <w14:ligatures w14:val="none"/>
                </w:rPr>
                <w:t>https://www.w3.org/TR/vocab-ssn-2023#SOSAhasMember</w:t>
              </w:r>
            </w:hyperlink>
          </w:p>
        </w:tc>
      </w:tr>
      <w:tr w:rsidR="008D2809" w:rsidRPr="008D2809" w14:paraId="69B530D5" w14:textId="77777777">
        <w:trPr>
          <w:tblCellSpacing w:w="15" w:type="dxa"/>
        </w:trPr>
        <w:tc>
          <w:tcPr>
            <w:tcW w:w="0" w:type="auto"/>
            <w:vAlign w:val="center"/>
            <w:hideMark/>
          </w:tcPr>
          <w:p w14:paraId="783565D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339156A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497" w:anchor="SOSAisMemberOf" w:history="1">
              <w:r w:rsidRPr="008D2809">
                <w:rPr>
                  <w:rFonts w:ascii="Times New Roman" w:eastAsia="Times New Roman" w:hAnsi="Times New Roman" w:cs="Times New Roman"/>
                  <w:color w:val="0000FF"/>
                  <w:kern w:val="0"/>
                  <w:u w:val="single"/>
                  <w14:ligatures w14:val="none"/>
                </w:rPr>
                <w:t>https://www.w3.org/TR/vocab-ssn-2023#SOSAisMemberOf</w:t>
              </w:r>
            </w:hyperlink>
          </w:p>
        </w:tc>
      </w:tr>
    </w:tbl>
    <w:p w14:paraId="671F4D1E"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4.1.1.2 SOSA Actuation</w:t>
      </w:r>
    </w:p>
    <w:p w14:paraId="36DE6DC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SOSA Actuation</w:t>
      </w:r>
      <w:r w:rsidRPr="008D2809">
        <w:rPr>
          <w:rFonts w:ascii="Times New Roman" w:eastAsia="Times New Roman" w:hAnsi="Times New Roman" w:cs="Times New Roman"/>
          <w:kern w:val="0"/>
          <w14:ligatures w14:val="none"/>
        </w:rPr>
        <w:t xml:space="preserve"> imports </w:t>
      </w:r>
      <w:r w:rsidRPr="008D2809">
        <w:rPr>
          <w:rFonts w:ascii="Times New Roman" w:eastAsia="Times New Roman" w:hAnsi="Times New Roman" w:cs="Times New Roman"/>
          <w:b/>
          <w:bCs/>
          <w:kern w:val="0"/>
          <w14:ligatures w14:val="none"/>
        </w:rPr>
        <w:t>SOSA Common</w:t>
      </w:r>
      <w:r w:rsidRPr="008D2809">
        <w:rPr>
          <w:rFonts w:ascii="Times New Roman" w:eastAsia="Times New Roman" w:hAnsi="Times New Roman" w:cs="Times New Roman"/>
          <w:kern w:val="0"/>
          <w14:ligatures w14:val="none"/>
        </w:rPr>
        <w:t xml:space="preserve"> and defines classes and properties used in Actuations, documented in section </w:t>
      </w:r>
      <w:hyperlink r:id="rId498" w:anchor="Actuation" w:history="1">
        <w:r w:rsidRPr="008D2809">
          <w:rPr>
            <w:rFonts w:ascii="Times New Roman" w:eastAsia="Times New Roman" w:hAnsi="Times New Roman" w:cs="Times New Roman"/>
            <w:color w:val="0000FF"/>
            <w:kern w:val="0"/>
            <w:u w:val="single"/>
            <w14:ligatures w14:val="none"/>
          </w:rPr>
          <w:t>5.4 Actuations</w:t>
        </w:r>
      </w:hyperlink>
      <w:r w:rsidRPr="008D2809">
        <w:rPr>
          <w:rFonts w:ascii="Times New Roman" w:eastAsia="Times New Roman" w:hAnsi="Times New Roman" w:cs="Times New Roman"/>
          <w:kern w:val="0"/>
          <w14:ligatures w14:val="non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6635"/>
      </w:tblGrid>
      <w:tr w:rsidR="008D2809" w:rsidRPr="008D2809" w14:paraId="549CF660" w14:textId="77777777">
        <w:trPr>
          <w:tblCellSpacing w:w="15" w:type="dxa"/>
        </w:trPr>
        <w:tc>
          <w:tcPr>
            <w:tcW w:w="0" w:type="auto"/>
            <w:gridSpan w:val="2"/>
            <w:tcBorders>
              <w:top w:val="nil"/>
              <w:left w:val="nil"/>
              <w:bottom w:val="nil"/>
              <w:right w:val="nil"/>
            </w:tcBorders>
            <w:vAlign w:val="center"/>
            <w:hideMark/>
          </w:tcPr>
          <w:p w14:paraId="0E25A0F8" w14:textId="77777777" w:rsidR="008D2809" w:rsidRPr="008D2809" w:rsidRDefault="008D2809" w:rsidP="008D2809">
            <w:pPr>
              <w:spacing w:after="0" w:line="240" w:lineRule="auto"/>
              <w:jc w:val="center"/>
              <w:rPr>
                <w:rFonts w:ascii="Times New Roman" w:eastAsia="Times New Roman" w:hAnsi="Times New Roman" w:cs="Times New Roman"/>
                <w:kern w:val="0"/>
                <w14:ligatures w14:val="none"/>
              </w:rPr>
            </w:pPr>
            <w:hyperlink r:id="rId499" w:anchor="table-ogc-requirements-class-https-www-w3-org-tr-vocab-ssn-2023-sosa-actuation-module" w:history="1">
              <w:r w:rsidRPr="008D2809">
                <w:rPr>
                  <w:rFonts w:ascii="Times New Roman" w:eastAsia="Times New Roman" w:hAnsi="Times New Roman" w:cs="Times New Roman"/>
                  <w:color w:val="0000FF"/>
                  <w:kern w:val="0"/>
                  <w:u w:val="single"/>
                  <w14:ligatures w14:val="none"/>
                </w:rPr>
                <w:t>Table 2</w:t>
              </w:r>
            </w:hyperlink>
            <w:r w:rsidRPr="008D2809">
              <w:rPr>
                <w:rFonts w:ascii="Times New Roman" w:eastAsia="Times New Roman" w:hAnsi="Times New Roman" w:cs="Times New Roman"/>
                <w:kern w:val="0"/>
                <w14:ligatures w14:val="none"/>
              </w:rPr>
              <w:t xml:space="preserve"> OGC Requirements class: </w:t>
            </w:r>
            <w:r w:rsidRPr="008D2809">
              <w:rPr>
                <w:rFonts w:ascii="Times New Roman" w:eastAsia="Times New Roman" w:hAnsi="Times New Roman" w:cs="Times New Roman"/>
                <w:kern w:val="0"/>
                <w14:ligatures w14:val="none"/>
              </w:rPr>
              <w:br/>
            </w:r>
            <w:hyperlink r:id="rId500" w:anchor="sosa-actuation-module" w:history="1">
              <w:r w:rsidRPr="008D2809">
                <w:rPr>
                  <w:rFonts w:ascii="Times New Roman" w:eastAsia="Times New Roman" w:hAnsi="Times New Roman" w:cs="Times New Roman"/>
                  <w:color w:val="0000FF"/>
                  <w:kern w:val="0"/>
                  <w:u w:val="single"/>
                  <w14:ligatures w14:val="none"/>
                </w:rPr>
                <w:t>https://www.w3.org/TR/vocab-ssn-2023#sosa-actuation-module</w:t>
              </w:r>
            </w:hyperlink>
            <w:r w:rsidRPr="008D2809">
              <w:rPr>
                <w:rFonts w:ascii="Times New Roman" w:eastAsia="Times New Roman" w:hAnsi="Times New Roman" w:cs="Times New Roman"/>
                <w:kern w:val="0"/>
                <w14:ligatures w14:val="none"/>
              </w:rPr>
              <w:t xml:space="preserve"> </w:t>
            </w:r>
          </w:p>
        </w:tc>
      </w:tr>
      <w:tr w:rsidR="008D2809" w:rsidRPr="008D2809" w14:paraId="3E102BFD" w14:textId="77777777">
        <w:trPr>
          <w:tblCellSpacing w:w="15" w:type="dxa"/>
        </w:trPr>
        <w:tc>
          <w:tcPr>
            <w:tcW w:w="0" w:type="auto"/>
            <w:vAlign w:val="center"/>
            <w:hideMark/>
          </w:tcPr>
          <w:p w14:paraId="24A4A82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Dependency</w:t>
            </w:r>
          </w:p>
        </w:tc>
        <w:tc>
          <w:tcPr>
            <w:tcW w:w="0" w:type="auto"/>
            <w:vAlign w:val="center"/>
            <w:hideMark/>
          </w:tcPr>
          <w:p w14:paraId="5BD2B90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01" w:anchor="sosa-common-module" w:history="1">
              <w:r w:rsidRPr="008D2809">
                <w:rPr>
                  <w:rFonts w:ascii="Times New Roman" w:eastAsia="Times New Roman" w:hAnsi="Times New Roman" w:cs="Times New Roman"/>
                  <w:color w:val="0000FF"/>
                  <w:kern w:val="0"/>
                  <w:u w:val="single"/>
                  <w14:ligatures w14:val="none"/>
                </w:rPr>
                <w:t>https://www.w3.org/TR/vocab-ssn-2023#sosa-common-module</w:t>
              </w:r>
            </w:hyperlink>
          </w:p>
        </w:tc>
      </w:tr>
      <w:tr w:rsidR="008D2809" w:rsidRPr="008D2809" w14:paraId="6A405CAC" w14:textId="77777777">
        <w:trPr>
          <w:tblCellSpacing w:w="15" w:type="dxa"/>
        </w:trPr>
        <w:tc>
          <w:tcPr>
            <w:tcW w:w="0" w:type="auto"/>
            <w:vAlign w:val="center"/>
            <w:hideMark/>
          </w:tcPr>
          <w:p w14:paraId="0D744D7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41CCD62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02" w:anchor="SOSAActuatingProcedure" w:history="1">
              <w:r w:rsidRPr="008D2809">
                <w:rPr>
                  <w:rFonts w:ascii="Times New Roman" w:eastAsia="Times New Roman" w:hAnsi="Times New Roman" w:cs="Times New Roman"/>
                  <w:color w:val="0000FF"/>
                  <w:kern w:val="0"/>
                  <w:u w:val="single"/>
                  <w14:ligatures w14:val="none"/>
                </w:rPr>
                <w:t>https://www.w3.org/TR/vocab-ssn-2023#SOSAActuatingProcedure</w:t>
              </w:r>
            </w:hyperlink>
            <w:r w:rsidRPr="008D2809">
              <w:rPr>
                <w:rFonts w:ascii="Times New Roman" w:eastAsia="Times New Roman" w:hAnsi="Times New Roman" w:cs="Times New Roman"/>
                <w:kern w:val="0"/>
                <w14:ligatures w14:val="none"/>
              </w:rPr>
              <w:t xml:space="preserve"> </w:t>
            </w:r>
          </w:p>
        </w:tc>
      </w:tr>
      <w:tr w:rsidR="008D2809" w:rsidRPr="008D2809" w14:paraId="57AE2753" w14:textId="77777777">
        <w:trPr>
          <w:tblCellSpacing w:w="15" w:type="dxa"/>
        </w:trPr>
        <w:tc>
          <w:tcPr>
            <w:tcW w:w="0" w:type="auto"/>
            <w:vAlign w:val="center"/>
            <w:hideMark/>
          </w:tcPr>
          <w:p w14:paraId="42302FC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4DA540A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03" w:anchor="SOSAActuation" w:history="1">
              <w:r w:rsidRPr="008D2809">
                <w:rPr>
                  <w:rFonts w:ascii="Times New Roman" w:eastAsia="Times New Roman" w:hAnsi="Times New Roman" w:cs="Times New Roman"/>
                  <w:color w:val="0000FF"/>
                  <w:kern w:val="0"/>
                  <w:u w:val="single"/>
                  <w14:ligatures w14:val="none"/>
                </w:rPr>
                <w:t>https://www.w3.org/TR/vocab-ssn-2023#SOSAActuation</w:t>
              </w:r>
            </w:hyperlink>
          </w:p>
        </w:tc>
      </w:tr>
      <w:tr w:rsidR="008D2809" w:rsidRPr="008D2809" w14:paraId="253FF098" w14:textId="77777777">
        <w:trPr>
          <w:tblCellSpacing w:w="15" w:type="dxa"/>
        </w:trPr>
        <w:tc>
          <w:tcPr>
            <w:tcW w:w="0" w:type="auto"/>
            <w:vAlign w:val="center"/>
            <w:hideMark/>
          </w:tcPr>
          <w:p w14:paraId="4F27812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3991B0F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04" w:anchor="SOSAActuationCollection" w:history="1">
              <w:r w:rsidRPr="008D2809">
                <w:rPr>
                  <w:rFonts w:ascii="Times New Roman" w:eastAsia="Times New Roman" w:hAnsi="Times New Roman" w:cs="Times New Roman"/>
                  <w:color w:val="0000FF"/>
                  <w:kern w:val="0"/>
                  <w:u w:val="single"/>
                  <w14:ligatures w14:val="none"/>
                </w:rPr>
                <w:t>https://www.w3.org/TR/vocab-ssn-2023#SOSAActuationCollection</w:t>
              </w:r>
            </w:hyperlink>
            <w:r w:rsidRPr="008D2809">
              <w:rPr>
                <w:rFonts w:ascii="Times New Roman" w:eastAsia="Times New Roman" w:hAnsi="Times New Roman" w:cs="Times New Roman"/>
                <w:kern w:val="0"/>
                <w14:ligatures w14:val="none"/>
              </w:rPr>
              <w:t xml:space="preserve"> </w:t>
            </w:r>
          </w:p>
        </w:tc>
      </w:tr>
      <w:tr w:rsidR="008D2809" w:rsidRPr="008D2809" w14:paraId="722822FE" w14:textId="77777777">
        <w:trPr>
          <w:tblCellSpacing w:w="15" w:type="dxa"/>
        </w:trPr>
        <w:tc>
          <w:tcPr>
            <w:tcW w:w="0" w:type="auto"/>
            <w:vAlign w:val="center"/>
            <w:hideMark/>
          </w:tcPr>
          <w:p w14:paraId="20FDB56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40254DD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05" w:anchor="SOSAActuator" w:history="1">
              <w:r w:rsidRPr="008D2809">
                <w:rPr>
                  <w:rFonts w:ascii="Times New Roman" w:eastAsia="Times New Roman" w:hAnsi="Times New Roman" w:cs="Times New Roman"/>
                  <w:color w:val="0000FF"/>
                  <w:kern w:val="0"/>
                  <w:u w:val="single"/>
                  <w14:ligatures w14:val="none"/>
                </w:rPr>
                <w:t>https://www.w3.org/TR/vocab-ssn-2023#SOSAActuator</w:t>
              </w:r>
            </w:hyperlink>
          </w:p>
        </w:tc>
      </w:tr>
      <w:tr w:rsidR="008D2809" w:rsidRPr="008D2809" w14:paraId="59ABF349" w14:textId="77777777">
        <w:trPr>
          <w:tblCellSpacing w:w="15" w:type="dxa"/>
        </w:trPr>
        <w:tc>
          <w:tcPr>
            <w:tcW w:w="0" w:type="auto"/>
            <w:vAlign w:val="center"/>
            <w:hideMark/>
          </w:tcPr>
          <w:p w14:paraId="08D36E1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323295D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06" w:anchor="SOSAactsOn" w:history="1">
              <w:r w:rsidRPr="008D2809">
                <w:rPr>
                  <w:rFonts w:ascii="Times New Roman" w:eastAsia="Times New Roman" w:hAnsi="Times New Roman" w:cs="Times New Roman"/>
                  <w:color w:val="0000FF"/>
                  <w:kern w:val="0"/>
                  <w:u w:val="single"/>
                  <w14:ligatures w14:val="none"/>
                </w:rPr>
                <w:t>https://www.w3.org/TR/vocab-ssn-2023#SOSAactsOn</w:t>
              </w:r>
            </w:hyperlink>
          </w:p>
        </w:tc>
      </w:tr>
      <w:tr w:rsidR="008D2809" w:rsidRPr="008D2809" w14:paraId="3E0082D4" w14:textId="77777777">
        <w:trPr>
          <w:tblCellSpacing w:w="15" w:type="dxa"/>
        </w:trPr>
        <w:tc>
          <w:tcPr>
            <w:tcW w:w="0" w:type="auto"/>
            <w:vAlign w:val="center"/>
            <w:hideMark/>
          </w:tcPr>
          <w:p w14:paraId="34A1139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227A043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07" w:anchor="SOSAactsOnProperty" w:history="1">
              <w:r w:rsidRPr="008D2809">
                <w:rPr>
                  <w:rFonts w:ascii="Times New Roman" w:eastAsia="Times New Roman" w:hAnsi="Times New Roman" w:cs="Times New Roman"/>
                  <w:color w:val="0000FF"/>
                  <w:kern w:val="0"/>
                  <w:u w:val="single"/>
                  <w14:ligatures w14:val="none"/>
                </w:rPr>
                <w:t>https://www.w3.org/TR/vocab-ssn-2023#SOSAactsOnProperty</w:t>
              </w:r>
            </w:hyperlink>
          </w:p>
        </w:tc>
      </w:tr>
      <w:tr w:rsidR="008D2809" w:rsidRPr="008D2809" w14:paraId="03BC6E60" w14:textId="77777777">
        <w:trPr>
          <w:tblCellSpacing w:w="15" w:type="dxa"/>
        </w:trPr>
        <w:tc>
          <w:tcPr>
            <w:tcW w:w="0" w:type="auto"/>
            <w:vAlign w:val="center"/>
            <w:hideMark/>
          </w:tcPr>
          <w:p w14:paraId="34A7D87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2628BBE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08" w:anchor="SOSAisActedOnBy" w:history="1">
              <w:r w:rsidRPr="008D2809">
                <w:rPr>
                  <w:rFonts w:ascii="Times New Roman" w:eastAsia="Times New Roman" w:hAnsi="Times New Roman" w:cs="Times New Roman"/>
                  <w:color w:val="0000FF"/>
                  <w:kern w:val="0"/>
                  <w:u w:val="single"/>
                  <w14:ligatures w14:val="none"/>
                </w:rPr>
                <w:t>https://www.w3.org/TR/vocab-ssn-2023#SOSAisActedOnBy</w:t>
              </w:r>
            </w:hyperlink>
          </w:p>
        </w:tc>
      </w:tr>
      <w:tr w:rsidR="008D2809" w:rsidRPr="008D2809" w14:paraId="75DB3D5E" w14:textId="77777777">
        <w:trPr>
          <w:tblCellSpacing w:w="15" w:type="dxa"/>
        </w:trPr>
        <w:tc>
          <w:tcPr>
            <w:tcW w:w="0" w:type="auto"/>
            <w:vAlign w:val="center"/>
            <w:hideMark/>
          </w:tcPr>
          <w:p w14:paraId="6EE2FED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155841A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09" w:anchor="SOSAmadeActuation" w:history="1">
              <w:r w:rsidRPr="008D2809">
                <w:rPr>
                  <w:rFonts w:ascii="Times New Roman" w:eastAsia="Times New Roman" w:hAnsi="Times New Roman" w:cs="Times New Roman"/>
                  <w:color w:val="0000FF"/>
                  <w:kern w:val="0"/>
                  <w:u w:val="single"/>
                  <w14:ligatures w14:val="none"/>
                </w:rPr>
                <w:t>https://www.w3.org/TR/vocab-ssn-2023#SOSAmadeActuation</w:t>
              </w:r>
            </w:hyperlink>
          </w:p>
        </w:tc>
      </w:tr>
      <w:tr w:rsidR="008D2809" w:rsidRPr="008D2809" w14:paraId="2083D164" w14:textId="77777777">
        <w:trPr>
          <w:tblCellSpacing w:w="15" w:type="dxa"/>
        </w:trPr>
        <w:tc>
          <w:tcPr>
            <w:tcW w:w="0" w:type="auto"/>
            <w:vAlign w:val="center"/>
            <w:hideMark/>
          </w:tcPr>
          <w:p w14:paraId="76CE249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5D5EFFA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10" w:anchor="SOSAmadeByActuator" w:history="1">
              <w:r w:rsidRPr="008D2809">
                <w:rPr>
                  <w:rFonts w:ascii="Times New Roman" w:eastAsia="Times New Roman" w:hAnsi="Times New Roman" w:cs="Times New Roman"/>
                  <w:color w:val="0000FF"/>
                  <w:kern w:val="0"/>
                  <w:u w:val="single"/>
                  <w14:ligatures w14:val="none"/>
                </w:rPr>
                <w:t>https://www.w3.org/TR/vocab-ssn-2023#SOSAmadeByActuator</w:t>
              </w:r>
            </w:hyperlink>
          </w:p>
        </w:tc>
      </w:tr>
      <w:tr w:rsidR="008D2809" w:rsidRPr="008D2809" w14:paraId="53F164BE" w14:textId="77777777">
        <w:trPr>
          <w:tblCellSpacing w:w="15" w:type="dxa"/>
        </w:trPr>
        <w:tc>
          <w:tcPr>
            <w:tcW w:w="0" w:type="auto"/>
            <w:vAlign w:val="center"/>
            <w:hideMark/>
          </w:tcPr>
          <w:p w14:paraId="7C04A39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5905F0B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11" w:anchor="SOSAwasActedOnBy" w:history="1">
              <w:r w:rsidRPr="008D2809">
                <w:rPr>
                  <w:rFonts w:ascii="Times New Roman" w:eastAsia="Times New Roman" w:hAnsi="Times New Roman" w:cs="Times New Roman"/>
                  <w:color w:val="0000FF"/>
                  <w:kern w:val="0"/>
                  <w:u w:val="single"/>
                  <w14:ligatures w14:val="none"/>
                </w:rPr>
                <w:t>https://www.w3.org/TR/vocab-ssn-2023#SOSAwasActedOnBy</w:t>
              </w:r>
            </w:hyperlink>
          </w:p>
        </w:tc>
      </w:tr>
    </w:tbl>
    <w:p w14:paraId="6EB29DF2"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4.1.1.3 SOSA Observation</w:t>
      </w:r>
    </w:p>
    <w:p w14:paraId="55622D5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SOSA Observation</w:t>
      </w:r>
      <w:r w:rsidRPr="008D2809">
        <w:rPr>
          <w:rFonts w:ascii="Times New Roman" w:eastAsia="Times New Roman" w:hAnsi="Times New Roman" w:cs="Times New Roman"/>
          <w:kern w:val="0"/>
          <w14:ligatures w14:val="none"/>
        </w:rPr>
        <w:t xml:space="preserve"> imports </w:t>
      </w:r>
      <w:r w:rsidRPr="008D2809">
        <w:rPr>
          <w:rFonts w:ascii="Times New Roman" w:eastAsia="Times New Roman" w:hAnsi="Times New Roman" w:cs="Times New Roman"/>
          <w:b/>
          <w:bCs/>
          <w:kern w:val="0"/>
          <w14:ligatures w14:val="none"/>
        </w:rPr>
        <w:t>SOSA Common</w:t>
      </w:r>
      <w:r w:rsidRPr="008D2809">
        <w:rPr>
          <w:rFonts w:ascii="Times New Roman" w:eastAsia="Times New Roman" w:hAnsi="Times New Roman" w:cs="Times New Roman"/>
          <w:kern w:val="0"/>
          <w14:ligatures w14:val="none"/>
        </w:rPr>
        <w:t xml:space="preserve"> and defines classes and properties used in Observations, documented in section </w:t>
      </w:r>
      <w:hyperlink r:id="rId512" w:anchor="Observation" w:history="1">
        <w:r w:rsidRPr="008D2809">
          <w:rPr>
            <w:rFonts w:ascii="Times New Roman" w:eastAsia="Times New Roman" w:hAnsi="Times New Roman" w:cs="Times New Roman"/>
            <w:color w:val="0000FF"/>
            <w:kern w:val="0"/>
            <w:u w:val="single"/>
            <w14:ligatures w14:val="none"/>
          </w:rPr>
          <w:t>5.5 Observations</w:t>
        </w:r>
      </w:hyperlink>
      <w:r w:rsidRPr="008D2809">
        <w:rPr>
          <w:rFonts w:ascii="Times New Roman" w:eastAsia="Times New Roman" w:hAnsi="Times New Roman" w:cs="Times New Roman"/>
          <w:kern w:val="0"/>
          <w14:ligatures w14:val="non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6862"/>
      </w:tblGrid>
      <w:tr w:rsidR="008D2809" w:rsidRPr="008D2809" w14:paraId="6DB7BDA8" w14:textId="77777777">
        <w:trPr>
          <w:tblCellSpacing w:w="15" w:type="dxa"/>
        </w:trPr>
        <w:tc>
          <w:tcPr>
            <w:tcW w:w="0" w:type="auto"/>
            <w:gridSpan w:val="2"/>
            <w:tcBorders>
              <w:top w:val="nil"/>
              <w:left w:val="nil"/>
              <w:bottom w:val="nil"/>
              <w:right w:val="nil"/>
            </w:tcBorders>
            <w:vAlign w:val="center"/>
            <w:hideMark/>
          </w:tcPr>
          <w:p w14:paraId="3272807B" w14:textId="77777777" w:rsidR="008D2809" w:rsidRPr="008D2809" w:rsidRDefault="008D2809" w:rsidP="008D2809">
            <w:pPr>
              <w:spacing w:after="0" w:line="240" w:lineRule="auto"/>
              <w:jc w:val="center"/>
              <w:rPr>
                <w:rFonts w:ascii="Times New Roman" w:eastAsia="Times New Roman" w:hAnsi="Times New Roman" w:cs="Times New Roman"/>
                <w:kern w:val="0"/>
                <w14:ligatures w14:val="none"/>
              </w:rPr>
            </w:pPr>
            <w:hyperlink r:id="rId513" w:anchor="table-ogc-requirements-class-https-www-w3-org-tr-vocab-ssn-2023-sosa-observation-module" w:history="1">
              <w:r w:rsidRPr="008D2809">
                <w:rPr>
                  <w:rFonts w:ascii="Times New Roman" w:eastAsia="Times New Roman" w:hAnsi="Times New Roman" w:cs="Times New Roman"/>
                  <w:color w:val="0000FF"/>
                  <w:kern w:val="0"/>
                  <w:u w:val="single"/>
                  <w14:ligatures w14:val="none"/>
                </w:rPr>
                <w:t>Table 3</w:t>
              </w:r>
            </w:hyperlink>
            <w:r w:rsidRPr="008D2809">
              <w:rPr>
                <w:rFonts w:ascii="Times New Roman" w:eastAsia="Times New Roman" w:hAnsi="Times New Roman" w:cs="Times New Roman"/>
                <w:kern w:val="0"/>
                <w14:ligatures w14:val="none"/>
              </w:rPr>
              <w:t xml:space="preserve"> OGC Requirements class: </w:t>
            </w:r>
            <w:r w:rsidRPr="008D2809">
              <w:rPr>
                <w:rFonts w:ascii="Times New Roman" w:eastAsia="Times New Roman" w:hAnsi="Times New Roman" w:cs="Times New Roman"/>
                <w:kern w:val="0"/>
                <w14:ligatures w14:val="none"/>
              </w:rPr>
              <w:br/>
            </w:r>
            <w:hyperlink r:id="rId514" w:anchor="sosa-observation-module" w:history="1">
              <w:r w:rsidRPr="008D2809">
                <w:rPr>
                  <w:rFonts w:ascii="Times New Roman" w:eastAsia="Times New Roman" w:hAnsi="Times New Roman" w:cs="Times New Roman"/>
                  <w:color w:val="0000FF"/>
                  <w:kern w:val="0"/>
                  <w:u w:val="single"/>
                  <w14:ligatures w14:val="none"/>
                </w:rPr>
                <w:t>https://www.w3.org/TR/vocab-ssn-2023#sosa-observation-module</w:t>
              </w:r>
            </w:hyperlink>
            <w:r w:rsidRPr="008D2809">
              <w:rPr>
                <w:rFonts w:ascii="Times New Roman" w:eastAsia="Times New Roman" w:hAnsi="Times New Roman" w:cs="Times New Roman"/>
                <w:kern w:val="0"/>
                <w14:ligatures w14:val="none"/>
              </w:rPr>
              <w:t xml:space="preserve"> </w:t>
            </w:r>
          </w:p>
        </w:tc>
      </w:tr>
      <w:tr w:rsidR="008D2809" w:rsidRPr="008D2809" w14:paraId="3FA848B0" w14:textId="77777777">
        <w:trPr>
          <w:tblCellSpacing w:w="15" w:type="dxa"/>
        </w:trPr>
        <w:tc>
          <w:tcPr>
            <w:tcW w:w="0" w:type="auto"/>
            <w:vAlign w:val="center"/>
            <w:hideMark/>
          </w:tcPr>
          <w:p w14:paraId="3CF3C11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Dependency</w:t>
            </w:r>
          </w:p>
        </w:tc>
        <w:tc>
          <w:tcPr>
            <w:tcW w:w="0" w:type="auto"/>
            <w:vAlign w:val="center"/>
            <w:hideMark/>
          </w:tcPr>
          <w:p w14:paraId="6E43F20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15" w:anchor="sosa-common-module" w:history="1">
              <w:r w:rsidRPr="008D2809">
                <w:rPr>
                  <w:rFonts w:ascii="Times New Roman" w:eastAsia="Times New Roman" w:hAnsi="Times New Roman" w:cs="Times New Roman"/>
                  <w:color w:val="0000FF"/>
                  <w:kern w:val="0"/>
                  <w:u w:val="single"/>
                  <w14:ligatures w14:val="none"/>
                </w:rPr>
                <w:t>https://www.w3.org/TR/vocab-ssn-2023#sosa-common-module</w:t>
              </w:r>
            </w:hyperlink>
          </w:p>
        </w:tc>
      </w:tr>
      <w:tr w:rsidR="008D2809" w:rsidRPr="008D2809" w14:paraId="7B307E4D" w14:textId="77777777">
        <w:trPr>
          <w:tblCellSpacing w:w="15" w:type="dxa"/>
        </w:trPr>
        <w:tc>
          <w:tcPr>
            <w:tcW w:w="0" w:type="auto"/>
            <w:vAlign w:val="center"/>
            <w:hideMark/>
          </w:tcPr>
          <w:p w14:paraId="35F95B7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Requirement</w:t>
            </w:r>
          </w:p>
        </w:tc>
        <w:tc>
          <w:tcPr>
            <w:tcW w:w="0" w:type="auto"/>
            <w:vAlign w:val="center"/>
            <w:hideMark/>
          </w:tcPr>
          <w:p w14:paraId="3A376BD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16" w:anchor="SOSAObservation" w:history="1">
              <w:r w:rsidRPr="008D2809">
                <w:rPr>
                  <w:rFonts w:ascii="Times New Roman" w:eastAsia="Times New Roman" w:hAnsi="Times New Roman" w:cs="Times New Roman"/>
                  <w:color w:val="0000FF"/>
                  <w:kern w:val="0"/>
                  <w:u w:val="single"/>
                  <w14:ligatures w14:val="none"/>
                </w:rPr>
                <w:t>https://www.w3.org/TR/vocab-ssn-2023#SOSAObservation</w:t>
              </w:r>
            </w:hyperlink>
          </w:p>
        </w:tc>
      </w:tr>
      <w:tr w:rsidR="008D2809" w:rsidRPr="008D2809" w14:paraId="33BDAA18" w14:textId="77777777">
        <w:trPr>
          <w:tblCellSpacing w:w="15" w:type="dxa"/>
        </w:trPr>
        <w:tc>
          <w:tcPr>
            <w:tcW w:w="0" w:type="auto"/>
            <w:vAlign w:val="center"/>
            <w:hideMark/>
          </w:tcPr>
          <w:p w14:paraId="0E6A4B7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1EDD882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17" w:anchor="SOSAObservationCollection" w:history="1">
              <w:r w:rsidRPr="008D2809">
                <w:rPr>
                  <w:rFonts w:ascii="Times New Roman" w:eastAsia="Times New Roman" w:hAnsi="Times New Roman" w:cs="Times New Roman"/>
                  <w:color w:val="0000FF"/>
                  <w:kern w:val="0"/>
                  <w:u w:val="single"/>
                  <w14:ligatures w14:val="none"/>
                </w:rPr>
                <w:t>https://www.w3.org/TR/vocab-ssn-2023#SOSAObservationCollection</w:t>
              </w:r>
            </w:hyperlink>
            <w:r w:rsidRPr="008D2809">
              <w:rPr>
                <w:rFonts w:ascii="Times New Roman" w:eastAsia="Times New Roman" w:hAnsi="Times New Roman" w:cs="Times New Roman"/>
                <w:kern w:val="0"/>
                <w14:ligatures w14:val="none"/>
              </w:rPr>
              <w:t xml:space="preserve"> </w:t>
            </w:r>
          </w:p>
        </w:tc>
      </w:tr>
      <w:tr w:rsidR="008D2809" w:rsidRPr="008D2809" w14:paraId="6314C38F" w14:textId="77777777">
        <w:trPr>
          <w:tblCellSpacing w:w="15" w:type="dxa"/>
        </w:trPr>
        <w:tc>
          <w:tcPr>
            <w:tcW w:w="0" w:type="auto"/>
            <w:vAlign w:val="center"/>
            <w:hideMark/>
          </w:tcPr>
          <w:p w14:paraId="0E3337B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5DECDE3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18" w:anchor="SOSAObservingProcedure" w:history="1">
              <w:r w:rsidRPr="008D2809">
                <w:rPr>
                  <w:rFonts w:ascii="Times New Roman" w:eastAsia="Times New Roman" w:hAnsi="Times New Roman" w:cs="Times New Roman"/>
                  <w:color w:val="0000FF"/>
                  <w:kern w:val="0"/>
                  <w:u w:val="single"/>
                  <w14:ligatures w14:val="none"/>
                </w:rPr>
                <w:t>https://www.w3.org/TR/vocab-ssn-2023#SOSAObservingProcedure</w:t>
              </w:r>
            </w:hyperlink>
            <w:r w:rsidRPr="008D2809">
              <w:rPr>
                <w:rFonts w:ascii="Times New Roman" w:eastAsia="Times New Roman" w:hAnsi="Times New Roman" w:cs="Times New Roman"/>
                <w:kern w:val="0"/>
                <w14:ligatures w14:val="none"/>
              </w:rPr>
              <w:t xml:space="preserve"> </w:t>
            </w:r>
          </w:p>
        </w:tc>
      </w:tr>
      <w:tr w:rsidR="008D2809" w:rsidRPr="008D2809" w14:paraId="06559B77" w14:textId="77777777">
        <w:trPr>
          <w:tblCellSpacing w:w="15" w:type="dxa"/>
        </w:trPr>
        <w:tc>
          <w:tcPr>
            <w:tcW w:w="0" w:type="auto"/>
            <w:vAlign w:val="center"/>
            <w:hideMark/>
          </w:tcPr>
          <w:p w14:paraId="2E9F22E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2A0B15F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19" w:anchor="SOSASensor" w:history="1">
              <w:r w:rsidRPr="008D2809">
                <w:rPr>
                  <w:rFonts w:ascii="Times New Roman" w:eastAsia="Times New Roman" w:hAnsi="Times New Roman" w:cs="Times New Roman"/>
                  <w:color w:val="0000FF"/>
                  <w:kern w:val="0"/>
                  <w:u w:val="single"/>
                  <w14:ligatures w14:val="none"/>
                </w:rPr>
                <w:t>https://www.w3.org/TR/vocab-ssn-2023#SOSASensor</w:t>
              </w:r>
            </w:hyperlink>
          </w:p>
        </w:tc>
      </w:tr>
      <w:tr w:rsidR="008D2809" w:rsidRPr="008D2809" w14:paraId="268C2DDE" w14:textId="77777777">
        <w:trPr>
          <w:tblCellSpacing w:w="15" w:type="dxa"/>
        </w:trPr>
        <w:tc>
          <w:tcPr>
            <w:tcW w:w="0" w:type="auto"/>
            <w:vAlign w:val="center"/>
            <w:hideMark/>
          </w:tcPr>
          <w:p w14:paraId="1D39E0B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506DFCE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20" w:anchor="SOSAStimulus" w:history="1">
              <w:r w:rsidRPr="008D2809">
                <w:rPr>
                  <w:rFonts w:ascii="Times New Roman" w:eastAsia="Times New Roman" w:hAnsi="Times New Roman" w:cs="Times New Roman"/>
                  <w:color w:val="0000FF"/>
                  <w:kern w:val="0"/>
                  <w:u w:val="single"/>
                  <w14:ligatures w14:val="none"/>
                </w:rPr>
                <w:t>https://www.w3.org/TR/vocab-ssn-2023#SOSAStimulus</w:t>
              </w:r>
            </w:hyperlink>
          </w:p>
        </w:tc>
      </w:tr>
      <w:tr w:rsidR="008D2809" w:rsidRPr="008D2809" w14:paraId="6846F06B" w14:textId="77777777">
        <w:trPr>
          <w:tblCellSpacing w:w="15" w:type="dxa"/>
        </w:trPr>
        <w:tc>
          <w:tcPr>
            <w:tcW w:w="0" w:type="auto"/>
            <w:vAlign w:val="center"/>
            <w:hideMark/>
          </w:tcPr>
          <w:p w14:paraId="6AC8727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26DC30C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21" w:anchor="SOSAdetects" w:history="1">
              <w:r w:rsidRPr="008D2809">
                <w:rPr>
                  <w:rFonts w:ascii="Times New Roman" w:eastAsia="Times New Roman" w:hAnsi="Times New Roman" w:cs="Times New Roman"/>
                  <w:color w:val="0000FF"/>
                  <w:kern w:val="0"/>
                  <w:u w:val="single"/>
                  <w14:ligatures w14:val="none"/>
                </w:rPr>
                <w:t>https://www.w3.org/TR/vocab-ssn-2023#SOSAdetects</w:t>
              </w:r>
            </w:hyperlink>
          </w:p>
        </w:tc>
      </w:tr>
      <w:tr w:rsidR="008D2809" w:rsidRPr="008D2809" w14:paraId="75312D32" w14:textId="77777777">
        <w:trPr>
          <w:tblCellSpacing w:w="15" w:type="dxa"/>
        </w:trPr>
        <w:tc>
          <w:tcPr>
            <w:tcW w:w="0" w:type="auto"/>
            <w:vAlign w:val="center"/>
            <w:hideMark/>
          </w:tcPr>
          <w:p w14:paraId="04821B5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0E5F32E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22" w:anchor="SOSAhasProxy" w:history="1">
              <w:r w:rsidRPr="008D2809">
                <w:rPr>
                  <w:rFonts w:ascii="Times New Roman" w:eastAsia="Times New Roman" w:hAnsi="Times New Roman" w:cs="Times New Roman"/>
                  <w:color w:val="0000FF"/>
                  <w:kern w:val="0"/>
                  <w:u w:val="single"/>
                  <w14:ligatures w14:val="none"/>
                </w:rPr>
                <w:t>https://www.w3.org/TR/vocab-ssn-2023#SOSAhasProxy</w:t>
              </w:r>
            </w:hyperlink>
          </w:p>
        </w:tc>
      </w:tr>
      <w:tr w:rsidR="008D2809" w:rsidRPr="008D2809" w14:paraId="032BDDB0" w14:textId="77777777">
        <w:trPr>
          <w:tblCellSpacing w:w="15" w:type="dxa"/>
        </w:trPr>
        <w:tc>
          <w:tcPr>
            <w:tcW w:w="0" w:type="auto"/>
            <w:vAlign w:val="center"/>
            <w:hideMark/>
          </w:tcPr>
          <w:p w14:paraId="7A9FD07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600D8EC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23" w:anchor="SOSAisDetectedBy" w:history="1">
              <w:r w:rsidRPr="008D2809">
                <w:rPr>
                  <w:rFonts w:ascii="Times New Roman" w:eastAsia="Times New Roman" w:hAnsi="Times New Roman" w:cs="Times New Roman"/>
                  <w:color w:val="0000FF"/>
                  <w:kern w:val="0"/>
                  <w:u w:val="single"/>
                  <w14:ligatures w14:val="none"/>
                </w:rPr>
                <w:t>https://www.w3.org/TR/vocab-ssn-2023#SOSAisDetectedBy</w:t>
              </w:r>
            </w:hyperlink>
          </w:p>
        </w:tc>
      </w:tr>
      <w:tr w:rsidR="008D2809" w:rsidRPr="008D2809" w14:paraId="0A909237" w14:textId="77777777">
        <w:trPr>
          <w:tblCellSpacing w:w="15" w:type="dxa"/>
        </w:trPr>
        <w:tc>
          <w:tcPr>
            <w:tcW w:w="0" w:type="auto"/>
            <w:vAlign w:val="center"/>
            <w:hideMark/>
          </w:tcPr>
          <w:p w14:paraId="44E4578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06FF489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24" w:anchor="SOSAisObservedBy" w:history="1">
              <w:r w:rsidRPr="008D2809">
                <w:rPr>
                  <w:rFonts w:ascii="Times New Roman" w:eastAsia="Times New Roman" w:hAnsi="Times New Roman" w:cs="Times New Roman"/>
                  <w:color w:val="0000FF"/>
                  <w:kern w:val="0"/>
                  <w:u w:val="single"/>
                  <w14:ligatures w14:val="none"/>
                </w:rPr>
                <w:t>https://www.w3.org/TR/vocab-ssn-2023#SOSAisObservedBy</w:t>
              </w:r>
            </w:hyperlink>
          </w:p>
        </w:tc>
      </w:tr>
      <w:tr w:rsidR="008D2809" w:rsidRPr="008D2809" w14:paraId="253C8C78" w14:textId="77777777">
        <w:trPr>
          <w:tblCellSpacing w:w="15" w:type="dxa"/>
        </w:trPr>
        <w:tc>
          <w:tcPr>
            <w:tcW w:w="0" w:type="auto"/>
            <w:vAlign w:val="center"/>
            <w:hideMark/>
          </w:tcPr>
          <w:p w14:paraId="6745F4C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01CCB4B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25" w:anchor="SOSAisProxyFor" w:history="1">
              <w:r w:rsidRPr="008D2809">
                <w:rPr>
                  <w:rFonts w:ascii="Times New Roman" w:eastAsia="Times New Roman" w:hAnsi="Times New Roman" w:cs="Times New Roman"/>
                  <w:color w:val="0000FF"/>
                  <w:kern w:val="0"/>
                  <w:u w:val="single"/>
                  <w14:ligatures w14:val="none"/>
                </w:rPr>
                <w:t>https://www.w3.org/TR/vocab-ssn-2023#SOSAisProxyFor</w:t>
              </w:r>
            </w:hyperlink>
          </w:p>
        </w:tc>
      </w:tr>
      <w:tr w:rsidR="008D2809" w:rsidRPr="008D2809" w14:paraId="543AE1F2" w14:textId="77777777">
        <w:trPr>
          <w:tblCellSpacing w:w="15" w:type="dxa"/>
        </w:trPr>
        <w:tc>
          <w:tcPr>
            <w:tcW w:w="0" w:type="auto"/>
            <w:vAlign w:val="center"/>
            <w:hideMark/>
          </w:tcPr>
          <w:p w14:paraId="1EE5AAD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6BD7E36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26" w:anchor="SOSAmadeBySensor" w:history="1">
              <w:r w:rsidRPr="008D2809">
                <w:rPr>
                  <w:rFonts w:ascii="Times New Roman" w:eastAsia="Times New Roman" w:hAnsi="Times New Roman" w:cs="Times New Roman"/>
                  <w:color w:val="0000FF"/>
                  <w:kern w:val="0"/>
                  <w:u w:val="single"/>
                  <w14:ligatures w14:val="none"/>
                </w:rPr>
                <w:t>https://www.w3.org/TR/vocab-ssn-2023#SOSAmadeBySensor</w:t>
              </w:r>
            </w:hyperlink>
          </w:p>
        </w:tc>
      </w:tr>
      <w:tr w:rsidR="008D2809" w:rsidRPr="008D2809" w14:paraId="7E7C036D" w14:textId="77777777">
        <w:trPr>
          <w:tblCellSpacing w:w="15" w:type="dxa"/>
        </w:trPr>
        <w:tc>
          <w:tcPr>
            <w:tcW w:w="0" w:type="auto"/>
            <w:vAlign w:val="center"/>
            <w:hideMark/>
          </w:tcPr>
          <w:p w14:paraId="71FAD55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3ED7F91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27" w:anchor="SOSAmadeObservation" w:history="1">
              <w:r w:rsidRPr="008D2809">
                <w:rPr>
                  <w:rFonts w:ascii="Times New Roman" w:eastAsia="Times New Roman" w:hAnsi="Times New Roman" w:cs="Times New Roman"/>
                  <w:color w:val="0000FF"/>
                  <w:kern w:val="0"/>
                  <w:u w:val="single"/>
                  <w14:ligatures w14:val="none"/>
                </w:rPr>
                <w:t>https://www.w3.org/TR/vocab-ssn-2023#SOSAmadeObservation</w:t>
              </w:r>
            </w:hyperlink>
            <w:r w:rsidRPr="008D2809">
              <w:rPr>
                <w:rFonts w:ascii="Times New Roman" w:eastAsia="Times New Roman" w:hAnsi="Times New Roman" w:cs="Times New Roman"/>
                <w:kern w:val="0"/>
                <w14:ligatures w14:val="none"/>
              </w:rPr>
              <w:t xml:space="preserve"> </w:t>
            </w:r>
          </w:p>
        </w:tc>
      </w:tr>
      <w:tr w:rsidR="008D2809" w:rsidRPr="008D2809" w14:paraId="7547C4A3" w14:textId="77777777">
        <w:trPr>
          <w:tblCellSpacing w:w="15" w:type="dxa"/>
        </w:trPr>
        <w:tc>
          <w:tcPr>
            <w:tcW w:w="0" w:type="auto"/>
            <w:vAlign w:val="center"/>
            <w:hideMark/>
          </w:tcPr>
          <w:p w14:paraId="769C7A8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6C14CEA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28" w:anchor="SOSAobservationRelatedTo" w:history="1">
              <w:r w:rsidRPr="008D2809">
                <w:rPr>
                  <w:rFonts w:ascii="Times New Roman" w:eastAsia="Times New Roman" w:hAnsi="Times New Roman" w:cs="Times New Roman"/>
                  <w:color w:val="0000FF"/>
                  <w:kern w:val="0"/>
                  <w:u w:val="single"/>
                  <w14:ligatures w14:val="none"/>
                </w:rPr>
                <w:t>https://www.w3.org/TR/vocab-ssn-2023#SOSAobservationRelatedTo</w:t>
              </w:r>
            </w:hyperlink>
            <w:r w:rsidRPr="008D2809">
              <w:rPr>
                <w:rFonts w:ascii="Times New Roman" w:eastAsia="Times New Roman" w:hAnsi="Times New Roman" w:cs="Times New Roman"/>
                <w:kern w:val="0"/>
                <w14:ligatures w14:val="none"/>
              </w:rPr>
              <w:t xml:space="preserve"> </w:t>
            </w:r>
          </w:p>
        </w:tc>
      </w:tr>
      <w:tr w:rsidR="008D2809" w:rsidRPr="008D2809" w14:paraId="4C5A575F" w14:textId="77777777">
        <w:trPr>
          <w:tblCellSpacing w:w="15" w:type="dxa"/>
        </w:trPr>
        <w:tc>
          <w:tcPr>
            <w:tcW w:w="0" w:type="auto"/>
            <w:vAlign w:val="center"/>
            <w:hideMark/>
          </w:tcPr>
          <w:p w14:paraId="5D4F8C7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4FCB7BD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29" w:anchor="SOSAobservedProperty" w:history="1">
              <w:r w:rsidRPr="008D2809">
                <w:rPr>
                  <w:rFonts w:ascii="Times New Roman" w:eastAsia="Times New Roman" w:hAnsi="Times New Roman" w:cs="Times New Roman"/>
                  <w:color w:val="0000FF"/>
                  <w:kern w:val="0"/>
                  <w:u w:val="single"/>
                  <w14:ligatures w14:val="none"/>
                </w:rPr>
                <w:t>https://www.w3.org/TR/vocab-ssn-2023#SOSAobservedProperty</w:t>
              </w:r>
            </w:hyperlink>
            <w:r w:rsidRPr="008D2809">
              <w:rPr>
                <w:rFonts w:ascii="Times New Roman" w:eastAsia="Times New Roman" w:hAnsi="Times New Roman" w:cs="Times New Roman"/>
                <w:kern w:val="0"/>
                <w14:ligatures w14:val="none"/>
              </w:rPr>
              <w:t xml:space="preserve"> </w:t>
            </w:r>
          </w:p>
        </w:tc>
      </w:tr>
      <w:tr w:rsidR="008D2809" w:rsidRPr="008D2809" w14:paraId="7320A2A0" w14:textId="77777777">
        <w:trPr>
          <w:tblCellSpacing w:w="15" w:type="dxa"/>
        </w:trPr>
        <w:tc>
          <w:tcPr>
            <w:tcW w:w="0" w:type="auto"/>
            <w:vAlign w:val="center"/>
            <w:hideMark/>
          </w:tcPr>
          <w:p w14:paraId="40D6ABC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0689E4F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30" w:anchor="SOSAobserves" w:history="1">
              <w:r w:rsidRPr="008D2809">
                <w:rPr>
                  <w:rFonts w:ascii="Times New Roman" w:eastAsia="Times New Roman" w:hAnsi="Times New Roman" w:cs="Times New Roman"/>
                  <w:color w:val="0000FF"/>
                  <w:kern w:val="0"/>
                  <w:u w:val="single"/>
                  <w14:ligatures w14:val="none"/>
                </w:rPr>
                <w:t>https://www.w3.org/TR/vocab-ssn-2023#SOSAobserves</w:t>
              </w:r>
            </w:hyperlink>
          </w:p>
        </w:tc>
      </w:tr>
      <w:tr w:rsidR="008D2809" w:rsidRPr="008D2809" w14:paraId="05FEA5FE" w14:textId="77777777">
        <w:trPr>
          <w:tblCellSpacing w:w="15" w:type="dxa"/>
        </w:trPr>
        <w:tc>
          <w:tcPr>
            <w:tcW w:w="0" w:type="auto"/>
            <w:vAlign w:val="center"/>
            <w:hideMark/>
          </w:tcPr>
          <w:p w14:paraId="460BD35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4EB80E0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31" w:anchor="SOSAoriginated" w:history="1">
              <w:r w:rsidRPr="008D2809">
                <w:rPr>
                  <w:rFonts w:ascii="Times New Roman" w:eastAsia="Times New Roman" w:hAnsi="Times New Roman" w:cs="Times New Roman"/>
                  <w:color w:val="0000FF"/>
                  <w:kern w:val="0"/>
                  <w:u w:val="single"/>
                  <w14:ligatures w14:val="none"/>
                </w:rPr>
                <w:t>https://www.w3.org/TR/vocab-ssn-2023#SOSAoriginated</w:t>
              </w:r>
            </w:hyperlink>
          </w:p>
        </w:tc>
      </w:tr>
      <w:tr w:rsidR="008D2809" w:rsidRPr="008D2809" w14:paraId="6B657FB9" w14:textId="77777777">
        <w:trPr>
          <w:tblCellSpacing w:w="15" w:type="dxa"/>
        </w:trPr>
        <w:tc>
          <w:tcPr>
            <w:tcW w:w="0" w:type="auto"/>
            <w:vAlign w:val="center"/>
            <w:hideMark/>
          </w:tcPr>
          <w:p w14:paraId="1532C26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575823E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32" w:anchor="SOSAqualityOf" w:history="1">
              <w:r w:rsidRPr="008D2809">
                <w:rPr>
                  <w:rFonts w:ascii="Times New Roman" w:eastAsia="Times New Roman" w:hAnsi="Times New Roman" w:cs="Times New Roman"/>
                  <w:color w:val="0000FF"/>
                  <w:kern w:val="0"/>
                  <w:u w:val="single"/>
                  <w14:ligatures w14:val="none"/>
                </w:rPr>
                <w:t>https://www.w3.org/TR/vocab-ssn-2023#SOSAqualityOf</w:t>
              </w:r>
            </w:hyperlink>
          </w:p>
        </w:tc>
      </w:tr>
      <w:tr w:rsidR="008D2809" w:rsidRPr="008D2809" w14:paraId="4D439B78" w14:textId="77777777">
        <w:trPr>
          <w:tblCellSpacing w:w="15" w:type="dxa"/>
        </w:trPr>
        <w:tc>
          <w:tcPr>
            <w:tcW w:w="0" w:type="auto"/>
            <w:vAlign w:val="center"/>
            <w:hideMark/>
          </w:tcPr>
          <w:p w14:paraId="2FE1C84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03CC3CC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33" w:anchor="SOSArelatedObservation" w:history="1">
              <w:r w:rsidRPr="008D2809">
                <w:rPr>
                  <w:rFonts w:ascii="Times New Roman" w:eastAsia="Times New Roman" w:hAnsi="Times New Roman" w:cs="Times New Roman"/>
                  <w:color w:val="0000FF"/>
                  <w:kern w:val="0"/>
                  <w:u w:val="single"/>
                  <w14:ligatures w14:val="none"/>
                </w:rPr>
                <w:t>https://www.w3.org/TR/vocab-ssn-2023#SOSArelatedObservation</w:t>
              </w:r>
            </w:hyperlink>
            <w:r w:rsidRPr="008D2809">
              <w:rPr>
                <w:rFonts w:ascii="Times New Roman" w:eastAsia="Times New Roman" w:hAnsi="Times New Roman" w:cs="Times New Roman"/>
                <w:kern w:val="0"/>
                <w14:ligatures w14:val="none"/>
              </w:rPr>
              <w:t xml:space="preserve"> </w:t>
            </w:r>
          </w:p>
        </w:tc>
      </w:tr>
      <w:tr w:rsidR="008D2809" w:rsidRPr="008D2809" w14:paraId="017D7F1F" w14:textId="77777777">
        <w:trPr>
          <w:tblCellSpacing w:w="15" w:type="dxa"/>
        </w:trPr>
        <w:tc>
          <w:tcPr>
            <w:tcW w:w="0" w:type="auto"/>
            <w:vAlign w:val="center"/>
            <w:hideMark/>
          </w:tcPr>
          <w:p w14:paraId="35B01EE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409DD19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34" w:anchor="SOSAresultQuality" w:history="1">
              <w:r w:rsidRPr="008D2809">
                <w:rPr>
                  <w:rFonts w:ascii="Times New Roman" w:eastAsia="Times New Roman" w:hAnsi="Times New Roman" w:cs="Times New Roman"/>
                  <w:color w:val="0000FF"/>
                  <w:kern w:val="0"/>
                  <w:u w:val="single"/>
                  <w14:ligatures w14:val="none"/>
                </w:rPr>
                <w:t>https://www.w3.org/TR/vocab-ssn-2023#SOSAresultQuality</w:t>
              </w:r>
            </w:hyperlink>
          </w:p>
        </w:tc>
      </w:tr>
      <w:tr w:rsidR="008D2809" w:rsidRPr="008D2809" w14:paraId="7111E827" w14:textId="77777777">
        <w:trPr>
          <w:tblCellSpacing w:w="15" w:type="dxa"/>
        </w:trPr>
        <w:tc>
          <w:tcPr>
            <w:tcW w:w="0" w:type="auto"/>
            <w:vAlign w:val="center"/>
            <w:hideMark/>
          </w:tcPr>
          <w:p w14:paraId="46827AC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16AC750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35" w:anchor="SOSAwasObservedBy" w:history="1">
              <w:r w:rsidRPr="008D2809">
                <w:rPr>
                  <w:rFonts w:ascii="Times New Roman" w:eastAsia="Times New Roman" w:hAnsi="Times New Roman" w:cs="Times New Roman"/>
                  <w:color w:val="0000FF"/>
                  <w:kern w:val="0"/>
                  <w:u w:val="single"/>
                  <w14:ligatures w14:val="none"/>
                </w:rPr>
                <w:t>https://www.w3.org/TR/vocab-ssn-2023#SOSAwasObservedBy</w:t>
              </w:r>
            </w:hyperlink>
          </w:p>
        </w:tc>
      </w:tr>
      <w:tr w:rsidR="008D2809" w:rsidRPr="008D2809" w14:paraId="59E7D837" w14:textId="77777777">
        <w:trPr>
          <w:tblCellSpacing w:w="15" w:type="dxa"/>
        </w:trPr>
        <w:tc>
          <w:tcPr>
            <w:tcW w:w="0" w:type="auto"/>
            <w:vAlign w:val="center"/>
            <w:hideMark/>
          </w:tcPr>
          <w:p w14:paraId="570407D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50AEB87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36" w:anchor="SOSAwasOriginatedBy" w:history="1">
              <w:r w:rsidRPr="008D2809">
                <w:rPr>
                  <w:rFonts w:ascii="Times New Roman" w:eastAsia="Times New Roman" w:hAnsi="Times New Roman" w:cs="Times New Roman"/>
                  <w:color w:val="0000FF"/>
                  <w:kern w:val="0"/>
                  <w:u w:val="single"/>
                  <w14:ligatures w14:val="none"/>
                </w:rPr>
                <w:t>https://www.w3.org/TR/vocab-ssn-2023#SOSAwasOriginatedBy</w:t>
              </w:r>
            </w:hyperlink>
            <w:r w:rsidRPr="008D2809">
              <w:rPr>
                <w:rFonts w:ascii="Times New Roman" w:eastAsia="Times New Roman" w:hAnsi="Times New Roman" w:cs="Times New Roman"/>
                <w:kern w:val="0"/>
                <w14:ligatures w14:val="none"/>
              </w:rPr>
              <w:t xml:space="preserve"> </w:t>
            </w:r>
          </w:p>
        </w:tc>
      </w:tr>
    </w:tbl>
    <w:p w14:paraId="2E5EA327"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4.1.1.4 SOSA Sampling</w:t>
      </w:r>
    </w:p>
    <w:p w14:paraId="7FA5DB9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SOSA Sampling</w:t>
      </w:r>
      <w:r w:rsidRPr="008D2809">
        <w:rPr>
          <w:rFonts w:ascii="Times New Roman" w:eastAsia="Times New Roman" w:hAnsi="Times New Roman" w:cs="Times New Roman"/>
          <w:kern w:val="0"/>
          <w14:ligatures w14:val="none"/>
        </w:rPr>
        <w:t xml:space="preserve"> imports </w:t>
      </w:r>
      <w:r w:rsidRPr="008D2809">
        <w:rPr>
          <w:rFonts w:ascii="Times New Roman" w:eastAsia="Times New Roman" w:hAnsi="Times New Roman" w:cs="Times New Roman"/>
          <w:b/>
          <w:bCs/>
          <w:kern w:val="0"/>
          <w14:ligatures w14:val="none"/>
        </w:rPr>
        <w:t>SOSA Common</w:t>
      </w:r>
      <w:r w:rsidRPr="008D2809">
        <w:rPr>
          <w:rFonts w:ascii="Times New Roman" w:eastAsia="Times New Roman" w:hAnsi="Times New Roman" w:cs="Times New Roman"/>
          <w:kern w:val="0"/>
          <w14:ligatures w14:val="none"/>
        </w:rPr>
        <w:t xml:space="preserve"> and defines classes and properties used in Samplings, documented in section </w:t>
      </w:r>
      <w:hyperlink r:id="rId537" w:anchor="Sampling" w:history="1">
        <w:r w:rsidRPr="008D2809">
          <w:rPr>
            <w:rFonts w:ascii="Times New Roman" w:eastAsia="Times New Roman" w:hAnsi="Times New Roman" w:cs="Times New Roman"/>
            <w:color w:val="0000FF"/>
            <w:kern w:val="0"/>
            <w:u w:val="single"/>
            <w14:ligatures w14:val="none"/>
          </w:rPr>
          <w:t>5.6 Sampling</w:t>
        </w:r>
      </w:hyperlink>
      <w:r w:rsidRPr="008D2809">
        <w:rPr>
          <w:rFonts w:ascii="Times New Roman" w:eastAsia="Times New Roman" w:hAnsi="Times New Roman" w:cs="Times New Roman"/>
          <w:kern w:val="0"/>
          <w14:ligatures w14:val="non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7422"/>
      </w:tblGrid>
      <w:tr w:rsidR="008D2809" w:rsidRPr="008D2809" w14:paraId="5360EF17" w14:textId="77777777">
        <w:trPr>
          <w:tblCellSpacing w:w="15" w:type="dxa"/>
        </w:trPr>
        <w:tc>
          <w:tcPr>
            <w:tcW w:w="0" w:type="auto"/>
            <w:gridSpan w:val="2"/>
            <w:tcBorders>
              <w:top w:val="nil"/>
              <w:left w:val="nil"/>
              <w:bottom w:val="nil"/>
              <w:right w:val="nil"/>
            </w:tcBorders>
            <w:vAlign w:val="center"/>
            <w:hideMark/>
          </w:tcPr>
          <w:p w14:paraId="18E63A8D" w14:textId="77777777" w:rsidR="008D2809" w:rsidRPr="008D2809" w:rsidRDefault="008D2809" w:rsidP="008D2809">
            <w:pPr>
              <w:spacing w:after="0" w:line="240" w:lineRule="auto"/>
              <w:jc w:val="center"/>
              <w:rPr>
                <w:rFonts w:ascii="Times New Roman" w:eastAsia="Times New Roman" w:hAnsi="Times New Roman" w:cs="Times New Roman"/>
                <w:kern w:val="0"/>
                <w14:ligatures w14:val="none"/>
              </w:rPr>
            </w:pPr>
            <w:hyperlink r:id="rId538" w:anchor="table-ogc-requirements-class-https-www-w3-org-tr-vocab-ssn-2023-sosa-sampling-module" w:history="1">
              <w:r w:rsidRPr="008D2809">
                <w:rPr>
                  <w:rFonts w:ascii="Times New Roman" w:eastAsia="Times New Roman" w:hAnsi="Times New Roman" w:cs="Times New Roman"/>
                  <w:color w:val="0000FF"/>
                  <w:kern w:val="0"/>
                  <w:u w:val="single"/>
                  <w14:ligatures w14:val="none"/>
                </w:rPr>
                <w:t>Table 4</w:t>
              </w:r>
            </w:hyperlink>
            <w:r w:rsidRPr="008D2809">
              <w:rPr>
                <w:rFonts w:ascii="Times New Roman" w:eastAsia="Times New Roman" w:hAnsi="Times New Roman" w:cs="Times New Roman"/>
                <w:kern w:val="0"/>
                <w14:ligatures w14:val="none"/>
              </w:rPr>
              <w:t xml:space="preserve"> OGC Requirements class: </w:t>
            </w:r>
            <w:r w:rsidRPr="008D2809">
              <w:rPr>
                <w:rFonts w:ascii="Times New Roman" w:eastAsia="Times New Roman" w:hAnsi="Times New Roman" w:cs="Times New Roman"/>
                <w:kern w:val="0"/>
                <w14:ligatures w14:val="none"/>
              </w:rPr>
              <w:br/>
            </w:r>
            <w:hyperlink r:id="rId539" w:anchor="sosa-sampling-module" w:history="1">
              <w:r w:rsidRPr="008D2809">
                <w:rPr>
                  <w:rFonts w:ascii="Times New Roman" w:eastAsia="Times New Roman" w:hAnsi="Times New Roman" w:cs="Times New Roman"/>
                  <w:color w:val="0000FF"/>
                  <w:kern w:val="0"/>
                  <w:u w:val="single"/>
                  <w14:ligatures w14:val="none"/>
                </w:rPr>
                <w:t>https://www.w3.org/TR/vocab-ssn-2023#sosa-sampling-module</w:t>
              </w:r>
            </w:hyperlink>
            <w:r w:rsidRPr="008D2809">
              <w:rPr>
                <w:rFonts w:ascii="Times New Roman" w:eastAsia="Times New Roman" w:hAnsi="Times New Roman" w:cs="Times New Roman"/>
                <w:kern w:val="0"/>
                <w14:ligatures w14:val="none"/>
              </w:rPr>
              <w:t xml:space="preserve"> </w:t>
            </w:r>
          </w:p>
        </w:tc>
      </w:tr>
      <w:tr w:rsidR="008D2809" w:rsidRPr="008D2809" w14:paraId="2639ABCF" w14:textId="77777777">
        <w:trPr>
          <w:tblCellSpacing w:w="15" w:type="dxa"/>
        </w:trPr>
        <w:tc>
          <w:tcPr>
            <w:tcW w:w="0" w:type="auto"/>
            <w:vAlign w:val="center"/>
            <w:hideMark/>
          </w:tcPr>
          <w:p w14:paraId="48C1243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Dependency</w:t>
            </w:r>
          </w:p>
        </w:tc>
        <w:tc>
          <w:tcPr>
            <w:tcW w:w="0" w:type="auto"/>
            <w:vAlign w:val="center"/>
            <w:hideMark/>
          </w:tcPr>
          <w:p w14:paraId="34972A2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40" w:anchor="sosa-common-module" w:history="1">
              <w:r w:rsidRPr="008D2809">
                <w:rPr>
                  <w:rFonts w:ascii="Times New Roman" w:eastAsia="Times New Roman" w:hAnsi="Times New Roman" w:cs="Times New Roman"/>
                  <w:color w:val="0000FF"/>
                  <w:kern w:val="0"/>
                  <w:u w:val="single"/>
                  <w14:ligatures w14:val="none"/>
                </w:rPr>
                <w:t>https://www.w3.org/TR/vocab-ssn-2023#sosa-common-module</w:t>
              </w:r>
            </w:hyperlink>
          </w:p>
        </w:tc>
      </w:tr>
      <w:tr w:rsidR="008D2809" w:rsidRPr="008D2809" w14:paraId="63CE1106" w14:textId="77777777">
        <w:trPr>
          <w:tblCellSpacing w:w="15" w:type="dxa"/>
        </w:trPr>
        <w:tc>
          <w:tcPr>
            <w:tcW w:w="0" w:type="auto"/>
            <w:vAlign w:val="center"/>
            <w:hideMark/>
          </w:tcPr>
          <w:p w14:paraId="0D80E52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24E4423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41" w:anchor="SOSASample" w:history="1">
              <w:r w:rsidRPr="008D2809">
                <w:rPr>
                  <w:rFonts w:ascii="Times New Roman" w:eastAsia="Times New Roman" w:hAnsi="Times New Roman" w:cs="Times New Roman"/>
                  <w:color w:val="0000FF"/>
                  <w:kern w:val="0"/>
                  <w:u w:val="single"/>
                  <w14:ligatures w14:val="none"/>
                </w:rPr>
                <w:t>https://www.w3.org/TR/vocab-ssn-2023#SOSASample</w:t>
              </w:r>
            </w:hyperlink>
          </w:p>
        </w:tc>
      </w:tr>
      <w:tr w:rsidR="008D2809" w:rsidRPr="008D2809" w14:paraId="6883B766" w14:textId="77777777">
        <w:trPr>
          <w:tblCellSpacing w:w="15" w:type="dxa"/>
        </w:trPr>
        <w:tc>
          <w:tcPr>
            <w:tcW w:w="0" w:type="auto"/>
            <w:vAlign w:val="center"/>
            <w:hideMark/>
          </w:tcPr>
          <w:p w14:paraId="736FFE7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2A826C5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42" w:anchor="SOSAMaterialSample" w:history="1">
              <w:r w:rsidRPr="008D2809">
                <w:rPr>
                  <w:rFonts w:ascii="Times New Roman" w:eastAsia="Times New Roman" w:hAnsi="Times New Roman" w:cs="Times New Roman"/>
                  <w:color w:val="0000FF"/>
                  <w:kern w:val="0"/>
                  <w:u w:val="single"/>
                  <w14:ligatures w14:val="none"/>
                </w:rPr>
                <w:t>https://www.w3.org/TR/vocab-ssn-2023#SOSAMaterialSample</w:t>
              </w:r>
            </w:hyperlink>
            <w:r w:rsidRPr="008D2809">
              <w:rPr>
                <w:rFonts w:ascii="Times New Roman" w:eastAsia="Times New Roman" w:hAnsi="Times New Roman" w:cs="Times New Roman"/>
                <w:kern w:val="0"/>
                <w14:ligatures w14:val="none"/>
              </w:rPr>
              <w:t xml:space="preserve"> </w:t>
            </w:r>
          </w:p>
        </w:tc>
      </w:tr>
      <w:tr w:rsidR="008D2809" w:rsidRPr="008D2809" w14:paraId="34CF440A" w14:textId="77777777">
        <w:trPr>
          <w:tblCellSpacing w:w="15" w:type="dxa"/>
        </w:trPr>
        <w:tc>
          <w:tcPr>
            <w:tcW w:w="0" w:type="auto"/>
            <w:vAlign w:val="center"/>
            <w:hideMark/>
          </w:tcPr>
          <w:p w14:paraId="201FA3D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78DC41A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43" w:anchor="SOSASpatialSample" w:history="1">
              <w:r w:rsidRPr="008D2809">
                <w:rPr>
                  <w:rFonts w:ascii="Times New Roman" w:eastAsia="Times New Roman" w:hAnsi="Times New Roman" w:cs="Times New Roman"/>
                  <w:color w:val="0000FF"/>
                  <w:kern w:val="0"/>
                  <w:u w:val="single"/>
                  <w14:ligatures w14:val="none"/>
                </w:rPr>
                <w:t>https://www.w3.org/TR/vocab-ssn-2023#SOSASpatialSample</w:t>
              </w:r>
            </w:hyperlink>
            <w:r w:rsidRPr="008D2809">
              <w:rPr>
                <w:rFonts w:ascii="Times New Roman" w:eastAsia="Times New Roman" w:hAnsi="Times New Roman" w:cs="Times New Roman"/>
                <w:kern w:val="0"/>
                <w14:ligatures w14:val="none"/>
              </w:rPr>
              <w:t xml:space="preserve"> </w:t>
            </w:r>
          </w:p>
        </w:tc>
      </w:tr>
      <w:tr w:rsidR="008D2809" w:rsidRPr="008D2809" w14:paraId="20C9F39F" w14:textId="77777777">
        <w:trPr>
          <w:tblCellSpacing w:w="15" w:type="dxa"/>
        </w:trPr>
        <w:tc>
          <w:tcPr>
            <w:tcW w:w="0" w:type="auto"/>
            <w:vAlign w:val="center"/>
            <w:hideMark/>
          </w:tcPr>
          <w:p w14:paraId="0E71F91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456DCFC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44" w:anchor="SOSAStatisticalSample" w:history="1">
              <w:r w:rsidRPr="008D2809">
                <w:rPr>
                  <w:rFonts w:ascii="Times New Roman" w:eastAsia="Times New Roman" w:hAnsi="Times New Roman" w:cs="Times New Roman"/>
                  <w:color w:val="0000FF"/>
                  <w:kern w:val="0"/>
                  <w:u w:val="single"/>
                  <w14:ligatures w14:val="none"/>
                </w:rPr>
                <w:t>https://www.w3.org/TR/vocab-ssn-2023#SOSAStatisticalSample</w:t>
              </w:r>
            </w:hyperlink>
            <w:r w:rsidRPr="008D2809">
              <w:rPr>
                <w:rFonts w:ascii="Times New Roman" w:eastAsia="Times New Roman" w:hAnsi="Times New Roman" w:cs="Times New Roman"/>
                <w:kern w:val="0"/>
                <w14:ligatures w14:val="none"/>
              </w:rPr>
              <w:t xml:space="preserve"> </w:t>
            </w:r>
          </w:p>
        </w:tc>
      </w:tr>
      <w:tr w:rsidR="008D2809" w:rsidRPr="008D2809" w14:paraId="736E338B" w14:textId="77777777">
        <w:trPr>
          <w:tblCellSpacing w:w="15" w:type="dxa"/>
        </w:trPr>
        <w:tc>
          <w:tcPr>
            <w:tcW w:w="0" w:type="auto"/>
            <w:vAlign w:val="center"/>
            <w:hideMark/>
          </w:tcPr>
          <w:p w14:paraId="7E93CFC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0798291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45" w:anchor="SOSASampleCollection" w:history="1">
              <w:r w:rsidRPr="008D2809">
                <w:rPr>
                  <w:rFonts w:ascii="Times New Roman" w:eastAsia="Times New Roman" w:hAnsi="Times New Roman" w:cs="Times New Roman"/>
                  <w:color w:val="0000FF"/>
                  <w:kern w:val="0"/>
                  <w:u w:val="single"/>
                  <w14:ligatures w14:val="none"/>
                </w:rPr>
                <w:t>https://www.w3.org/TR/vocab-ssn-2023#SOSASampleCollection</w:t>
              </w:r>
            </w:hyperlink>
            <w:r w:rsidRPr="008D2809">
              <w:rPr>
                <w:rFonts w:ascii="Times New Roman" w:eastAsia="Times New Roman" w:hAnsi="Times New Roman" w:cs="Times New Roman"/>
                <w:kern w:val="0"/>
                <w14:ligatures w14:val="none"/>
              </w:rPr>
              <w:t xml:space="preserve"> </w:t>
            </w:r>
          </w:p>
        </w:tc>
      </w:tr>
      <w:tr w:rsidR="008D2809" w:rsidRPr="008D2809" w14:paraId="35D23C75" w14:textId="77777777">
        <w:trPr>
          <w:tblCellSpacing w:w="15" w:type="dxa"/>
        </w:trPr>
        <w:tc>
          <w:tcPr>
            <w:tcW w:w="0" w:type="auto"/>
            <w:vAlign w:val="center"/>
            <w:hideMark/>
          </w:tcPr>
          <w:p w14:paraId="65BC5EE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06924E4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46" w:anchor="SOSASampling" w:history="1">
              <w:r w:rsidRPr="008D2809">
                <w:rPr>
                  <w:rFonts w:ascii="Times New Roman" w:eastAsia="Times New Roman" w:hAnsi="Times New Roman" w:cs="Times New Roman"/>
                  <w:color w:val="0000FF"/>
                  <w:kern w:val="0"/>
                  <w:u w:val="single"/>
                  <w14:ligatures w14:val="none"/>
                </w:rPr>
                <w:t>https://www.w3.org/TR/vocab-ssn-2023#SOSASampling</w:t>
              </w:r>
            </w:hyperlink>
          </w:p>
        </w:tc>
      </w:tr>
      <w:tr w:rsidR="008D2809" w:rsidRPr="008D2809" w14:paraId="5D2D396F" w14:textId="77777777">
        <w:trPr>
          <w:tblCellSpacing w:w="15" w:type="dxa"/>
        </w:trPr>
        <w:tc>
          <w:tcPr>
            <w:tcW w:w="0" w:type="auto"/>
            <w:vAlign w:val="center"/>
            <w:hideMark/>
          </w:tcPr>
          <w:p w14:paraId="5D662A9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337CFE1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47" w:anchor="SOSASamplingCollection" w:history="1">
              <w:r w:rsidRPr="008D2809">
                <w:rPr>
                  <w:rFonts w:ascii="Times New Roman" w:eastAsia="Times New Roman" w:hAnsi="Times New Roman" w:cs="Times New Roman"/>
                  <w:color w:val="0000FF"/>
                  <w:kern w:val="0"/>
                  <w:u w:val="single"/>
                  <w14:ligatures w14:val="none"/>
                </w:rPr>
                <w:t>https://www.w3.org/TR/vocab-ssn-2023#SOSASamplingCollection</w:t>
              </w:r>
            </w:hyperlink>
            <w:r w:rsidRPr="008D2809">
              <w:rPr>
                <w:rFonts w:ascii="Times New Roman" w:eastAsia="Times New Roman" w:hAnsi="Times New Roman" w:cs="Times New Roman"/>
                <w:kern w:val="0"/>
                <w14:ligatures w14:val="none"/>
              </w:rPr>
              <w:t xml:space="preserve"> </w:t>
            </w:r>
          </w:p>
        </w:tc>
      </w:tr>
      <w:tr w:rsidR="008D2809" w:rsidRPr="008D2809" w14:paraId="12D46B28" w14:textId="77777777">
        <w:trPr>
          <w:tblCellSpacing w:w="15" w:type="dxa"/>
        </w:trPr>
        <w:tc>
          <w:tcPr>
            <w:tcW w:w="0" w:type="auto"/>
            <w:vAlign w:val="center"/>
            <w:hideMark/>
          </w:tcPr>
          <w:p w14:paraId="2B01392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68FB7C1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48" w:anchor="SOSASamplingProcedure" w:history="1">
              <w:r w:rsidRPr="008D2809">
                <w:rPr>
                  <w:rFonts w:ascii="Times New Roman" w:eastAsia="Times New Roman" w:hAnsi="Times New Roman" w:cs="Times New Roman"/>
                  <w:color w:val="0000FF"/>
                  <w:kern w:val="0"/>
                  <w:u w:val="single"/>
                  <w14:ligatures w14:val="none"/>
                </w:rPr>
                <w:t>https://www.w3.org/TR/vocab-ssn-2023#SOSASamplingProcedure</w:t>
              </w:r>
            </w:hyperlink>
            <w:r w:rsidRPr="008D2809">
              <w:rPr>
                <w:rFonts w:ascii="Times New Roman" w:eastAsia="Times New Roman" w:hAnsi="Times New Roman" w:cs="Times New Roman"/>
                <w:kern w:val="0"/>
                <w14:ligatures w14:val="none"/>
              </w:rPr>
              <w:t xml:space="preserve"> </w:t>
            </w:r>
          </w:p>
        </w:tc>
      </w:tr>
      <w:tr w:rsidR="008D2809" w:rsidRPr="008D2809" w14:paraId="64DB4806" w14:textId="77777777">
        <w:trPr>
          <w:tblCellSpacing w:w="15" w:type="dxa"/>
        </w:trPr>
        <w:tc>
          <w:tcPr>
            <w:tcW w:w="0" w:type="auto"/>
            <w:vAlign w:val="center"/>
            <w:hideMark/>
          </w:tcPr>
          <w:p w14:paraId="7A1F871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268F5C7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49" w:anchor="SOSAfeatureHasUltimateSample" w:history="1">
              <w:r w:rsidRPr="008D2809">
                <w:rPr>
                  <w:rFonts w:ascii="Times New Roman" w:eastAsia="Times New Roman" w:hAnsi="Times New Roman" w:cs="Times New Roman"/>
                  <w:color w:val="0000FF"/>
                  <w:kern w:val="0"/>
                  <w:u w:val="single"/>
                  <w14:ligatures w14:val="none"/>
                </w:rPr>
                <w:t>https://www.w3.org/TR/vocab-ssn-2023#SOSAfeatureHasUltimateSample</w:t>
              </w:r>
            </w:hyperlink>
            <w:r w:rsidRPr="008D2809">
              <w:rPr>
                <w:rFonts w:ascii="Times New Roman" w:eastAsia="Times New Roman" w:hAnsi="Times New Roman" w:cs="Times New Roman"/>
                <w:kern w:val="0"/>
                <w14:ligatures w14:val="none"/>
              </w:rPr>
              <w:t xml:space="preserve"> </w:t>
            </w:r>
          </w:p>
        </w:tc>
      </w:tr>
      <w:tr w:rsidR="008D2809" w:rsidRPr="008D2809" w14:paraId="5E4CCC9C" w14:textId="77777777">
        <w:trPr>
          <w:tblCellSpacing w:w="15" w:type="dxa"/>
        </w:trPr>
        <w:tc>
          <w:tcPr>
            <w:tcW w:w="0" w:type="auto"/>
            <w:vAlign w:val="center"/>
            <w:hideMark/>
          </w:tcPr>
          <w:p w14:paraId="4B67059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Requirement</w:t>
            </w:r>
          </w:p>
        </w:tc>
        <w:tc>
          <w:tcPr>
            <w:tcW w:w="0" w:type="auto"/>
            <w:vAlign w:val="center"/>
            <w:hideMark/>
          </w:tcPr>
          <w:p w14:paraId="4A4F466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50" w:anchor="SOSAhasOriginalSample" w:history="1">
              <w:r w:rsidRPr="008D2809">
                <w:rPr>
                  <w:rFonts w:ascii="Times New Roman" w:eastAsia="Times New Roman" w:hAnsi="Times New Roman" w:cs="Times New Roman"/>
                  <w:color w:val="0000FF"/>
                  <w:kern w:val="0"/>
                  <w:u w:val="single"/>
                  <w14:ligatures w14:val="none"/>
                </w:rPr>
                <w:t>https://www.w3.org/TR/vocab-ssn-2023#SOSAhasOriginalSample</w:t>
              </w:r>
            </w:hyperlink>
            <w:r w:rsidRPr="008D2809">
              <w:rPr>
                <w:rFonts w:ascii="Times New Roman" w:eastAsia="Times New Roman" w:hAnsi="Times New Roman" w:cs="Times New Roman"/>
                <w:kern w:val="0"/>
                <w14:ligatures w14:val="none"/>
              </w:rPr>
              <w:t xml:space="preserve"> </w:t>
            </w:r>
          </w:p>
        </w:tc>
      </w:tr>
      <w:tr w:rsidR="008D2809" w:rsidRPr="008D2809" w14:paraId="6C33A9AD" w14:textId="77777777">
        <w:trPr>
          <w:tblCellSpacing w:w="15" w:type="dxa"/>
        </w:trPr>
        <w:tc>
          <w:tcPr>
            <w:tcW w:w="0" w:type="auto"/>
            <w:vAlign w:val="center"/>
            <w:hideMark/>
          </w:tcPr>
          <w:p w14:paraId="43526BC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4BFE0C8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51" w:anchor="SOSAhasSample" w:history="1">
              <w:r w:rsidRPr="008D2809">
                <w:rPr>
                  <w:rFonts w:ascii="Times New Roman" w:eastAsia="Times New Roman" w:hAnsi="Times New Roman" w:cs="Times New Roman"/>
                  <w:color w:val="0000FF"/>
                  <w:kern w:val="0"/>
                  <w:u w:val="single"/>
                  <w14:ligatures w14:val="none"/>
                </w:rPr>
                <w:t>https://www.w3.org/TR/vocab-ssn-2023#SOSAhasSample</w:t>
              </w:r>
            </w:hyperlink>
          </w:p>
        </w:tc>
      </w:tr>
      <w:tr w:rsidR="008D2809" w:rsidRPr="008D2809" w14:paraId="099A79B7" w14:textId="77777777">
        <w:trPr>
          <w:tblCellSpacing w:w="15" w:type="dxa"/>
        </w:trPr>
        <w:tc>
          <w:tcPr>
            <w:tcW w:w="0" w:type="auto"/>
            <w:vAlign w:val="center"/>
            <w:hideMark/>
          </w:tcPr>
          <w:p w14:paraId="15013DB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6BAA917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52" w:anchor="SOSAisOriginalSampleOf" w:history="1">
              <w:r w:rsidRPr="008D2809">
                <w:rPr>
                  <w:rFonts w:ascii="Times New Roman" w:eastAsia="Times New Roman" w:hAnsi="Times New Roman" w:cs="Times New Roman"/>
                  <w:color w:val="0000FF"/>
                  <w:kern w:val="0"/>
                  <w:u w:val="single"/>
                  <w14:ligatures w14:val="none"/>
                </w:rPr>
                <w:t>https://www.w3.org/TR/vocab-ssn-2023#SOSAisOriginalSampleOf</w:t>
              </w:r>
            </w:hyperlink>
            <w:r w:rsidRPr="008D2809">
              <w:rPr>
                <w:rFonts w:ascii="Times New Roman" w:eastAsia="Times New Roman" w:hAnsi="Times New Roman" w:cs="Times New Roman"/>
                <w:kern w:val="0"/>
                <w14:ligatures w14:val="none"/>
              </w:rPr>
              <w:t xml:space="preserve"> </w:t>
            </w:r>
          </w:p>
        </w:tc>
      </w:tr>
      <w:tr w:rsidR="008D2809" w:rsidRPr="008D2809" w14:paraId="11F8772E" w14:textId="77777777">
        <w:trPr>
          <w:tblCellSpacing w:w="15" w:type="dxa"/>
        </w:trPr>
        <w:tc>
          <w:tcPr>
            <w:tcW w:w="0" w:type="auto"/>
            <w:vAlign w:val="center"/>
            <w:hideMark/>
          </w:tcPr>
          <w:p w14:paraId="063C170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4A4D490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53" w:anchor="SOSAisResultOfMadeBySampler" w:history="1">
              <w:r w:rsidRPr="008D2809">
                <w:rPr>
                  <w:rFonts w:ascii="Times New Roman" w:eastAsia="Times New Roman" w:hAnsi="Times New Roman" w:cs="Times New Roman"/>
                  <w:color w:val="0000FF"/>
                  <w:kern w:val="0"/>
                  <w:u w:val="single"/>
                  <w14:ligatures w14:val="none"/>
                </w:rPr>
                <w:t>https://www.w3.org/TR/vocab-ssn-2023#SOSAisResultOfMadeBySampler</w:t>
              </w:r>
            </w:hyperlink>
            <w:r w:rsidRPr="008D2809">
              <w:rPr>
                <w:rFonts w:ascii="Times New Roman" w:eastAsia="Times New Roman" w:hAnsi="Times New Roman" w:cs="Times New Roman"/>
                <w:kern w:val="0"/>
                <w14:ligatures w14:val="none"/>
              </w:rPr>
              <w:t xml:space="preserve"> </w:t>
            </w:r>
          </w:p>
        </w:tc>
      </w:tr>
      <w:tr w:rsidR="008D2809" w:rsidRPr="008D2809" w14:paraId="21149934" w14:textId="77777777">
        <w:trPr>
          <w:tblCellSpacing w:w="15" w:type="dxa"/>
        </w:trPr>
        <w:tc>
          <w:tcPr>
            <w:tcW w:w="0" w:type="auto"/>
            <w:vAlign w:val="center"/>
            <w:hideMark/>
          </w:tcPr>
          <w:p w14:paraId="0400D21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2E878C0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54" w:anchor="SOSAisResultOfUsedProcedure" w:history="1">
              <w:r w:rsidRPr="008D2809">
                <w:rPr>
                  <w:rFonts w:ascii="Times New Roman" w:eastAsia="Times New Roman" w:hAnsi="Times New Roman" w:cs="Times New Roman"/>
                  <w:color w:val="0000FF"/>
                  <w:kern w:val="0"/>
                  <w:u w:val="single"/>
                  <w14:ligatures w14:val="none"/>
                </w:rPr>
                <w:t>https://www.w3.org/TR/vocab-ssn-2023#SOSAisResultOfUsedProcedure</w:t>
              </w:r>
            </w:hyperlink>
            <w:r w:rsidRPr="008D2809">
              <w:rPr>
                <w:rFonts w:ascii="Times New Roman" w:eastAsia="Times New Roman" w:hAnsi="Times New Roman" w:cs="Times New Roman"/>
                <w:kern w:val="0"/>
                <w14:ligatures w14:val="none"/>
              </w:rPr>
              <w:t xml:space="preserve"> </w:t>
            </w:r>
          </w:p>
        </w:tc>
      </w:tr>
      <w:tr w:rsidR="008D2809" w:rsidRPr="008D2809" w14:paraId="29D8CCD9" w14:textId="77777777">
        <w:trPr>
          <w:tblCellSpacing w:w="15" w:type="dxa"/>
        </w:trPr>
        <w:tc>
          <w:tcPr>
            <w:tcW w:w="0" w:type="auto"/>
            <w:vAlign w:val="center"/>
            <w:hideMark/>
          </w:tcPr>
          <w:p w14:paraId="2E46287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548C6A5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55" w:anchor="SOSAisSampleOf" w:history="1">
              <w:r w:rsidRPr="008D2809">
                <w:rPr>
                  <w:rFonts w:ascii="Times New Roman" w:eastAsia="Times New Roman" w:hAnsi="Times New Roman" w:cs="Times New Roman"/>
                  <w:color w:val="0000FF"/>
                  <w:kern w:val="0"/>
                  <w:u w:val="single"/>
                  <w14:ligatures w14:val="none"/>
                </w:rPr>
                <w:t>https://www.w3.org/TR/vocab-ssn-2023#SOSAisSampleOf</w:t>
              </w:r>
            </w:hyperlink>
          </w:p>
        </w:tc>
      </w:tr>
      <w:tr w:rsidR="008D2809" w:rsidRPr="008D2809" w14:paraId="72FE9EB7" w14:textId="77777777">
        <w:trPr>
          <w:tblCellSpacing w:w="15" w:type="dxa"/>
        </w:trPr>
        <w:tc>
          <w:tcPr>
            <w:tcW w:w="0" w:type="auto"/>
            <w:vAlign w:val="center"/>
            <w:hideMark/>
          </w:tcPr>
          <w:p w14:paraId="7D37659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51422E7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56" w:anchor="SOSAisSampleOfUltimateFOI" w:history="1">
              <w:r w:rsidRPr="008D2809">
                <w:rPr>
                  <w:rFonts w:ascii="Times New Roman" w:eastAsia="Times New Roman" w:hAnsi="Times New Roman" w:cs="Times New Roman"/>
                  <w:color w:val="0000FF"/>
                  <w:kern w:val="0"/>
                  <w:u w:val="single"/>
                  <w14:ligatures w14:val="none"/>
                </w:rPr>
                <w:t>https://www.w3.org/TR/vocab-ssn-2023#SOSAisSampleOfUltimateFOI</w:t>
              </w:r>
            </w:hyperlink>
            <w:r w:rsidRPr="008D2809">
              <w:rPr>
                <w:rFonts w:ascii="Times New Roman" w:eastAsia="Times New Roman" w:hAnsi="Times New Roman" w:cs="Times New Roman"/>
                <w:kern w:val="0"/>
                <w14:ligatures w14:val="none"/>
              </w:rPr>
              <w:t xml:space="preserve"> </w:t>
            </w:r>
          </w:p>
        </w:tc>
      </w:tr>
      <w:tr w:rsidR="008D2809" w:rsidRPr="008D2809" w14:paraId="1FC3B5BC" w14:textId="77777777">
        <w:trPr>
          <w:tblCellSpacing w:w="15" w:type="dxa"/>
        </w:trPr>
        <w:tc>
          <w:tcPr>
            <w:tcW w:w="0" w:type="auto"/>
            <w:vAlign w:val="center"/>
            <w:hideMark/>
          </w:tcPr>
          <w:p w14:paraId="2D1BD7D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2034AC5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57" w:anchor="SOSAmadeBySampler" w:history="1">
              <w:r w:rsidRPr="008D2809">
                <w:rPr>
                  <w:rFonts w:ascii="Times New Roman" w:eastAsia="Times New Roman" w:hAnsi="Times New Roman" w:cs="Times New Roman"/>
                  <w:color w:val="0000FF"/>
                  <w:kern w:val="0"/>
                  <w:u w:val="single"/>
                  <w14:ligatures w14:val="none"/>
                </w:rPr>
                <w:t>https://www.w3.org/TR/vocab-ssn-2023#SOSAmadeBySampler</w:t>
              </w:r>
            </w:hyperlink>
          </w:p>
        </w:tc>
      </w:tr>
      <w:tr w:rsidR="008D2809" w:rsidRPr="008D2809" w14:paraId="34588D90" w14:textId="77777777">
        <w:trPr>
          <w:tblCellSpacing w:w="15" w:type="dxa"/>
        </w:trPr>
        <w:tc>
          <w:tcPr>
            <w:tcW w:w="0" w:type="auto"/>
            <w:vAlign w:val="center"/>
            <w:hideMark/>
          </w:tcPr>
          <w:p w14:paraId="321FAF0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0489C50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58" w:anchor="SOSAmadeSampling" w:history="1">
              <w:r w:rsidRPr="008D2809">
                <w:rPr>
                  <w:rFonts w:ascii="Times New Roman" w:eastAsia="Times New Roman" w:hAnsi="Times New Roman" w:cs="Times New Roman"/>
                  <w:color w:val="0000FF"/>
                  <w:kern w:val="0"/>
                  <w:u w:val="single"/>
                  <w14:ligatures w14:val="none"/>
                </w:rPr>
                <w:t>https://www.w3.org/TR/vocab-ssn-2023#SOSAmadeSampling</w:t>
              </w:r>
            </w:hyperlink>
            <w:r w:rsidRPr="008D2809">
              <w:rPr>
                <w:rFonts w:ascii="Times New Roman" w:eastAsia="Times New Roman" w:hAnsi="Times New Roman" w:cs="Times New Roman"/>
                <w:kern w:val="0"/>
                <w14:ligatures w14:val="none"/>
              </w:rPr>
              <w:t xml:space="preserve"> </w:t>
            </w:r>
          </w:p>
        </w:tc>
      </w:tr>
      <w:tr w:rsidR="008D2809" w:rsidRPr="008D2809" w14:paraId="472EDC88" w14:textId="77777777">
        <w:trPr>
          <w:tblCellSpacing w:w="15" w:type="dxa"/>
        </w:trPr>
        <w:tc>
          <w:tcPr>
            <w:tcW w:w="0" w:type="auto"/>
            <w:vAlign w:val="center"/>
            <w:hideMark/>
          </w:tcPr>
          <w:p w14:paraId="443B95F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3CF6127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59" w:anchor="SOSAmadeSamplingHasResult" w:history="1">
              <w:r w:rsidRPr="008D2809">
                <w:rPr>
                  <w:rFonts w:ascii="Times New Roman" w:eastAsia="Times New Roman" w:hAnsi="Times New Roman" w:cs="Times New Roman"/>
                  <w:color w:val="0000FF"/>
                  <w:kern w:val="0"/>
                  <w:u w:val="single"/>
                  <w14:ligatures w14:val="none"/>
                </w:rPr>
                <w:t>https://www.w3.org/TR/vocab-ssn-2023#SOSAmadeSamplingHasResult</w:t>
              </w:r>
            </w:hyperlink>
            <w:r w:rsidRPr="008D2809">
              <w:rPr>
                <w:rFonts w:ascii="Times New Roman" w:eastAsia="Times New Roman" w:hAnsi="Times New Roman" w:cs="Times New Roman"/>
                <w:kern w:val="0"/>
                <w14:ligatures w14:val="none"/>
              </w:rPr>
              <w:t xml:space="preserve"> </w:t>
            </w:r>
          </w:p>
        </w:tc>
      </w:tr>
      <w:tr w:rsidR="008D2809" w:rsidRPr="008D2809" w14:paraId="175E7EB0" w14:textId="77777777">
        <w:trPr>
          <w:tblCellSpacing w:w="15" w:type="dxa"/>
        </w:trPr>
        <w:tc>
          <w:tcPr>
            <w:tcW w:w="0" w:type="auto"/>
            <w:vAlign w:val="center"/>
            <w:hideMark/>
          </w:tcPr>
          <w:p w14:paraId="6BCF38E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07C7CF0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60" w:anchor="SOSAusedForExecutionHasResult" w:history="1">
              <w:r w:rsidRPr="008D2809">
                <w:rPr>
                  <w:rFonts w:ascii="Times New Roman" w:eastAsia="Times New Roman" w:hAnsi="Times New Roman" w:cs="Times New Roman"/>
                  <w:color w:val="0000FF"/>
                  <w:kern w:val="0"/>
                  <w:u w:val="single"/>
                  <w14:ligatures w14:val="none"/>
                </w:rPr>
                <w:t>https://www.w3.org/TR/vocab-ssn-2023#SOSAusedForExecutionHasResult</w:t>
              </w:r>
            </w:hyperlink>
            <w:r w:rsidRPr="008D2809">
              <w:rPr>
                <w:rFonts w:ascii="Times New Roman" w:eastAsia="Times New Roman" w:hAnsi="Times New Roman" w:cs="Times New Roman"/>
                <w:kern w:val="0"/>
                <w14:ligatures w14:val="none"/>
              </w:rPr>
              <w:t xml:space="preserve"> </w:t>
            </w:r>
          </w:p>
        </w:tc>
      </w:tr>
    </w:tbl>
    <w:p w14:paraId="1F2EE76D"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4.1.1.5 SOSA (All)</w:t>
      </w:r>
    </w:p>
    <w:p w14:paraId="657110FE"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SOSA</w:t>
      </w:r>
      <w:r w:rsidRPr="008D2809">
        <w:rPr>
          <w:rFonts w:ascii="Times New Roman" w:eastAsia="Times New Roman" w:hAnsi="Times New Roman" w:cs="Times New Roman"/>
          <w:kern w:val="0"/>
          <w14:ligatures w14:val="none"/>
        </w:rPr>
        <w:t xml:space="preserve"> imports </w:t>
      </w:r>
      <w:r w:rsidRPr="008D2809">
        <w:rPr>
          <w:rFonts w:ascii="Times New Roman" w:eastAsia="Times New Roman" w:hAnsi="Times New Roman" w:cs="Times New Roman"/>
          <w:b/>
          <w:bCs/>
          <w:kern w:val="0"/>
          <w14:ligatures w14:val="none"/>
        </w:rPr>
        <w:t>SOSA Actuation</w:t>
      </w:r>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kern w:val="0"/>
          <w14:ligatures w14:val="none"/>
        </w:rPr>
        <w:t>SOSA Observation</w:t>
      </w:r>
      <w:r w:rsidRPr="008D2809">
        <w:rPr>
          <w:rFonts w:ascii="Times New Roman" w:eastAsia="Times New Roman" w:hAnsi="Times New Roman" w:cs="Times New Roman"/>
          <w:kern w:val="0"/>
          <w14:ligatures w14:val="none"/>
        </w:rPr>
        <w:t xml:space="preserve"> and </w:t>
      </w:r>
      <w:r w:rsidRPr="008D2809">
        <w:rPr>
          <w:rFonts w:ascii="Times New Roman" w:eastAsia="Times New Roman" w:hAnsi="Times New Roman" w:cs="Times New Roman"/>
          <w:b/>
          <w:bCs/>
          <w:kern w:val="0"/>
          <w14:ligatures w14:val="none"/>
        </w:rPr>
        <w:t>SOSA Sampling</w:t>
      </w:r>
      <w:r w:rsidRPr="008D2809">
        <w:rPr>
          <w:rFonts w:ascii="Times New Roman" w:eastAsia="Times New Roman" w:hAnsi="Times New Roman" w:cs="Times New Roman"/>
          <w:kern w:val="0"/>
          <w14:ligatures w14:val="none"/>
        </w:rPr>
        <w:t xml:space="preserve">. </w:t>
      </w:r>
    </w:p>
    <w:p w14:paraId="3DA5DCA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SOSA</w:t>
      </w:r>
      <w:r w:rsidRPr="008D2809">
        <w:rPr>
          <w:rFonts w:ascii="Times New Roman" w:eastAsia="Times New Roman" w:hAnsi="Times New Roman" w:cs="Times New Roman"/>
          <w:kern w:val="0"/>
          <w14:ligatures w14:val="none"/>
        </w:rPr>
        <w:t xml:space="preserve"> does not import any other ontologies, so it is independent of modules that add more expressivity and further ontological commitments to the lightweight semantics of </w:t>
      </w:r>
      <w:r w:rsidRPr="008D2809">
        <w:rPr>
          <w:rFonts w:ascii="Times New Roman" w:eastAsia="Times New Roman" w:hAnsi="Times New Roman" w:cs="Times New Roman"/>
          <w:i/>
          <w:iCs/>
          <w:kern w:val="0"/>
          <w14:ligatures w14:val="none"/>
        </w:rPr>
        <w:t>SOSA</w:t>
      </w:r>
      <w:r w:rsidRPr="008D2809">
        <w:rPr>
          <w:rFonts w:ascii="Times New Roman" w:eastAsia="Times New Roman" w:hAnsi="Times New Roman" w:cs="Times New Roman"/>
          <w:kern w:val="0"/>
          <w14:ligatures w14:val="non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6488"/>
      </w:tblGrid>
      <w:tr w:rsidR="008D2809" w:rsidRPr="008D2809" w14:paraId="18CAC63E" w14:textId="77777777">
        <w:trPr>
          <w:tblCellSpacing w:w="15" w:type="dxa"/>
        </w:trPr>
        <w:tc>
          <w:tcPr>
            <w:tcW w:w="0" w:type="auto"/>
            <w:gridSpan w:val="2"/>
            <w:tcBorders>
              <w:top w:val="nil"/>
              <w:left w:val="nil"/>
              <w:bottom w:val="nil"/>
              <w:right w:val="nil"/>
            </w:tcBorders>
            <w:vAlign w:val="center"/>
            <w:hideMark/>
          </w:tcPr>
          <w:p w14:paraId="1F0EE097" w14:textId="77777777" w:rsidR="008D2809" w:rsidRPr="008D2809" w:rsidRDefault="008D2809" w:rsidP="008D2809">
            <w:pPr>
              <w:spacing w:after="0" w:line="240" w:lineRule="auto"/>
              <w:jc w:val="center"/>
              <w:rPr>
                <w:rFonts w:ascii="Times New Roman" w:eastAsia="Times New Roman" w:hAnsi="Times New Roman" w:cs="Times New Roman"/>
                <w:kern w:val="0"/>
                <w14:ligatures w14:val="none"/>
              </w:rPr>
            </w:pPr>
            <w:hyperlink r:id="rId561" w:anchor="table-ogc-requirements-class-https-www-w3-org-tr-vocab-ssn-2023-sosa-all-module" w:history="1">
              <w:r w:rsidRPr="008D2809">
                <w:rPr>
                  <w:rFonts w:ascii="Times New Roman" w:eastAsia="Times New Roman" w:hAnsi="Times New Roman" w:cs="Times New Roman"/>
                  <w:color w:val="0000FF"/>
                  <w:kern w:val="0"/>
                  <w:u w:val="single"/>
                  <w14:ligatures w14:val="none"/>
                </w:rPr>
                <w:t>Table 5</w:t>
              </w:r>
            </w:hyperlink>
            <w:r w:rsidRPr="008D2809">
              <w:rPr>
                <w:rFonts w:ascii="Times New Roman" w:eastAsia="Times New Roman" w:hAnsi="Times New Roman" w:cs="Times New Roman"/>
                <w:kern w:val="0"/>
                <w14:ligatures w14:val="none"/>
              </w:rPr>
              <w:t xml:space="preserve"> OGC Requirements class: </w:t>
            </w:r>
            <w:r w:rsidRPr="008D2809">
              <w:rPr>
                <w:rFonts w:ascii="Times New Roman" w:eastAsia="Times New Roman" w:hAnsi="Times New Roman" w:cs="Times New Roman"/>
                <w:kern w:val="0"/>
                <w14:ligatures w14:val="none"/>
              </w:rPr>
              <w:br/>
            </w:r>
            <w:hyperlink r:id="rId562" w:anchor="sosa-all-module" w:history="1">
              <w:r w:rsidRPr="008D2809">
                <w:rPr>
                  <w:rFonts w:ascii="Times New Roman" w:eastAsia="Times New Roman" w:hAnsi="Times New Roman" w:cs="Times New Roman"/>
                  <w:color w:val="0000FF"/>
                  <w:kern w:val="0"/>
                  <w:u w:val="single"/>
                  <w14:ligatures w14:val="none"/>
                </w:rPr>
                <w:t>https://www.w3.org/TR/vocab-ssn-2023#sosa-all-module</w:t>
              </w:r>
            </w:hyperlink>
            <w:r w:rsidRPr="008D2809">
              <w:rPr>
                <w:rFonts w:ascii="Times New Roman" w:eastAsia="Times New Roman" w:hAnsi="Times New Roman" w:cs="Times New Roman"/>
                <w:kern w:val="0"/>
                <w14:ligatures w14:val="none"/>
              </w:rPr>
              <w:t xml:space="preserve"> </w:t>
            </w:r>
          </w:p>
        </w:tc>
      </w:tr>
      <w:tr w:rsidR="008D2809" w:rsidRPr="008D2809" w14:paraId="615309B8" w14:textId="77777777">
        <w:trPr>
          <w:tblCellSpacing w:w="15" w:type="dxa"/>
        </w:trPr>
        <w:tc>
          <w:tcPr>
            <w:tcW w:w="0" w:type="auto"/>
            <w:vAlign w:val="center"/>
            <w:hideMark/>
          </w:tcPr>
          <w:p w14:paraId="3623F3A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Dependency</w:t>
            </w:r>
          </w:p>
        </w:tc>
        <w:tc>
          <w:tcPr>
            <w:tcW w:w="0" w:type="auto"/>
            <w:vAlign w:val="center"/>
            <w:hideMark/>
          </w:tcPr>
          <w:p w14:paraId="1C46C07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63" w:anchor="sosa-actuation-module" w:history="1">
              <w:r w:rsidRPr="008D2809">
                <w:rPr>
                  <w:rFonts w:ascii="Times New Roman" w:eastAsia="Times New Roman" w:hAnsi="Times New Roman" w:cs="Times New Roman"/>
                  <w:color w:val="0000FF"/>
                  <w:kern w:val="0"/>
                  <w:u w:val="single"/>
                  <w14:ligatures w14:val="none"/>
                </w:rPr>
                <w:t>https://www.w3.org/TR/vocab-ssn-2023#sosa-actuation-module</w:t>
              </w:r>
            </w:hyperlink>
          </w:p>
        </w:tc>
      </w:tr>
      <w:tr w:rsidR="008D2809" w:rsidRPr="008D2809" w14:paraId="1EAC1977" w14:textId="77777777">
        <w:trPr>
          <w:tblCellSpacing w:w="15" w:type="dxa"/>
        </w:trPr>
        <w:tc>
          <w:tcPr>
            <w:tcW w:w="0" w:type="auto"/>
            <w:vAlign w:val="center"/>
            <w:hideMark/>
          </w:tcPr>
          <w:p w14:paraId="49A8CC4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Dependency</w:t>
            </w:r>
          </w:p>
        </w:tc>
        <w:tc>
          <w:tcPr>
            <w:tcW w:w="0" w:type="auto"/>
            <w:vAlign w:val="center"/>
            <w:hideMark/>
          </w:tcPr>
          <w:p w14:paraId="6BB1CA5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64" w:anchor="sosa-observation-module" w:history="1">
              <w:r w:rsidRPr="008D2809">
                <w:rPr>
                  <w:rFonts w:ascii="Times New Roman" w:eastAsia="Times New Roman" w:hAnsi="Times New Roman" w:cs="Times New Roman"/>
                  <w:color w:val="0000FF"/>
                  <w:kern w:val="0"/>
                  <w:u w:val="single"/>
                  <w14:ligatures w14:val="none"/>
                </w:rPr>
                <w:t>https://www.w3.org/TR/vocab-ssn-2023#sosa-observation-module</w:t>
              </w:r>
            </w:hyperlink>
          </w:p>
        </w:tc>
      </w:tr>
      <w:tr w:rsidR="008D2809" w:rsidRPr="008D2809" w14:paraId="0AC5BFCE" w14:textId="77777777">
        <w:trPr>
          <w:tblCellSpacing w:w="15" w:type="dxa"/>
        </w:trPr>
        <w:tc>
          <w:tcPr>
            <w:tcW w:w="0" w:type="auto"/>
            <w:vAlign w:val="center"/>
            <w:hideMark/>
          </w:tcPr>
          <w:p w14:paraId="4B59A40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Dependency</w:t>
            </w:r>
          </w:p>
        </w:tc>
        <w:tc>
          <w:tcPr>
            <w:tcW w:w="0" w:type="auto"/>
            <w:vAlign w:val="center"/>
            <w:hideMark/>
          </w:tcPr>
          <w:p w14:paraId="48F56F9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65" w:anchor="sosa-sampling-module" w:history="1">
              <w:r w:rsidRPr="008D2809">
                <w:rPr>
                  <w:rFonts w:ascii="Times New Roman" w:eastAsia="Times New Roman" w:hAnsi="Times New Roman" w:cs="Times New Roman"/>
                  <w:color w:val="0000FF"/>
                  <w:kern w:val="0"/>
                  <w:u w:val="single"/>
                  <w14:ligatures w14:val="none"/>
                </w:rPr>
                <w:t>https://www.w3.org/TR/vocab-ssn-2023#sosa-sampling-module</w:t>
              </w:r>
            </w:hyperlink>
          </w:p>
        </w:tc>
      </w:tr>
    </w:tbl>
    <w:p w14:paraId="5F5C092B"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4.1.2 SSN</w:t>
      </w:r>
    </w:p>
    <w:p w14:paraId="68D88D7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w:t>
      </w:r>
      <w:r w:rsidRPr="008D2809">
        <w:rPr>
          <w:rFonts w:ascii="Times New Roman" w:eastAsia="Times New Roman" w:hAnsi="Times New Roman" w:cs="Times New Roman"/>
          <w:i/>
          <w:iCs/>
          <w:kern w:val="0"/>
          <w14:ligatures w14:val="none"/>
        </w:rPr>
        <w:t>SSN Modules</w:t>
      </w:r>
      <w:r w:rsidRPr="008D2809">
        <w:rPr>
          <w:rFonts w:ascii="Times New Roman" w:eastAsia="Times New Roman" w:hAnsi="Times New Roman" w:cs="Times New Roman"/>
          <w:kern w:val="0"/>
          <w14:ligatures w14:val="none"/>
        </w:rPr>
        <w:t xml:space="preserve"> adds OWL axioms that formally indicate how properties relate to classes. SSN may be used in semantic web systems that use inference and reasoning, and check consistency of datasets. </w:t>
      </w:r>
    </w:p>
    <w:p w14:paraId="56B7D5B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modularization of </w:t>
      </w:r>
      <w:r w:rsidRPr="008D2809">
        <w:rPr>
          <w:rFonts w:ascii="Times New Roman" w:eastAsia="Times New Roman" w:hAnsi="Times New Roman" w:cs="Times New Roman"/>
          <w:b/>
          <w:bCs/>
          <w:kern w:val="0"/>
          <w14:ligatures w14:val="none"/>
        </w:rPr>
        <w:t>SSN</w:t>
      </w:r>
      <w:r w:rsidRPr="008D2809">
        <w:rPr>
          <w:rFonts w:ascii="Times New Roman" w:eastAsia="Times New Roman" w:hAnsi="Times New Roman" w:cs="Times New Roman"/>
          <w:kern w:val="0"/>
          <w14:ligatures w14:val="none"/>
        </w:rPr>
        <w:t xml:space="preserve"> mirrors </w:t>
      </w:r>
      <w:r w:rsidRPr="008D2809">
        <w:rPr>
          <w:rFonts w:ascii="Times New Roman" w:eastAsia="Times New Roman" w:hAnsi="Times New Roman" w:cs="Times New Roman"/>
          <w:b/>
          <w:bCs/>
          <w:kern w:val="0"/>
          <w14:ligatures w14:val="none"/>
        </w:rPr>
        <w:t>SOSA</w:t>
      </w:r>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kern w:val="0"/>
          <w14:ligatures w14:val="none"/>
        </w:rPr>
        <w:t>SSN</w:t>
      </w:r>
      <w:r w:rsidRPr="008D2809">
        <w:rPr>
          <w:rFonts w:ascii="Times New Roman" w:eastAsia="Times New Roman" w:hAnsi="Times New Roman" w:cs="Times New Roman"/>
          <w:kern w:val="0"/>
          <w14:ligatures w14:val="none"/>
        </w:rPr>
        <w:t xml:space="preserve"> is composed of four lower level modules: </w:t>
      </w:r>
    </w:p>
    <w:p w14:paraId="658E8BE5"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4.1.2.1 SSN Common</w:t>
      </w:r>
    </w:p>
    <w:p w14:paraId="2899B5CC"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SSN Common</w:t>
      </w:r>
      <w:r w:rsidRPr="008D2809">
        <w:rPr>
          <w:rFonts w:ascii="Times New Roman" w:eastAsia="Times New Roman" w:hAnsi="Times New Roman" w:cs="Times New Roman"/>
          <w:kern w:val="0"/>
          <w14:ligatures w14:val="none"/>
        </w:rPr>
        <w:t xml:space="preserve"> imports </w:t>
      </w:r>
      <w:r w:rsidRPr="008D2809">
        <w:rPr>
          <w:rFonts w:ascii="Times New Roman" w:eastAsia="Times New Roman" w:hAnsi="Times New Roman" w:cs="Times New Roman"/>
          <w:b/>
          <w:bCs/>
          <w:kern w:val="0"/>
          <w14:ligatures w14:val="none"/>
        </w:rPr>
        <w:t>SOSA Common</w:t>
      </w:r>
      <w:r w:rsidRPr="008D2809">
        <w:rPr>
          <w:rFonts w:ascii="Times New Roman" w:eastAsia="Times New Roman" w:hAnsi="Times New Roman" w:cs="Times New Roman"/>
          <w:kern w:val="0"/>
          <w14:ligatures w14:val="none"/>
        </w:rPr>
        <w:t xml:space="preserve"> and axiomatizes classes and properties that are shared across Actuation, Observation and Sampling applications, as documented in section </w:t>
      </w:r>
      <w:hyperlink r:id="rId566" w:anchor="Common" w:history="1">
        <w:r w:rsidRPr="008D2809">
          <w:rPr>
            <w:rFonts w:ascii="Times New Roman" w:eastAsia="Times New Roman" w:hAnsi="Times New Roman" w:cs="Times New Roman"/>
            <w:color w:val="0000FF"/>
            <w:kern w:val="0"/>
            <w:u w:val="single"/>
            <w14:ligatures w14:val="none"/>
          </w:rPr>
          <w:t>5.3 Common terms</w:t>
        </w:r>
      </w:hyperlink>
      <w:r w:rsidRPr="008D2809">
        <w:rPr>
          <w:rFonts w:ascii="Times New Roman" w:eastAsia="Times New Roman" w:hAnsi="Times New Roman" w:cs="Times New Roman"/>
          <w:kern w:val="0"/>
          <w14:ligatures w14:val="non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6488"/>
      </w:tblGrid>
      <w:tr w:rsidR="008D2809" w:rsidRPr="008D2809" w14:paraId="4E29E5FD" w14:textId="77777777">
        <w:trPr>
          <w:tblCellSpacing w:w="15" w:type="dxa"/>
        </w:trPr>
        <w:tc>
          <w:tcPr>
            <w:tcW w:w="0" w:type="auto"/>
            <w:gridSpan w:val="2"/>
            <w:tcBorders>
              <w:top w:val="nil"/>
              <w:left w:val="nil"/>
              <w:bottom w:val="nil"/>
              <w:right w:val="nil"/>
            </w:tcBorders>
            <w:vAlign w:val="center"/>
            <w:hideMark/>
          </w:tcPr>
          <w:p w14:paraId="2BE01247" w14:textId="77777777" w:rsidR="008D2809" w:rsidRPr="008D2809" w:rsidRDefault="008D2809" w:rsidP="008D2809">
            <w:pPr>
              <w:spacing w:after="0" w:line="240" w:lineRule="auto"/>
              <w:jc w:val="center"/>
              <w:rPr>
                <w:rFonts w:ascii="Times New Roman" w:eastAsia="Times New Roman" w:hAnsi="Times New Roman" w:cs="Times New Roman"/>
                <w:kern w:val="0"/>
                <w14:ligatures w14:val="none"/>
              </w:rPr>
            </w:pPr>
            <w:hyperlink r:id="rId567" w:anchor="table-ogc-requirements-class-https-www-w3-org-tr-vocab-ssn-2023-ssn-common-module" w:history="1">
              <w:r w:rsidRPr="008D2809">
                <w:rPr>
                  <w:rFonts w:ascii="Times New Roman" w:eastAsia="Times New Roman" w:hAnsi="Times New Roman" w:cs="Times New Roman"/>
                  <w:color w:val="0000FF"/>
                  <w:kern w:val="0"/>
                  <w:u w:val="single"/>
                  <w14:ligatures w14:val="none"/>
                </w:rPr>
                <w:t>Table 6</w:t>
              </w:r>
            </w:hyperlink>
            <w:r w:rsidRPr="008D2809">
              <w:rPr>
                <w:rFonts w:ascii="Times New Roman" w:eastAsia="Times New Roman" w:hAnsi="Times New Roman" w:cs="Times New Roman"/>
                <w:kern w:val="0"/>
                <w14:ligatures w14:val="none"/>
              </w:rPr>
              <w:t xml:space="preserve"> OGC Requirements class: </w:t>
            </w:r>
            <w:r w:rsidRPr="008D2809">
              <w:rPr>
                <w:rFonts w:ascii="Times New Roman" w:eastAsia="Times New Roman" w:hAnsi="Times New Roman" w:cs="Times New Roman"/>
                <w:kern w:val="0"/>
                <w14:ligatures w14:val="none"/>
              </w:rPr>
              <w:br/>
            </w:r>
            <w:hyperlink r:id="rId568" w:anchor="ssn-common-module" w:history="1">
              <w:r w:rsidRPr="008D2809">
                <w:rPr>
                  <w:rFonts w:ascii="Times New Roman" w:eastAsia="Times New Roman" w:hAnsi="Times New Roman" w:cs="Times New Roman"/>
                  <w:color w:val="0000FF"/>
                  <w:kern w:val="0"/>
                  <w:u w:val="single"/>
                  <w14:ligatures w14:val="none"/>
                </w:rPr>
                <w:t>https://www.w3.org/TR/vocab-ssn-2023#ssn-common-module</w:t>
              </w:r>
            </w:hyperlink>
            <w:r w:rsidRPr="008D2809">
              <w:rPr>
                <w:rFonts w:ascii="Times New Roman" w:eastAsia="Times New Roman" w:hAnsi="Times New Roman" w:cs="Times New Roman"/>
                <w:kern w:val="0"/>
                <w14:ligatures w14:val="none"/>
              </w:rPr>
              <w:t xml:space="preserve"> </w:t>
            </w:r>
          </w:p>
        </w:tc>
      </w:tr>
      <w:tr w:rsidR="008D2809" w:rsidRPr="008D2809" w14:paraId="4CA346B9" w14:textId="77777777">
        <w:trPr>
          <w:tblCellSpacing w:w="15" w:type="dxa"/>
        </w:trPr>
        <w:tc>
          <w:tcPr>
            <w:tcW w:w="0" w:type="auto"/>
            <w:vAlign w:val="center"/>
            <w:hideMark/>
          </w:tcPr>
          <w:p w14:paraId="3868FD9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Dependency</w:t>
            </w:r>
          </w:p>
        </w:tc>
        <w:tc>
          <w:tcPr>
            <w:tcW w:w="0" w:type="auto"/>
            <w:vAlign w:val="center"/>
            <w:hideMark/>
          </w:tcPr>
          <w:p w14:paraId="2ED56C2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69" w:anchor="sosa-common-module" w:history="1">
              <w:r w:rsidRPr="008D2809">
                <w:rPr>
                  <w:rFonts w:ascii="Times New Roman" w:eastAsia="Times New Roman" w:hAnsi="Times New Roman" w:cs="Times New Roman"/>
                  <w:color w:val="0000FF"/>
                  <w:kern w:val="0"/>
                  <w:u w:val="single"/>
                  <w14:ligatures w14:val="none"/>
                </w:rPr>
                <w:t>https://www.w3.org/TR/vocab-ssn-2023#sosa-common-module</w:t>
              </w:r>
            </w:hyperlink>
          </w:p>
        </w:tc>
      </w:tr>
      <w:tr w:rsidR="008D2809" w:rsidRPr="008D2809" w14:paraId="23E661B7" w14:textId="77777777">
        <w:trPr>
          <w:tblCellSpacing w:w="15" w:type="dxa"/>
        </w:trPr>
        <w:tc>
          <w:tcPr>
            <w:tcW w:w="0" w:type="auto"/>
            <w:vAlign w:val="center"/>
            <w:hideMark/>
          </w:tcPr>
          <w:p w14:paraId="2EDCFB4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6EA0A4F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70" w:anchor="SSNFeatureOfInterest" w:history="1">
              <w:r w:rsidRPr="008D2809">
                <w:rPr>
                  <w:rFonts w:ascii="Times New Roman" w:eastAsia="Times New Roman" w:hAnsi="Times New Roman" w:cs="Times New Roman"/>
                  <w:color w:val="0000FF"/>
                  <w:kern w:val="0"/>
                  <w:u w:val="single"/>
                  <w14:ligatures w14:val="none"/>
                </w:rPr>
                <w:t>https://www.w3.org/TR/vocab-ssn-2023#SSNFeatureOfInterest</w:t>
              </w:r>
            </w:hyperlink>
          </w:p>
        </w:tc>
      </w:tr>
      <w:tr w:rsidR="008D2809" w:rsidRPr="008D2809" w14:paraId="08209D52" w14:textId="77777777">
        <w:trPr>
          <w:tblCellSpacing w:w="15" w:type="dxa"/>
        </w:trPr>
        <w:tc>
          <w:tcPr>
            <w:tcW w:w="0" w:type="auto"/>
            <w:vAlign w:val="center"/>
            <w:hideMark/>
          </w:tcPr>
          <w:p w14:paraId="583F813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Requirement</w:t>
            </w:r>
          </w:p>
        </w:tc>
        <w:tc>
          <w:tcPr>
            <w:tcW w:w="0" w:type="auto"/>
            <w:vAlign w:val="center"/>
            <w:hideMark/>
          </w:tcPr>
          <w:p w14:paraId="174D361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71" w:anchor="SSNProperty" w:history="1">
              <w:r w:rsidRPr="008D2809">
                <w:rPr>
                  <w:rFonts w:ascii="Times New Roman" w:eastAsia="Times New Roman" w:hAnsi="Times New Roman" w:cs="Times New Roman"/>
                  <w:color w:val="0000FF"/>
                  <w:kern w:val="0"/>
                  <w:u w:val="single"/>
                  <w14:ligatures w14:val="none"/>
                </w:rPr>
                <w:t>https://www.w3.org/TR/vocab-ssn-2023#SSNProperty</w:t>
              </w:r>
            </w:hyperlink>
          </w:p>
        </w:tc>
      </w:tr>
      <w:tr w:rsidR="008D2809" w:rsidRPr="008D2809" w14:paraId="5D256E89" w14:textId="77777777">
        <w:trPr>
          <w:tblCellSpacing w:w="15" w:type="dxa"/>
        </w:trPr>
        <w:tc>
          <w:tcPr>
            <w:tcW w:w="0" w:type="auto"/>
            <w:vAlign w:val="center"/>
            <w:hideMark/>
          </w:tcPr>
          <w:p w14:paraId="6640168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43ACF45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72" w:anchor="SSNProcedure" w:history="1">
              <w:r w:rsidRPr="008D2809">
                <w:rPr>
                  <w:rFonts w:ascii="Times New Roman" w:eastAsia="Times New Roman" w:hAnsi="Times New Roman" w:cs="Times New Roman"/>
                  <w:color w:val="0000FF"/>
                  <w:kern w:val="0"/>
                  <w:u w:val="single"/>
                  <w14:ligatures w14:val="none"/>
                </w:rPr>
                <w:t>https://www.w3.org/TR/vocab-ssn-2023#SSNProcedure</w:t>
              </w:r>
            </w:hyperlink>
          </w:p>
        </w:tc>
      </w:tr>
      <w:tr w:rsidR="008D2809" w:rsidRPr="008D2809" w14:paraId="702268A7" w14:textId="77777777">
        <w:trPr>
          <w:tblCellSpacing w:w="15" w:type="dxa"/>
        </w:trPr>
        <w:tc>
          <w:tcPr>
            <w:tcW w:w="0" w:type="auto"/>
            <w:vAlign w:val="center"/>
            <w:hideMark/>
          </w:tcPr>
          <w:p w14:paraId="000E76E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45F5574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73" w:anchor="SSNExecution" w:history="1">
              <w:r w:rsidRPr="008D2809">
                <w:rPr>
                  <w:rFonts w:ascii="Times New Roman" w:eastAsia="Times New Roman" w:hAnsi="Times New Roman" w:cs="Times New Roman"/>
                  <w:color w:val="0000FF"/>
                  <w:kern w:val="0"/>
                  <w:u w:val="single"/>
                  <w14:ligatures w14:val="none"/>
                </w:rPr>
                <w:t>https://www.w3.org/TR/vocab-ssn-2023#SSNExecution</w:t>
              </w:r>
            </w:hyperlink>
          </w:p>
        </w:tc>
      </w:tr>
      <w:tr w:rsidR="008D2809" w:rsidRPr="008D2809" w14:paraId="380A277F" w14:textId="77777777">
        <w:trPr>
          <w:tblCellSpacing w:w="15" w:type="dxa"/>
        </w:trPr>
        <w:tc>
          <w:tcPr>
            <w:tcW w:w="0" w:type="auto"/>
            <w:vAlign w:val="center"/>
            <w:hideMark/>
          </w:tcPr>
          <w:p w14:paraId="7315D40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277469C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74" w:anchor="SSNExecutionCollection" w:history="1">
              <w:r w:rsidRPr="008D2809">
                <w:rPr>
                  <w:rFonts w:ascii="Times New Roman" w:eastAsia="Times New Roman" w:hAnsi="Times New Roman" w:cs="Times New Roman"/>
                  <w:color w:val="0000FF"/>
                  <w:kern w:val="0"/>
                  <w:u w:val="single"/>
                  <w14:ligatures w14:val="none"/>
                </w:rPr>
                <w:t>https://www.w3.org/TR/vocab-ssn-2023#SSNExecutionCollection</w:t>
              </w:r>
            </w:hyperlink>
            <w:r w:rsidRPr="008D2809">
              <w:rPr>
                <w:rFonts w:ascii="Times New Roman" w:eastAsia="Times New Roman" w:hAnsi="Times New Roman" w:cs="Times New Roman"/>
                <w:kern w:val="0"/>
                <w14:ligatures w14:val="none"/>
              </w:rPr>
              <w:t xml:space="preserve"> </w:t>
            </w:r>
          </w:p>
        </w:tc>
      </w:tr>
      <w:tr w:rsidR="008D2809" w:rsidRPr="008D2809" w14:paraId="2DE69647" w14:textId="77777777">
        <w:trPr>
          <w:tblCellSpacing w:w="15" w:type="dxa"/>
        </w:trPr>
        <w:tc>
          <w:tcPr>
            <w:tcW w:w="0" w:type="auto"/>
            <w:vAlign w:val="center"/>
            <w:hideMark/>
          </w:tcPr>
          <w:p w14:paraId="7899FBD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465E621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75" w:anchor="SSNDeployment" w:history="1">
              <w:r w:rsidRPr="008D2809">
                <w:rPr>
                  <w:rFonts w:ascii="Times New Roman" w:eastAsia="Times New Roman" w:hAnsi="Times New Roman" w:cs="Times New Roman"/>
                  <w:color w:val="0000FF"/>
                  <w:kern w:val="0"/>
                  <w:u w:val="single"/>
                  <w14:ligatures w14:val="none"/>
                </w:rPr>
                <w:t>https://www.w3.org/TR/vocab-ssn-2023#SSNDeployment</w:t>
              </w:r>
            </w:hyperlink>
          </w:p>
        </w:tc>
      </w:tr>
      <w:tr w:rsidR="008D2809" w:rsidRPr="008D2809" w14:paraId="31400715" w14:textId="77777777">
        <w:trPr>
          <w:tblCellSpacing w:w="15" w:type="dxa"/>
        </w:trPr>
        <w:tc>
          <w:tcPr>
            <w:tcW w:w="0" w:type="auto"/>
            <w:vAlign w:val="center"/>
            <w:hideMark/>
          </w:tcPr>
          <w:p w14:paraId="021FEDE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1DF73F3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76" w:anchor="SSNPlatform" w:history="1">
              <w:r w:rsidRPr="008D2809">
                <w:rPr>
                  <w:rFonts w:ascii="Times New Roman" w:eastAsia="Times New Roman" w:hAnsi="Times New Roman" w:cs="Times New Roman"/>
                  <w:color w:val="0000FF"/>
                  <w:kern w:val="0"/>
                  <w:u w:val="single"/>
                  <w14:ligatures w14:val="none"/>
                </w:rPr>
                <w:t>https://www.w3.org/TR/vocab-ssn-2023#SSNPlatform</w:t>
              </w:r>
            </w:hyperlink>
          </w:p>
        </w:tc>
      </w:tr>
      <w:tr w:rsidR="008D2809" w:rsidRPr="008D2809" w14:paraId="79360A89" w14:textId="77777777">
        <w:trPr>
          <w:tblCellSpacing w:w="15" w:type="dxa"/>
        </w:trPr>
        <w:tc>
          <w:tcPr>
            <w:tcW w:w="0" w:type="auto"/>
            <w:vAlign w:val="center"/>
            <w:hideMark/>
          </w:tcPr>
          <w:p w14:paraId="005C77A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76676FB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77" w:anchor="SSNSystem" w:history="1">
              <w:r w:rsidRPr="008D2809">
                <w:rPr>
                  <w:rFonts w:ascii="Times New Roman" w:eastAsia="Times New Roman" w:hAnsi="Times New Roman" w:cs="Times New Roman"/>
                  <w:color w:val="0000FF"/>
                  <w:kern w:val="0"/>
                  <w:u w:val="single"/>
                  <w14:ligatures w14:val="none"/>
                </w:rPr>
                <w:t>https://www.w3.org/TR/vocab-ssn-2023#SSNSystem</w:t>
              </w:r>
            </w:hyperlink>
          </w:p>
        </w:tc>
      </w:tr>
      <w:tr w:rsidR="008D2809" w:rsidRPr="008D2809" w14:paraId="76D6F775" w14:textId="77777777">
        <w:trPr>
          <w:tblCellSpacing w:w="15" w:type="dxa"/>
        </w:trPr>
        <w:tc>
          <w:tcPr>
            <w:tcW w:w="0" w:type="auto"/>
            <w:vAlign w:val="center"/>
            <w:hideMark/>
          </w:tcPr>
          <w:p w14:paraId="293F1B7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750C604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78" w:anchor="SSNhosts" w:history="1">
              <w:r w:rsidRPr="008D2809">
                <w:rPr>
                  <w:rFonts w:ascii="Times New Roman" w:eastAsia="Times New Roman" w:hAnsi="Times New Roman" w:cs="Times New Roman"/>
                  <w:color w:val="0000FF"/>
                  <w:kern w:val="0"/>
                  <w:u w:val="single"/>
                  <w14:ligatures w14:val="none"/>
                </w:rPr>
                <w:t>https://www.w3.org/TR/vocab-ssn-2023#SSNhosts</w:t>
              </w:r>
            </w:hyperlink>
          </w:p>
        </w:tc>
      </w:tr>
    </w:tbl>
    <w:p w14:paraId="2FE03805"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4.1.2.2 SSN Actuation</w:t>
      </w:r>
    </w:p>
    <w:p w14:paraId="47D1DCAD"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SSN Actuation</w:t>
      </w:r>
      <w:r w:rsidRPr="008D2809">
        <w:rPr>
          <w:rFonts w:ascii="Times New Roman" w:eastAsia="Times New Roman" w:hAnsi="Times New Roman" w:cs="Times New Roman"/>
          <w:kern w:val="0"/>
          <w14:ligatures w14:val="none"/>
        </w:rPr>
        <w:t xml:space="preserve"> imports </w:t>
      </w:r>
      <w:r w:rsidRPr="008D2809">
        <w:rPr>
          <w:rFonts w:ascii="Times New Roman" w:eastAsia="Times New Roman" w:hAnsi="Times New Roman" w:cs="Times New Roman"/>
          <w:b/>
          <w:bCs/>
          <w:kern w:val="0"/>
          <w14:ligatures w14:val="none"/>
        </w:rPr>
        <w:t>SSN Common</w:t>
      </w:r>
      <w:r w:rsidRPr="008D2809">
        <w:rPr>
          <w:rFonts w:ascii="Times New Roman" w:eastAsia="Times New Roman" w:hAnsi="Times New Roman" w:cs="Times New Roman"/>
          <w:kern w:val="0"/>
          <w14:ligatures w14:val="none"/>
        </w:rPr>
        <w:t xml:space="preserve"> and </w:t>
      </w:r>
      <w:r w:rsidRPr="008D2809">
        <w:rPr>
          <w:rFonts w:ascii="Times New Roman" w:eastAsia="Times New Roman" w:hAnsi="Times New Roman" w:cs="Times New Roman"/>
          <w:b/>
          <w:bCs/>
          <w:kern w:val="0"/>
          <w14:ligatures w14:val="none"/>
        </w:rPr>
        <w:t>SOSA Actuation</w:t>
      </w:r>
      <w:r w:rsidRPr="008D2809">
        <w:rPr>
          <w:rFonts w:ascii="Times New Roman" w:eastAsia="Times New Roman" w:hAnsi="Times New Roman" w:cs="Times New Roman"/>
          <w:kern w:val="0"/>
          <w14:ligatures w14:val="none"/>
        </w:rPr>
        <w:t xml:space="preserve">, and axiomatizes classes and properties used in Actuations, as documented in section </w:t>
      </w:r>
      <w:hyperlink r:id="rId579" w:anchor="Actuation" w:history="1">
        <w:r w:rsidRPr="008D2809">
          <w:rPr>
            <w:rFonts w:ascii="Times New Roman" w:eastAsia="Times New Roman" w:hAnsi="Times New Roman" w:cs="Times New Roman"/>
            <w:color w:val="0000FF"/>
            <w:kern w:val="0"/>
            <w:u w:val="single"/>
            <w14:ligatures w14:val="none"/>
          </w:rPr>
          <w:t>5.4 Actuations</w:t>
        </w:r>
      </w:hyperlink>
      <w:r w:rsidRPr="008D2809">
        <w:rPr>
          <w:rFonts w:ascii="Times New Roman" w:eastAsia="Times New Roman" w:hAnsi="Times New Roman" w:cs="Times New Roman"/>
          <w:kern w:val="0"/>
          <w14:ligatures w14:val="non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6462"/>
      </w:tblGrid>
      <w:tr w:rsidR="008D2809" w:rsidRPr="008D2809" w14:paraId="30688065" w14:textId="77777777">
        <w:trPr>
          <w:tblCellSpacing w:w="15" w:type="dxa"/>
        </w:trPr>
        <w:tc>
          <w:tcPr>
            <w:tcW w:w="0" w:type="auto"/>
            <w:gridSpan w:val="2"/>
            <w:tcBorders>
              <w:top w:val="nil"/>
              <w:left w:val="nil"/>
              <w:bottom w:val="nil"/>
              <w:right w:val="nil"/>
            </w:tcBorders>
            <w:vAlign w:val="center"/>
            <w:hideMark/>
          </w:tcPr>
          <w:p w14:paraId="590BAFEA" w14:textId="77777777" w:rsidR="008D2809" w:rsidRPr="008D2809" w:rsidRDefault="008D2809" w:rsidP="008D2809">
            <w:pPr>
              <w:spacing w:after="0" w:line="240" w:lineRule="auto"/>
              <w:jc w:val="center"/>
              <w:rPr>
                <w:rFonts w:ascii="Times New Roman" w:eastAsia="Times New Roman" w:hAnsi="Times New Roman" w:cs="Times New Roman"/>
                <w:kern w:val="0"/>
                <w14:ligatures w14:val="none"/>
              </w:rPr>
            </w:pPr>
            <w:hyperlink r:id="rId580" w:anchor="table-ogc-requirements-class-https-www-w3-org-tr-vocab-ssn-2023-ssn-actuation-module" w:history="1">
              <w:r w:rsidRPr="008D2809">
                <w:rPr>
                  <w:rFonts w:ascii="Times New Roman" w:eastAsia="Times New Roman" w:hAnsi="Times New Roman" w:cs="Times New Roman"/>
                  <w:color w:val="0000FF"/>
                  <w:kern w:val="0"/>
                  <w:u w:val="single"/>
                  <w14:ligatures w14:val="none"/>
                </w:rPr>
                <w:t>Table 7</w:t>
              </w:r>
            </w:hyperlink>
            <w:r w:rsidRPr="008D2809">
              <w:rPr>
                <w:rFonts w:ascii="Times New Roman" w:eastAsia="Times New Roman" w:hAnsi="Times New Roman" w:cs="Times New Roman"/>
                <w:kern w:val="0"/>
                <w14:ligatures w14:val="none"/>
              </w:rPr>
              <w:t xml:space="preserve"> OGC Requirements class: </w:t>
            </w:r>
            <w:r w:rsidRPr="008D2809">
              <w:rPr>
                <w:rFonts w:ascii="Times New Roman" w:eastAsia="Times New Roman" w:hAnsi="Times New Roman" w:cs="Times New Roman"/>
                <w:kern w:val="0"/>
                <w14:ligatures w14:val="none"/>
              </w:rPr>
              <w:br/>
            </w:r>
            <w:hyperlink r:id="rId581" w:anchor="ssn-actuation-module" w:history="1">
              <w:r w:rsidRPr="008D2809">
                <w:rPr>
                  <w:rFonts w:ascii="Times New Roman" w:eastAsia="Times New Roman" w:hAnsi="Times New Roman" w:cs="Times New Roman"/>
                  <w:color w:val="0000FF"/>
                  <w:kern w:val="0"/>
                  <w:u w:val="single"/>
                  <w14:ligatures w14:val="none"/>
                </w:rPr>
                <w:t>https://www.w3.org/TR/vocab-ssn-2023#ssn-actuation-module</w:t>
              </w:r>
            </w:hyperlink>
            <w:r w:rsidRPr="008D2809">
              <w:rPr>
                <w:rFonts w:ascii="Times New Roman" w:eastAsia="Times New Roman" w:hAnsi="Times New Roman" w:cs="Times New Roman"/>
                <w:kern w:val="0"/>
                <w14:ligatures w14:val="none"/>
              </w:rPr>
              <w:t xml:space="preserve"> </w:t>
            </w:r>
          </w:p>
        </w:tc>
      </w:tr>
      <w:tr w:rsidR="008D2809" w:rsidRPr="008D2809" w14:paraId="4086DFBC" w14:textId="77777777">
        <w:trPr>
          <w:tblCellSpacing w:w="15" w:type="dxa"/>
        </w:trPr>
        <w:tc>
          <w:tcPr>
            <w:tcW w:w="0" w:type="auto"/>
            <w:vAlign w:val="center"/>
            <w:hideMark/>
          </w:tcPr>
          <w:p w14:paraId="34127B1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Dependency</w:t>
            </w:r>
          </w:p>
        </w:tc>
        <w:tc>
          <w:tcPr>
            <w:tcW w:w="0" w:type="auto"/>
            <w:vAlign w:val="center"/>
            <w:hideMark/>
          </w:tcPr>
          <w:p w14:paraId="4409A18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82" w:anchor="ssn-common-module" w:history="1">
              <w:r w:rsidRPr="008D2809">
                <w:rPr>
                  <w:rFonts w:ascii="Times New Roman" w:eastAsia="Times New Roman" w:hAnsi="Times New Roman" w:cs="Times New Roman"/>
                  <w:color w:val="0000FF"/>
                  <w:kern w:val="0"/>
                  <w:u w:val="single"/>
                  <w14:ligatures w14:val="none"/>
                </w:rPr>
                <w:t>https://www.w3.org/TR/vocab-ssn-2023#ssn-common-module</w:t>
              </w:r>
            </w:hyperlink>
          </w:p>
        </w:tc>
      </w:tr>
      <w:tr w:rsidR="008D2809" w:rsidRPr="008D2809" w14:paraId="72C627B0" w14:textId="77777777">
        <w:trPr>
          <w:tblCellSpacing w:w="15" w:type="dxa"/>
        </w:trPr>
        <w:tc>
          <w:tcPr>
            <w:tcW w:w="0" w:type="auto"/>
            <w:vAlign w:val="center"/>
            <w:hideMark/>
          </w:tcPr>
          <w:p w14:paraId="1141F66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Dependency</w:t>
            </w:r>
          </w:p>
        </w:tc>
        <w:tc>
          <w:tcPr>
            <w:tcW w:w="0" w:type="auto"/>
            <w:vAlign w:val="center"/>
            <w:hideMark/>
          </w:tcPr>
          <w:p w14:paraId="2A96B5B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83" w:anchor="sosa-actuation-module" w:history="1">
              <w:r w:rsidRPr="008D2809">
                <w:rPr>
                  <w:rFonts w:ascii="Times New Roman" w:eastAsia="Times New Roman" w:hAnsi="Times New Roman" w:cs="Times New Roman"/>
                  <w:color w:val="0000FF"/>
                  <w:kern w:val="0"/>
                  <w:u w:val="single"/>
                  <w14:ligatures w14:val="none"/>
                </w:rPr>
                <w:t>https://www.w3.org/TR/vocab-ssn-2023#sosa-actuation-module</w:t>
              </w:r>
            </w:hyperlink>
          </w:p>
        </w:tc>
      </w:tr>
      <w:tr w:rsidR="008D2809" w:rsidRPr="008D2809" w14:paraId="3B26878A" w14:textId="77777777">
        <w:trPr>
          <w:tblCellSpacing w:w="15" w:type="dxa"/>
        </w:trPr>
        <w:tc>
          <w:tcPr>
            <w:tcW w:w="0" w:type="auto"/>
            <w:vAlign w:val="center"/>
            <w:hideMark/>
          </w:tcPr>
          <w:p w14:paraId="36ED6E9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4DB8872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84" w:anchor="SSNActuatingProcedure" w:history="1">
              <w:r w:rsidRPr="008D2809">
                <w:rPr>
                  <w:rFonts w:ascii="Times New Roman" w:eastAsia="Times New Roman" w:hAnsi="Times New Roman" w:cs="Times New Roman"/>
                  <w:color w:val="0000FF"/>
                  <w:kern w:val="0"/>
                  <w:u w:val="single"/>
                  <w14:ligatures w14:val="none"/>
                </w:rPr>
                <w:t>https://www.w3.org/TR/vocab-ssn-2023#SSNActuatingProcedure</w:t>
              </w:r>
            </w:hyperlink>
            <w:r w:rsidRPr="008D2809">
              <w:rPr>
                <w:rFonts w:ascii="Times New Roman" w:eastAsia="Times New Roman" w:hAnsi="Times New Roman" w:cs="Times New Roman"/>
                <w:kern w:val="0"/>
                <w14:ligatures w14:val="none"/>
              </w:rPr>
              <w:t xml:space="preserve"> </w:t>
            </w:r>
          </w:p>
        </w:tc>
      </w:tr>
      <w:tr w:rsidR="008D2809" w:rsidRPr="008D2809" w14:paraId="2CFC50B8" w14:textId="77777777">
        <w:trPr>
          <w:tblCellSpacing w:w="15" w:type="dxa"/>
        </w:trPr>
        <w:tc>
          <w:tcPr>
            <w:tcW w:w="0" w:type="auto"/>
            <w:vAlign w:val="center"/>
            <w:hideMark/>
          </w:tcPr>
          <w:p w14:paraId="502A89D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0AF67BE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85" w:anchor="SSNActuation" w:history="1">
              <w:r w:rsidRPr="008D2809">
                <w:rPr>
                  <w:rFonts w:ascii="Times New Roman" w:eastAsia="Times New Roman" w:hAnsi="Times New Roman" w:cs="Times New Roman"/>
                  <w:color w:val="0000FF"/>
                  <w:kern w:val="0"/>
                  <w:u w:val="single"/>
                  <w14:ligatures w14:val="none"/>
                </w:rPr>
                <w:t>https://www.w3.org/TR/vocab-ssn-2023#SSNActuation</w:t>
              </w:r>
            </w:hyperlink>
          </w:p>
        </w:tc>
      </w:tr>
      <w:tr w:rsidR="008D2809" w:rsidRPr="008D2809" w14:paraId="7636FEEF" w14:textId="77777777">
        <w:trPr>
          <w:tblCellSpacing w:w="15" w:type="dxa"/>
        </w:trPr>
        <w:tc>
          <w:tcPr>
            <w:tcW w:w="0" w:type="auto"/>
            <w:vAlign w:val="center"/>
            <w:hideMark/>
          </w:tcPr>
          <w:p w14:paraId="66B169B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3F31D7F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86" w:anchor="SSNActuationCollection" w:history="1">
              <w:r w:rsidRPr="008D2809">
                <w:rPr>
                  <w:rFonts w:ascii="Times New Roman" w:eastAsia="Times New Roman" w:hAnsi="Times New Roman" w:cs="Times New Roman"/>
                  <w:color w:val="0000FF"/>
                  <w:kern w:val="0"/>
                  <w:u w:val="single"/>
                  <w14:ligatures w14:val="none"/>
                </w:rPr>
                <w:t>https://www.w3.org/TR/vocab-ssn-2023#SSNActuationCollection</w:t>
              </w:r>
            </w:hyperlink>
          </w:p>
        </w:tc>
      </w:tr>
      <w:tr w:rsidR="008D2809" w:rsidRPr="008D2809" w14:paraId="6821A78E" w14:textId="77777777">
        <w:trPr>
          <w:tblCellSpacing w:w="15" w:type="dxa"/>
        </w:trPr>
        <w:tc>
          <w:tcPr>
            <w:tcW w:w="0" w:type="auto"/>
            <w:vAlign w:val="center"/>
            <w:hideMark/>
          </w:tcPr>
          <w:p w14:paraId="36DF1FB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28D0AA4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87" w:anchor="SSNActuator" w:history="1">
              <w:r w:rsidRPr="008D2809">
                <w:rPr>
                  <w:rFonts w:ascii="Times New Roman" w:eastAsia="Times New Roman" w:hAnsi="Times New Roman" w:cs="Times New Roman"/>
                  <w:color w:val="0000FF"/>
                  <w:kern w:val="0"/>
                  <w:u w:val="single"/>
                  <w14:ligatures w14:val="none"/>
                </w:rPr>
                <w:t>https://www.w3.org/TR/vocab-ssn-2023#SSNActuator</w:t>
              </w:r>
            </w:hyperlink>
          </w:p>
        </w:tc>
      </w:tr>
    </w:tbl>
    <w:p w14:paraId="6E25E825"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4.1.2.3 SSN Observation</w:t>
      </w:r>
    </w:p>
    <w:p w14:paraId="3F47D36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SSN Observation</w:t>
      </w:r>
      <w:r w:rsidRPr="008D2809">
        <w:rPr>
          <w:rFonts w:ascii="Times New Roman" w:eastAsia="Times New Roman" w:hAnsi="Times New Roman" w:cs="Times New Roman"/>
          <w:kern w:val="0"/>
          <w14:ligatures w14:val="none"/>
        </w:rPr>
        <w:t xml:space="preserve"> imports </w:t>
      </w:r>
      <w:r w:rsidRPr="008D2809">
        <w:rPr>
          <w:rFonts w:ascii="Times New Roman" w:eastAsia="Times New Roman" w:hAnsi="Times New Roman" w:cs="Times New Roman"/>
          <w:b/>
          <w:bCs/>
          <w:kern w:val="0"/>
          <w14:ligatures w14:val="none"/>
        </w:rPr>
        <w:t>SSN Common</w:t>
      </w:r>
      <w:r w:rsidRPr="008D2809">
        <w:rPr>
          <w:rFonts w:ascii="Times New Roman" w:eastAsia="Times New Roman" w:hAnsi="Times New Roman" w:cs="Times New Roman"/>
          <w:kern w:val="0"/>
          <w14:ligatures w14:val="none"/>
        </w:rPr>
        <w:t xml:space="preserve"> and </w:t>
      </w:r>
      <w:r w:rsidRPr="008D2809">
        <w:rPr>
          <w:rFonts w:ascii="Times New Roman" w:eastAsia="Times New Roman" w:hAnsi="Times New Roman" w:cs="Times New Roman"/>
          <w:b/>
          <w:bCs/>
          <w:kern w:val="0"/>
          <w14:ligatures w14:val="none"/>
        </w:rPr>
        <w:t>SOSA Observation</w:t>
      </w:r>
      <w:r w:rsidRPr="008D2809">
        <w:rPr>
          <w:rFonts w:ascii="Times New Roman" w:eastAsia="Times New Roman" w:hAnsi="Times New Roman" w:cs="Times New Roman"/>
          <w:kern w:val="0"/>
          <w14:ligatures w14:val="none"/>
        </w:rPr>
        <w:t xml:space="preserve">, and axiomatizes classes and properties used in Observations, as documented in section </w:t>
      </w:r>
      <w:hyperlink r:id="rId588" w:anchor="Observation" w:history="1">
        <w:r w:rsidRPr="008D2809">
          <w:rPr>
            <w:rFonts w:ascii="Times New Roman" w:eastAsia="Times New Roman" w:hAnsi="Times New Roman" w:cs="Times New Roman"/>
            <w:color w:val="0000FF"/>
            <w:kern w:val="0"/>
            <w:u w:val="single"/>
            <w14:ligatures w14:val="none"/>
          </w:rPr>
          <w:t>5.5 Observations</w:t>
        </w:r>
      </w:hyperlink>
      <w:r w:rsidRPr="008D2809">
        <w:rPr>
          <w:rFonts w:ascii="Times New Roman" w:eastAsia="Times New Roman" w:hAnsi="Times New Roman" w:cs="Times New Roman"/>
          <w:kern w:val="0"/>
          <w14:ligatures w14:val="non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6688"/>
      </w:tblGrid>
      <w:tr w:rsidR="008D2809" w:rsidRPr="008D2809" w14:paraId="62C24CC0" w14:textId="77777777">
        <w:trPr>
          <w:tblCellSpacing w:w="15" w:type="dxa"/>
        </w:trPr>
        <w:tc>
          <w:tcPr>
            <w:tcW w:w="0" w:type="auto"/>
            <w:gridSpan w:val="2"/>
            <w:tcBorders>
              <w:top w:val="nil"/>
              <w:left w:val="nil"/>
              <w:bottom w:val="nil"/>
              <w:right w:val="nil"/>
            </w:tcBorders>
            <w:vAlign w:val="center"/>
            <w:hideMark/>
          </w:tcPr>
          <w:p w14:paraId="41869300" w14:textId="77777777" w:rsidR="008D2809" w:rsidRPr="008D2809" w:rsidRDefault="008D2809" w:rsidP="008D2809">
            <w:pPr>
              <w:spacing w:after="0" w:line="240" w:lineRule="auto"/>
              <w:jc w:val="center"/>
              <w:rPr>
                <w:rFonts w:ascii="Times New Roman" w:eastAsia="Times New Roman" w:hAnsi="Times New Roman" w:cs="Times New Roman"/>
                <w:kern w:val="0"/>
                <w14:ligatures w14:val="none"/>
              </w:rPr>
            </w:pPr>
            <w:hyperlink r:id="rId589" w:anchor="table-ogc-requirements-class-https-www-w3-org-tr-vocab-ssn-2023-ssn-observation-module" w:history="1">
              <w:r w:rsidRPr="008D2809">
                <w:rPr>
                  <w:rFonts w:ascii="Times New Roman" w:eastAsia="Times New Roman" w:hAnsi="Times New Roman" w:cs="Times New Roman"/>
                  <w:color w:val="0000FF"/>
                  <w:kern w:val="0"/>
                  <w:u w:val="single"/>
                  <w14:ligatures w14:val="none"/>
                </w:rPr>
                <w:t>Table 8</w:t>
              </w:r>
            </w:hyperlink>
            <w:r w:rsidRPr="008D2809">
              <w:rPr>
                <w:rFonts w:ascii="Times New Roman" w:eastAsia="Times New Roman" w:hAnsi="Times New Roman" w:cs="Times New Roman"/>
                <w:kern w:val="0"/>
                <w14:ligatures w14:val="none"/>
              </w:rPr>
              <w:t xml:space="preserve"> OGC Requirements class: </w:t>
            </w:r>
            <w:r w:rsidRPr="008D2809">
              <w:rPr>
                <w:rFonts w:ascii="Times New Roman" w:eastAsia="Times New Roman" w:hAnsi="Times New Roman" w:cs="Times New Roman"/>
                <w:kern w:val="0"/>
                <w14:ligatures w14:val="none"/>
              </w:rPr>
              <w:br/>
            </w:r>
            <w:hyperlink r:id="rId590" w:anchor="ssn-observation-module" w:history="1">
              <w:r w:rsidRPr="008D2809">
                <w:rPr>
                  <w:rFonts w:ascii="Times New Roman" w:eastAsia="Times New Roman" w:hAnsi="Times New Roman" w:cs="Times New Roman"/>
                  <w:color w:val="0000FF"/>
                  <w:kern w:val="0"/>
                  <w:u w:val="single"/>
                  <w14:ligatures w14:val="none"/>
                </w:rPr>
                <w:t>https://www.w3.org/TR/vocab-ssn-2023#ssn-observation-module</w:t>
              </w:r>
            </w:hyperlink>
            <w:r w:rsidRPr="008D2809">
              <w:rPr>
                <w:rFonts w:ascii="Times New Roman" w:eastAsia="Times New Roman" w:hAnsi="Times New Roman" w:cs="Times New Roman"/>
                <w:kern w:val="0"/>
                <w14:ligatures w14:val="none"/>
              </w:rPr>
              <w:t xml:space="preserve"> </w:t>
            </w:r>
          </w:p>
        </w:tc>
      </w:tr>
      <w:tr w:rsidR="008D2809" w:rsidRPr="008D2809" w14:paraId="183B480B" w14:textId="77777777">
        <w:trPr>
          <w:tblCellSpacing w:w="15" w:type="dxa"/>
        </w:trPr>
        <w:tc>
          <w:tcPr>
            <w:tcW w:w="0" w:type="auto"/>
            <w:vAlign w:val="center"/>
            <w:hideMark/>
          </w:tcPr>
          <w:p w14:paraId="5307553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Dependency</w:t>
            </w:r>
          </w:p>
        </w:tc>
        <w:tc>
          <w:tcPr>
            <w:tcW w:w="0" w:type="auto"/>
            <w:vAlign w:val="center"/>
            <w:hideMark/>
          </w:tcPr>
          <w:p w14:paraId="5B5CF54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91" w:anchor="ssn-common-module" w:history="1">
              <w:r w:rsidRPr="008D2809">
                <w:rPr>
                  <w:rFonts w:ascii="Times New Roman" w:eastAsia="Times New Roman" w:hAnsi="Times New Roman" w:cs="Times New Roman"/>
                  <w:color w:val="0000FF"/>
                  <w:kern w:val="0"/>
                  <w:u w:val="single"/>
                  <w14:ligatures w14:val="none"/>
                </w:rPr>
                <w:t>https://www.w3.org/TR/vocab-ssn-2023#ssn-common-module</w:t>
              </w:r>
            </w:hyperlink>
          </w:p>
        </w:tc>
      </w:tr>
      <w:tr w:rsidR="008D2809" w:rsidRPr="008D2809" w14:paraId="1B1065CE" w14:textId="77777777">
        <w:trPr>
          <w:tblCellSpacing w:w="15" w:type="dxa"/>
        </w:trPr>
        <w:tc>
          <w:tcPr>
            <w:tcW w:w="0" w:type="auto"/>
            <w:vAlign w:val="center"/>
            <w:hideMark/>
          </w:tcPr>
          <w:p w14:paraId="354782E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Dependency</w:t>
            </w:r>
          </w:p>
        </w:tc>
        <w:tc>
          <w:tcPr>
            <w:tcW w:w="0" w:type="auto"/>
            <w:vAlign w:val="center"/>
            <w:hideMark/>
          </w:tcPr>
          <w:p w14:paraId="13756E2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92" w:anchor="sosa-observation-module" w:history="1">
              <w:r w:rsidRPr="008D2809">
                <w:rPr>
                  <w:rFonts w:ascii="Times New Roman" w:eastAsia="Times New Roman" w:hAnsi="Times New Roman" w:cs="Times New Roman"/>
                  <w:color w:val="0000FF"/>
                  <w:kern w:val="0"/>
                  <w:u w:val="single"/>
                  <w14:ligatures w14:val="none"/>
                </w:rPr>
                <w:t>https://www.w3.org/TR/vocab-ssn-2023#sosa-observation-module</w:t>
              </w:r>
            </w:hyperlink>
            <w:r w:rsidRPr="008D2809">
              <w:rPr>
                <w:rFonts w:ascii="Times New Roman" w:eastAsia="Times New Roman" w:hAnsi="Times New Roman" w:cs="Times New Roman"/>
                <w:kern w:val="0"/>
                <w14:ligatures w14:val="none"/>
              </w:rPr>
              <w:t xml:space="preserve"> </w:t>
            </w:r>
          </w:p>
        </w:tc>
      </w:tr>
      <w:tr w:rsidR="008D2809" w:rsidRPr="008D2809" w14:paraId="4C78A53F" w14:textId="77777777">
        <w:trPr>
          <w:tblCellSpacing w:w="15" w:type="dxa"/>
        </w:trPr>
        <w:tc>
          <w:tcPr>
            <w:tcW w:w="0" w:type="auto"/>
            <w:vAlign w:val="center"/>
            <w:hideMark/>
          </w:tcPr>
          <w:p w14:paraId="5F1E3ED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265CAD7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93" w:anchor="SSNObservation" w:history="1">
              <w:r w:rsidRPr="008D2809">
                <w:rPr>
                  <w:rFonts w:ascii="Times New Roman" w:eastAsia="Times New Roman" w:hAnsi="Times New Roman" w:cs="Times New Roman"/>
                  <w:color w:val="0000FF"/>
                  <w:kern w:val="0"/>
                  <w:u w:val="single"/>
                  <w14:ligatures w14:val="none"/>
                </w:rPr>
                <w:t>https://www.w3.org/TR/vocab-ssn-2023#SSNObservation</w:t>
              </w:r>
            </w:hyperlink>
          </w:p>
        </w:tc>
      </w:tr>
      <w:tr w:rsidR="008D2809" w:rsidRPr="008D2809" w14:paraId="3E3757AE" w14:textId="77777777">
        <w:trPr>
          <w:tblCellSpacing w:w="15" w:type="dxa"/>
        </w:trPr>
        <w:tc>
          <w:tcPr>
            <w:tcW w:w="0" w:type="auto"/>
            <w:vAlign w:val="center"/>
            <w:hideMark/>
          </w:tcPr>
          <w:p w14:paraId="4B683FF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796BF8D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94" w:anchor="SSNObservationCollection" w:history="1">
              <w:r w:rsidRPr="008D2809">
                <w:rPr>
                  <w:rFonts w:ascii="Times New Roman" w:eastAsia="Times New Roman" w:hAnsi="Times New Roman" w:cs="Times New Roman"/>
                  <w:color w:val="0000FF"/>
                  <w:kern w:val="0"/>
                  <w:u w:val="single"/>
                  <w14:ligatures w14:val="none"/>
                </w:rPr>
                <w:t>https://www.w3.org/TR/vocab-ssn-2023#SSNObservationCollection</w:t>
              </w:r>
            </w:hyperlink>
            <w:r w:rsidRPr="008D2809">
              <w:rPr>
                <w:rFonts w:ascii="Times New Roman" w:eastAsia="Times New Roman" w:hAnsi="Times New Roman" w:cs="Times New Roman"/>
                <w:kern w:val="0"/>
                <w14:ligatures w14:val="none"/>
              </w:rPr>
              <w:t xml:space="preserve"> </w:t>
            </w:r>
          </w:p>
        </w:tc>
      </w:tr>
      <w:tr w:rsidR="008D2809" w:rsidRPr="008D2809" w14:paraId="067591CD" w14:textId="77777777">
        <w:trPr>
          <w:tblCellSpacing w:w="15" w:type="dxa"/>
        </w:trPr>
        <w:tc>
          <w:tcPr>
            <w:tcW w:w="0" w:type="auto"/>
            <w:vAlign w:val="center"/>
            <w:hideMark/>
          </w:tcPr>
          <w:p w14:paraId="6C2B91F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5E8A9B5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95" w:anchor="SSNObservingProcedure" w:history="1">
              <w:r w:rsidRPr="008D2809">
                <w:rPr>
                  <w:rFonts w:ascii="Times New Roman" w:eastAsia="Times New Roman" w:hAnsi="Times New Roman" w:cs="Times New Roman"/>
                  <w:color w:val="0000FF"/>
                  <w:kern w:val="0"/>
                  <w:u w:val="single"/>
                  <w14:ligatures w14:val="none"/>
                </w:rPr>
                <w:t>https://www.w3.org/TR/vocab-ssn-2023#SSNObservingProcedure</w:t>
              </w:r>
            </w:hyperlink>
          </w:p>
        </w:tc>
      </w:tr>
      <w:tr w:rsidR="008D2809" w:rsidRPr="008D2809" w14:paraId="1ABB9519" w14:textId="77777777">
        <w:trPr>
          <w:tblCellSpacing w:w="15" w:type="dxa"/>
        </w:trPr>
        <w:tc>
          <w:tcPr>
            <w:tcW w:w="0" w:type="auto"/>
            <w:vAlign w:val="center"/>
            <w:hideMark/>
          </w:tcPr>
          <w:p w14:paraId="6767265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7B377CC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96" w:anchor="SSNSensor" w:history="1">
              <w:r w:rsidRPr="008D2809">
                <w:rPr>
                  <w:rFonts w:ascii="Times New Roman" w:eastAsia="Times New Roman" w:hAnsi="Times New Roman" w:cs="Times New Roman"/>
                  <w:color w:val="0000FF"/>
                  <w:kern w:val="0"/>
                  <w:u w:val="single"/>
                  <w14:ligatures w14:val="none"/>
                </w:rPr>
                <w:t>https://www.w3.org/TR/vocab-ssn-2023#SSNSensor</w:t>
              </w:r>
            </w:hyperlink>
          </w:p>
        </w:tc>
      </w:tr>
      <w:tr w:rsidR="008D2809" w:rsidRPr="008D2809" w14:paraId="15CB4A3A" w14:textId="77777777">
        <w:trPr>
          <w:tblCellSpacing w:w="15" w:type="dxa"/>
        </w:trPr>
        <w:tc>
          <w:tcPr>
            <w:tcW w:w="0" w:type="auto"/>
            <w:vAlign w:val="center"/>
            <w:hideMark/>
          </w:tcPr>
          <w:p w14:paraId="2953A4A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08E0092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597" w:anchor="SSNStimulus" w:history="1">
              <w:r w:rsidRPr="008D2809">
                <w:rPr>
                  <w:rFonts w:ascii="Times New Roman" w:eastAsia="Times New Roman" w:hAnsi="Times New Roman" w:cs="Times New Roman"/>
                  <w:color w:val="0000FF"/>
                  <w:kern w:val="0"/>
                  <w:u w:val="single"/>
                  <w14:ligatures w14:val="none"/>
                </w:rPr>
                <w:t>https://www.w3.org/TR/vocab-ssn-2023#SSNStimulus</w:t>
              </w:r>
            </w:hyperlink>
          </w:p>
        </w:tc>
      </w:tr>
    </w:tbl>
    <w:p w14:paraId="32EB43A0"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4.1.2.4 SSN Sampling</w:t>
      </w:r>
    </w:p>
    <w:p w14:paraId="068E1F9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SSN Sampling</w:t>
      </w:r>
      <w:r w:rsidRPr="008D2809">
        <w:rPr>
          <w:rFonts w:ascii="Times New Roman" w:eastAsia="Times New Roman" w:hAnsi="Times New Roman" w:cs="Times New Roman"/>
          <w:kern w:val="0"/>
          <w14:ligatures w14:val="none"/>
        </w:rPr>
        <w:t xml:space="preserve"> imports </w:t>
      </w:r>
      <w:r w:rsidRPr="008D2809">
        <w:rPr>
          <w:rFonts w:ascii="Times New Roman" w:eastAsia="Times New Roman" w:hAnsi="Times New Roman" w:cs="Times New Roman"/>
          <w:b/>
          <w:bCs/>
          <w:kern w:val="0"/>
          <w14:ligatures w14:val="none"/>
        </w:rPr>
        <w:t>SSN Common</w:t>
      </w:r>
      <w:r w:rsidRPr="008D2809">
        <w:rPr>
          <w:rFonts w:ascii="Times New Roman" w:eastAsia="Times New Roman" w:hAnsi="Times New Roman" w:cs="Times New Roman"/>
          <w:kern w:val="0"/>
          <w14:ligatures w14:val="none"/>
        </w:rPr>
        <w:t xml:space="preserve"> and </w:t>
      </w:r>
      <w:r w:rsidRPr="008D2809">
        <w:rPr>
          <w:rFonts w:ascii="Times New Roman" w:eastAsia="Times New Roman" w:hAnsi="Times New Roman" w:cs="Times New Roman"/>
          <w:b/>
          <w:bCs/>
          <w:kern w:val="0"/>
          <w14:ligatures w14:val="none"/>
        </w:rPr>
        <w:t>SOSA Sampling</w:t>
      </w:r>
      <w:r w:rsidRPr="008D2809">
        <w:rPr>
          <w:rFonts w:ascii="Times New Roman" w:eastAsia="Times New Roman" w:hAnsi="Times New Roman" w:cs="Times New Roman"/>
          <w:kern w:val="0"/>
          <w14:ligatures w14:val="none"/>
        </w:rPr>
        <w:t xml:space="preserve">, and axiomatizes classes and properties used in Samplings, as documented in section </w:t>
      </w:r>
      <w:hyperlink r:id="rId598" w:anchor="Sampling" w:history="1">
        <w:r w:rsidRPr="008D2809">
          <w:rPr>
            <w:rFonts w:ascii="Times New Roman" w:eastAsia="Times New Roman" w:hAnsi="Times New Roman" w:cs="Times New Roman"/>
            <w:color w:val="0000FF"/>
            <w:kern w:val="0"/>
            <w:u w:val="single"/>
            <w14:ligatures w14:val="none"/>
          </w:rPr>
          <w:t>5.6 Sampling</w:t>
        </w:r>
      </w:hyperlink>
      <w:r w:rsidRPr="008D2809">
        <w:rPr>
          <w:rFonts w:ascii="Times New Roman" w:eastAsia="Times New Roman" w:hAnsi="Times New Roman" w:cs="Times New Roman"/>
          <w:kern w:val="0"/>
          <w14:ligatures w14:val="non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7248"/>
      </w:tblGrid>
      <w:tr w:rsidR="008D2809" w:rsidRPr="008D2809" w14:paraId="58A6C46D" w14:textId="77777777">
        <w:trPr>
          <w:tblCellSpacing w:w="15" w:type="dxa"/>
        </w:trPr>
        <w:tc>
          <w:tcPr>
            <w:tcW w:w="0" w:type="auto"/>
            <w:gridSpan w:val="2"/>
            <w:tcBorders>
              <w:top w:val="nil"/>
              <w:left w:val="nil"/>
              <w:bottom w:val="nil"/>
              <w:right w:val="nil"/>
            </w:tcBorders>
            <w:vAlign w:val="center"/>
            <w:hideMark/>
          </w:tcPr>
          <w:p w14:paraId="155E2B10" w14:textId="77777777" w:rsidR="008D2809" w:rsidRPr="008D2809" w:rsidRDefault="008D2809" w:rsidP="008D2809">
            <w:pPr>
              <w:spacing w:after="0" w:line="240" w:lineRule="auto"/>
              <w:jc w:val="center"/>
              <w:rPr>
                <w:rFonts w:ascii="Times New Roman" w:eastAsia="Times New Roman" w:hAnsi="Times New Roman" w:cs="Times New Roman"/>
                <w:kern w:val="0"/>
                <w14:ligatures w14:val="none"/>
              </w:rPr>
            </w:pPr>
            <w:hyperlink r:id="rId599" w:anchor="table-ogc-requirements-class-https-www-w3-org-tr-vocab-ssn-2023-ssn-sampling-module" w:history="1">
              <w:r w:rsidRPr="008D2809">
                <w:rPr>
                  <w:rFonts w:ascii="Times New Roman" w:eastAsia="Times New Roman" w:hAnsi="Times New Roman" w:cs="Times New Roman"/>
                  <w:color w:val="0000FF"/>
                  <w:kern w:val="0"/>
                  <w:u w:val="single"/>
                  <w14:ligatures w14:val="none"/>
                </w:rPr>
                <w:t>Table 9</w:t>
              </w:r>
            </w:hyperlink>
            <w:r w:rsidRPr="008D2809">
              <w:rPr>
                <w:rFonts w:ascii="Times New Roman" w:eastAsia="Times New Roman" w:hAnsi="Times New Roman" w:cs="Times New Roman"/>
                <w:kern w:val="0"/>
                <w14:ligatures w14:val="none"/>
              </w:rPr>
              <w:t xml:space="preserve"> OGC Requirements class: </w:t>
            </w:r>
            <w:r w:rsidRPr="008D2809">
              <w:rPr>
                <w:rFonts w:ascii="Times New Roman" w:eastAsia="Times New Roman" w:hAnsi="Times New Roman" w:cs="Times New Roman"/>
                <w:kern w:val="0"/>
                <w14:ligatures w14:val="none"/>
              </w:rPr>
              <w:br/>
            </w:r>
            <w:hyperlink r:id="rId600" w:anchor="ssn-sampling-module" w:history="1">
              <w:r w:rsidRPr="008D2809">
                <w:rPr>
                  <w:rFonts w:ascii="Times New Roman" w:eastAsia="Times New Roman" w:hAnsi="Times New Roman" w:cs="Times New Roman"/>
                  <w:color w:val="0000FF"/>
                  <w:kern w:val="0"/>
                  <w:u w:val="single"/>
                  <w14:ligatures w14:val="none"/>
                </w:rPr>
                <w:t>https://www.w3.org/TR/vocab-ssn-2023#ssn-sampling-module</w:t>
              </w:r>
            </w:hyperlink>
            <w:r w:rsidRPr="008D2809">
              <w:rPr>
                <w:rFonts w:ascii="Times New Roman" w:eastAsia="Times New Roman" w:hAnsi="Times New Roman" w:cs="Times New Roman"/>
                <w:kern w:val="0"/>
                <w14:ligatures w14:val="none"/>
              </w:rPr>
              <w:t xml:space="preserve"> </w:t>
            </w:r>
          </w:p>
        </w:tc>
      </w:tr>
      <w:tr w:rsidR="008D2809" w:rsidRPr="008D2809" w14:paraId="44B165E5" w14:textId="77777777">
        <w:trPr>
          <w:tblCellSpacing w:w="15" w:type="dxa"/>
        </w:trPr>
        <w:tc>
          <w:tcPr>
            <w:tcW w:w="0" w:type="auto"/>
            <w:vAlign w:val="center"/>
            <w:hideMark/>
          </w:tcPr>
          <w:p w14:paraId="10CA6B9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Dependency</w:t>
            </w:r>
          </w:p>
        </w:tc>
        <w:tc>
          <w:tcPr>
            <w:tcW w:w="0" w:type="auto"/>
            <w:vAlign w:val="center"/>
            <w:hideMark/>
          </w:tcPr>
          <w:p w14:paraId="408EE34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01" w:anchor="ssn-common-module" w:history="1">
              <w:r w:rsidRPr="008D2809">
                <w:rPr>
                  <w:rFonts w:ascii="Times New Roman" w:eastAsia="Times New Roman" w:hAnsi="Times New Roman" w:cs="Times New Roman"/>
                  <w:color w:val="0000FF"/>
                  <w:kern w:val="0"/>
                  <w:u w:val="single"/>
                  <w14:ligatures w14:val="none"/>
                </w:rPr>
                <w:t>https://www.w3.org/TR/vocab-ssn-2023#ssn-common-module</w:t>
              </w:r>
            </w:hyperlink>
          </w:p>
        </w:tc>
      </w:tr>
      <w:tr w:rsidR="008D2809" w:rsidRPr="008D2809" w14:paraId="636AC07E" w14:textId="77777777">
        <w:trPr>
          <w:tblCellSpacing w:w="15" w:type="dxa"/>
        </w:trPr>
        <w:tc>
          <w:tcPr>
            <w:tcW w:w="0" w:type="auto"/>
            <w:vAlign w:val="center"/>
            <w:hideMark/>
          </w:tcPr>
          <w:p w14:paraId="649ED2E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Dependency</w:t>
            </w:r>
          </w:p>
        </w:tc>
        <w:tc>
          <w:tcPr>
            <w:tcW w:w="0" w:type="auto"/>
            <w:vAlign w:val="center"/>
            <w:hideMark/>
          </w:tcPr>
          <w:p w14:paraId="3C0D405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02" w:anchor="sosa-sampling-module" w:history="1">
              <w:r w:rsidRPr="008D2809">
                <w:rPr>
                  <w:rFonts w:ascii="Times New Roman" w:eastAsia="Times New Roman" w:hAnsi="Times New Roman" w:cs="Times New Roman"/>
                  <w:color w:val="0000FF"/>
                  <w:kern w:val="0"/>
                  <w:u w:val="single"/>
                  <w14:ligatures w14:val="none"/>
                </w:rPr>
                <w:t>https://www.w3.org/TR/vocab-ssn-2023#sosa-sampling-module</w:t>
              </w:r>
            </w:hyperlink>
          </w:p>
        </w:tc>
      </w:tr>
      <w:tr w:rsidR="008D2809" w:rsidRPr="008D2809" w14:paraId="42B7A5D3" w14:textId="77777777">
        <w:trPr>
          <w:tblCellSpacing w:w="15" w:type="dxa"/>
        </w:trPr>
        <w:tc>
          <w:tcPr>
            <w:tcW w:w="0" w:type="auto"/>
            <w:vAlign w:val="center"/>
            <w:hideMark/>
          </w:tcPr>
          <w:p w14:paraId="11678F0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4CE6863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03" w:anchor="SSNSample" w:history="1">
              <w:r w:rsidRPr="008D2809">
                <w:rPr>
                  <w:rFonts w:ascii="Times New Roman" w:eastAsia="Times New Roman" w:hAnsi="Times New Roman" w:cs="Times New Roman"/>
                  <w:color w:val="0000FF"/>
                  <w:kern w:val="0"/>
                  <w:u w:val="single"/>
                  <w14:ligatures w14:val="none"/>
                </w:rPr>
                <w:t>https://www.w3.org/TR/vocab-ssn-2023#SSNSample</w:t>
              </w:r>
            </w:hyperlink>
          </w:p>
        </w:tc>
      </w:tr>
      <w:tr w:rsidR="008D2809" w:rsidRPr="008D2809" w14:paraId="1A1C6220" w14:textId="77777777">
        <w:trPr>
          <w:tblCellSpacing w:w="15" w:type="dxa"/>
        </w:trPr>
        <w:tc>
          <w:tcPr>
            <w:tcW w:w="0" w:type="auto"/>
            <w:vAlign w:val="center"/>
            <w:hideMark/>
          </w:tcPr>
          <w:p w14:paraId="1A61723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2766497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04" w:anchor="SSNSampleCollection" w:history="1">
              <w:r w:rsidRPr="008D2809">
                <w:rPr>
                  <w:rFonts w:ascii="Times New Roman" w:eastAsia="Times New Roman" w:hAnsi="Times New Roman" w:cs="Times New Roman"/>
                  <w:color w:val="0000FF"/>
                  <w:kern w:val="0"/>
                  <w:u w:val="single"/>
                  <w14:ligatures w14:val="none"/>
                </w:rPr>
                <w:t>https://www.w3.org/TR/vocab-ssn-2023#SSNSampleCollection</w:t>
              </w:r>
            </w:hyperlink>
          </w:p>
        </w:tc>
      </w:tr>
      <w:tr w:rsidR="008D2809" w:rsidRPr="008D2809" w14:paraId="52FD77CD" w14:textId="77777777">
        <w:trPr>
          <w:tblCellSpacing w:w="15" w:type="dxa"/>
        </w:trPr>
        <w:tc>
          <w:tcPr>
            <w:tcW w:w="0" w:type="auto"/>
            <w:vAlign w:val="center"/>
            <w:hideMark/>
          </w:tcPr>
          <w:p w14:paraId="4DED129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1AEEB75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05" w:anchor="SSNSampler" w:history="1">
              <w:r w:rsidRPr="008D2809">
                <w:rPr>
                  <w:rFonts w:ascii="Times New Roman" w:eastAsia="Times New Roman" w:hAnsi="Times New Roman" w:cs="Times New Roman"/>
                  <w:color w:val="0000FF"/>
                  <w:kern w:val="0"/>
                  <w:u w:val="single"/>
                  <w14:ligatures w14:val="none"/>
                </w:rPr>
                <w:t>https://www.w3.org/TR/vocab-ssn-2023#SSNSampler</w:t>
              </w:r>
            </w:hyperlink>
          </w:p>
        </w:tc>
      </w:tr>
      <w:tr w:rsidR="008D2809" w:rsidRPr="008D2809" w14:paraId="2F368D37" w14:textId="77777777">
        <w:trPr>
          <w:tblCellSpacing w:w="15" w:type="dxa"/>
        </w:trPr>
        <w:tc>
          <w:tcPr>
            <w:tcW w:w="0" w:type="auto"/>
            <w:vAlign w:val="center"/>
            <w:hideMark/>
          </w:tcPr>
          <w:p w14:paraId="60E9C77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039611D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06" w:anchor="SSNSampling" w:history="1">
              <w:r w:rsidRPr="008D2809">
                <w:rPr>
                  <w:rFonts w:ascii="Times New Roman" w:eastAsia="Times New Roman" w:hAnsi="Times New Roman" w:cs="Times New Roman"/>
                  <w:color w:val="0000FF"/>
                  <w:kern w:val="0"/>
                  <w:u w:val="single"/>
                  <w14:ligatures w14:val="none"/>
                </w:rPr>
                <w:t>https://www.w3.org/TR/vocab-ssn-2023#SSNSampling</w:t>
              </w:r>
            </w:hyperlink>
          </w:p>
        </w:tc>
      </w:tr>
      <w:tr w:rsidR="008D2809" w:rsidRPr="008D2809" w14:paraId="15CD655E" w14:textId="77777777">
        <w:trPr>
          <w:tblCellSpacing w:w="15" w:type="dxa"/>
        </w:trPr>
        <w:tc>
          <w:tcPr>
            <w:tcW w:w="0" w:type="auto"/>
            <w:vAlign w:val="center"/>
            <w:hideMark/>
          </w:tcPr>
          <w:p w14:paraId="5AD44E5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1DCE7E3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07" w:anchor="SSNSamplingCollection" w:history="1">
              <w:r w:rsidRPr="008D2809">
                <w:rPr>
                  <w:rFonts w:ascii="Times New Roman" w:eastAsia="Times New Roman" w:hAnsi="Times New Roman" w:cs="Times New Roman"/>
                  <w:color w:val="0000FF"/>
                  <w:kern w:val="0"/>
                  <w:u w:val="single"/>
                  <w14:ligatures w14:val="none"/>
                </w:rPr>
                <w:t>https://www.w3.org/TR/vocab-ssn-2023#SSNSamplingCollection</w:t>
              </w:r>
            </w:hyperlink>
            <w:r w:rsidRPr="008D2809">
              <w:rPr>
                <w:rFonts w:ascii="Times New Roman" w:eastAsia="Times New Roman" w:hAnsi="Times New Roman" w:cs="Times New Roman"/>
                <w:kern w:val="0"/>
                <w14:ligatures w14:val="none"/>
              </w:rPr>
              <w:t xml:space="preserve"> </w:t>
            </w:r>
          </w:p>
        </w:tc>
      </w:tr>
      <w:tr w:rsidR="008D2809" w:rsidRPr="008D2809" w14:paraId="4AD25F81" w14:textId="77777777">
        <w:trPr>
          <w:tblCellSpacing w:w="15" w:type="dxa"/>
        </w:trPr>
        <w:tc>
          <w:tcPr>
            <w:tcW w:w="0" w:type="auto"/>
            <w:vAlign w:val="center"/>
            <w:hideMark/>
          </w:tcPr>
          <w:p w14:paraId="03B6890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0CB304F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08" w:anchor="SSNSamplingProcedure" w:history="1">
              <w:r w:rsidRPr="008D2809">
                <w:rPr>
                  <w:rFonts w:ascii="Times New Roman" w:eastAsia="Times New Roman" w:hAnsi="Times New Roman" w:cs="Times New Roman"/>
                  <w:color w:val="0000FF"/>
                  <w:kern w:val="0"/>
                  <w:u w:val="single"/>
                  <w14:ligatures w14:val="none"/>
                </w:rPr>
                <w:t>https://www.w3.org/TR/vocab-ssn-2023#SSNSamplingProcedure</w:t>
              </w:r>
            </w:hyperlink>
            <w:r w:rsidRPr="008D2809">
              <w:rPr>
                <w:rFonts w:ascii="Times New Roman" w:eastAsia="Times New Roman" w:hAnsi="Times New Roman" w:cs="Times New Roman"/>
                <w:kern w:val="0"/>
                <w14:ligatures w14:val="none"/>
              </w:rPr>
              <w:t xml:space="preserve"> </w:t>
            </w:r>
          </w:p>
        </w:tc>
      </w:tr>
      <w:tr w:rsidR="008D2809" w:rsidRPr="008D2809" w14:paraId="14CB292B" w14:textId="77777777">
        <w:trPr>
          <w:tblCellSpacing w:w="15" w:type="dxa"/>
        </w:trPr>
        <w:tc>
          <w:tcPr>
            <w:tcW w:w="0" w:type="auto"/>
            <w:vAlign w:val="center"/>
            <w:hideMark/>
          </w:tcPr>
          <w:p w14:paraId="03A6C7A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3046522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09" w:anchor="SSNisResultOfMadeBySampler" w:history="1">
              <w:r w:rsidRPr="008D2809">
                <w:rPr>
                  <w:rFonts w:ascii="Times New Roman" w:eastAsia="Times New Roman" w:hAnsi="Times New Roman" w:cs="Times New Roman"/>
                  <w:color w:val="0000FF"/>
                  <w:kern w:val="0"/>
                  <w:u w:val="single"/>
                  <w14:ligatures w14:val="none"/>
                </w:rPr>
                <w:t>https://www.w3.org/TR/vocab-ssn-2023#SSNisResultOfMadeBySampler</w:t>
              </w:r>
            </w:hyperlink>
            <w:r w:rsidRPr="008D2809">
              <w:rPr>
                <w:rFonts w:ascii="Times New Roman" w:eastAsia="Times New Roman" w:hAnsi="Times New Roman" w:cs="Times New Roman"/>
                <w:kern w:val="0"/>
                <w14:ligatures w14:val="none"/>
              </w:rPr>
              <w:t xml:space="preserve"> </w:t>
            </w:r>
          </w:p>
        </w:tc>
      </w:tr>
      <w:tr w:rsidR="008D2809" w:rsidRPr="008D2809" w14:paraId="02913C3D" w14:textId="77777777">
        <w:trPr>
          <w:tblCellSpacing w:w="15" w:type="dxa"/>
        </w:trPr>
        <w:tc>
          <w:tcPr>
            <w:tcW w:w="0" w:type="auto"/>
            <w:vAlign w:val="center"/>
            <w:hideMark/>
          </w:tcPr>
          <w:p w14:paraId="50F71F8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33814DC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10" w:anchor="SSNisResultOfUsedProcedure" w:history="1">
              <w:r w:rsidRPr="008D2809">
                <w:rPr>
                  <w:rFonts w:ascii="Times New Roman" w:eastAsia="Times New Roman" w:hAnsi="Times New Roman" w:cs="Times New Roman"/>
                  <w:color w:val="0000FF"/>
                  <w:kern w:val="0"/>
                  <w:u w:val="single"/>
                  <w14:ligatures w14:val="none"/>
                </w:rPr>
                <w:t>https://www.w3.org/TR/vocab-ssn-2023#SSNisResultOfUsedProcedure</w:t>
              </w:r>
            </w:hyperlink>
            <w:r w:rsidRPr="008D2809">
              <w:rPr>
                <w:rFonts w:ascii="Times New Roman" w:eastAsia="Times New Roman" w:hAnsi="Times New Roman" w:cs="Times New Roman"/>
                <w:kern w:val="0"/>
                <w14:ligatures w14:val="none"/>
              </w:rPr>
              <w:t xml:space="preserve"> </w:t>
            </w:r>
          </w:p>
        </w:tc>
      </w:tr>
      <w:tr w:rsidR="008D2809" w:rsidRPr="008D2809" w14:paraId="55B78065" w14:textId="77777777">
        <w:trPr>
          <w:tblCellSpacing w:w="15" w:type="dxa"/>
        </w:trPr>
        <w:tc>
          <w:tcPr>
            <w:tcW w:w="0" w:type="auto"/>
            <w:vAlign w:val="center"/>
            <w:hideMark/>
          </w:tcPr>
          <w:p w14:paraId="18C0901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2E6437A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11" w:anchor="SSNmadeSamplingHasResult" w:history="1">
              <w:r w:rsidRPr="008D2809">
                <w:rPr>
                  <w:rFonts w:ascii="Times New Roman" w:eastAsia="Times New Roman" w:hAnsi="Times New Roman" w:cs="Times New Roman"/>
                  <w:color w:val="0000FF"/>
                  <w:kern w:val="0"/>
                  <w:u w:val="single"/>
                  <w14:ligatures w14:val="none"/>
                </w:rPr>
                <w:t>https://www.w3.org/TR/vocab-ssn-2023#SSNmadeSamplingHasResult</w:t>
              </w:r>
            </w:hyperlink>
            <w:r w:rsidRPr="008D2809">
              <w:rPr>
                <w:rFonts w:ascii="Times New Roman" w:eastAsia="Times New Roman" w:hAnsi="Times New Roman" w:cs="Times New Roman"/>
                <w:kern w:val="0"/>
                <w14:ligatures w14:val="none"/>
              </w:rPr>
              <w:t xml:space="preserve"> </w:t>
            </w:r>
          </w:p>
        </w:tc>
      </w:tr>
      <w:tr w:rsidR="008D2809" w:rsidRPr="008D2809" w14:paraId="7FEB1EA6" w14:textId="77777777">
        <w:trPr>
          <w:tblCellSpacing w:w="15" w:type="dxa"/>
        </w:trPr>
        <w:tc>
          <w:tcPr>
            <w:tcW w:w="0" w:type="auto"/>
            <w:vAlign w:val="center"/>
            <w:hideMark/>
          </w:tcPr>
          <w:p w14:paraId="7BC5792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61C5E4E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12" w:anchor="SSNusedForExecutionHasResult" w:history="1">
              <w:r w:rsidRPr="008D2809">
                <w:rPr>
                  <w:rFonts w:ascii="Times New Roman" w:eastAsia="Times New Roman" w:hAnsi="Times New Roman" w:cs="Times New Roman"/>
                  <w:color w:val="0000FF"/>
                  <w:kern w:val="0"/>
                  <w:u w:val="single"/>
                  <w14:ligatures w14:val="none"/>
                </w:rPr>
                <w:t>https://www.w3.org/TR/vocab-ssn-2023#SSNusedForExecutionHasResult</w:t>
              </w:r>
            </w:hyperlink>
            <w:r w:rsidRPr="008D2809">
              <w:rPr>
                <w:rFonts w:ascii="Times New Roman" w:eastAsia="Times New Roman" w:hAnsi="Times New Roman" w:cs="Times New Roman"/>
                <w:kern w:val="0"/>
                <w14:ligatures w14:val="none"/>
              </w:rPr>
              <w:t xml:space="preserve"> </w:t>
            </w:r>
          </w:p>
        </w:tc>
      </w:tr>
    </w:tbl>
    <w:p w14:paraId="7A03B100"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4.1.2.5 SSN (All)</w:t>
      </w:r>
    </w:p>
    <w:p w14:paraId="7AAA400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SSN</w:t>
      </w:r>
      <w:r w:rsidRPr="008D2809">
        <w:rPr>
          <w:rFonts w:ascii="Times New Roman" w:eastAsia="Times New Roman" w:hAnsi="Times New Roman" w:cs="Times New Roman"/>
          <w:kern w:val="0"/>
          <w14:ligatures w14:val="none"/>
        </w:rPr>
        <w:t xml:space="preserve"> imports </w:t>
      </w:r>
      <w:r w:rsidRPr="008D2809">
        <w:rPr>
          <w:rFonts w:ascii="Times New Roman" w:eastAsia="Times New Roman" w:hAnsi="Times New Roman" w:cs="Times New Roman"/>
          <w:b/>
          <w:bCs/>
          <w:kern w:val="0"/>
          <w14:ligatures w14:val="none"/>
        </w:rPr>
        <w:t>SSN Actuation</w:t>
      </w:r>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kern w:val="0"/>
          <w14:ligatures w14:val="none"/>
        </w:rPr>
        <w:t>SSN Observation</w:t>
      </w:r>
      <w:r w:rsidRPr="008D2809">
        <w:rPr>
          <w:rFonts w:ascii="Times New Roman" w:eastAsia="Times New Roman" w:hAnsi="Times New Roman" w:cs="Times New Roman"/>
          <w:kern w:val="0"/>
          <w14:ligatures w14:val="none"/>
        </w:rPr>
        <w:t xml:space="preserve"> and </w:t>
      </w:r>
      <w:r w:rsidRPr="008D2809">
        <w:rPr>
          <w:rFonts w:ascii="Times New Roman" w:eastAsia="Times New Roman" w:hAnsi="Times New Roman" w:cs="Times New Roman"/>
          <w:b/>
          <w:bCs/>
          <w:kern w:val="0"/>
          <w14:ligatures w14:val="none"/>
        </w:rPr>
        <w:t>SSN Sampling</w:t>
      </w:r>
      <w:r w:rsidRPr="008D2809">
        <w:rPr>
          <w:rFonts w:ascii="Times New Roman" w:eastAsia="Times New Roman" w:hAnsi="Times New Roman" w:cs="Times New Roman"/>
          <w:kern w:val="0"/>
          <w14:ligatures w14:val="non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6381"/>
      </w:tblGrid>
      <w:tr w:rsidR="008D2809" w:rsidRPr="008D2809" w14:paraId="2DF0A1E4" w14:textId="77777777">
        <w:trPr>
          <w:tblCellSpacing w:w="15" w:type="dxa"/>
        </w:trPr>
        <w:tc>
          <w:tcPr>
            <w:tcW w:w="0" w:type="auto"/>
            <w:gridSpan w:val="2"/>
            <w:tcBorders>
              <w:top w:val="nil"/>
              <w:left w:val="nil"/>
              <w:bottom w:val="nil"/>
              <w:right w:val="nil"/>
            </w:tcBorders>
            <w:vAlign w:val="center"/>
            <w:hideMark/>
          </w:tcPr>
          <w:p w14:paraId="7066AC65" w14:textId="77777777" w:rsidR="008D2809" w:rsidRPr="008D2809" w:rsidRDefault="008D2809" w:rsidP="008D2809">
            <w:pPr>
              <w:spacing w:after="0" w:line="240" w:lineRule="auto"/>
              <w:jc w:val="center"/>
              <w:rPr>
                <w:rFonts w:ascii="Times New Roman" w:eastAsia="Times New Roman" w:hAnsi="Times New Roman" w:cs="Times New Roman"/>
                <w:kern w:val="0"/>
                <w14:ligatures w14:val="none"/>
              </w:rPr>
            </w:pPr>
            <w:hyperlink r:id="rId613" w:anchor="table-ogc-requirements-class-https-www-w3-org-tr-vocab-ssn-2023-ssn-all-module" w:history="1">
              <w:r w:rsidRPr="008D2809">
                <w:rPr>
                  <w:rFonts w:ascii="Times New Roman" w:eastAsia="Times New Roman" w:hAnsi="Times New Roman" w:cs="Times New Roman"/>
                  <w:color w:val="0000FF"/>
                  <w:kern w:val="0"/>
                  <w:u w:val="single"/>
                  <w14:ligatures w14:val="none"/>
                </w:rPr>
                <w:t>Table 10</w:t>
              </w:r>
            </w:hyperlink>
            <w:r w:rsidRPr="008D2809">
              <w:rPr>
                <w:rFonts w:ascii="Times New Roman" w:eastAsia="Times New Roman" w:hAnsi="Times New Roman" w:cs="Times New Roman"/>
                <w:kern w:val="0"/>
                <w14:ligatures w14:val="none"/>
              </w:rPr>
              <w:t xml:space="preserve"> OGC Requirements class: </w:t>
            </w:r>
            <w:r w:rsidRPr="008D2809">
              <w:rPr>
                <w:rFonts w:ascii="Times New Roman" w:eastAsia="Times New Roman" w:hAnsi="Times New Roman" w:cs="Times New Roman"/>
                <w:kern w:val="0"/>
                <w14:ligatures w14:val="none"/>
              </w:rPr>
              <w:br/>
            </w:r>
            <w:hyperlink r:id="rId614" w:anchor="ssn-all-module" w:history="1">
              <w:r w:rsidRPr="008D2809">
                <w:rPr>
                  <w:rFonts w:ascii="Times New Roman" w:eastAsia="Times New Roman" w:hAnsi="Times New Roman" w:cs="Times New Roman"/>
                  <w:color w:val="0000FF"/>
                  <w:kern w:val="0"/>
                  <w:u w:val="single"/>
                  <w14:ligatures w14:val="none"/>
                </w:rPr>
                <w:t>https://www.w3.org/TR/vocab-ssn-2023#ssn-all-module</w:t>
              </w:r>
            </w:hyperlink>
            <w:r w:rsidRPr="008D2809">
              <w:rPr>
                <w:rFonts w:ascii="Times New Roman" w:eastAsia="Times New Roman" w:hAnsi="Times New Roman" w:cs="Times New Roman"/>
                <w:kern w:val="0"/>
                <w14:ligatures w14:val="none"/>
              </w:rPr>
              <w:t xml:space="preserve"> </w:t>
            </w:r>
          </w:p>
        </w:tc>
      </w:tr>
      <w:tr w:rsidR="008D2809" w:rsidRPr="008D2809" w14:paraId="5CF53013" w14:textId="77777777">
        <w:trPr>
          <w:tblCellSpacing w:w="15" w:type="dxa"/>
        </w:trPr>
        <w:tc>
          <w:tcPr>
            <w:tcW w:w="0" w:type="auto"/>
            <w:vAlign w:val="center"/>
            <w:hideMark/>
          </w:tcPr>
          <w:p w14:paraId="037F83C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Dependency</w:t>
            </w:r>
          </w:p>
        </w:tc>
        <w:tc>
          <w:tcPr>
            <w:tcW w:w="0" w:type="auto"/>
            <w:vAlign w:val="center"/>
            <w:hideMark/>
          </w:tcPr>
          <w:p w14:paraId="4DEECB2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15" w:anchor="ssn-actuation-module" w:history="1">
              <w:r w:rsidRPr="008D2809">
                <w:rPr>
                  <w:rFonts w:ascii="Times New Roman" w:eastAsia="Times New Roman" w:hAnsi="Times New Roman" w:cs="Times New Roman"/>
                  <w:color w:val="0000FF"/>
                  <w:kern w:val="0"/>
                  <w:u w:val="single"/>
                  <w14:ligatures w14:val="none"/>
                </w:rPr>
                <w:t>https://www.w3.org/TR/vocab-ssn-2023#ssn-actuation-module</w:t>
              </w:r>
            </w:hyperlink>
          </w:p>
        </w:tc>
      </w:tr>
      <w:tr w:rsidR="008D2809" w:rsidRPr="008D2809" w14:paraId="3609E5B2" w14:textId="77777777">
        <w:trPr>
          <w:tblCellSpacing w:w="15" w:type="dxa"/>
        </w:trPr>
        <w:tc>
          <w:tcPr>
            <w:tcW w:w="0" w:type="auto"/>
            <w:vAlign w:val="center"/>
            <w:hideMark/>
          </w:tcPr>
          <w:p w14:paraId="4542219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Dependency</w:t>
            </w:r>
          </w:p>
        </w:tc>
        <w:tc>
          <w:tcPr>
            <w:tcW w:w="0" w:type="auto"/>
            <w:vAlign w:val="center"/>
            <w:hideMark/>
          </w:tcPr>
          <w:p w14:paraId="151086A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16" w:anchor="ssn-observation-module" w:history="1">
              <w:r w:rsidRPr="008D2809">
                <w:rPr>
                  <w:rFonts w:ascii="Times New Roman" w:eastAsia="Times New Roman" w:hAnsi="Times New Roman" w:cs="Times New Roman"/>
                  <w:color w:val="0000FF"/>
                  <w:kern w:val="0"/>
                  <w:u w:val="single"/>
                  <w14:ligatures w14:val="none"/>
                </w:rPr>
                <w:t>https://www.w3.org/TR/vocab-ssn-2023#ssn-observation-module</w:t>
              </w:r>
            </w:hyperlink>
          </w:p>
        </w:tc>
      </w:tr>
      <w:tr w:rsidR="008D2809" w:rsidRPr="008D2809" w14:paraId="2A3FBB4F" w14:textId="77777777">
        <w:trPr>
          <w:tblCellSpacing w:w="15" w:type="dxa"/>
        </w:trPr>
        <w:tc>
          <w:tcPr>
            <w:tcW w:w="0" w:type="auto"/>
            <w:vAlign w:val="center"/>
            <w:hideMark/>
          </w:tcPr>
          <w:p w14:paraId="34BDA64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Dependency</w:t>
            </w:r>
          </w:p>
        </w:tc>
        <w:tc>
          <w:tcPr>
            <w:tcW w:w="0" w:type="auto"/>
            <w:vAlign w:val="center"/>
            <w:hideMark/>
          </w:tcPr>
          <w:p w14:paraId="6AA07F4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17" w:anchor="ssn-sampling-module" w:history="1">
              <w:r w:rsidRPr="008D2809">
                <w:rPr>
                  <w:rFonts w:ascii="Times New Roman" w:eastAsia="Times New Roman" w:hAnsi="Times New Roman" w:cs="Times New Roman"/>
                  <w:color w:val="0000FF"/>
                  <w:kern w:val="0"/>
                  <w:u w:val="single"/>
                  <w14:ligatures w14:val="none"/>
                </w:rPr>
                <w:t>https://www.w3.org/TR/vocab-ssn-2023#ssn-sampling-module</w:t>
              </w:r>
            </w:hyperlink>
          </w:p>
        </w:tc>
      </w:tr>
    </w:tbl>
    <w:p w14:paraId="6A018A7B" w14:textId="77777777" w:rsidR="008D2809" w:rsidRPr="008D2809" w:rsidRDefault="008D2809" w:rsidP="008D28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809">
        <w:rPr>
          <w:rFonts w:ascii="Times New Roman" w:eastAsia="Times New Roman" w:hAnsi="Times New Roman" w:cs="Times New Roman"/>
          <w:b/>
          <w:bCs/>
          <w:kern w:val="0"/>
          <w:sz w:val="27"/>
          <w:szCs w:val="27"/>
          <w14:ligatures w14:val="none"/>
        </w:rPr>
        <w:t>4.2 Extension modules</w:t>
      </w:r>
    </w:p>
    <w:p w14:paraId="582A872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hyperlink r:id="rId618" w:anchor="Fig-SSN-extension-modules" w:tooltip="The modular SSN ontology — extensions. Explanation of the notation used in module diagrams." w:history="1">
        <w:r w:rsidRPr="008D2809">
          <w:rPr>
            <w:rFonts w:ascii="Times New Roman" w:eastAsia="Times New Roman" w:hAnsi="Times New Roman" w:cs="Times New Roman"/>
            <w:color w:val="0000FF"/>
            <w:kern w:val="0"/>
            <w:u w:val="single"/>
            <w14:ligatures w14:val="none"/>
          </w:rPr>
          <w:t>Figure 4</w:t>
        </w:r>
      </w:hyperlink>
      <w:r w:rsidRPr="008D2809">
        <w:rPr>
          <w:rFonts w:ascii="Times New Roman" w:eastAsia="Times New Roman" w:hAnsi="Times New Roman" w:cs="Times New Roman"/>
          <w:kern w:val="0"/>
          <w14:ligatures w14:val="none"/>
        </w:rPr>
        <w:t xml:space="preserve"> summarizes the extension modules described in this document and their dependencies on the SSN Ontology. </w:t>
      </w:r>
    </w:p>
    <w:p w14:paraId="728F76F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19" w:anchor="Fig-SSN-extension-modules" w:history="1">
        <w:r w:rsidRPr="008D2809">
          <w:rPr>
            <w:rFonts w:ascii="Times New Roman" w:eastAsia="Times New Roman" w:hAnsi="Times New Roman" w:cs="Times New Roman"/>
            <w:color w:val="0000FF"/>
            <w:kern w:val="0"/>
            <w:u w:val="single"/>
            <w14:ligatures w14:val="none"/>
          </w:rPr>
          <w:t>Figure 4</w:t>
        </w:r>
      </w:hyperlink>
      <w:r w:rsidRPr="008D2809">
        <w:rPr>
          <w:rFonts w:ascii="Times New Roman" w:eastAsia="Times New Roman" w:hAnsi="Times New Roman" w:cs="Times New Roman"/>
          <w:kern w:val="0"/>
          <w14:ligatures w14:val="none"/>
        </w:rPr>
        <w:t xml:space="preserve"> The modular SSN ontology — extensions. </w:t>
      </w:r>
      <w:r w:rsidRPr="008D2809">
        <w:rPr>
          <w:rFonts w:ascii="Times New Roman" w:eastAsia="Times New Roman" w:hAnsi="Times New Roman" w:cs="Times New Roman"/>
          <w:kern w:val="0"/>
          <w14:ligatures w14:val="none"/>
        </w:rPr>
        <w:br/>
      </w:r>
      <w:hyperlink r:id="rId620" w:anchor="Module-diagram" w:history="1">
        <w:r w:rsidRPr="008D2809">
          <w:rPr>
            <w:rFonts w:ascii="Times New Roman" w:eastAsia="Times New Roman" w:hAnsi="Times New Roman" w:cs="Times New Roman"/>
            <w:i/>
            <w:iCs/>
            <w:color w:val="0000FF"/>
            <w:kern w:val="0"/>
            <w:u w:val="single"/>
            <w14:ligatures w14:val="none"/>
          </w:rPr>
          <w:t>Explanation of the notation used in module diagrams</w:t>
        </w:r>
      </w:hyperlink>
      <w:r w:rsidRPr="008D2809">
        <w:rPr>
          <w:rFonts w:ascii="Times New Roman" w:eastAsia="Times New Roman" w:hAnsi="Times New Roman" w:cs="Times New Roman"/>
          <w:kern w:val="0"/>
          <w14:ligatures w14:val="none"/>
        </w:rPr>
        <w:t xml:space="preserve">. </w:t>
      </w:r>
    </w:p>
    <w:p w14:paraId="04D32052"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4.2.1 OMS</w:t>
      </w:r>
    </w:p>
    <w:p w14:paraId="328BADC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w:t>
      </w:r>
      <w:r w:rsidRPr="008D2809">
        <w:rPr>
          <w:rFonts w:ascii="Times New Roman" w:eastAsia="Times New Roman" w:hAnsi="Times New Roman" w:cs="Times New Roman"/>
          <w:i/>
          <w:iCs/>
          <w:kern w:val="0"/>
          <w14:ligatures w14:val="none"/>
        </w:rPr>
        <w:t>SOSA-OMS module</w:t>
      </w:r>
      <w:r w:rsidRPr="008D2809">
        <w:rPr>
          <w:rFonts w:ascii="Times New Roman" w:eastAsia="Times New Roman" w:hAnsi="Times New Roman" w:cs="Times New Roman"/>
          <w:kern w:val="0"/>
          <w14:ligatures w14:val="none"/>
        </w:rPr>
        <w:t xml:space="preserve"> and the </w:t>
      </w:r>
      <w:r w:rsidRPr="008D2809">
        <w:rPr>
          <w:rFonts w:ascii="Times New Roman" w:eastAsia="Times New Roman" w:hAnsi="Times New Roman" w:cs="Times New Roman"/>
          <w:i/>
          <w:iCs/>
          <w:kern w:val="0"/>
          <w14:ligatures w14:val="none"/>
        </w:rPr>
        <w:t>SSN-OMS module</w:t>
      </w:r>
      <w:r w:rsidRPr="008D2809">
        <w:rPr>
          <w:rFonts w:ascii="Times New Roman" w:eastAsia="Times New Roman" w:hAnsi="Times New Roman" w:cs="Times New Roman"/>
          <w:kern w:val="0"/>
          <w14:ligatures w14:val="none"/>
        </w:rPr>
        <w:t xml:space="preserve"> are documented in section </w:t>
      </w:r>
      <w:hyperlink r:id="rId621" w:anchor="OMS" w:history="1">
        <w:r w:rsidRPr="008D2809">
          <w:rPr>
            <w:rFonts w:ascii="Times New Roman" w:eastAsia="Times New Roman" w:hAnsi="Times New Roman" w:cs="Times New Roman"/>
            <w:color w:val="0000FF"/>
            <w:kern w:val="0"/>
            <w:u w:val="single"/>
            <w14:ligatures w14:val="none"/>
          </w:rPr>
          <w:t>6.1 OMS Extension Module</w:t>
        </w:r>
      </w:hyperlink>
      <w:r w:rsidRPr="008D2809">
        <w:rPr>
          <w:rFonts w:ascii="Times New Roman" w:eastAsia="Times New Roman" w:hAnsi="Times New Roman" w:cs="Times New Roman"/>
          <w:kern w:val="0"/>
          <w14:ligatures w14:val="none"/>
        </w:rPr>
        <w:t xml:space="preserve"> </w:t>
      </w:r>
    </w:p>
    <w:p w14:paraId="33956EED"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4.2.1.1 SOSA-OMS</w:t>
      </w:r>
    </w:p>
    <w:p w14:paraId="06CD3B3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SOSA-OMS</w:t>
      </w:r>
      <w:r w:rsidRPr="008D2809">
        <w:rPr>
          <w:rFonts w:ascii="Times New Roman" w:eastAsia="Times New Roman" w:hAnsi="Times New Roman" w:cs="Times New Roman"/>
          <w:kern w:val="0"/>
          <w14:ligatures w14:val="none"/>
        </w:rPr>
        <w:t xml:space="preserve"> imports </w:t>
      </w:r>
      <w:r w:rsidRPr="008D2809">
        <w:rPr>
          <w:rFonts w:ascii="Times New Roman" w:eastAsia="Times New Roman" w:hAnsi="Times New Roman" w:cs="Times New Roman"/>
          <w:b/>
          <w:bCs/>
          <w:kern w:val="0"/>
          <w14:ligatures w14:val="none"/>
        </w:rPr>
        <w:t>SOSA Observation</w:t>
      </w:r>
      <w:r w:rsidRPr="008D2809">
        <w:rPr>
          <w:rFonts w:ascii="Times New Roman" w:eastAsia="Times New Roman" w:hAnsi="Times New Roman" w:cs="Times New Roman"/>
          <w:kern w:val="0"/>
          <w14:ligatures w14:val="none"/>
        </w:rPr>
        <w:t xml:space="preserve"> and </w:t>
      </w:r>
      <w:r w:rsidRPr="008D2809">
        <w:rPr>
          <w:rFonts w:ascii="Times New Roman" w:eastAsia="Times New Roman" w:hAnsi="Times New Roman" w:cs="Times New Roman"/>
          <w:b/>
          <w:bCs/>
          <w:kern w:val="0"/>
          <w14:ligatures w14:val="none"/>
        </w:rPr>
        <w:t>SOSA Sampling</w:t>
      </w:r>
      <w:r w:rsidRPr="008D2809">
        <w:rPr>
          <w:rFonts w:ascii="Times New Roman" w:eastAsia="Times New Roman" w:hAnsi="Times New Roman" w:cs="Times New Roman"/>
          <w:kern w:val="0"/>
          <w14:ligatures w14:val="none"/>
        </w:rPr>
        <w:t xml:space="preserve"> and adds classes and properties required to provide an RDF implementation of </w:t>
      </w:r>
      <w:hyperlink r:id="rId622" w:history="1">
        <w:r w:rsidRPr="008D2809">
          <w:rPr>
            <w:rFonts w:ascii="Times New Roman" w:eastAsia="Times New Roman" w:hAnsi="Times New Roman" w:cs="Times New Roman"/>
            <w:i/>
            <w:iCs/>
            <w:color w:val="0000FF"/>
            <w:kern w:val="0"/>
            <w:u w:val="single"/>
            <w14:ligatures w14:val="none"/>
          </w:rPr>
          <w:t>Observations, measurements and samples (OMS)</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lastRenderedPageBreak/>
        <w:t>SOSA-OMS</w:t>
      </w:r>
      <w:r w:rsidRPr="008D2809">
        <w:rPr>
          <w:rFonts w:ascii="Times New Roman" w:eastAsia="Times New Roman" w:hAnsi="Times New Roman" w:cs="Times New Roman"/>
          <w:b/>
          <w:bCs/>
          <w:kern w:val="0"/>
          <w14:ligatures w14:val="none"/>
        </w:rPr>
        <w:t xml:space="preserve"> may be used by audiences for whom full conformance to [</w:t>
      </w:r>
      <w:hyperlink r:id="rId623" w:anchor="bib-oms" w:tooltip="Observations, measurements and samples (OMS)" w:history="1">
        <w:r w:rsidRPr="008D2809">
          <w:rPr>
            <w:rFonts w:ascii="Times New Roman" w:eastAsia="Times New Roman" w:hAnsi="Times New Roman" w:cs="Times New Roman"/>
            <w:b/>
            <w:bCs/>
            <w:i/>
            <w:iCs/>
            <w:color w:val="0000FF"/>
            <w:kern w:val="0"/>
            <w:u w:val="single"/>
            <w14:ligatures w14:val="none"/>
          </w:rPr>
          <w:t>OMS</w:t>
        </w:r>
      </w:hyperlink>
      <w:r w:rsidRPr="008D2809">
        <w:rPr>
          <w:rFonts w:ascii="Times New Roman" w:eastAsia="Times New Roman" w:hAnsi="Times New Roman" w:cs="Times New Roman"/>
          <w:b/>
          <w:bCs/>
          <w:kern w:val="0"/>
          <w14:ligatures w14:val="none"/>
        </w:rPr>
        <w:t>] (also known as ISO 19156:2023) is a requirement</w:t>
      </w:r>
      <w:r w:rsidRPr="008D2809">
        <w:rPr>
          <w:rFonts w:ascii="Times New Roman" w:eastAsia="Times New Roman" w:hAnsi="Times New Roman" w:cs="Times New Roman"/>
          <w:kern w:val="0"/>
          <w14:ligatures w14:val="non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7448"/>
      </w:tblGrid>
      <w:tr w:rsidR="008D2809" w:rsidRPr="008D2809" w14:paraId="6D4F2464" w14:textId="77777777">
        <w:trPr>
          <w:tblCellSpacing w:w="15" w:type="dxa"/>
        </w:trPr>
        <w:tc>
          <w:tcPr>
            <w:tcW w:w="0" w:type="auto"/>
            <w:gridSpan w:val="2"/>
            <w:tcBorders>
              <w:top w:val="nil"/>
              <w:left w:val="nil"/>
              <w:bottom w:val="nil"/>
              <w:right w:val="nil"/>
            </w:tcBorders>
            <w:vAlign w:val="center"/>
            <w:hideMark/>
          </w:tcPr>
          <w:p w14:paraId="0A655A8A" w14:textId="77777777" w:rsidR="008D2809" w:rsidRPr="008D2809" w:rsidRDefault="008D2809" w:rsidP="008D2809">
            <w:pPr>
              <w:spacing w:after="0" w:line="240" w:lineRule="auto"/>
              <w:jc w:val="center"/>
              <w:rPr>
                <w:rFonts w:ascii="Times New Roman" w:eastAsia="Times New Roman" w:hAnsi="Times New Roman" w:cs="Times New Roman"/>
                <w:kern w:val="0"/>
                <w14:ligatures w14:val="none"/>
              </w:rPr>
            </w:pPr>
            <w:hyperlink r:id="rId624" w:anchor="table-ogc-requirements-class-https-www-w3-org-tr-vocab-ssn-2023-sosa-oms-module" w:history="1">
              <w:r w:rsidRPr="008D2809">
                <w:rPr>
                  <w:rFonts w:ascii="Times New Roman" w:eastAsia="Times New Roman" w:hAnsi="Times New Roman" w:cs="Times New Roman"/>
                  <w:color w:val="0000FF"/>
                  <w:kern w:val="0"/>
                  <w:u w:val="single"/>
                  <w14:ligatures w14:val="none"/>
                </w:rPr>
                <w:t>Table 11</w:t>
              </w:r>
            </w:hyperlink>
            <w:r w:rsidRPr="008D2809">
              <w:rPr>
                <w:rFonts w:ascii="Times New Roman" w:eastAsia="Times New Roman" w:hAnsi="Times New Roman" w:cs="Times New Roman"/>
                <w:kern w:val="0"/>
                <w14:ligatures w14:val="none"/>
              </w:rPr>
              <w:t xml:space="preserve"> OGC Requirements class: </w:t>
            </w:r>
            <w:r w:rsidRPr="008D2809">
              <w:rPr>
                <w:rFonts w:ascii="Times New Roman" w:eastAsia="Times New Roman" w:hAnsi="Times New Roman" w:cs="Times New Roman"/>
                <w:kern w:val="0"/>
                <w14:ligatures w14:val="none"/>
              </w:rPr>
              <w:br/>
            </w:r>
            <w:hyperlink r:id="rId625" w:anchor="sosa-oms-module" w:history="1">
              <w:r w:rsidRPr="008D2809">
                <w:rPr>
                  <w:rFonts w:ascii="Times New Roman" w:eastAsia="Times New Roman" w:hAnsi="Times New Roman" w:cs="Times New Roman"/>
                  <w:color w:val="0000FF"/>
                  <w:kern w:val="0"/>
                  <w:u w:val="single"/>
                  <w14:ligatures w14:val="none"/>
                </w:rPr>
                <w:t>https://www.w3.org/TR/vocab-ssn-2023#sosa-oms-module</w:t>
              </w:r>
            </w:hyperlink>
            <w:r w:rsidRPr="008D2809">
              <w:rPr>
                <w:rFonts w:ascii="Times New Roman" w:eastAsia="Times New Roman" w:hAnsi="Times New Roman" w:cs="Times New Roman"/>
                <w:kern w:val="0"/>
                <w14:ligatures w14:val="none"/>
              </w:rPr>
              <w:t xml:space="preserve"> </w:t>
            </w:r>
          </w:p>
        </w:tc>
      </w:tr>
      <w:tr w:rsidR="008D2809" w:rsidRPr="008D2809" w14:paraId="1C6A6ACF" w14:textId="77777777">
        <w:trPr>
          <w:tblCellSpacing w:w="15" w:type="dxa"/>
        </w:trPr>
        <w:tc>
          <w:tcPr>
            <w:tcW w:w="0" w:type="auto"/>
            <w:vAlign w:val="center"/>
            <w:hideMark/>
          </w:tcPr>
          <w:p w14:paraId="1033FC6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Dependency</w:t>
            </w:r>
          </w:p>
        </w:tc>
        <w:tc>
          <w:tcPr>
            <w:tcW w:w="0" w:type="auto"/>
            <w:vAlign w:val="center"/>
            <w:hideMark/>
          </w:tcPr>
          <w:p w14:paraId="3565C60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26" w:anchor="sosa-observation-module" w:history="1">
              <w:r w:rsidRPr="008D2809">
                <w:rPr>
                  <w:rFonts w:ascii="Times New Roman" w:eastAsia="Times New Roman" w:hAnsi="Times New Roman" w:cs="Times New Roman"/>
                  <w:color w:val="0000FF"/>
                  <w:kern w:val="0"/>
                  <w:u w:val="single"/>
                  <w14:ligatures w14:val="none"/>
                </w:rPr>
                <w:t>https://www.w3.org/TR/vocab-ssn-2023#sosa-observation-module</w:t>
              </w:r>
            </w:hyperlink>
          </w:p>
        </w:tc>
      </w:tr>
      <w:tr w:rsidR="008D2809" w:rsidRPr="008D2809" w14:paraId="57F083D1" w14:textId="77777777">
        <w:trPr>
          <w:tblCellSpacing w:w="15" w:type="dxa"/>
        </w:trPr>
        <w:tc>
          <w:tcPr>
            <w:tcW w:w="0" w:type="auto"/>
            <w:vAlign w:val="center"/>
            <w:hideMark/>
          </w:tcPr>
          <w:p w14:paraId="39905B7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Dependency</w:t>
            </w:r>
          </w:p>
        </w:tc>
        <w:tc>
          <w:tcPr>
            <w:tcW w:w="0" w:type="auto"/>
            <w:vAlign w:val="center"/>
            <w:hideMark/>
          </w:tcPr>
          <w:p w14:paraId="7212D7D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27" w:anchor="sosa-sampling-module" w:history="1">
              <w:r w:rsidRPr="008D2809">
                <w:rPr>
                  <w:rFonts w:ascii="Times New Roman" w:eastAsia="Times New Roman" w:hAnsi="Times New Roman" w:cs="Times New Roman"/>
                  <w:color w:val="0000FF"/>
                  <w:kern w:val="0"/>
                  <w:u w:val="single"/>
                  <w14:ligatures w14:val="none"/>
                </w:rPr>
                <w:t>https://www.w3.org/TR/vocab-ssn-2023#sosa-sampling-module</w:t>
              </w:r>
            </w:hyperlink>
          </w:p>
        </w:tc>
      </w:tr>
      <w:tr w:rsidR="008D2809" w:rsidRPr="008D2809" w14:paraId="2ECC3614" w14:textId="77777777">
        <w:trPr>
          <w:tblCellSpacing w:w="15" w:type="dxa"/>
        </w:trPr>
        <w:tc>
          <w:tcPr>
            <w:tcW w:w="0" w:type="auto"/>
            <w:vAlign w:val="center"/>
            <w:hideMark/>
          </w:tcPr>
          <w:p w14:paraId="40FDC1D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62032C6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28" w:anchor="OMSPreparationProcedure" w:history="1">
              <w:r w:rsidRPr="008D2809">
                <w:rPr>
                  <w:rFonts w:ascii="Times New Roman" w:eastAsia="Times New Roman" w:hAnsi="Times New Roman" w:cs="Times New Roman"/>
                  <w:color w:val="0000FF"/>
                  <w:kern w:val="0"/>
                  <w:u w:val="single"/>
                  <w14:ligatures w14:val="none"/>
                </w:rPr>
                <w:t>https://www.w3.org/TR/vocab-ssn-2023#OMSPreparationProcedure</w:t>
              </w:r>
            </w:hyperlink>
          </w:p>
        </w:tc>
      </w:tr>
      <w:tr w:rsidR="008D2809" w:rsidRPr="008D2809" w14:paraId="23BE11A8" w14:textId="77777777">
        <w:trPr>
          <w:tblCellSpacing w:w="15" w:type="dxa"/>
        </w:trPr>
        <w:tc>
          <w:tcPr>
            <w:tcW w:w="0" w:type="auto"/>
            <w:vAlign w:val="center"/>
            <w:hideMark/>
          </w:tcPr>
          <w:p w14:paraId="6B4366F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13D3144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29" w:anchor="OMSPreparationStep" w:history="1">
              <w:r w:rsidRPr="008D2809">
                <w:rPr>
                  <w:rFonts w:ascii="Times New Roman" w:eastAsia="Times New Roman" w:hAnsi="Times New Roman" w:cs="Times New Roman"/>
                  <w:color w:val="0000FF"/>
                  <w:kern w:val="0"/>
                  <w:u w:val="single"/>
                  <w14:ligatures w14:val="none"/>
                </w:rPr>
                <w:t>https://www.w3.org/TR/vocab-ssn-2023#OMSPreparationStep</w:t>
              </w:r>
            </w:hyperlink>
          </w:p>
        </w:tc>
      </w:tr>
      <w:tr w:rsidR="008D2809" w:rsidRPr="008D2809" w14:paraId="3B0D2C52" w14:textId="77777777">
        <w:trPr>
          <w:tblCellSpacing w:w="15" w:type="dxa"/>
        </w:trPr>
        <w:tc>
          <w:tcPr>
            <w:tcW w:w="0" w:type="auto"/>
            <w:vAlign w:val="center"/>
            <w:hideMark/>
          </w:tcPr>
          <w:p w14:paraId="4DB82B6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2D65F24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30" w:anchor="OMSclassification" w:history="1">
              <w:r w:rsidRPr="008D2809">
                <w:rPr>
                  <w:rFonts w:ascii="Times New Roman" w:eastAsia="Times New Roman" w:hAnsi="Times New Roman" w:cs="Times New Roman"/>
                  <w:color w:val="0000FF"/>
                  <w:kern w:val="0"/>
                  <w:u w:val="single"/>
                  <w14:ligatures w14:val="none"/>
                </w:rPr>
                <w:t>https://www.w3.org/TR/vocab-ssn-2023#OMSclassification</w:t>
              </w:r>
            </w:hyperlink>
          </w:p>
        </w:tc>
      </w:tr>
      <w:tr w:rsidR="008D2809" w:rsidRPr="008D2809" w14:paraId="026A3608" w14:textId="77777777">
        <w:trPr>
          <w:tblCellSpacing w:w="15" w:type="dxa"/>
        </w:trPr>
        <w:tc>
          <w:tcPr>
            <w:tcW w:w="0" w:type="auto"/>
            <w:vAlign w:val="center"/>
            <w:hideMark/>
          </w:tcPr>
          <w:p w14:paraId="036A100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16F6501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31" w:anchor="OMShasPreparationStep" w:history="1">
              <w:r w:rsidRPr="008D2809">
                <w:rPr>
                  <w:rFonts w:ascii="Times New Roman" w:eastAsia="Times New Roman" w:hAnsi="Times New Roman" w:cs="Times New Roman"/>
                  <w:color w:val="0000FF"/>
                  <w:kern w:val="0"/>
                  <w:u w:val="single"/>
                  <w14:ligatures w14:val="none"/>
                </w:rPr>
                <w:t>https://www.w3.org/TR/vocab-ssn-2023#OMShasPreparationStep</w:t>
              </w:r>
            </w:hyperlink>
          </w:p>
        </w:tc>
      </w:tr>
      <w:tr w:rsidR="008D2809" w:rsidRPr="008D2809" w14:paraId="032D3386" w14:textId="77777777">
        <w:trPr>
          <w:tblCellSpacing w:w="15" w:type="dxa"/>
        </w:trPr>
        <w:tc>
          <w:tcPr>
            <w:tcW w:w="0" w:type="auto"/>
            <w:vAlign w:val="center"/>
            <w:hideMark/>
          </w:tcPr>
          <w:p w14:paraId="3FA7779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16A2EB6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32" w:anchor="OMShorizontalPositionalAccuracy" w:history="1">
              <w:r w:rsidRPr="008D2809">
                <w:rPr>
                  <w:rFonts w:ascii="Times New Roman" w:eastAsia="Times New Roman" w:hAnsi="Times New Roman" w:cs="Times New Roman"/>
                  <w:color w:val="0000FF"/>
                  <w:kern w:val="0"/>
                  <w:u w:val="single"/>
                  <w14:ligatures w14:val="none"/>
                </w:rPr>
                <w:t>https://www.w3.org/TR/vocab-ssn-2023#OMShorizontalPositionalAccuracy</w:t>
              </w:r>
            </w:hyperlink>
          </w:p>
        </w:tc>
      </w:tr>
      <w:tr w:rsidR="008D2809" w:rsidRPr="008D2809" w14:paraId="457B0FFB" w14:textId="77777777">
        <w:trPr>
          <w:tblCellSpacing w:w="15" w:type="dxa"/>
        </w:trPr>
        <w:tc>
          <w:tcPr>
            <w:tcW w:w="0" w:type="auto"/>
            <w:vAlign w:val="center"/>
            <w:hideMark/>
          </w:tcPr>
          <w:p w14:paraId="781E472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3C9BF10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33" w:anchor="OMSmadeOnPlatform" w:history="1">
              <w:r w:rsidRPr="008D2809">
                <w:rPr>
                  <w:rFonts w:ascii="Times New Roman" w:eastAsia="Times New Roman" w:hAnsi="Times New Roman" w:cs="Times New Roman"/>
                  <w:color w:val="0000FF"/>
                  <w:kern w:val="0"/>
                  <w:u w:val="single"/>
                  <w14:ligatures w14:val="none"/>
                </w:rPr>
                <w:t>https://www.w3.org/TR/vocab-ssn-2023#OMSmadeOnPlatform</w:t>
              </w:r>
            </w:hyperlink>
          </w:p>
        </w:tc>
      </w:tr>
      <w:tr w:rsidR="008D2809" w:rsidRPr="008D2809" w14:paraId="7A82D44B" w14:textId="77777777">
        <w:trPr>
          <w:tblCellSpacing w:w="15" w:type="dxa"/>
        </w:trPr>
        <w:tc>
          <w:tcPr>
            <w:tcW w:w="0" w:type="auto"/>
            <w:vAlign w:val="center"/>
            <w:hideMark/>
          </w:tcPr>
          <w:p w14:paraId="1D20F9F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1522FE4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34" w:anchor="OMSmakesObservationCollection" w:history="1">
              <w:r w:rsidRPr="008D2809">
                <w:rPr>
                  <w:rFonts w:ascii="Times New Roman" w:eastAsia="Times New Roman" w:hAnsi="Times New Roman" w:cs="Times New Roman"/>
                  <w:color w:val="0000FF"/>
                  <w:kern w:val="0"/>
                  <w:u w:val="single"/>
                  <w14:ligatures w14:val="none"/>
                </w:rPr>
                <w:t>https://www.w3.org/TR/vocab-ssn-2023#OMSmakesObservationCollection</w:t>
              </w:r>
            </w:hyperlink>
            <w:r w:rsidRPr="008D2809">
              <w:rPr>
                <w:rFonts w:ascii="Times New Roman" w:eastAsia="Times New Roman" w:hAnsi="Times New Roman" w:cs="Times New Roman"/>
                <w:kern w:val="0"/>
                <w14:ligatures w14:val="none"/>
              </w:rPr>
              <w:t xml:space="preserve"> </w:t>
            </w:r>
          </w:p>
        </w:tc>
      </w:tr>
      <w:tr w:rsidR="008D2809" w:rsidRPr="008D2809" w14:paraId="53DD8F80" w14:textId="77777777">
        <w:trPr>
          <w:tblCellSpacing w:w="15" w:type="dxa"/>
        </w:trPr>
        <w:tc>
          <w:tcPr>
            <w:tcW w:w="0" w:type="auto"/>
            <w:vAlign w:val="center"/>
            <w:hideMark/>
          </w:tcPr>
          <w:p w14:paraId="081738E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7DEEF94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35" w:anchor="OMSmetadata" w:history="1">
              <w:r w:rsidRPr="008D2809">
                <w:rPr>
                  <w:rFonts w:ascii="Times New Roman" w:eastAsia="Times New Roman" w:hAnsi="Times New Roman" w:cs="Times New Roman"/>
                  <w:color w:val="0000FF"/>
                  <w:kern w:val="0"/>
                  <w:u w:val="single"/>
                  <w14:ligatures w14:val="none"/>
                </w:rPr>
                <w:t>https://www.w3.org/TR/vocab-ssn-2023#OMSmetadata</w:t>
              </w:r>
            </w:hyperlink>
          </w:p>
        </w:tc>
      </w:tr>
      <w:tr w:rsidR="008D2809" w:rsidRPr="008D2809" w14:paraId="67350CA7" w14:textId="77777777">
        <w:trPr>
          <w:tblCellSpacing w:w="15" w:type="dxa"/>
        </w:trPr>
        <w:tc>
          <w:tcPr>
            <w:tcW w:w="0" w:type="auto"/>
            <w:vAlign w:val="center"/>
            <w:hideMark/>
          </w:tcPr>
          <w:p w14:paraId="75D70D9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56326AB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36" w:anchor="OMSobservationType" w:history="1">
              <w:r w:rsidRPr="008D2809">
                <w:rPr>
                  <w:rFonts w:ascii="Times New Roman" w:eastAsia="Times New Roman" w:hAnsi="Times New Roman" w:cs="Times New Roman"/>
                  <w:color w:val="0000FF"/>
                  <w:kern w:val="0"/>
                  <w:u w:val="single"/>
                  <w14:ligatures w14:val="none"/>
                </w:rPr>
                <w:t>https://www.w3.org/TR/vocab-ssn-2023#OMSobservationType</w:t>
              </w:r>
            </w:hyperlink>
          </w:p>
        </w:tc>
      </w:tr>
      <w:tr w:rsidR="008D2809" w:rsidRPr="008D2809" w14:paraId="4A28EE33" w14:textId="77777777">
        <w:trPr>
          <w:tblCellSpacing w:w="15" w:type="dxa"/>
        </w:trPr>
        <w:tc>
          <w:tcPr>
            <w:tcW w:w="0" w:type="auto"/>
            <w:vAlign w:val="center"/>
            <w:hideMark/>
          </w:tcPr>
          <w:p w14:paraId="79334D8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40319B8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37" w:anchor="OMSparameter" w:history="1">
              <w:r w:rsidRPr="008D2809">
                <w:rPr>
                  <w:rFonts w:ascii="Times New Roman" w:eastAsia="Times New Roman" w:hAnsi="Times New Roman" w:cs="Times New Roman"/>
                  <w:color w:val="0000FF"/>
                  <w:kern w:val="0"/>
                  <w:u w:val="single"/>
                  <w14:ligatures w14:val="none"/>
                </w:rPr>
                <w:t>https://www.w3.org/TR/vocab-ssn-2023#OMSparameter</w:t>
              </w:r>
            </w:hyperlink>
          </w:p>
        </w:tc>
      </w:tr>
      <w:tr w:rsidR="008D2809" w:rsidRPr="008D2809" w14:paraId="0A901553" w14:textId="77777777">
        <w:trPr>
          <w:tblCellSpacing w:w="15" w:type="dxa"/>
        </w:trPr>
        <w:tc>
          <w:tcPr>
            <w:tcW w:w="0" w:type="auto"/>
            <w:vAlign w:val="center"/>
            <w:hideMark/>
          </w:tcPr>
          <w:p w14:paraId="1F46F80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00A6657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38" w:anchor="OMSpreparedSample" w:history="1">
              <w:r w:rsidRPr="008D2809">
                <w:rPr>
                  <w:rFonts w:ascii="Times New Roman" w:eastAsia="Times New Roman" w:hAnsi="Times New Roman" w:cs="Times New Roman"/>
                  <w:color w:val="0000FF"/>
                  <w:kern w:val="0"/>
                  <w:u w:val="single"/>
                  <w14:ligatures w14:val="none"/>
                </w:rPr>
                <w:t>https://www.w3.org/TR/vocab-ssn-2023#OMSpreparedSample</w:t>
              </w:r>
            </w:hyperlink>
          </w:p>
        </w:tc>
      </w:tr>
      <w:tr w:rsidR="008D2809" w:rsidRPr="008D2809" w14:paraId="40B1428E" w14:textId="77777777">
        <w:trPr>
          <w:tblCellSpacing w:w="15" w:type="dxa"/>
        </w:trPr>
        <w:tc>
          <w:tcPr>
            <w:tcW w:w="0" w:type="auto"/>
            <w:vAlign w:val="center"/>
            <w:hideMark/>
          </w:tcPr>
          <w:p w14:paraId="548ECB5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051CE60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39" w:anchor="OMSprocessingDetails" w:history="1">
              <w:r w:rsidRPr="008D2809">
                <w:rPr>
                  <w:rFonts w:ascii="Times New Roman" w:eastAsia="Times New Roman" w:hAnsi="Times New Roman" w:cs="Times New Roman"/>
                  <w:color w:val="0000FF"/>
                  <w:kern w:val="0"/>
                  <w:u w:val="single"/>
                  <w14:ligatures w14:val="none"/>
                </w:rPr>
                <w:t>https://www.w3.org/TR/vocab-ssn-2023#OMSprocessingDetails</w:t>
              </w:r>
            </w:hyperlink>
          </w:p>
        </w:tc>
      </w:tr>
      <w:tr w:rsidR="008D2809" w:rsidRPr="008D2809" w14:paraId="301ABAAD" w14:textId="77777777">
        <w:trPr>
          <w:tblCellSpacing w:w="15" w:type="dxa"/>
        </w:trPr>
        <w:tc>
          <w:tcPr>
            <w:tcW w:w="0" w:type="auto"/>
            <w:vAlign w:val="center"/>
            <w:hideMark/>
          </w:tcPr>
          <w:p w14:paraId="6B531B4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6E4A368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40" w:anchor="OMSrelatedSampling" w:history="1">
              <w:r w:rsidRPr="008D2809">
                <w:rPr>
                  <w:rFonts w:ascii="Times New Roman" w:eastAsia="Times New Roman" w:hAnsi="Times New Roman" w:cs="Times New Roman"/>
                  <w:color w:val="0000FF"/>
                  <w:kern w:val="0"/>
                  <w:u w:val="single"/>
                  <w14:ligatures w14:val="none"/>
                </w:rPr>
                <w:t>https://www.w3.org/TR/vocab-ssn-2023#OMSrelatedSampling</w:t>
              </w:r>
            </w:hyperlink>
          </w:p>
        </w:tc>
      </w:tr>
      <w:tr w:rsidR="008D2809" w:rsidRPr="008D2809" w14:paraId="700048FD" w14:textId="77777777">
        <w:trPr>
          <w:tblCellSpacing w:w="15" w:type="dxa"/>
        </w:trPr>
        <w:tc>
          <w:tcPr>
            <w:tcW w:w="0" w:type="auto"/>
            <w:vAlign w:val="center"/>
            <w:hideMark/>
          </w:tcPr>
          <w:p w14:paraId="0C784C6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7E17BED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41" w:anchor="OMSsamplePreparationStep" w:history="1">
              <w:r w:rsidRPr="008D2809">
                <w:rPr>
                  <w:rFonts w:ascii="Times New Roman" w:eastAsia="Times New Roman" w:hAnsi="Times New Roman" w:cs="Times New Roman"/>
                  <w:color w:val="0000FF"/>
                  <w:kern w:val="0"/>
                  <w:u w:val="single"/>
                  <w14:ligatures w14:val="none"/>
                </w:rPr>
                <w:t>https://www.w3.org/TR/vocab-ssn-2023#OMSsamplePreparationStep</w:t>
              </w:r>
            </w:hyperlink>
            <w:r w:rsidRPr="008D2809">
              <w:rPr>
                <w:rFonts w:ascii="Times New Roman" w:eastAsia="Times New Roman" w:hAnsi="Times New Roman" w:cs="Times New Roman"/>
                <w:kern w:val="0"/>
                <w14:ligatures w14:val="none"/>
              </w:rPr>
              <w:t xml:space="preserve"> </w:t>
            </w:r>
          </w:p>
        </w:tc>
      </w:tr>
      <w:tr w:rsidR="008D2809" w:rsidRPr="008D2809" w14:paraId="4E4DBD0C" w14:textId="77777777">
        <w:trPr>
          <w:tblCellSpacing w:w="15" w:type="dxa"/>
        </w:trPr>
        <w:tc>
          <w:tcPr>
            <w:tcW w:w="0" w:type="auto"/>
            <w:vAlign w:val="center"/>
            <w:hideMark/>
          </w:tcPr>
          <w:p w14:paraId="55FD15D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693C6DD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42" w:anchor="OMSsamplingLocation" w:history="1">
              <w:r w:rsidRPr="008D2809">
                <w:rPr>
                  <w:rFonts w:ascii="Times New Roman" w:eastAsia="Times New Roman" w:hAnsi="Times New Roman" w:cs="Times New Roman"/>
                  <w:color w:val="0000FF"/>
                  <w:kern w:val="0"/>
                  <w:u w:val="single"/>
                  <w14:ligatures w14:val="none"/>
                </w:rPr>
                <w:t>https://www.w3.org/TR/vocab-ssn-2023#OMSsamplingLocation</w:t>
              </w:r>
            </w:hyperlink>
          </w:p>
        </w:tc>
      </w:tr>
      <w:tr w:rsidR="008D2809" w:rsidRPr="008D2809" w14:paraId="2942EE8C" w14:textId="77777777">
        <w:trPr>
          <w:tblCellSpacing w:w="15" w:type="dxa"/>
        </w:trPr>
        <w:tc>
          <w:tcPr>
            <w:tcW w:w="0" w:type="auto"/>
            <w:vAlign w:val="center"/>
            <w:hideMark/>
          </w:tcPr>
          <w:p w14:paraId="175A523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7F10240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43" w:anchor="OMSshape" w:history="1">
              <w:r w:rsidRPr="008D2809">
                <w:rPr>
                  <w:rFonts w:ascii="Times New Roman" w:eastAsia="Times New Roman" w:hAnsi="Times New Roman" w:cs="Times New Roman"/>
                  <w:color w:val="0000FF"/>
                  <w:kern w:val="0"/>
                  <w:u w:val="single"/>
                  <w14:ligatures w14:val="none"/>
                </w:rPr>
                <w:t>https://www.w3.org/TR/vocab-ssn-2023#OMSshape</w:t>
              </w:r>
            </w:hyperlink>
          </w:p>
        </w:tc>
      </w:tr>
      <w:tr w:rsidR="008D2809" w:rsidRPr="008D2809" w14:paraId="540B995E" w14:textId="77777777">
        <w:trPr>
          <w:tblCellSpacing w:w="15" w:type="dxa"/>
        </w:trPr>
        <w:tc>
          <w:tcPr>
            <w:tcW w:w="0" w:type="auto"/>
            <w:vAlign w:val="center"/>
            <w:hideMark/>
          </w:tcPr>
          <w:p w14:paraId="07C627C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57F102F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44" w:anchor="OMSsize" w:history="1">
              <w:r w:rsidRPr="008D2809">
                <w:rPr>
                  <w:rFonts w:ascii="Times New Roman" w:eastAsia="Times New Roman" w:hAnsi="Times New Roman" w:cs="Times New Roman"/>
                  <w:color w:val="0000FF"/>
                  <w:kern w:val="0"/>
                  <w:u w:val="single"/>
                  <w14:ligatures w14:val="none"/>
                </w:rPr>
                <w:t>https://www.w3.org/TR/vocab-ssn-2023#OMSsize</w:t>
              </w:r>
            </w:hyperlink>
          </w:p>
        </w:tc>
      </w:tr>
      <w:tr w:rsidR="008D2809" w:rsidRPr="008D2809" w14:paraId="1D4EC652" w14:textId="77777777">
        <w:trPr>
          <w:tblCellSpacing w:w="15" w:type="dxa"/>
        </w:trPr>
        <w:tc>
          <w:tcPr>
            <w:tcW w:w="0" w:type="auto"/>
            <w:vAlign w:val="center"/>
            <w:hideMark/>
          </w:tcPr>
          <w:p w14:paraId="5C078A9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285D45E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45" w:anchor="OMSsourceLocation" w:history="1">
              <w:r w:rsidRPr="008D2809">
                <w:rPr>
                  <w:rFonts w:ascii="Times New Roman" w:eastAsia="Times New Roman" w:hAnsi="Times New Roman" w:cs="Times New Roman"/>
                  <w:color w:val="0000FF"/>
                  <w:kern w:val="0"/>
                  <w:u w:val="single"/>
                  <w14:ligatures w14:val="none"/>
                </w:rPr>
                <w:t>https://www.w3.org/TR/vocab-ssn-2023#OMSsourceLocation</w:t>
              </w:r>
            </w:hyperlink>
          </w:p>
        </w:tc>
      </w:tr>
      <w:tr w:rsidR="008D2809" w:rsidRPr="008D2809" w14:paraId="6CE7795C" w14:textId="77777777">
        <w:trPr>
          <w:tblCellSpacing w:w="15" w:type="dxa"/>
        </w:trPr>
        <w:tc>
          <w:tcPr>
            <w:tcW w:w="0" w:type="auto"/>
            <w:vAlign w:val="center"/>
            <w:hideMark/>
          </w:tcPr>
          <w:p w14:paraId="721AFBB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1038C4E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46" w:anchor="OMSstorageLocation" w:history="1">
              <w:r w:rsidRPr="008D2809">
                <w:rPr>
                  <w:rFonts w:ascii="Times New Roman" w:eastAsia="Times New Roman" w:hAnsi="Times New Roman" w:cs="Times New Roman"/>
                  <w:color w:val="0000FF"/>
                  <w:kern w:val="0"/>
                  <w:u w:val="single"/>
                  <w14:ligatures w14:val="none"/>
                </w:rPr>
                <w:t>https://www.w3.org/TR/vocab-ssn-2023#OMSstorageLocation</w:t>
              </w:r>
            </w:hyperlink>
          </w:p>
        </w:tc>
      </w:tr>
      <w:tr w:rsidR="008D2809" w:rsidRPr="008D2809" w14:paraId="2FC59286" w14:textId="77777777">
        <w:trPr>
          <w:tblCellSpacing w:w="15" w:type="dxa"/>
        </w:trPr>
        <w:tc>
          <w:tcPr>
            <w:tcW w:w="0" w:type="auto"/>
            <w:vAlign w:val="center"/>
            <w:hideMark/>
          </w:tcPr>
          <w:p w14:paraId="0727A04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163CA65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47" w:anchor="OMStime" w:history="1">
              <w:r w:rsidRPr="008D2809">
                <w:rPr>
                  <w:rFonts w:ascii="Times New Roman" w:eastAsia="Times New Roman" w:hAnsi="Times New Roman" w:cs="Times New Roman"/>
                  <w:color w:val="0000FF"/>
                  <w:kern w:val="0"/>
                  <w:u w:val="single"/>
                  <w14:ligatures w14:val="none"/>
                </w:rPr>
                <w:t>https://www.w3.org/TR/vocab-ssn-2023#OMStime</w:t>
              </w:r>
            </w:hyperlink>
          </w:p>
        </w:tc>
      </w:tr>
      <w:tr w:rsidR="008D2809" w:rsidRPr="008D2809" w14:paraId="615EC4C2" w14:textId="77777777">
        <w:trPr>
          <w:tblCellSpacing w:w="15" w:type="dxa"/>
        </w:trPr>
        <w:tc>
          <w:tcPr>
            <w:tcW w:w="0" w:type="auto"/>
            <w:vAlign w:val="center"/>
            <w:hideMark/>
          </w:tcPr>
          <w:p w14:paraId="4992E66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239D374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48" w:anchor="OMSvalidTime" w:history="1">
              <w:r w:rsidRPr="008D2809">
                <w:rPr>
                  <w:rFonts w:ascii="Times New Roman" w:eastAsia="Times New Roman" w:hAnsi="Times New Roman" w:cs="Times New Roman"/>
                  <w:color w:val="0000FF"/>
                  <w:kern w:val="0"/>
                  <w:u w:val="single"/>
                  <w14:ligatures w14:val="none"/>
                </w:rPr>
                <w:t>https://www.w3.org/TR/vocab-ssn-2023#OMSvalidTime</w:t>
              </w:r>
            </w:hyperlink>
          </w:p>
        </w:tc>
      </w:tr>
      <w:tr w:rsidR="008D2809" w:rsidRPr="008D2809" w14:paraId="27A874C7" w14:textId="77777777">
        <w:trPr>
          <w:tblCellSpacing w:w="15" w:type="dxa"/>
        </w:trPr>
        <w:tc>
          <w:tcPr>
            <w:tcW w:w="0" w:type="auto"/>
            <w:vAlign w:val="center"/>
            <w:hideMark/>
          </w:tcPr>
          <w:p w14:paraId="0BAF2D2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5A631EF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49" w:anchor="OMSverticalPositionalAccuracy" w:history="1">
              <w:r w:rsidRPr="008D2809">
                <w:rPr>
                  <w:rFonts w:ascii="Times New Roman" w:eastAsia="Times New Roman" w:hAnsi="Times New Roman" w:cs="Times New Roman"/>
                  <w:color w:val="0000FF"/>
                  <w:kern w:val="0"/>
                  <w:u w:val="single"/>
                  <w14:ligatures w14:val="none"/>
                </w:rPr>
                <w:t>https://www.w3.org/TR/vocab-ssn-2023#OMSverticalPositionalAccuracy</w:t>
              </w:r>
            </w:hyperlink>
          </w:p>
        </w:tc>
      </w:tr>
    </w:tbl>
    <w:p w14:paraId="0494B7DC"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4.2.1.2 SSN-OMS</w:t>
      </w:r>
    </w:p>
    <w:p w14:paraId="585E23EC"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SSN-OMS</w:t>
      </w:r>
      <w:r w:rsidRPr="008D2809">
        <w:rPr>
          <w:rFonts w:ascii="Times New Roman" w:eastAsia="Times New Roman" w:hAnsi="Times New Roman" w:cs="Times New Roman"/>
          <w:kern w:val="0"/>
          <w14:ligatures w14:val="none"/>
        </w:rPr>
        <w:t xml:space="preserve"> imports </w:t>
      </w:r>
      <w:r w:rsidRPr="008D2809">
        <w:rPr>
          <w:rFonts w:ascii="Times New Roman" w:eastAsia="Times New Roman" w:hAnsi="Times New Roman" w:cs="Times New Roman"/>
          <w:b/>
          <w:bCs/>
          <w:kern w:val="0"/>
          <w14:ligatures w14:val="none"/>
        </w:rPr>
        <w:t>SOSA-OMS</w:t>
      </w:r>
      <w:r w:rsidRPr="008D2809">
        <w:rPr>
          <w:rFonts w:ascii="Times New Roman" w:eastAsia="Times New Roman" w:hAnsi="Times New Roman" w:cs="Times New Roman"/>
          <w:kern w:val="0"/>
          <w14:ligatures w14:val="none"/>
        </w:rPr>
        <w:t xml:space="preserve">, and </w:t>
      </w:r>
      <w:r w:rsidRPr="008D2809">
        <w:rPr>
          <w:rFonts w:ascii="Times New Roman" w:eastAsia="Times New Roman" w:hAnsi="Times New Roman" w:cs="Times New Roman"/>
          <w:b/>
          <w:bCs/>
          <w:kern w:val="0"/>
          <w14:ligatures w14:val="none"/>
        </w:rPr>
        <w:t>SSN Observation</w:t>
      </w:r>
      <w:r w:rsidRPr="008D2809">
        <w:rPr>
          <w:rFonts w:ascii="Times New Roman" w:eastAsia="Times New Roman" w:hAnsi="Times New Roman" w:cs="Times New Roman"/>
          <w:kern w:val="0"/>
          <w14:ligatures w14:val="none"/>
        </w:rPr>
        <w:t xml:space="preserve"> and </w:t>
      </w:r>
      <w:r w:rsidRPr="008D2809">
        <w:rPr>
          <w:rFonts w:ascii="Times New Roman" w:eastAsia="Times New Roman" w:hAnsi="Times New Roman" w:cs="Times New Roman"/>
          <w:b/>
          <w:bCs/>
          <w:kern w:val="0"/>
          <w14:ligatures w14:val="none"/>
        </w:rPr>
        <w:t>SSN Sampling</w:t>
      </w:r>
      <w:r w:rsidRPr="008D2809">
        <w:rPr>
          <w:rFonts w:ascii="Times New Roman" w:eastAsia="Times New Roman" w:hAnsi="Times New Roman" w:cs="Times New Roman"/>
          <w:kern w:val="0"/>
          <w14:ligatures w14:val="none"/>
        </w:rPr>
        <w:t xml:space="preserve"> and adds OWL/RDFS axiomatization to the RDF implementation of [</w:t>
      </w:r>
      <w:hyperlink r:id="rId650" w:anchor="bib-oms" w:tooltip="Observations, measurements and samples (OMS)" w:history="1">
        <w:r w:rsidRPr="008D2809">
          <w:rPr>
            <w:rFonts w:ascii="Times New Roman" w:eastAsia="Times New Roman" w:hAnsi="Times New Roman" w:cs="Times New Roman"/>
            <w:i/>
            <w:iCs/>
            <w:color w:val="0000FF"/>
            <w:kern w:val="0"/>
            <w:u w:val="single"/>
            <w14:ligatures w14:val="none"/>
          </w:rPr>
          <w:t>OMS</w:t>
        </w:r>
      </w:hyperlink>
      <w:r w:rsidRPr="008D2809">
        <w:rPr>
          <w:rFonts w:ascii="Times New Roman" w:eastAsia="Times New Roman" w:hAnsi="Times New Roman" w:cs="Times New Roman"/>
          <w:kern w:val="0"/>
          <w14:ligatures w14:val="none"/>
        </w:rPr>
        <w:t xml:space="preserve">]. </w:t>
      </w:r>
    </w:p>
    <w:p w14:paraId="2E950CF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27205A9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SSN-OMS</w:t>
      </w:r>
      <w:r w:rsidRPr="008D2809">
        <w:rPr>
          <w:rFonts w:ascii="Times New Roman" w:eastAsia="Times New Roman" w:hAnsi="Times New Roman" w:cs="Times New Roman"/>
          <w:kern w:val="0"/>
          <w14:ligatures w14:val="none"/>
        </w:rPr>
        <w:t xml:space="preserve"> may be used by audiences for whom full conformance to [</w:t>
      </w:r>
      <w:hyperlink r:id="rId651" w:anchor="bib-oms" w:tooltip="Observations, measurements and samples (OMS)" w:history="1">
        <w:r w:rsidRPr="008D2809">
          <w:rPr>
            <w:rFonts w:ascii="Times New Roman" w:eastAsia="Times New Roman" w:hAnsi="Times New Roman" w:cs="Times New Roman"/>
            <w:i/>
            <w:iCs/>
            <w:color w:val="0000FF"/>
            <w:kern w:val="0"/>
            <w:u w:val="single"/>
            <w14:ligatures w14:val="none"/>
          </w:rPr>
          <w:t>OMS</w:t>
        </w:r>
      </w:hyperlink>
      <w:r w:rsidRPr="008D2809">
        <w:rPr>
          <w:rFonts w:ascii="Times New Roman" w:eastAsia="Times New Roman" w:hAnsi="Times New Roman" w:cs="Times New Roman"/>
          <w:kern w:val="0"/>
          <w14:ligatures w14:val="none"/>
        </w:rPr>
        <w:t xml:space="preserve">] (also known as ISO 19156:2023) is a requirement, with reasoning support.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7902"/>
      </w:tblGrid>
      <w:tr w:rsidR="008D2809" w:rsidRPr="008D2809" w14:paraId="5BA8EECB" w14:textId="77777777">
        <w:trPr>
          <w:tblCellSpacing w:w="15" w:type="dxa"/>
        </w:trPr>
        <w:tc>
          <w:tcPr>
            <w:tcW w:w="0" w:type="auto"/>
            <w:gridSpan w:val="2"/>
            <w:tcBorders>
              <w:top w:val="nil"/>
              <w:left w:val="nil"/>
              <w:bottom w:val="nil"/>
              <w:right w:val="nil"/>
            </w:tcBorders>
            <w:vAlign w:val="center"/>
            <w:hideMark/>
          </w:tcPr>
          <w:p w14:paraId="1F3F54E7" w14:textId="77777777" w:rsidR="008D2809" w:rsidRPr="008D2809" w:rsidRDefault="008D2809" w:rsidP="008D2809">
            <w:pPr>
              <w:spacing w:after="0" w:line="240" w:lineRule="auto"/>
              <w:jc w:val="center"/>
              <w:rPr>
                <w:rFonts w:ascii="Times New Roman" w:eastAsia="Times New Roman" w:hAnsi="Times New Roman" w:cs="Times New Roman"/>
                <w:kern w:val="0"/>
                <w14:ligatures w14:val="none"/>
              </w:rPr>
            </w:pPr>
            <w:hyperlink r:id="rId652" w:anchor="table-ogc-requirements-class-https-www-w3-org-tr-vocab-ssn-2023-ssn-oms-module" w:history="1">
              <w:r w:rsidRPr="008D2809">
                <w:rPr>
                  <w:rFonts w:ascii="Times New Roman" w:eastAsia="Times New Roman" w:hAnsi="Times New Roman" w:cs="Times New Roman"/>
                  <w:color w:val="0000FF"/>
                  <w:kern w:val="0"/>
                  <w:u w:val="single"/>
                  <w14:ligatures w14:val="none"/>
                </w:rPr>
                <w:t>Table 12</w:t>
              </w:r>
            </w:hyperlink>
            <w:r w:rsidRPr="008D2809">
              <w:rPr>
                <w:rFonts w:ascii="Times New Roman" w:eastAsia="Times New Roman" w:hAnsi="Times New Roman" w:cs="Times New Roman"/>
                <w:kern w:val="0"/>
                <w14:ligatures w14:val="none"/>
              </w:rPr>
              <w:t xml:space="preserve"> OGC Requirements class: </w:t>
            </w:r>
            <w:r w:rsidRPr="008D2809">
              <w:rPr>
                <w:rFonts w:ascii="Times New Roman" w:eastAsia="Times New Roman" w:hAnsi="Times New Roman" w:cs="Times New Roman"/>
                <w:kern w:val="0"/>
                <w14:ligatures w14:val="none"/>
              </w:rPr>
              <w:br/>
            </w:r>
            <w:hyperlink r:id="rId653" w:anchor="ssn-oms-module" w:history="1">
              <w:r w:rsidRPr="008D2809">
                <w:rPr>
                  <w:rFonts w:ascii="Times New Roman" w:eastAsia="Times New Roman" w:hAnsi="Times New Roman" w:cs="Times New Roman"/>
                  <w:color w:val="0000FF"/>
                  <w:kern w:val="0"/>
                  <w:u w:val="single"/>
                  <w14:ligatures w14:val="none"/>
                </w:rPr>
                <w:t>https://www.w3.org/TR/vocab-ssn-2023#ssn-oms-module</w:t>
              </w:r>
            </w:hyperlink>
            <w:r w:rsidRPr="008D2809">
              <w:rPr>
                <w:rFonts w:ascii="Times New Roman" w:eastAsia="Times New Roman" w:hAnsi="Times New Roman" w:cs="Times New Roman"/>
                <w:kern w:val="0"/>
                <w14:ligatures w14:val="none"/>
              </w:rPr>
              <w:t xml:space="preserve"> </w:t>
            </w:r>
          </w:p>
        </w:tc>
      </w:tr>
      <w:tr w:rsidR="008D2809" w:rsidRPr="008D2809" w14:paraId="037D8351" w14:textId="77777777">
        <w:trPr>
          <w:tblCellSpacing w:w="15" w:type="dxa"/>
        </w:trPr>
        <w:tc>
          <w:tcPr>
            <w:tcW w:w="0" w:type="auto"/>
            <w:vAlign w:val="center"/>
            <w:hideMark/>
          </w:tcPr>
          <w:p w14:paraId="7ADDC98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Dependency</w:t>
            </w:r>
          </w:p>
        </w:tc>
        <w:tc>
          <w:tcPr>
            <w:tcW w:w="0" w:type="auto"/>
            <w:vAlign w:val="center"/>
            <w:hideMark/>
          </w:tcPr>
          <w:p w14:paraId="2988E31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54" w:anchor="sosa-oms-module" w:history="1">
              <w:r w:rsidRPr="008D2809">
                <w:rPr>
                  <w:rFonts w:ascii="Times New Roman" w:eastAsia="Times New Roman" w:hAnsi="Times New Roman" w:cs="Times New Roman"/>
                  <w:color w:val="0000FF"/>
                  <w:kern w:val="0"/>
                  <w:u w:val="single"/>
                  <w14:ligatures w14:val="none"/>
                </w:rPr>
                <w:t>https://www.w3.org/TR/vocab-ssn-2023#sosa-oms-module</w:t>
              </w:r>
            </w:hyperlink>
          </w:p>
        </w:tc>
      </w:tr>
      <w:tr w:rsidR="008D2809" w:rsidRPr="008D2809" w14:paraId="22A56379" w14:textId="77777777">
        <w:trPr>
          <w:tblCellSpacing w:w="15" w:type="dxa"/>
        </w:trPr>
        <w:tc>
          <w:tcPr>
            <w:tcW w:w="0" w:type="auto"/>
            <w:vAlign w:val="center"/>
            <w:hideMark/>
          </w:tcPr>
          <w:p w14:paraId="01235B4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Dependency</w:t>
            </w:r>
          </w:p>
        </w:tc>
        <w:tc>
          <w:tcPr>
            <w:tcW w:w="0" w:type="auto"/>
            <w:vAlign w:val="center"/>
            <w:hideMark/>
          </w:tcPr>
          <w:p w14:paraId="447048C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55" w:anchor="ssn-observation-module" w:history="1">
              <w:r w:rsidRPr="008D2809">
                <w:rPr>
                  <w:rFonts w:ascii="Times New Roman" w:eastAsia="Times New Roman" w:hAnsi="Times New Roman" w:cs="Times New Roman"/>
                  <w:color w:val="0000FF"/>
                  <w:kern w:val="0"/>
                  <w:u w:val="single"/>
                  <w14:ligatures w14:val="none"/>
                </w:rPr>
                <w:t>https://www.w3.org/TR/vocab-ssn-2023#ssn-observation-module</w:t>
              </w:r>
            </w:hyperlink>
          </w:p>
        </w:tc>
      </w:tr>
      <w:tr w:rsidR="008D2809" w:rsidRPr="008D2809" w14:paraId="467E8D6E" w14:textId="77777777">
        <w:trPr>
          <w:tblCellSpacing w:w="15" w:type="dxa"/>
        </w:trPr>
        <w:tc>
          <w:tcPr>
            <w:tcW w:w="0" w:type="auto"/>
            <w:vAlign w:val="center"/>
            <w:hideMark/>
          </w:tcPr>
          <w:p w14:paraId="3DE5E21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Dependency</w:t>
            </w:r>
          </w:p>
        </w:tc>
        <w:tc>
          <w:tcPr>
            <w:tcW w:w="0" w:type="auto"/>
            <w:vAlign w:val="center"/>
            <w:hideMark/>
          </w:tcPr>
          <w:p w14:paraId="371F4A9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56" w:anchor="ssn-sampling-module" w:history="1">
              <w:r w:rsidRPr="008D2809">
                <w:rPr>
                  <w:rFonts w:ascii="Times New Roman" w:eastAsia="Times New Roman" w:hAnsi="Times New Roman" w:cs="Times New Roman"/>
                  <w:color w:val="0000FF"/>
                  <w:kern w:val="0"/>
                  <w:u w:val="single"/>
                  <w14:ligatures w14:val="none"/>
                </w:rPr>
                <w:t>https://www.w3.org/TR/vocab-ssn-2023#ssn-sampling-module</w:t>
              </w:r>
            </w:hyperlink>
          </w:p>
        </w:tc>
      </w:tr>
      <w:tr w:rsidR="008D2809" w:rsidRPr="008D2809" w14:paraId="4B1F43BB" w14:textId="77777777">
        <w:trPr>
          <w:tblCellSpacing w:w="15" w:type="dxa"/>
        </w:trPr>
        <w:tc>
          <w:tcPr>
            <w:tcW w:w="0" w:type="auto"/>
            <w:vAlign w:val="center"/>
            <w:hideMark/>
          </w:tcPr>
          <w:p w14:paraId="00047C5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4723FFF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57" w:anchor="SSN-OMSmadeOnPlatform" w:history="1">
              <w:r w:rsidRPr="008D2809">
                <w:rPr>
                  <w:rFonts w:ascii="Times New Roman" w:eastAsia="Times New Roman" w:hAnsi="Times New Roman" w:cs="Times New Roman"/>
                  <w:color w:val="0000FF"/>
                  <w:kern w:val="0"/>
                  <w:u w:val="single"/>
                  <w14:ligatures w14:val="none"/>
                </w:rPr>
                <w:t>https://www.w3.org/TR/vocab-ssn-2023#SSN-OMSmadeOnPlatform</w:t>
              </w:r>
            </w:hyperlink>
          </w:p>
        </w:tc>
      </w:tr>
      <w:tr w:rsidR="008D2809" w:rsidRPr="008D2809" w14:paraId="7566EF93" w14:textId="77777777">
        <w:trPr>
          <w:tblCellSpacing w:w="15" w:type="dxa"/>
        </w:trPr>
        <w:tc>
          <w:tcPr>
            <w:tcW w:w="0" w:type="auto"/>
            <w:vAlign w:val="center"/>
            <w:hideMark/>
          </w:tcPr>
          <w:p w14:paraId="0976299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1526325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58" w:anchor="SSN-OMSmakesObservationCollection" w:history="1">
              <w:r w:rsidRPr="008D2809">
                <w:rPr>
                  <w:rFonts w:ascii="Times New Roman" w:eastAsia="Times New Roman" w:hAnsi="Times New Roman" w:cs="Times New Roman"/>
                  <w:color w:val="0000FF"/>
                  <w:kern w:val="0"/>
                  <w:u w:val="single"/>
                  <w14:ligatures w14:val="none"/>
                </w:rPr>
                <w:t>https://www.w3.org/TR/vocab-ssn-2023#SSN-OMSmakesObservationCollection</w:t>
              </w:r>
            </w:hyperlink>
            <w:r w:rsidRPr="008D2809">
              <w:rPr>
                <w:rFonts w:ascii="Times New Roman" w:eastAsia="Times New Roman" w:hAnsi="Times New Roman" w:cs="Times New Roman"/>
                <w:kern w:val="0"/>
                <w14:ligatures w14:val="none"/>
              </w:rPr>
              <w:t xml:space="preserve"> </w:t>
            </w:r>
          </w:p>
        </w:tc>
      </w:tr>
    </w:tbl>
    <w:p w14:paraId="0901D9C9"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4.2.2 Sample Relations</w:t>
      </w:r>
    </w:p>
    <w:p w14:paraId="270C9F6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w:t>
      </w:r>
      <w:r w:rsidRPr="008D2809">
        <w:rPr>
          <w:rFonts w:ascii="Times New Roman" w:eastAsia="Times New Roman" w:hAnsi="Times New Roman" w:cs="Times New Roman"/>
          <w:i/>
          <w:iCs/>
          <w:kern w:val="0"/>
          <w14:ligatures w14:val="none"/>
        </w:rPr>
        <w:t>Sample Relations module</w:t>
      </w:r>
      <w:r w:rsidRPr="008D2809">
        <w:rPr>
          <w:rFonts w:ascii="Times New Roman" w:eastAsia="Times New Roman" w:hAnsi="Times New Roman" w:cs="Times New Roman"/>
          <w:kern w:val="0"/>
          <w14:ligatures w14:val="none"/>
        </w:rPr>
        <w:t xml:space="preserve"> imports </w:t>
      </w:r>
      <w:r w:rsidRPr="008D2809">
        <w:rPr>
          <w:rFonts w:ascii="Times New Roman" w:eastAsia="Times New Roman" w:hAnsi="Times New Roman" w:cs="Times New Roman"/>
          <w:i/>
          <w:iCs/>
          <w:kern w:val="0"/>
          <w14:ligatures w14:val="none"/>
        </w:rPr>
        <w:t>SOSA Sampling</w:t>
      </w:r>
      <w:r w:rsidRPr="008D2809">
        <w:rPr>
          <w:rFonts w:ascii="Times New Roman" w:eastAsia="Times New Roman" w:hAnsi="Times New Roman" w:cs="Times New Roman"/>
          <w:kern w:val="0"/>
          <w14:ligatures w14:val="none"/>
        </w:rPr>
        <w:t xml:space="preserve">, and adds classes and properties required for the description of networks of samples. </w:t>
      </w:r>
    </w:p>
    <w:p w14:paraId="2A4C12C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w:t>
      </w:r>
      <w:r w:rsidRPr="008D2809">
        <w:rPr>
          <w:rFonts w:ascii="Times New Roman" w:eastAsia="Times New Roman" w:hAnsi="Times New Roman" w:cs="Times New Roman"/>
          <w:i/>
          <w:iCs/>
          <w:kern w:val="0"/>
          <w14:ligatures w14:val="none"/>
        </w:rPr>
        <w:t>Sample Relations module</w:t>
      </w:r>
      <w:r w:rsidRPr="008D2809">
        <w:rPr>
          <w:rFonts w:ascii="Times New Roman" w:eastAsia="Times New Roman" w:hAnsi="Times New Roman" w:cs="Times New Roman"/>
          <w:kern w:val="0"/>
          <w14:ligatures w14:val="none"/>
        </w:rPr>
        <w:t xml:space="preserve"> is documented in section </w:t>
      </w:r>
      <w:hyperlink r:id="rId659" w:anchor="Sample-Relations" w:history="1">
        <w:r w:rsidRPr="008D2809">
          <w:rPr>
            <w:rFonts w:ascii="Times New Roman" w:eastAsia="Times New Roman" w:hAnsi="Times New Roman" w:cs="Times New Roman"/>
            <w:color w:val="0000FF"/>
            <w:kern w:val="0"/>
            <w:u w:val="single"/>
            <w14:ligatures w14:val="none"/>
          </w:rPr>
          <w:t>6.2 Sample Relations Module</w:t>
        </w:r>
      </w:hyperlink>
      <w:r w:rsidRPr="008D2809">
        <w:rPr>
          <w:rFonts w:ascii="Times New Roman" w:eastAsia="Times New Roman" w:hAnsi="Times New Roman" w:cs="Times New Roman"/>
          <w:kern w:val="0"/>
          <w14:ligatures w14:val="non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7009"/>
      </w:tblGrid>
      <w:tr w:rsidR="008D2809" w:rsidRPr="008D2809" w14:paraId="19C2E32F" w14:textId="77777777">
        <w:trPr>
          <w:tblCellSpacing w:w="15" w:type="dxa"/>
        </w:trPr>
        <w:tc>
          <w:tcPr>
            <w:tcW w:w="0" w:type="auto"/>
            <w:gridSpan w:val="2"/>
            <w:tcBorders>
              <w:top w:val="nil"/>
              <w:left w:val="nil"/>
              <w:bottom w:val="nil"/>
              <w:right w:val="nil"/>
            </w:tcBorders>
            <w:vAlign w:val="center"/>
            <w:hideMark/>
          </w:tcPr>
          <w:p w14:paraId="43792666" w14:textId="77777777" w:rsidR="008D2809" w:rsidRPr="008D2809" w:rsidRDefault="008D2809" w:rsidP="008D2809">
            <w:pPr>
              <w:spacing w:after="0" w:line="240" w:lineRule="auto"/>
              <w:jc w:val="center"/>
              <w:rPr>
                <w:rFonts w:ascii="Times New Roman" w:eastAsia="Times New Roman" w:hAnsi="Times New Roman" w:cs="Times New Roman"/>
                <w:kern w:val="0"/>
                <w14:ligatures w14:val="none"/>
              </w:rPr>
            </w:pPr>
            <w:hyperlink r:id="rId660" w:anchor="table-ogc-requirements-class-https-www-w3-org-tr-vocab-ssn-2023-sample-relations-module" w:history="1">
              <w:r w:rsidRPr="008D2809">
                <w:rPr>
                  <w:rFonts w:ascii="Times New Roman" w:eastAsia="Times New Roman" w:hAnsi="Times New Roman" w:cs="Times New Roman"/>
                  <w:color w:val="0000FF"/>
                  <w:kern w:val="0"/>
                  <w:u w:val="single"/>
                  <w14:ligatures w14:val="none"/>
                </w:rPr>
                <w:t>Table 13</w:t>
              </w:r>
            </w:hyperlink>
            <w:r w:rsidRPr="008D2809">
              <w:rPr>
                <w:rFonts w:ascii="Times New Roman" w:eastAsia="Times New Roman" w:hAnsi="Times New Roman" w:cs="Times New Roman"/>
                <w:kern w:val="0"/>
                <w14:ligatures w14:val="none"/>
              </w:rPr>
              <w:t xml:space="preserve"> OGC Requirements class: </w:t>
            </w:r>
            <w:r w:rsidRPr="008D2809">
              <w:rPr>
                <w:rFonts w:ascii="Times New Roman" w:eastAsia="Times New Roman" w:hAnsi="Times New Roman" w:cs="Times New Roman"/>
                <w:kern w:val="0"/>
                <w14:ligatures w14:val="none"/>
              </w:rPr>
              <w:br/>
            </w:r>
            <w:hyperlink r:id="rId661" w:anchor="sample-relations-module" w:history="1">
              <w:r w:rsidRPr="008D2809">
                <w:rPr>
                  <w:rFonts w:ascii="Times New Roman" w:eastAsia="Times New Roman" w:hAnsi="Times New Roman" w:cs="Times New Roman"/>
                  <w:color w:val="0000FF"/>
                  <w:kern w:val="0"/>
                  <w:u w:val="single"/>
                  <w14:ligatures w14:val="none"/>
                </w:rPr>
                <w:t>https://www.w3.org/TR/vocab-ssn-2023#sample-relations-module</w:t>
              </w:r>
            </w:hyperlink>
            <w:r w:rsidRPr="008D2809">
              <w:rPr>
                <w:rFonts w:ascii="Times New Roman" w:eastAsia="Times New Roman" w:hAnsi="Times New Roman" w:cs="Times New Roman"/>
                <w:kern w:val="0"/>
                <w14:ligatures w14:val="none"/>
              </w:rPr>
              <w:t xml:space="preserve"> </w:t>
            </w:r>
          </w:p>
        </w:tc>
      </w:tr>
      <w:tr w:rsidR="008D2809" w:rsidRPr="008D2809" w14:paraId="106082F8" w14:textId="77777777">
        <w:trPr>
          <w:tblCellSpacing w:w="15" w:type="dxa"/>
        </w:trPr>
        <w:tc>
          <w:tcPr>
            <w:tcW w:w="0" w:type="auto"/>
            <w:vAlign w:val="center"/>
            <w:hideMark/>
          </w:tcPr>
          <w:p w14:paraId="64924A8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Dependency</w:t>
            </w:r>
          </w:p>
        </w:tc>
        <w:tc>
          <w:tcPr>
            <w:tcW w:w="0" w:type="auto"/>
            <w:vAlign w:val="center"/>
            <w:hideMark/>
          </w:tcPr>
          <w:p w14:paraId="5B420FA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62" w:anchor="sosa-sampling-module" w:history="1">
              <w:r w:rsidRPr="008D2809">
                <w:rPr>
                  <w:rFonts w:ascii="Times New Roman" w:eastAsia="Times New Roman" w:hAnsi="Times New Roman" w:cs="Times New Roman"/>
                  <w:color w:val="0000FF"/>
                  <w:kern w:val="0"/>
                  <w:u w:val="single"/>
                  <w14:ligatures w14:val="none"/>
                </w:rPr>
                <w:t>https://www.w3.org/TR/vocab-ssn-2023#sosa-sampling-module</w:t>
              </w:r>
            </w:hyperlink>
          </w:p>
        </w:tc>
      </w:tr>
      <w:tr w:rsidR="008D2809" w:rsidRPr="008D2809" w14:paraId="3ABA4258" w14:textId="77777777">
        <w:trPr>
          <w:tblCellSpacing w:w="15" w:type="dxa"/>
        </w:trPr>
        <w:tc>
          <w:tcPr>
            <w:tcW w:w="0" w:type="auto"/>
            <w:vAlign w:val="center"/>
            <w:hideMark/>
          </w:tcPr>
          <w:p w14:paraId="618D282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7F49512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63" w:anchor="SAMRRelationshipNature" w:history="1">
              <w:r w:rsidRPr="008D2809">
                <w:rPr>
                  <w:rFonts w:ascii="Times New Roman" w:eastAsia="Times New Roman" w:hAnsi="Times New Roman" w:cs="Times New Roman"/>
                  <w:color w:val="0000FF"/>
                  <w:kern w:val="0"/>
                  <w:u w:val="single"/>
                  <w14:ligatures w14:val="none"/>
                </w:rPr>
                <w:t>https://www.w3.org/TR/vocab-ssn-2023#SAMRRelationshipNature</w:t>
              </w:r>
            </w:hyperlink>
            <w:r w:rsidRPr="008D2809">
              <w:rPr>
                <w:rFonts w:ascii="Times New Roman" w:eastAsia="Times New Roman" w:hAnsi="Times New Roman" w:cs="Times New Roman"/>
                <w:kern w:val="0"/>
                <w14:ligatures w14:val="none"/>
              </w:rPr>
              <w:t xml:space="preserve"> </w:t>
            </w:r>
          </w:p>
        </w:tc>
      </w:tr>
      <w:tr w:rsidR="008D2809" w:rsidRPr="008D2809" w14:paraId="3E5A9546" w14:textId="77777777">
        <w:trPr>
          <w:tblCellSpacing w:w="15" w:type="dxa"/>
        </w:trPr>
        <w:tc>
          <w:tcPr>
            <w:tcW w:w="0" w:type="auto"/>
            <w:vAlign w:val="center"/>
            <w:hideMark/>
          </w:tcPr>
          <w:p w14:paraId="168FFE6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2D1FF72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64" w:anchor="SAMRSampleRelationship" w:history="1">
              <w:r w:rsidRPr="008D2809">
                <w:rPr>
                  <w:rFonts w:ascii="Times New Roman" w:eastAsia="Times New Roman" w:hAnsi="Times New Roman" w:cs="Times New Roman"/>
                  <w:color w:val="0000FF"/>
                  <w:kern w:val="0"/>
                  <w:u w:val="single"/>
                  <w14:ligatures w14:val="none"/>
                </w:rPr>
                <w:t>https://www.w3.org/TR/vocab-ssn-2023#SAMRSampleRelationship</w:t>
              </w:r>
            </w:hyperlink>
            <w:r w:rsidRPr="008D2809">
              <w:rPr>
                <w:rFonts w:ascii="Times New Roman" w:eastAsia="Times New Roman" w:hAnsi="Times New Roman" w:cs="Times New Roman"/>
                <w:kern w:val="0"/>
                <w14:ligatures w14:val="none"/>
              </w:rPr>
              <w:t xml:space="preserve"> </w:t>
            </w:r>
          </w:p>
        </w:tc>
      </w:tr>
      <w:tr w:rsidR="008D2809" w:rsidRPr="008D2809" w14:paraId="4C6AAE61" w14:textId="77777777">
        <w:trPr>
          <w:tblCellSpacing w:w="15" w:type="dxa"/>
        </w:trPr>
        <w:tc>
          <w:tcPr>
            <w:tcW w:w="0" w:type="auto"/>
            <w:vAlign w:val="center"/>
            <w:hideMark/>
          </w:tcPr>
          <w:p w14:paraId="341D780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6993212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65" w:anchor="SAMRhasSampleRelationship" w:history="1">
              <w:r w:rsidRPr="008D2809">
                <w:rPr>
                  <w:rFonts w:ascii="Times New Roman" w:eastAsia="Times New Roman" w:hAnsi="Times New Roman" w:cs="Times New Roman"/>
                  <w:color w:val="0000FF"/>
                  <w:kern w:val="0"/>
                  <w:u w:val="single"/>
                  <w14:ligatures w14:val="none"/>
                </w:rPr>
                <w:t>https://www.w3.org/TR/vocab-ssn-2023#SAMRhasSampleRelationship</w:t>
              </w:r>
            </w:hyperlink>
            <w:r w:rsidRPr="008D2809">
              <w:rPr>
                <w:rFonts w:ascii="Times New Roman" w:eastAsia="Times New Roman" w:hAnsi="Times New Roman" w:cs="Times New Roman"/>
                <w:kern w:val="0"/>
                <w14:ligatures w14:val="none"/>
              </w:rPr>
              <w:t xml:space="preserve"> </w:t>
            </w:r>
          </w:p>
        </w:tc>
      </w:tr>
      <w:tr w:rsidR="008D2809" w:rsidRPr="008D2809" w14:paraId="2BAA302A" w14:textId="77777777">
        <w:trPr>
          <w:tblCellSpacing w:w="15" w:type="dxa"/>
        </w:trPr>
        <w:tc>
          <w:tcPr>
            <w:tcW w:w="0" w:type="auto"/>
            <w:vAlign w:val="center"/>
            <w:hideMark/>
          </w:tcPr>
          <w:p w14:paraId="33B08C5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1704BBE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66" w:anchor="SAMRnatureOfRelationship" w:history="1">
              <w:r w:rsidRPr="008D2809">
                <w:rPr>
                  <w:rFonts w:ascii="Times New Roman" w:eastAsia="Times New Roman" w:hAnsi="Times New Roman" w:cs="Times New Roman"/>
                  <w:color w:val="0000FF"/>
                  <w:kern w:val="0"/>
                  <w:u w:val="single"/>
                  <w14:ligatures w14:val="none"/>
                </w:rPr>
                <w:t>https://www.w3.org/TR/vocab-ssn-2023#SAMRnatureOfRelationship</w:t>
              </w:r>
            </w:hyperlink>
            <w:r w:rsidRPr="008D2809">
              <w:rPr>
                <w:rFonts w:ascii="Times New Roman" w:eastAsia="Times New Roman" w:hAnsi="Times New Roman" w:cs="Times New Roman"/>
                <w:kern w:val="0"/>
                <w14:ligatures w14:val="none"/>
              </w:rPr>
              <w:t xml:space="preserve"> </w:t>
            </w:r>
          </w:p>
        </w:tc>
      </w:tr>
      <w:tr w:rsidR="008D2809" w:rsidRPr="008D2809" w14:paraId="73F3EE6C" w14:textId="77777777">
        <w:trPr>
          <w:tblCellSpacing w:w="15" w:type="dxa"/>
        </w:trPr>
        <w:tc>
          <w:tcPr>
            <w:tcW w:w="0" w:type="auto"/>
            <w:vAlign w:val="center"/>
            <w:hideMark/>
          </w:tcPr>
          <w:p w14:paraId="3B06968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Requirement</w:t>
            </w:r>
          </w:p>
        </w:tc>
        <w:tc>
          <w:tcPr>
            <w:tcW w:w="0" w:type="auto"/>
            <w:vAlign w:val="center"/>
            <w:hideMark/>
          </w:tcPr>
          <w:p w14:paraId="06C94F4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67" w:anchor="SAMRrelatedSample" w:history="1">
              <w:r w:rsidRPr="008D2809">
                <w:rPr>
                  <w:rFonts w:ascii="Times New Roman" w:eastAsia="Times New Roman" w:hAnsi="Times New Roman" w:cs="Times New Roman"/>
                  <w:color w:val="0000FF"/>
                  <w:kern w:val="0"/>
                  <w:u w:val="single"/>
                  <w14:ligatures w14:val="none"/>
                </w:rPr>
                <w:t>https://www.w3.org/TR/vocab-ssn-2023#SAMRrelatedSample</w:t>
              </w:r>
            </w:hyperlink>
          </w:p>
        </w:tc>
      </w:tr>
    </w:tbl>
    <w:p w14:paraId="700EA0F0"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4.2.3 System Capabilities</w:t>
      </w:r>
    </w:p>
    <w:p w14:paraId="7C41133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678A305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w:t>
      </w:r>
      <w:r w:rsidRPr="008D2809">
        <w:rPr>
          <w:rFonts w:ascii="Times New Roman" w:eastAsia="Times New Roman" w:hAnsi="Times New Roman" w:cs="Times New Roman"/>
          <w:i/>
          <w:iCs/>
          <w:kern w:val="0"/>
          <w14:ligatures w14:val="none"/>
        </w:rPr>
        <w:t>System Capabilities module</w:t>
      </w:r>
      <w:r w:rsidRPr="008D2809">
        <w:rPr>
          <w:rFonts w:ascii="Times New Roman" w:eastAsia="Times New Roman" w:hAnsi="Times New Roman" w:cs="Times New Roman"/>
          <w:kern w:val="0"/>
          <w14:ligatures w14:val="none"/>
        </w:rPr>
        <w:t xml:space="preserve"> imports </w:t>
      </w:r>
      <w:r w:rsidRPr="008D2809">
        <w:rPr>
          <w:rFonts w:ascii="Times New Roman" w:eastAsia="Times New Roman" w:hAnsi="Times New Roman" w:cs="Times New Roman"/>
          <w:b/>
          <w:bCs/>
          <w:kern w:val="0"/>
          <w14:ligatures w14:val="none"/>
        </w:rPr>
        <w:t>SOSA</w:t>
      </w:r>
      <w:r w:rsidRPr="008D2809">
        <w:rPr>
          <w:rFonts w:ascii="Times New Roman" w:eastAsia="Times New Roman" w:hAnsi="Times New Roman" w:cs="Times New Roman"/>
          <w:kern w:val="0"/>
          <w14:ligatures w14:val="none"/>
        </w:rPr>
        <w:t xml:space="preserve"> and adds classes and properties required for the description of the operating conditions and capabilities of systems, in particular Sensors and Actuators. </w:t>
      </w:r>
    </w:p>
    <w:p w14:paraId="3B6C747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w:t>
      </w:r>
      <w:r w:rsidRPr="008D2809">
        <w:rPr>
          <w:rFonts w:ascii="Times New Roman" w:eastAsia="Times New Roman" w:hAnsi="Times New Roman" w:cs="Times New Roman"/>
          <w:i/>
          <w:iCs/>
          <w:kern w:val="0"/>
          <w14:ligatures w14:val="none"/>
        </w:rPr>
        <w:t>System Capabilities module</w:t>
      </w:r>
      <w:r w:rsidRPr="008D2809">
        <w:rPr>
          <w:rFonts w:ascii="Times New Roman" w:eastAsia="Times New Roman" w:hAnsi="Times New Roman" w:cs="Times New Roman"/>
          <w:kern w:val="0"/>
          <w14:ligatures w14:val="none"/>
        </w:rPr>
        <w:t xml:space="preserve"> is documented in appendix </w:t>
      </w:r>
      <w:hyperlink r:id="rId668" w:anchor="System-capabilities" w:history="1">
        <w:r w:rsidRPr="008D2809">
          <w:rPr>
            <w:rFonts w:ascii="Times New Roman" w:eastAsia="Times New Roman" w:hAnsi="Times New Roman" w:cs="Times New Roman"/>
            <w:color w:val="0000FF"/>
            <w:kern w:val="0"/>
            <w:u w:val="single"/>
            <w14:ligatures w14:val="none"/>
          </w:rPr>
          <w:t>D. System Capabilities Module</w:t>
        </w:r>
      </w:hyperlink>
      <w:r w:rsidRPr="008D2809">
        <w:rPr>
          <w:rFonts w:ascii="Times New Roman" w:eastAsia="Times New Roman" w:hAnsi="Times New Roman" w:cs="Times New Roman"/>
          <w:kern w:val="0"/>
          <w14:ligatures w14:val="none"/>
        </w:rPr>
        <w:t xml:space="preserve">. </w:t>
      </w:r>
    </w:p>
    <w:p w14:paraId="4ABC8EF6" w14:textId="77777777" w:rsidR="008D2809" w:rsidRPr="008D2809" w:rsidRDefault="008D2809" w:rsidP="008D28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809">
        <w:rPr>
          <w:rFonts w:ascii="Times New Roman" w:eastAsia="Times New Roman" w:hAnsi="Times New Roman" w:cs="Times New Roman"/>
          <w:b/>
          <w:bCs/>
          <w:kern w:val="0"/>
          <w:sz w:val="27"/>
          <w:szCs w:val="27"/>
          <w14:ligatures w14:val="none"/>
        </w:rPr>
        <w:t>4.3 Alignment modules</w:t>
      </w:r>
    </w:p>
    <w:p w14:paraId="3EC540C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3052916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hyperlink r:id="rId669" w:anchor="Fig-SSN-alignment-modules" w:tooltip="The modular SSN ontology — alignments. Explanation of the notation used in module diagrams." w:history="1">
        <w:r w:rsidRPr="008D2809">
          <w:rPr>
            <w:rFonts w:ascii="Times New Roman" w:eastAsia="Times New Roman" w:hAnsi="Times New Roman" w:cs="Times New Roman"/>
            <w:color w:val="0000FF"/>
            <w:kern w:val="0"/>
            <w:u w:val="single"/>
            <w14:ligatures w14:val="none"/>
          </w:rPr>
          <w:t>Figure 5</w:t>
        </w:r>
      </w:hyperlink>
      <w:r w:rsidRPr="008D2809">
        <w:rPr>
          <w:rFonts w:ascii="Times New Roman" w:eastAsia="Times New Roman" w:hAnsi="Times New Roman" w:cs="Times New Roman"/>
          <w:kern w:val="0"/>
          <w14:ligatures w14:val="none"/>
        </w:rPr>
        <w:t xml:space="preserve"> summarizes alignments of other ontologies and specifications with the SSN Ontology that are described in this document. </w:t>
      </w:r>
    </w:p>
    <w:p w14:paraId="6AA0A2A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70" w:anchor="Fig-SSN-alignment-modules" w:history="1">
        <w:r w:rsidRPr="008D2809">
          <w:rPr>
            <w:rFonts w:ascii="Times New Roman" w:eastAsia="Times New Roman" w:hAnsi="Times New Roman" w:cs="Times New Roman"/>
            <w:color w:val="0000FF"/>
            <w:kern w:val="0"/>
            <w:u w:val="single"/>
            <w14:ligatures w14:val="none"/>
          </w:rPr>
          <w:t>Figure 5</w:t>
        </w:r>
      </w:hyperlink>
      <w:r w:rsidRPr="008D2809">
        <w:rPr>
          <w:rFonts w:ascii="Times New Roman" w:eastAsia="Times New Roman" w:hAnsi="Times New Roman" w:cs="Times New Roman"/>
          <w:kern w:val="0"/>
          <w14:ligatures w14:val="none"/>
        </w:rPr>
        <w:t xml:space="preserve"> The modular SSN ontology — alignments. </w:t>
      </w:r>
      <w:r w:rsidRPr="008D2809">
        <w:rPr>
          <w:rFonts w:ascii="Times New Roman" w:eastAsia="Times New Roman" w:hAnsi="Times New Roman" w:cs="Times New Roman"/>
          <w:kern w:val="0"/>
          <w14:ligatures w14:val="none"/>
        </w:rPr>
        <w:br/>
      </w:r>
      <w:hyperlink r:id="rId671" w:anchor="Module-diagram" w:history="1">
        <w:r w:rsidRPr="008D2809">
          <w:rPr>
            <w:rFonts w:ascii="Times New Roman" w:eastAsia="Times New Roman" w:hAnsi="Times New Roman" w:cs="Times New Roman"/>
            <w:i/>
            <w:iCs/>
            <w:color w:val="0000FF"/>
            <w:kern w:val="0"/>
            <w:u w:val="single"/>
            <w14:ligatures w14:val="none"/>
          </w:rPr>
          <w:t>Explanation of the notation used in module diagrams</w:t>
        </w:r>
      </w:hyperlink>
      <w:r w:rsidRPr="008D2809">
        <w:rPr>
          <w:rFonts w:ascii="Times New Roman" w:eastAsia="Times New Roman" w:hAnsi="Times New Roman" w:cs="Times New Roman"/>
          <w:kern w:val="0"/>
          <w14:ligatures w14:val="none"/>
        </w:rPr>
        <w:t xml:space="preserve">. </w:t>
      </w:r>
    </w:p>
    <w:p w14:paraId="2F8C23FA"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lastRenderedPageBreak/>
        <w:t>4.3.1 PROV</w:t>
      </w:r>
    </w:p>
    <w:p w14:paraId="2E4D02B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w:t>
      </w:r>
      <w:r w:rsidRPr="008D2809">
        <w:rPr>
          <w:rFonts w:ascii="Times New Roman" w:eastAsia="Times New Roman" w:hAnsi="Times New Roman" w:cs="Times New Roman"/>
          <w:i/>
          <w:iCs/>
          <w:kern w:val="0"/>
          <w14:ligatures w14:val="none"/>
        </w:rPr>
        <w:t>SOSA-PROV module</w:t>
      </w:r>
      <w:r w:rsidRPr="008D2809">
        <w:rPr>
          <w:rFonts w:ascii="Times New Roman" w:eastAsia="Times New Roman" w:hAnsi="Times New Roman" w:cs="Times New Roman"/>
          <w:kern w:val="0"/>
          <w14:ligatures w14:val="none"/>
        </w:rPr>
        <w:t xml:space="preserve"> imports </w:t>
      </w:r>
      <w:r w:rsidRPr="008D2809">
        <w:rPr>
          <w:rFonts w:ascii="Times New Roman" w:eastAsia="Times New Roman" w:hAnsi="Times New Roman" w:cs="Times New Roman"/>
          <w:b/>
          <w:bCs/>
          <w:kern w:val="0"/>
          <w14:ligatures w14:val="none"/>
        </w:rPr>
        <w:t>SOSA Common</w:t>
      </w:r>
      <w:del w:id="107" w:author="Carl Reed" w:date="2026-08-24T11:11:00Z" w16du:dateUtc="2026-08-24T17:11:00Z">
        <w:r w:rsidRPr="008D2809" w:rsidDel="007863AD">
          <w:rPr>
            <w:rFonts w:ascii="Times New Roman" w:eastAsia="Times New Roman" w:hAnsi="Times New Roman" w:cs="Times New Roman"/>
            <w:kern w:val="0"/>
            <w14:ligatures w14:val="none"/>
          </w:rPr>
          <w:delText>,</w:delText>
        </w:r>
      </w:del>
      <w:r w:rsidRPr="008D2809">
        <w:rPr>
          <w:rFonts w:ascii="Times New Roman" w:eastAsia="Times New Roman" w:hAnsi="Times New Roman" w:cs="Times New Roman"/>
          <w:kern w:val="0"/>
          <w14:ligatures w14:val="none"/>
        </w:rPr>
        <w:t xml:space="preserve"> and describes the alignment of SOSA to </w:t>
      </w:r>
      <w:hyperlink r:id="rId672" w:history="1">
        <w:r w:rsidRPr="008D2809">
          <w:rPr>
            <w:rFonts w:ascii="Times New Roman" w:eastAsia="Times New Roman" w:hAnsi="Times New Roman" w:cs="Times New Roman"/>
            <w:i/>
            <w:iCs/>
            <w:color w:val="0000FF"/>
            <w:kern w:val="0"/>
            <w:u w:val="single"/>
            <w14:ligatures w14:val="none"/>
          </w:rPr>
          <w:t>PROV-O: The PROV Ontology</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i/>
          <w:iCs/>
          <w:kern w:val="0"/>
          <w14:ligatures w14:val="none"/>
        </w:rPr>
        <w:t>SOSA-PROV</w:t>
      </w:r>
      <w:r w:rsidRPr="008D2809">
        <w:rPr>
          <w:rFonts w:ascii="Times New Roman" w:eastAsia="Times New Roman" w:hAnsi="Times New Roman" w:cs="Times New Roman"/>
          <w:kern w:val="0"/>
          <w14:ligatures w14:val="none"/>
        </w:rPr>
        <w:t xml:space="preserve"> may be used to integrate data designed using SSN into provenance systems. </w:t>
      </w:r>
    </w:p>
    <w:p w14:paraId="5B6DF89A"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w:t>
      </w:r>
      <w:r w:rsidRPr="008D2809">
        <w:rPr>
          <w:rFonts w:ascii="Times New Roman" w:eastAsia="Times New Roman" w:hAnsi="Times New Roman" w:cs="Times New Roman"/>
          <w:i/>
          <w:iCs/>
          <w:kern w:val="0"/>
          <w14:ligatures w14:val="none"/>
        </w:rPr>
        <w:t>SOSA-PROV module</w:t>
      </w:r>
      <w:r w:rsidRPr="008D2809">
        <w:rPr>
          <w:rFonts w:ascii="Times New Roman" w:eastAsia="Times New Roman" w:hAnsi="Times New Roman" w:cs="Times New Roman"/>
          <w:kern w:val="0"/>
          <w14:ligatures w14:val="none"/>
        </w:rPr>
        <w:t xml:space="preserve"> is documented in section </w:t>
      </w:r>
      <w:hyperlink r:id="rId673" w:anchor="PROV-alignment" w:history="1">
        <w:r w:rsidRPr="008D2809">
          <w:rPr>
            <w:rFonts w:ascii="Times New Roman" w:eastAsia="Times New Roman" w:hAnsi="Times New Roman" w:cs="Times New Roman"/>
            <w:color w:val="0000FF"/>
            <w:kern w:val="0"/>
            <w:u w:val="single"/>
            <w14:ligatures w14:val="none"/>
          </w:rPr>
          <w:t>7.1 PROV Alignment Module</w:t>
        </w:r>
      </w:hyperlink>
      <w:r w:rsidRPr="008D2809">
        <w:rPr>
          <w:rFonts w:ascii="Times New Roman" w:eastAsia="Times New Roman" w:hAnsi="Times New Roman" w:cs="Times New Roman"/>
          <w:kern w:val="0"/>
          <w14:ligatures w14:val="none"/>
        </w:rPr>
        <w:t xml:space="preserve">. </w:t>
      </w:r>
    </w:p>
    <w:p w14:paraId="24E708C9"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4.3.2 SAREF</w:t>
      </w:r>
    </w:p>
    <w:p w14:paraId="4E48BC8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w:t>
      </w:r>
      <w:r w:rsidRPr="008D2809">
        <w:rPr>
          <w:rFonts w:ascii="Times New Roman" w:eastAsia="Times New Roman" w:hAnsi="Times New Roman" w:cs="Times New Roman"/>
          <w:i/>
          <w:iCs/>
          <w:kern w:val="0"/>
          <w14:ligatures w14:val="none"/>
        </w:rPr>
        <w:t>SOSA-SAREF module</w:t>
      </w:r>
      <w:r w:rsidRPr="008D2809">
        <w:rPr>
          <w:rFonts w:ascii="Times New Roman" w:eastAsia="Times New Roman" w:hAnsi="Times New Roman" w:cs="Times New Roman"/>
          <w:kern w:val="0"/>
          <w14:ligatures w14:val="none"/>
        </w:rPr>
        <w:t xml:space="preserve"> imports </w:t>
      </w:r>
      <w:r w:rsidRPr="008D2809">
        <w:rPr>
          <w:rFonts w:ascii="Times New Roman" w:eastAsia="Times New Roman" w:hAnsi="Times New Roman" w:cs="Times New Roman"/>
          <w:b/>
          <w:bCs/>
          <w:kern w:val="0"/>
          <w14:ligatures w14:val="none"/>
        </w:rPr>
        <w:t>SOSA</w:t>
      </w:r>
      <w:del w:id="108" w:author="Carl Reed" w:date="2026-08-24T11:12:00Z" w16du:dateUtc="2026-08-24T17:12:00Z">
        <w:r w:rsidRPr="008D2809" w:rsidDel="007863AD">
          <w:rPr>
            <w:rFonts w:ascii="Times New Roman" w:eastAsia="Times New Roman" w:hAnsi="Times New Roman" w:cs="Times New Roman"/>
            <w:kern w:val="0"/>
            <w14:ligatures w14:val="none"/>
          </w:rPr>
          <w:delText>,</w:delText>
        </w:r>
      </w:del>
      <w:r w:rsidRPr="008D2809">
        <w:rPr>
          <w:rFonts w:ascii="Times New Roman" w:eastAsia="Times New Roman" w:hAnsi="Times New Roman" w:cs="Times New Roman"/>
          <w:kern w:val="0"/>
          <w14:ligatures w14:val="none"/>
        </w:rPr>
        <w:t xml:space="preserve"> and describes the alignment of SOSA to </w:t>
      </w:r>
      <w:hyperlink r:id="rId674" w:history="1">
        <w:r w:rsidRPr="008D2809">
          <w:rPr>
            <w:rFonts w:ascii="Times New Roman" w:eastAsia="Times New Roman" w:hAnsi="Times New Roman" w:cs="Times New Roman"/>
            <w:i/>
            <w:iCs/>
            <w:color w:val="0000FF"/>
            <w:kern w:val="0"/>
            <w:u w:val="single"/>
            <w14:ligatures w14:val="none"/>
          </w:rPr>
          <w:t>ETSI TS 103 264 V4.1.1 (2025-03): SmartM2M; Smart Applications; Reference Ontology and oneM2M Mapping</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i/>
          <w:iCs/>
          <w:kern w:val="0"/>
          <w14:ligatures w14:val="none"/>
        </w:rPr>
        <w:t>SOSA-SAREF</w:t>
      </w:r>
      <w:r w:rsidRPr="008D2809">
        <w:rPr>
          <w:rFonts w:ascii="Times New Roman" w:eastAsia="Times New Roman" w:hAnsi="Times New Roman" w:cs="Times New Roman"/>
          <w:kern w:val="0"/>
          <w14:ligatures w14:val="none"/>
        </w:rPr>
        <w:t xml:space="preserve"> may be used to integrate data designed using SSN with data designed using SAREF. </w:t>
      </w:r>
    </w:p>
    <w:p w14:paraId="5775085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w:t>
      </w:r>
      <w:r w:rsidRPr="008D2809">
        <w:rPr>
          <w:rFonts w:ascii="Times New Roman" w:eastAsia="Times New Roman" w:hAnsi="Times New Roman" w:cs="Times New Roman"/>
          <w:i/>
          <w:iCs/>
          <w:kern w:val="0"/>
          <w14:ligatures w14:val="none"/>
        </w:rPr>
        <w:t>SOSA-SAREF module</w:t>
      </w:r>
      <w:r w:rsidRPr="008D2809">
        <w:rPr>
          <w:rFonts w:ascii="Times New Roman" w:eastAsia="Times New Roman" w:hAnsi="Times New Roman" w:cs="Times New Roman"/>
          <w:kern w:val="0"/>
          <w14:ligatures w14:val="none"/>
        </w:rPr>
        <w:t xml:space="preserve"> is documented in section </w:t>
      </w:r>
      <w:hyperlink r:id="rId675" w:anchor="SAREF-alignment" w:history="1">
        <w:r w:rsidRPr="008D2809">
          <w:rPr>
            <w:rFonts w:ascii="Times New Roman" w:eastAsia="Times New Roman" w:hAnsi="Times New Roman" w:cs="Times New Roman"/>
            <w:color w:val="0000FF"/>
            <w:kern w:val="0"/>
            <w:u w:val="single"/>
            <w14:ligatures w14:val="none"/>
          </w:rPr>
          <w:t>7.2 SAREF Alignment Module</w:t>
        </w:r>
      </w:hyperlink>
      <w:r w:rsidRPr="008D2809">
        <w:rPr>
          <w:rFonts w:ascii="Times New Roman" w:eastAsia="Times New Roman" w:hAnsi="Times New Roman" w:cs="Times New Roman"/>
          <w:kern w:val="0"/>
          <w14:ligatures w14:val="none"/>
        </w:rPr>
        <w:t xml:space="preserve">. </w:t>
      </w:r>
    </w:p>
    <w:p w14:paraId="3FCCE8A3"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4.3.3 OBOE</w:t>
      </w:r>
    </w:p>
    <w:p w14:paraId="33058D8E"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w:t>
      </w:r>
      <w:r w:rsidRPr="008D2809">
        <w:rPr>
          <w:rFonts w:ascii="Times New Roman" w:eastAsia="Times New Roman" w:hAnsi="Times New Roman" w:cs="Times New Roman"/>
          <w:i/>
          <w:iCs/>
          <w:kern w:val="0"/>
          <w14:ligatures w14:val="none"/>
        </w:rPr>
        <w:t>SOSA-OBOE module</w:t>
      </w:r>
      <w:r w:rsidRPr="008D2809">
        <w:rPr>
          <w:rFonts w:ascii="Times New Roman" w:eastAsia="Times New Roman" w:hAnsi="Times New Roman" w:cs="Times New Roman"/>
          <w:kern w:val="0"/>
          <w14:ligatures w14:val="none"/>
        </w:rPr>
        <w:t xml:space="preserve"> imports </w:t>
      </w:r>
      <w:r w:rsidRPr="008D2809">
        <w:rPr>
          <w:rFonts w:ascii="Times New Roman" w:eastAsia="Times New Roman" w:hAnsi="Times New Roman" w:cs="Times New Roman"/>
          <w:b/>
          <w:bCs/>
          <w:kern w:val="0"/>
          <w14:ligatures w14:val="none"/>
        </w:rPr>
        <w:t>SOSA Observation</w:t>
      </w:r>
      <w:del w:id="109" w:author="Carl Reed" w:date="2026-08-24T11:12:00Z" w16du:dateUtc="2026-08-24T17:12:00Z">
        <w:r w:rsidRPr="008D2809" w:rsidDel="00D07F20">
          <w:rPr>
            <w:rFonts w:ascii="Times New Roman" w:eastAsia="Times New Roman" w:hAnsi="Times New Roman" w:cs="Times New Roman"/>
            <w:kern w:val="0"/>
            <w14:ligatures w14:val="none"/>
          </w:rPr>
          <w:delText>,</w:delText>
        </w:r>
      </w:del>
      <w:r w:rsidRPr="008D2809">
        <w:rPr>
          <w:rFonts w:ascii="Times New Roman" w:eastAsia="Times New Roman" w:hAnsi="Times New Roman" w:cs="Times New Roman"/>
          <w:kern w:val="0"/>
          <w14:ligatures w14:val="none"/>
        </w:rPr>
        <w:t xml:space="preserve"> and describes the alignment of SOSA to </w:t>
      </w:r>
      <w:hyperlink r:id="rId676" w:history="1">
        <w:r w:rsidRPr="008D2809">
          <w:rPr>
            <w:rFonts w:ascii="Times New Roman" w:eastAsia="Times New Roman" w:hAnsi="Times New Roman" w:cs="Times New Roman"/>
            <w:i/>
            <w:iCs/>
            <w:color w:val="0000FF"/>
            <w:kern w:val="0"/>
            <w:u w:val="single"/>
            <w14:ligatures w14:val="none"/>
          </w:rPr>
          <w:t>OBOE: the Extensible Observation Ontology, version 1.1</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i/>
          <w:iCs/>
          <w:kern w:val="0"/>
          <w14:ligatures w14:val="none"/>
        </w:rPr>
        <w:t>SOSA-OBOE</w:t>
      </w:r>
      <w:r w:rsidRPr="008D2809">
        <w:rPr>
          <w:rFonts w:ascii="Times New Roman" w:eastAsia="Times New Roman" w:hAnsi="Times New Roman" w:cs="Times New Roman"/>
          <w:kern w:val="0"/>
          <w14:ligatures w14:val="none"/>
        </w:rPr>
        <w:t xml:space="preserve"> may be used to integrate observation data structured using OBOE with data using SOSA. </w:t>
      </w:r>
    </w:p>
    <w:p w14:paraId="7714605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w:t>
      </w:r>
      <w:r w:rsidRPr="008D2809">
        <w:rPr>
          <w:rFonts w:ascii="Times New Roman" w:eastAsia="Times New Roman" w:hAnsi="Times New Roman" w:cs="Times New Roman"/>
          <w:i/>
          <w:iCs/>
          <w:kern w:val="0"/>
          <w14:ligatures w14:val="none"/>
        </w:rPr>
        <w:t>SOSA-OBOE module</w:t>
      </w:r>
      <w:r w:rsidRPr="008D2809">
        <w:rPr>
          <w:rFonts w:ascii="Times New Roman" w:eastAsia="Times New Roman" w:hAnsi="Times New Roman" w:cs="Times New Roman"/>
          <w:kern w:val="0"/>
          <w14:ligatures w14:val="none"/>
        </w:rPr>
        <w:t xml:space="preserve"> is documented in section </w:t>
      </w:r>
      <w:hyperlink r:id="rId677" w:anchor="OBOE-alignment" w:history="1">
        <w:r w:rsidRPr="008D2809">
          <w:rPr>
            <w:rFonts w:ascii="Times New Roman" w:eastAsia="Times New Roman" w:hAnsi="Times New Roman" w:cs="Times New Roman"/>
            <w:color w:val="0000FF"/>
            <w:kern w:val="0"/>
            <w:u w:val="single"/>
            <w14:ligatures w14:val="none"/>
          </w:rPr>
          <w:t>7.3 OBOE Alignment Module</w:t>
        </w:r>
      </w:hyperlink>
      <w:r w:rsidRPr="008D2809">
        <w:rPr>
          <w:rFonts w:ascii="Times New Roman" w:eastAsia="Times New Roman" w:hAnsi="Times New Roman" w:cs="Times New Roman"/>
          <w:kern w:val="0"/>
          <w14:ligatures w14:val="none"/>
        </w:rPr>
        <w:t xml:space="preserve">. </w:t>
      </w:r>
    </w:p>
    <w:p w14:paraId="63C0EF0D"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4.3.4 DUL</w:t>
      </w:r>
    </w:p>
    <w:p w14:paraId="7B9FB2E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w:t>
      </w:r>
      <w:r w:rsidRPr="008D2809">
        <w:rPr>
          <w:rFonts w:ascii="Times New Roman" w:eastAsia="Times New Roman" w:hAnsi="Times New Roman" w:cs="Times New Roman"/>
          <w:i/>
          <w:iCs/>
          <w:kern w:val="0"/>
          <w14:ligatures w14:val="none"/>
        </w:rPr>
        <w:t>SOSA-DUL module</w:t>
      </w:r>
      <w:r w:rsidRPr="008D2809">
        <w:rPr>
          <w:rFonts w:ascii="Times New Roman" w:eastAsia="Times New Roman" w:hAnsi="Times New Roman" w:cs="Times New Roman"/>
          <w:kern w:val="0"/>
          <w14:ligatures w14:val="none"/>
        </w:rPr>
        <w:t xml:space="preserve"> imports </w:t>
      </w:r>
      <w:r w:rsidRPr="008D2809">
        <w:rPr>
          <w:rFonts w:ascii="Times New Roman" w:eastAsia="Times New Roman" w:hAnsi="Times New Roman" w:cs="Times New Roman"/>
          <w:b/>
          <w:bCs/>
          <w:kern w:val="0"/>
          <w14:ligatures w14:val="none"/>
        </w:rPr>
        <w:t>SOSA</w:t>
      </w:r>
      <w:r w:rsidRPr="008D2809">
        <w:rPr>
          <w:rFonts w:ascii="Times New Roman" w:eastAsia="Times New Roman" w:hAnsi="Times New Roman" w:cs="Times New Roman"/>
          <w:kern w:val="0"/>
          <w14:ligatures w14:val="none"/>
        </w:rPr>
        <w:t xml:space="preserve">, and adds axioms that position SOSA within </w:t>
      </w:r>
      <w:r w:rsidRPr="008D2809">
        <w:rPr>
          <w:rFonts w:ascii="Times New Roman" w:eastAsia="Times New Roman" w:hAnsi="Times New Roman" w:cs="Times New Roman"/>
          <w:i/>
          <w:iCs/>
          <w:kern w:val="0"/>
          <w14:ligatures w14:val="none"/>
        </w:rPr>
        <w:t>DOLCE UltraLite</w:t>
      </w:r>
      <w:r w:rsidRPr="008D2809">
        <w:rPr>
          <w:rFonts w:ascii="Times New Roman" w:eastAsia="Times New Roman" w:hAnsi="Times New Roman" w:cs="Times New Roman"/>
          <w:kern w:val="0"/>
          <w14:ligatures w14:val="none"/>
        </w:rPr>
        <w:t xml:space="preserve"> [</w:t>
      </w:r>
      <w:hyperlink r:id="rId678" w:anchor="bib-dul" w:tooltip="Dolce+ D&amp;S Ultralite and its main ontology design patterns" w:history="1">
        <w:r w:rsidRPr="008D2809">
          <w:rPr>
            <w:rFonts w:ascii="Times New Roman" w:eastAsia="Times New Roman" w:hAnsi="Times New Roman" w:cs="Times New Roman"/>
            <w:i/>
            <w:iCs/>
            <w:color w:val="0000FF"/>
            <w:kern w:val="0"/>
            <w:u w:val="single"/>
            <w14:ligatures w14:val="none"/>
          </w:rPr>
          <w:t>DUL</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i/>
          <w:iCs/>
          <w:kern w:val="0"/>
          <w14:ligatures w14:val="none"/>
        </w:rPr>
        <w:t>SOSA-DUL</w:t>
      </w:r>
      <w:r w:rsidRPr="008D2809">
        <w:rPr>
          <w:rFonts w:ascii="Times New Roman" w:eastAsia="Times New Roman" w:hAnsi="Times New Roman" w:cs="Times New Roman"/>
          <w:kern w:val="0"/>
          <w14:ligatures w14:val="none"/>
        </w:rPr>
        <w:t xml:space="preserve"> may be used to integrate data designed using SOSA into systems otherwise built in the </w:t>
      </w:r>
      <w:r w:rsidRPr="008D2809">
        <w:rPr>
          <w:rFonts w:ascii="Times New Roman" w:eastAsia="Times New Roman" w:hAnsi="Times New Roman" w:cs="Times New Roman"/>
          <w:i/>
          <w:iCs/>
          <w:kern w:val="0"/>
          <w14:ligatures w14:val="none"/>
        </w:rPr>
        <w:t>DOLCE UltraLite</w:t>
      </w:r>
      <w:r w:rsidRPr="008D2809">
        <w:rPr>
          <w:rFonts w:ascii="Times New Roman" w:eastAsia="Times New Roman" w:hAnsi="Times New Roman" w:cs="Times New Roman"/>
          <w:kern w:val="0"/>
          <w14:ligatures w14:val="none"/>
        </w:rPr>
        <w:t xml:space="preserve"> framework. </w:t>
      </w:r>
    </w:p>
    <w:p w14:paraId="389EC79E"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w:t>
      </w:r>
      <w:r w:rsidRPr="008D2809">
        <w:rPr>
          <w:rFonts w:ascii="Times New Roman" w:eastAsia="Times New Roman" w:hAnsi="Times New Roman" w:cs="Times New Roman"/>
          <w:i/>
          <w:iCs/>
          <w:kern w:val="0"/>
          <w14:ligatures w14:val="none"/>
        </w:rPr>
        <w:t>SOSA-DUL module</w:t>
      </w:r>
      <w:r w:rsidRPr="008D2809">
        <w:rPr>
          <w:rFonts w:ascii="Times New Roman" w:eastAsia="Times New Roman" w:hAnsi="Times New Roman" w:cs="Times New Roman"/>
          <w:kern w:val="0"/>
          <w14:ligatures w14:val="none"/>
        </w:rPr>
        <w:t xml:space="preserve"> is documented in section </w:t>
      </w:r>
      <w:hyperlink r:id="rId679" w:anchor="DUL-alignment" w:history="1">
        <w:r w:rsidRPr="008D2809">
          <w:rPr>
            <w:rFonts w:ascii="Times New Roman" w:eastAsia="Times New Roman" w:hAnsi="Times New Roman" w:cs="Times New Roman"/>
            <w:color w:val="0000FF"/>
            <w:kern w:val="0"/>
            <w:u w:val="single"/>
            <w14:ligatures w14:val="none"/>
          </w:rPr>
          <w:t>7.5 DOLCE UltraLite Alignment Module</w:t>
        </w:r>
      </w:hyperlink>
      <w:r w:rsidRPr="008D2809">
        <w:rPr>
          <w:rFonts w:ascii="Times New Roman" w:eastAsia="Times New Roman" w:hAnsi="Times New Roman" w:cs="Times New Roman"/>
          <w:kern w:val="0"/>
          <w14:ligatures w14:val="none"/>
        </w:rPr>
        <w:t xml:space="preserve">. </w:t>
      </w:r>
    </w:p>
    <w:p w14:paraId="3E5CDCBA"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4.3.5 IDO</w:t>
      </w:r>
    </w:p>
    <w:p w14:paraId="0B8CADB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w:t>
      </w:r>
      <w:r w:rsidRPr="008D2809">
        <w:rPr>
          <w:rFonts w:ascii="Times New Roman" w:eastAsia="Times New Roman" w:hAnsi="Times New Roman" w:cs="Times New Roman"/>
          <w:i/>
          <w:iCs/>
          <w:kern w:val="0"/>
          <w14:ligatures w14:val="none"/>
        </w:rPr>
        <w:t>SOSA-IDO module</w:t>
      </w:r>
      <w:r w:rsidRPr="008D2809">
        <w:rPr>
          <w:rFonts w:ascii="Times New Roman" w:eastAsia="Times New Roman" w:hAnsi="Times New Roman" w:cs="Times New Roman"/>
          <w:kern w:val="0"/>
          <w14:ligatures w14:val="none"/>
        </w:rPr>
        <w:t xml:space="preserve"> imports </w:t>
      </w:r>
      <w:r w:rsidRPr="008D2809">
        <w:rPr>
          <w:rFonts w:ascii="Times New Roman" w:eastAsia="Times New Roman" w:hAnsi="Times New Roman" w:cs="Times New Roman"/>
          <w:b/>
          <w:bCs/>
          <w:kern w:val="0"/>
          <w14:ligatures w14:val="none"/>
        </w:rPr>
        <w:t>SOSA</w:t>
      </w:r>
      <w:r w:rsidRPr="008D2809">
        <w:rPr>
          <w:rFonts w:ascii="Times New Roman" w:eastAsia="Times New Roman" w:hAnsi="Times New Roman" w:cs="Times New Roman"/>
          <w:kern w:val="0"/>
          <w14:ligatures w14:val="none"/>
        </w:rPr>
        <w:t xml:space="preserve"> and </w:t>
      </w:r>
      <w:r w:rsidRPr="008D2809">
        <w:rPr>
          <w:rFonts w:ascii="Times New Roman" w:eastAsia="Times New Roman" w:hAnsi="Times New Roman" w:cs="Times New Roman"/>
          <w:b/>
          <w:bCs/>
          <w:kern w:val="0"/>
          <w14:ligatures w14:val="none"/>
        </w:rPr>
        <w:t>IDO</w:t>
      </w:r>
      <w:del w:id="110" w:author="Carl Reed" w:date="2026-08-24T11:12:00Z" w16du:dateUtc="2026-08-24T17:12:00Z">
        <w:r w:rsidRPr="008D2809" w:rsidDel="00D07F20">
          <w:rPr>
            <w:rFonts w:ascii="Times New Roman" w:eastAsia="Times New Roman" w:hAnsi="Times New Roman" w:cs="Times New Roman"/>
            <w:kern w:val="0"/>
            <w14:ligatures w14:val="none"/>
          </w:rPr>
          <w:delText>,</w:delText>
        </w:r>
      </w:del>
      <w:r w:rsidRPr="008D2809">
        <w:rPr>
          <w:rFonts w:ascii="Times New Roman" w:eastAsia="Times New Roman" w:hAnsi="Times New Roman" w:cs="Times New Roman"/>
          <w:kern w:val="0"/>
          <w14:ligatures w14:val="none"/>
        </w:rPr>
        <w:t xml:space="preserve"> and describes the alignment of SOSA to </w:t>
      </w:r>
      <w:r w:rsidRPr="008D2809">
        <w:rPr>
          <w:rFonts w:ascii="Times New Roman" w:eastAsia="Times New Roman" w:hAnsi="Times New Roman" w:cs="Times New Roman"/>
          <w:i/>
          <w:iCs/>
          <w:kern w:val="0"/>
          <w14:ligatures w14:val="none"/>
        </w:rPr>
        <w:t>Industrial Data Ontology (IDO)</w:t>
      </w:r>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i/>
          <w:iCs/>
          <w:kern w:val="0"/>
          <w14:ligatures w14:val="none"/>
        </w:rPr>
        <w:t>SOSA-IDO</w:t>
      </w:r>
      <w:r w:rsidRPr="008D2809">
        <w:rPr>
          <w:rFonts w:ascii="Times New Roman" w:eastAsia="Times New Roman" w:hAnsi="Times New Roman" w:cs="Times New Roman"/>
          <w:kern w:val="0"/>
          <w14:ligatures w14:val="none"/>
        </w:rPr>
        <w:t xml:space="preserve"> may be used to integrate data designed using SOSA with data designed using IDO. </w:t>
      </w:r>
    </w:p>
    <w:p w14:paraId="2EF1907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w:t>
      </w:r>
      <w:r w:rsidRPr="008D2809">
        <w:rPr>
          <w:rFonts w:ascii="Times New Roman" w:eastAsia="Times New Roman" w:hAnsi="Times New Roman" w:cs="Times New Roman"/>
          <w:i/>
          <w:iCs/>
          <w:kern w:val="0"/>
          <w14:ligatures w14:val="none"/>
        </w:rPr>
        <w:t>SOSA-IDO module</w:t>
      </w:r>
      <w:r w:rsidRPr="008D2809">
        <w:rPr>
          <w:rFonts w:ascii="Times New Roman" w:eastAsia="Times New Roman" w:hAnsi="Times New Roman" w:cs="Times New Roman"/>
          <w:kern w:val="0"/>
          <w14:ligatures w14:val="none"/>
        </w:rPr>
        <w:t xml:space="preserve"> is documented in section </w:t>
      </w:r>
      <w:hyperlink r:id="rId680" w:anchor="IDO-alignment" w:history="1">
        <w:r w:rsidRPr="008D2809">
          <w:rPr>
            <w:rFonts w:ascii="Times New Roman" w:eastAsia="Times New Roman" w:hAnsi="Times New Roman" w:cs="Times New Roman"/>
            <w:color w:val="0000FF"/>
            <w:kern w:val="0"/>
            <w:u w:val="single"/>
            <w14:ligatures w14:val="none"/>
          </w:rPr>
          <w:t>7.4 IDO Alignment Module</w:t>
        </w:r>
      </w:hyperlink>
      <w:r w:rsidRPr="008D2809">
        <w:rPr>
          <w:rFonts w:ascii="Times New Roman" w:eastAsia="Times New Roman" w:hAnsi="Times New Roman" w:cs="Times New Roman"/>
          <w:kern w:val="0"/>
          <w14:ligatures w14:val="none"/>
        </w:rPr>
        <w:t xml:space="preserve">. </w:t>
      </w:r>
    </w:p>
    <w:p w14:paraId="53889439"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4.3.6 BFO</w:t>
      </w:r>
    </w:p>
    <w:p w14:paraId="39AB323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w:t>
      </w:r>
      <w:r w:rsidRPr="008D2809">
        <w:rPr>
          <w:rFonts w:ascii="Times New Roman" w:eastAsia="Times New Roman" w:hAnsi="Times New Roman" w:cs="Times New Roman"/>
          <w:i/>
          <w:iCs/>
          <w:kern w:val="0"/>
          <w14:ligatures w14:val="none"/>
        </w:rPr>
        <w:t>SOSA-BFO module</w:t>
      </w:r>
      <w:r w:rsidRPr="008D2809">
        <w:rPr>
          <w:rFonts w:ascii="Times New Roman" w:eastAsia="Times New Roman" w:hAnsi="Times New Roman" w:cs="Times New Roman"/>
          <w:kern w:val="0"/>
          <w14:ligatures w14:val="none"/>
        </w:rPr>
        <w:t xml:space="preserve"> imports </w:t>
      </w:r>
      <w:r w:rsidRPr="008D2809">
        <w:rPr>
          <w:rFonts w:ascii="Times New Roman" w:eastAsia="Times New Roman" w:hAnsi="Times New Roman" w:cs="Times New Roman"/>
          <w:b/>
          <w:bCs/>
          <w:kern w:val="0"/>
          <w14:ligatures w14:val="none"/>
        </w:rPr>
        <w:t>SOSA</w:t>
      </w:r>
      <w:del w:id="111" w:author="Carl Reed" w:date="2026-08-24T11:12:00Z" w16du:dateUtc="2026-08-24T17:12:00Z">
        <w:r w:rsidRPr="008D2809" w:rsidDel="00D07F20">
          <w:rPr>
            <w:rFonts w:ascii="Times New Roman" w:eastAsia="Times New Roman" w:hAnsi="Times New Roman" w:cs="Times New Roman"/>
            <w:kern w:val="0"/>
            <w14:ligatures w14:val="none"/>
          </w:rPr>
          <w:delText>,</w:delText>
        </w:r>
      </w:del>
      <w:r w:rsidRPr="008D2809">
        <w:rPr>
          <w:rFonts w:ascii="Times New Roman" w:eastAsia="Times New Roman" w:hAnsi="Times New Roman" w:cs="Times New Roman"/>
          <w:kern w:val="0"/>
          <w14:ligatures w14:val="none"/>
        </w:rPr>
        <w:t xml:space="preserve"> and adds axioms that align SOSA to </w:t>
      </w:r>
      <w:r w:rsidRPr="008D2809">
        <w:rPr>
          <w:rFonts w:ascii="Times New Roman" w:eastAsia="Times New Roman" w:hAnsi="Times New Roman" w:cs="Times New Roman"/>
          <w:i/>
          <w:iCs/>
          <w:kern w:val="0"/>
          <w14:ligatures w14:val="none"/>
        </w:rPr>
        <w:t>BFO</w:t>
      </w:r>
      <w:r w:rsidRPr="008D2809">
        <w:rPr>
          <w:rFonts w:ascii="Times New Roman" w:eastAsia="Times New Roman" w:hAnsi="Times New Roman" w:cs="Times New Roman"/>
          <w:kern w:val="0"/>
          <w14:ligatures w14:val="none"/>
        </w:rPr>
        <w:t xml:space="preserve"> [</w:t>
      </w:r>
      <w:hyperlink r:id="rId681" w:anchor="bib-bfo" w:tooltip="Information technology — Top-level ontologies (TLO) — Part 2: Basic Formal Ontology (BFO)" w:history="1">
        <w:r w:rsidRPr="008D2809">
          <w:rPr>
            <w:rFonts w:ascii="Times New Roman" w:eastAsia="Times New Roman" w:hAnsi="Times New Roman" w:cs="Times New Roman"/>
            <w:i/>
            <w:iCs/>
            <w:color w:val="0000FF"/>
            <w:kern w:val="0"/>
            <w:u w:val="single"/>
            <w14:ligatures w14:val="none"/>
          </w:rPr>
          <w:t>BFO</w:t>
        </w:r>
      </w:hyperlink>
      <w:r w:rsidRPr="008D2809">
        <w:rPr>
          <w:rFonts w:ascii="Times New Roman" w:eastAsia="Times New Roman" w:hAnsi="Times New Roman" w:cs="Times New Roman"/>
          <w:kern w:val="0"/>
          <w14:ligatures w14:val="none"/>
        </w:rPr>
        <w:t xml:space="preserve">] and </w:t>
      </w:r>
      <w:r w:rsidRPr="008D2809">
        <w:rPr>
          <w:rFonts w:ascii="Times New Roman" w:eastAsia="Times New Roman" w:hAnsi="Times New Roman" w:cs="Times New Roman"/>
          <w:i/>
          <w:iCs/>
          <w:kern w:val="0"/>
          <w14:ligatures w14:val="none"/>
        </w:rPr>
        <w:t>CCO</w:t>
      </w:r>
      <w:r w:rsidRPr="008D2809">
        <w:rPr>
          <w:rFonts w:ascii="Times New Roman" w:eastAsia="Times New Roman" w:hAnsi="Times New Roman" w:cs="Times New Roman"/>
          <w:kern w:val="0"/>
          <w14:ligatures w14:val="none"/>
        </w:rPr>
        <w:t xml:space="preserve"> [</w:t>
      </w:r>
      <w:hyperlink r:id="rId682" w:anchor="bib-cco" w:tooltip="The Common Core Ontologies (CCO)" w:history="1">
        <w:r w:rsidRPr="008D2809">
          <w:rPr>
            <w:rFonts w:ascii="Times New Roman" w:eastAsia="Times New Roman" w:hAnsi="Times New Roman" w:cs="Times New Roman"/>
            <w:i/>
            <w:iCs/>
            <w:color w:val="0000FF"/>
            <w:kern w:val="0"/>
            <w:u w:val="single"/>
            <w14:ligatures w14:val="none"/>
          </w:rPr>
          <w:t>CCO</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i/>
          <w:iCs/>
          <w:kern w:val="0"/>
          <w14:ligatures w14:val="none"/>
        </w:rPr>
        <w:t>SOSA-BFO</w:t>
      </w:r>
      <w:r w:rsidRPr="008D2809">
        <w:rPr>
          <w:rFonts w:ascii="Times New Roman" w:eastAsia="Times New Roman" w:hAnsi="Times New Roman" w:cs="Times New Roman"/>
          <w:kern w:val="0"/>
          <w14:ligatures w14:val="none"/>
        </w:rPr>
        <w:t xml:space="preserve"> may be used to integrate data designed using SOSA into systems otherwise built in the </w:t>
      </w:r>
      <w:r w:rsidRPr="008D2809">
        <w:rPr>
          <w:rFonts w:ascii="Times New Roman" w:eastAsia="Times New Roman" w:hAnsi="Times New Roman" w:cs="Times New Roman"/>
          <w:i/>
          <w:iCs/>
          <w:kern w:val="0"/>
          <w14:ligatures w14:val="none"/>
        </w:rPr>
        <w:t>BFO</w:t>
      </w:r>
      <w:r w:rsidRPr="008D2809">
        <w:rPr>
          <w:rFonts w:ascii="Times New Roman" w:eastAsia="Times New Roman" w:hAnsi="Times New Roman" w:cs="Times New Roman"/>
          <w:kern w:val="0"/>
          <w14:ligatures w14:val="none"/>
        </w:rPr>
        <w:t xml:space="preserve"> framework. </w:t>
      </w:r>
    </w:p>
    <w:p w14:paraId="77B223D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 xml:space="preserve">The </w:t>
      </w:r>
      <w:r w:rsidRPr="008D2809">
        <w:rPr>
          <w:rFonts w:ascii="Times New Roman" w:eastAsia="Times New Roman" w:hAnsi="Times New Roman" w:cs="Times New Roman"/>
          <w:i/>
          <w:iCs/>
          <w:kern w:val="0"/>
          <w14:ligatures w14:val="none"/>
        </w:rPr>
        <w:t>SOSA-BFO module</w:t>
      </w:r>
      <w:r w:rsidRPr="008D2809">
        <w:rPr>
          <w:rFonts w:ascii="Times New Roman" w:eastAsia="Times New Roman" w:hAnsi="Times New Roman" w:cs="Times New Roman"/>
          <w:kern w:val="0"/>
          <w14:ligatures w14:val="none"/>
        </w:rPr>
        <w:t xml:space="preserve"> is documented in section </w:t>
      </w:r>
      <w:hyperlink r:id="rId683" w:anchor="BFO-alignment" w:history="1">
        <w:r w:rsidRPr="008D2809">
          <w:rPr>
            <w:rFonts w:ascii="Times New Roman" w:eastAsia="Times New Roman" w:hAnsi="Times New Roman" w:cs="Times New Roman"/>
            <w:color w:val="0000FF"/>
            <w:kern w:val="0"/>
            <w:u w:val="single"/>
            <w14:ligatures w14:val="none"/>
          </w:rPr>
          <w:t>7.7 BFO/CCO Alignment Module</w:t>
        </w:r>
      </w:hyperlink>
      <w:r w:rsidRPr="008D2809">
        <w:rPr>
          <w:rFonts w:ascii="Times New Roman" w:eastAsia="Times New Roman" w:hAnsi="Times New Roman" w:cs="Times New Roman"/>
          <w:kern w:val="0"/>
          <w14:ligatures w14:val="none"/>
        </w:rPr>
        <w:t xml:space="preserve">. </w:t>
      </w:r>
    </w:p>
    <w:p w14:paraId="08161AB2" w14:textId="77777777" w:rsidR="008D2809" w:rsidRPr="008D2809" w:rsidRDefault="008D2809" w:rsidP="008D28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2809">
        <w:rPr>
          <w:rFonts w:ascii="Times New Roman" w:eastAsia="Times New Roman" w:hAnsi="Times New Roman" w:cs="Times New Roman"/>
          <w:b/>
          <w:bCs/>
          <w:kern w:val="0"/>
          <w:sz w:val="36"/>
          <w:szCs w:val="36"/>
          <w14:ligatures w14:val="none"/>
        </w:rPr>
        <w:t>5. Specification</w:t>
      </w:r>
    </w:p>
    <w:p w14:paraId="530AD0A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This section introduces the specifications for the Semantic Sensor Network Ontology and its RDF implementation. </w:t>
      </w:r>
    </w:p>
    <w:p w14:paraId="60F30356" w14:textId="77777777" w:rsidR="008D2809" w:rsidRPr="008D2809" w:rsidRDefault="008D2809" w:rsidP="008D28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809">
        <w:rPr>
          <w:rFonts w:ascii="Times New Roman" w:eastAsia="Times New Roman" w:hAnsi="Times New Roman" w:cs="Times New Roman"/>
          <w:b/>
          <w:bCs/>
          <w:kern w:val="0"/>
          <w:sz w:val="27"/>
          <w:szCs w:val="27"/>
          <w14:ligatures w14:val="none"/>
        </w:rPr>
        <w:t>5.1 Overview of the ontology</w:t>
      </w:r>
    </w:p>
    <w:p w14:paraId="65D3D95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The SSN Ontology provides a semantic framework for describing certain procedure-</w:t>
      </w:r>
      <w:r w:rsidRPr="008D2809">
        <w:rPr>
          <w:rFonts w:ascii="Times New Roman" w:eastAsia="Times New Roman" w:hAnsi="Times New Roman" w:cs="Times New Roman"/>
          <w:b/>
          <w:bCs/>
          <w:kern w:val="0"/>
          <w14:ligatures w14:val="none"/>
        </w:rPr>
        <w:t>executions</w:t>
      </w:r>
      <w:r w:rsidRPr="008D2809">
        <w:rPr>
          <w:rFonts w:ascii="Times New Roman" w:eastAsia="Times New Roman" w:hAnsi="Times New Roman" w:cs="Times New Roman"/>
          <w:kern w:val="0"/>
          <w14:ligatures w14:val="none"/>
        </w:rPr>
        <w:t xml:space="preserve">, including </w:t>
      </w:r>
      <w:r w:rsidRPr="008D2809">
        <w:rPr>
          <w:rFonts w:ascii="Times New Roman" w:eastAsia="Times New Roman" w:hAnsi="Times New Roman" w:cs="Times New Roman"/>
          <w:b/>
          <w:bCs/>
          <w:kern w:val="0"/>
          <w14:ligatures w14:val="none"/>
        </w:rPr>
        <w:t>actuations</w:t>
      </w:r>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kern w:val="0"/>
          <w14:ligatures w14:val="none"/>
        </w:rPr>
        <w:t>observations</w:t>
      </w:r>
      <w:r w:rsidRPr="008D2809">
        <w:rPr>
          <w:rFonts w:ascii="Times New Roman" w:eastAsia="Times New Roman" w:hAnsi="Times New Roman" w:cs="Times New Roman"/>
          <w:kern w:val="0"/>
          <w14:ligatures w14:val="none"/>
        </w:rPr>
        <w:t xml:space="preserve">, and </w:t>
      </w:r>
      <w:r w:rsidRPr="008D2809">
        <w:rPr>
          <w:rFonts w:ascii="Times New Roman" w:eastAsia="Times New Roman" w:hAnsi="Times New Roman" w:cs="Times New Roman"/>
          <w:b/>
          <w:bCs/>
          <w:kern w:val="0"/>
          <w14:ligatures w14:val="none"/>
        </w:rPr>
        <w:t>samplings</w:t>
      </w:r>
      <w:r w:rsidRPr="008D2809">
        <w:rPr>
          <w:rFonts w:ascii="Times New Roman" w:eastAsia="Times New Roman" w:hAnsi="Times New Roman" w:cs="Times New Roman"/>
          <w:kern w:val="0"/>
          <w14:ligatures w14:val="none"/>
        </w:rPr>
        <w:t xml:space="preserve">, the </w:t>
      </w:r>
      <w:r w:rsidRPr="008D2809">
        <w:rPr>
          <w:rFonts w:ascii="Times New Roman" w:eastAsia="Times New Roman" w:hAnsi="Times New Roman" w:cs="Times New Roman"/>
          <w:b/>
          <w:bCs/>
          <w:kern w:val="0"/>
          <w14:ligatures w14:val="none"/>
        </w:rPr>
        <w:t>procedures</w:t>
      </w:r>
      <w:r w:rsidRPr="008D2809">
        <w:rPr>
          <w:rFonts w:ascii="Times New Roman" w:eastAsia="Times New Roman" w:hAnsi="Times New Roman" w:cs="Times New Roman"/>
          <w:kern w:val="0"/>
          <w14:ligatures w14:val="none"/>
        </w:rPr>
        <w:t xml:space="preserve"> executed, the </w:t>
      </w:r>
      <w:r w:rsidRPr="008D2809">
        <w:rPr>
          <w:rFonts w:ascii="Times New Roman" w:eastAsia="Times New Roman" w:hAnsi="Times New Roman" w:cs="Times New Roman"/>
          <w:b/>
          <w:bCs/>
          <w:kern w:val="0"/>
          <w14:ligatures w14:val="none"/>
        </w:rPr>
        <w:t>systems</w:t>
      </w:r>
      <w:r w:rsidRPr="008D2809">
        <w:rPr>
          <w:rFonts w:ascii="Times New Roman" w:eastAsia="Times New Roman" w:hAnsi="Times New Roman" w:cs="Times New Roman"/>
          <w:kern w:val="0"/>
          <w14:ligatures w14:val="none"/>
        </w:rPr>
        <w:t xml:space="preserve"> that implement the procedures, the </w:t>
      </w:r>
      <w:r w:rsidRPr="008D2809">
        <w:rPr>
          <w:rFonts w:ascii="Times New Roman" w:eastAsia="Times New Roman" w:hAnsi="Times New Roman" w:cs="Times New Roman"/>
          <w:b/>
          <w:bCs/>
          <w:kern w:val="0"/>
          <w14:ligatures w14:val="none"/>
        </w:rPr>
        <w:t>platforms</w:t>
      </w:r>
      <w:r w:rsidRPr="008D2809">
        <w:rPr>
          <w:rFonts w:ascii="Times New Roman" w:eastAsia="Times New Roman" w:hAnsi="Times New Roman" w:cs="Times New Roman"/>
          <w:kern w:val="0"/>
          <w14:ligatures w14:val="none"/>
        </w:rPr>
        <w:t xml:space="preserve"> on which these are mounted, and the </w:t>
      </w:r>
      <w:r w:rsidRPr="008D2809">
        <w:rPr>
          <w:rFonts w:ascii="Times New Roman" w:eastAsia="Times New Roman" w:hAnsi="Times New Roman" w:cs="Times New Roman"/>
          <w:b/>
          <w:bCs/>
          <w:kern w:val="0"/>
          <w14:ligatures w14:val="none"/>
        </w:rPr>
        <w:t>deployments</w:t>
      </w:r>
      <w:r w:rsidRPr="008D2809">
        <w:rPr>
          <w:rFonts w:ascii="Times New Roman" w:eastAsia="Times New Roman" w:hAnsi="Times New Roman" w:cs="Times New Roman"/>
          <w:kern w:val="0"/>
          <w14:ligatures w14:val="none"/>
        </w:rPr>
        <w:t xml:space="preserve"> of the systems and platforms. </w:t>
      </w:r>
    </w:p>
    <w:p w14:paraId="0B45324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hyperlink r:id="rId684" w:anchor="Fig-Execution-overview" w:tooltip="Overview of the key classes and properties (general execution pattern) Explanation of the notation used in class diagrams." w:history="1">
        <w:r w:rsidRPr="008D2809">
          <w:rPr>
            <w:rFonts w:ascii="Times New Roman" w:eastAsia="Times New Roman" w:hAnsi="Times New Roman" w:cs="Times New Roman"/>
            <w:color w:val="0000FF"/>
            <w:kern w:val="0"/>
            <w:u w:val="single"/>
            <w14:ligatures w14:val="none"/>
          </w:rPr>
          <w:t>Figure 6</w:t>
        </w:r>
      </w:hyperlink>
      <w:r w:rsidRPr="008D2809">
        <w:rPr>
          <w:rFonts w:ascii="Times New Roman" w:eastAsia="Times New Roman" w:hAnsi="Times New Roman" w:cs="Times New Roman"/>
          <w:kern w:val="0"/>
          <w14:ligatures w14:val="none"/>
        </w:rPr>
        <w:t xml:space="preserve">, </w:t>
      </w:r>
      <w:hyperlink r:id="rId685" w:anchor="Fig-Actuation-overview" w:tooltip="Overview of the key classes and properties (actuation perspective) Explanation of the notation used in class diagrams." w:history="1">
        <w:r w:rsidRPr="008D2809">
          <w:rPr>
            <w:rFonts w:ascii="Times New Roman" w:eastAsia="Times New Roman" w:hAnsi="Times New Roman" w:cs="Times New Roman"/>
            <w:color w:val="0000FF"/>
            <w:kern w:val="0"/>
            <w:u w:val="single"/>
            <w14:ligatures w14:val="none"/>
          </w:rPr>
          <w:t>Figure 7</w:t>
        </w:r>
      </w:hyperlink>
      <w:r w:rsidRPr="008D2809">
        <w:rPr>
          <w:rFonts w:ascii="Times New Roman" w:eastAsia="Times New Roman" w:hAnsi="Times New Roman" w:cs="Times New Roman"/>
          <w:kern w:val="0"/>
          <w14:ligatures w14:val="none"/>
        </w:rPr>
        <w:t xml:space="preserve">, </w:t>
      </w:r>
      <w:hyperlink r:id="rId686" w:anchor="Fig-Observation-overview" w:tooltip="Overview of the key classes and properties (observation perspective) Explanation of the notation used in class diagrams." w:history="1">
        <w:r w:rsidRPr="008D2809">
          <w:rPr>
            <w:rFonts w:ascii="Times New Roman" w:eastAsia="Times New Roman" w:hAnsi="Times New Roman" w:cs="Times New Roman"/>
            <w:color w:val="0000FF"/>
            <w:kern w:val="0"/>
            <w:u w:val="single"/>
            <w14:ligatures w14:val="none"/>
          </w:rPr>
          <w:t>Figure 8</w:t>
        </w:r>
      </w:hyperlink>
      <w:r w:rsidRPr="008D2809">
        <w:rPr>
          <w:rFonts w:ascii="Times New Roman" w:eastAsia="Times New Roman" w:hAnsi="Times New Roman" w:cs="Times New Roman"/>
          <w:kern w:val="0"/>
          <w14:ligatures w14:val="none"/>
        </w:rPr>
        <w:t xml:space="preserve">, </w:t>
      </w:r>
      <w:hyperlink r:id="rId687" w:anchor="Fig-Sampling-overview" w:tooltip="Overview of the key classes and properties (sampling and sample perspective) Explanation of the notation used in class diagrams." w:history="1">
        <w:r w:rsidRPr="008D2809">
          <w:rPr>
            <w:rFonts w:ascii="Times New Roman" w:eastAsia="Times New Roman" w:hAnsi="Times New Roman" w:cs="Times New Roman"/>
            <w:color w:val="0000FF"/>
            <w:kern w:val="0"/>
            <w:u w:val="single"/>
            <w14:ligatures w14:val="none"/>
          </w:rPr>
          <w:t>Figure 9</w:t>
        </w:r>
      </w:hyperlink>
      <w:r w:rsidRPr="008D2809">
        <w:rPr>
          <w:rFonts w:ascii="Times New Roman" w:eastAsia="Times New Roman" w:hAnsi="Times New Roman" w:cs="Times New Roman"/>
          <w:kern w:val="0"/>
          <w14:ligatures w14:val="none"/>
        </w:rPr>
        <w:t xml:space="preserve">, </w:t>
      </w:r>
      <w:hyperlink r:id="rId688" w:anchor="Fig-Deployment-overview" w:tooltip="Overview of the key classes and properties—system deployment Explanation of the notation used in class diagrams." w:history="1">
        <w:r w:rsidRPr="008D2809">
          <w:rPr>
            <w:rFonts w:ascii="Times New Roman" w:eastAsia="Times New Roman" w:hAnsi="Times New Roman" w:cs="Times New Roman"/>
            <w:color w:val="0000FF"/>
            <w:kern w:val="0"/>
            <w:u w:val="single"/>
            <w14:ligatures w14:val="none"/>
          </w:rPr>
          <w:t>Figure 10</w:t>
        </w:r>
      </w:hyperlink>
      <w:r w:rsidRPr="008D2809">
        <w:rPr>
          <w:rFonts w:ascii="Times New Roman" w:eastAsia="Times New Roman" w:hAnsi="Times New Roman" w:cs="Times New Roman"/>
          <w:kern w:val="0"/>
          <w14:ligatures w14:val="none"/>
        </w:rPr>
        <w:t xml:space="preserve">, </w:t>
      </w:r>
      <w:hyperlink r:id="rId689" w:anchor="Fig-Collections-overview" w:tooltip="Overview of the key classes and properties—collections Explanation of the notation used in class diagrams." w:history="1">
        <w:r w:rsidRPr="008D2809">
          <w:rPr>
            <w:rFonts w:ascii="Times New Roman" w:eastAsia="Times New Roman" w:hAnsi="Times New Roman" w:cs="Times New Roman"/>
            <w:color w:val="0000FF"/>
            <w:kern w:val="0"/>
            <w:u w:val="single"/>
            <w14:ligatures w14:val="none"/>
          </w:rPr>
          <w:t>Figure 11</w:t>
        </w:r>
      </w:hyperlink>
      <w:r w:rsidRPr="008D2809">
        <w:rPr>
          <w:rFonts w:ascii="Times New Roman" w:eastAsia="Times New Roman" w:hAnsi="Times New Roman" w:cs="Times New Roman"/>
          <w:kern w:val="0"/>
          <w14:ligatures w14:val="none"/>
        </w:rPr>
        <w:t xml:space="preserve">, show the key classes and properties in the ontology modules, showing the general pattern for </w:t>
      </w:r>
      <w:hyperlink r:id="rId690" w:anchor="SOSAExecution" w:history="1">
        <w:r w:rsidRPr="008D2809">
          <w:rPr>
            <w:rFonts w:ascii="Times New Roman" w:eastAsia="Times New Roman" w:hAnsi="Times New Roman" w:cs="Times New Roman"/>
            <w:color w:val="0000FF"/>
            <w:kern w:val="0"/>
            <w:u w:val="single"/>
            <w14:ligatures w14:val="none"/>
          </w:rPr>
          <w:t>Executions</w:t>
        </w:r>
      </w:hyperlink>
      <w:r w:rsidRPr="008D2809">
        <w:rPr>
          <w:rFonts w:ascii="Times New Roman" w:eastAsia="Times New Roman" w:hAnsi="Times New Roman" w:cs="Times New Roman"/>
          <w:kern w:val="0"/>
          <w14:ligatures w14:val="none"/>
        </w:rPr>
        <w:t xml:space="preserve">, and specializations from the perspectives of </w:t>
      </w:r>
      <w:hyperlink r:id="rId691" w:anchor="SOSAActuation" w:history="1">
        <w:r w:rsidRPr="008D2809">
          <w:rPr>
            <w:rFonts w:ascii="Times New Roman" w:eastAsia="Times New Roman" w:hAnsi="Times New Roman" w:cs="Times New Roman"/>
            <w:color w:val="0000FF"/>
            <w:kern w:val="0"/>
            <w:u w:val="single"/>
            <w14:ligatures w14:val="none"/>
          </w:rPr>
          <w:t>Actuation</w:t>
        </w:r>
      </w:hyperlink>
      <w:r w:rsidRPr="008D2809">
        <w:rPr>
          <w:rFonts w:ascii="Times New Roman" w:eastAsia="Times New Roman" w:hAnsi="Times New Roman" w:cs="Times New Roman"/>
          <w:kern w:val="0"/>
          <w14:ligatures w14:val="none"/>
        </w:rPr>
        <w:t xml:space="preserve">, </w:t>
      </w:r>
      <w:hyperlink r:id="rId692" w:anchor="SOSAObservation" w:history="1">
        <w:r w:rsidRPr="008D2809">
          <w:rPr>
            <w:rFonts w:ascii="Times New Roman" w:eastAsia="Times New Roman" w:hAnsi="Times New Roman" w:cs="Times New Roman"/>
            <w:color w:val="0000FF"/>
            <w:kern w:val="0"/>
            <w:u w:val="single"/>
            <w14:ligatures w14:val="none"/>
          </w:rPr>
          <w:t>Observation</w:t>
        </w:r>
      </w:hyperlink>
      <w:r w:rsidRPr="008D2809">
        <w:rPr>
          <w:rFonts w:ascii="Times New Roman" w:eastAsia="Times New Roman" w:hAnsi="Times New Roman" w:cs="Times New Roman"/>
          <w:kern w:val="0"/>
          <w14:ligatures w14:val="none"/>
        </w:rPr>
        <w:t xml:space="preserve">, and </w:t>
      </w:r>
      <w:hyperlink r:id="rId693" w:anchor="SOSASampling" w:history="1">
        <w:r w:rsidRPr="008D2809">
          <w:rPr>
            <w:rFonts w:ascii="Times New Roman" w:eastAsia="Times New Roman" w:hAnsi="Times New Roman" w:cs="Times New Roman"/>
            <w:color w:val="0000FF"/>
            <w:kern w:val="0"/>
            <w:u w:val="single"/>
            <w14:ligatures w14:val="none"/>
          </w:rPr>
          <w:t>Sampling</w:t>
        </w:r>
      </w:hyperlink>
      <w:r w:rsidRPr="008D2809">
        <w:rPr>
          <w:rFonts w:ascii="Times New Roman" w:eastAsia="Times New Roman" w:hAnsi="Times New Roman" w:cs="Times New Roman"/>
          <w:kern w:val="0"/>
          <w14:ligatures w14:val="none"/>
        </w:rPr>
        <w:t xml:space="preserve">, and then the supporting classes and structures for </w:t>
      </w:r>
      <w:hyperlink r:id="rId694" w:anchor="SOSASystem" w:history="1">
        <w:r w:rsidRPr="008D2809">
          <w:rPr>
            <w:rFonts w:ascii="Times New Roman" w:eastAsia="Times New Roman" w:hAnsi="Times New Roman" w:cs="Times New Roman"/>
            <w:color w:val="0000FF"/>
            <w:kern w:val="0"/>
            <w:u w:val="single"/>
            <w14:ligatures w14:val="none"/>
          </w:rPr>
          <w:t>Systems</w:t>
        </w:r>
      </w:hyperlink>
      <w:r w:rsidRPr="008D2809">
        <w:rPr>
          <w:rFonts w:ascii="Times New Roman" w:eastAsia="Times New Roman" w:hAnsi="Times New Roman" w:cs="Times New Roman"/>
          <w:kern w:val="0"/>
          <w14:ligatures w14:val="none"/>
        </w:rPr>
        <w:t xml:space="preserve">, </w:t>
      </w:r>
      <w:hyperlink r:id="rId695" w:anchor="SOSAPlatform" w:history="1">
        <w:r w:rsidRPr="008D2809">
          <w:rPr>
            <w:rFonts w:ascii="Times New Roman" w:eastAsia="Times New Roman" w:hAnsi="Times New Roman" w:cs="Times New Roman"/>
            <w:color w:val="0000FF"/>
            <w:kern w:val="0"/>
            <w:u w:val="single"/>
            <w14:ligatures w14:val="none"/>
          </w:rPr>
          <w:t>Platforms</w:t>
        </w:r>
      </w:hyperlink>
      <w:r w:rsidRPr="008D2809">
        <w:rPr>
          <w:rFonts w:ascii="Times New Roman" w:eastAsia="Times New Roman" w:hAnsi="Times New Roman" w:cs="Times New Roman"/>
          <w:kern w:val="0"/>
          <w14:ligatures w14:val="none"/>
        </w:rPr>
        <w:t xml:space="preserve"> and </w:t>
      </w:r>
      <w:hyperlink r:id="rId696" w:anchor="SOSADeployment" w:history="1">
        <w:r w:rsidRPr="008D2809">
          <w:rPr>
            <w:rFonts w:ascii="Times New Roman" w:eastAsia="Times New Roman" w:hAnsi="Times New Roman" w:cs="Times New Roman"/>
            <w:color w:val="0000FF"/>
            <w:kern w:val="0"/>
            <w:u w:val="single"/>
            <w14:ligatures w14:val="none"/>
          </w:rPr>
          <w:t>Deployments</w:t>
        </w:r>
      </w:hyperlink>
      <w:r w:rsidRPr="008D2809">
        <w:rPr>
          <w:rFonts w:ascii="Times New Roman" w:eastAsia="Times New Roman" w:hAnsi="Times New Roman" w:cs="Times New Roman"/>
          <w:kern w:val="0"/>
          <w14:ligatures w14:val="none"/>
        </w:rPr>
        <w:t xml:space="preserve">, and </w:t>
      </w:r>
      <w:hyperlink r:id="rId697" w:anchor="Collections" w:history="1">
        <w:r w:rsidRPr="008D2809">
          <w:rPr>
            <w:rFonts w:ascii="Times New Roman" w:eastAsia="Times New Roman" w:hAnsi="Times New Roman" w:cs="Times New Roman"/>
            <w:color w:val="0000FF"/>
            <w:kern w:val="0"/>
            <w:u w:val="single"/>
            <w14:ligatures w14:val="none"/>
          </w:rPr>
          <w:t>collections</w:t>
        </w:r>
      </w:hyperlink>
      <w:r w:rsidRPr="008D2809">
        <w:rPr>
          <w:rFonts w:ascii="Times New Roman" w:eastAsia="Times New Roman" w:hAnsi="Times New Roman" w:cs="Times New Roman"/>
          <w:kern w:val="0"/>
          <w14:ligatures w14:val="none"/>
        </w:rPr>
        <w:t xml:space="preserve">. </w:t>
      </w:r>
    </w:p>
    <w:p w14:paraId="78A586B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698" w:anchor="Fig-Execution-overview" w:history="1">
        <w:r w:rsidRPr="008D2809">
          <w:rPr>
            <w:rFonts w:ascii="Times New Roman" w:eastAsia="Times New Roman" w:hAnsi="Times New Roman" w:cs="Times New Roman"/>
            <w:color w:val="0000FF"/>
            <w:kern w:val="0"/>
            <w:u w:val="single"/>
            <w14:ligatures w14:val="none"/>
          </w:rPr>
          <w:t>Figure 6</w:t>
        </w:r>
      </w:hyperlink>
      <w:r w:rsidRPr="008D2809">
        <w:rPr>
          <w:rFonts w:ascii="Times New Roman" w:eastAsia="Times New Roman" w:hAnsi="Times New Roman" w:cs="Times New Roman"/>
          <w:kern w:val="0"/>
          <w14:ligatures w14:val="none"/>
        </w:rPr>
        <w:t xml:space="preserve"> Overview of the key classes and properties (general execution pattern) </w:t>
      </w:r>
      <w:r w:rsidRPr="008D2809">
        <w:rPr>
          <w:rFonts w:ascii="Times New Roman" w:eastAsia="Times New Roman" w:hAnsi="Times New Roman" w:cs="Times New Roman"/>
          <w:kern w:val="0"/>
          <w14:ligatures w14:val="none"/>
        </w:rPr>
        <w:br/>
      </w:r>
      <w:hyperlink r:id="rId699" w:anchor="Class-diagram" w:history="1">
        <w:r w:rsidRPr="008D2809">
          <w:rPr>
            <w:rFonts w:ascii="Times New Roman" w:eastAsia="Times New Roman" w:hAnsi="Times New Roman" w:cs="Times New Roman"/>
            <w:i/>
            <w:iCs/>
            <w:color w:val="0000FF"/>
            <w:kern w:val="0"/>
            <w:u w:val="single"/>
            <w14:ligatures w14:val="none"/>
          </w:rPr>
          <w:t>Explanation of the notation used in class diagrams</w:t>
        </w:r>
      </w:hyperlink>
      <w:r w:rsidRPr="008D2809">
        <w:rPr>
          <w:rFonts w:ascii="Times New Roman" w:eastAsia="Times New Roman" w:hAnsi="Times New Roman" w:cs="Times New Roman"/>
          <w:kern w:val="0"/>
          <w14:ligatures w14:val="none"/>
        </w:rPr>
        <w:t xml:space="preserve">. </w:t>
      </w:r>
      <w:hyperlink r:id="rId700" w:anchor="Fig-Actuation-overview" w:history="1">
        <w:r w:rsidRPr="008D2809">
          <w:rPr>
            <w:rFonts w:ascii="Times New Roman" w:eastAsia="Times New Roman" w:hAnsi="Times New Roman" w:cs="Times New Roman"/>
            <w:color w:val="0000FF"/>
            <w:kern w:val="0"/>
            <w:u w:val="single"/>
            <w14:ligatures w14:val="none"/>
          </w:rPr>
          <w:t>Figure 7</w:t>
        </w:r>
      </w:hyperlink>
      <w:r w:rsidRPr="008D2809">
        <w:rPr>
          <w:rFonts w:ascii="Times New Roman" w:eastAsia="Times New Roman" w:hAnsi="Times New Roman" w:cs="Times New Roman"/>
          <w:kern w:val="0"/>
          <w14:ligatures w14:val="none"/>
        </w:rPr>
        <w:t xml:space="preserve"> Overview of the key classes and properties (actuation perspective) </w:t>
      </w:r>
      <w:r w:rsidRPr="008D2809">
        <w:rPr>
          <w:rFonts w:ascii="Times New Roman" w:eastAsia="Times New Roman" w:hAnsi="Times New Roman" w:cs="Times New Roman"/>
          <w:kern w:val="0"/>
          <w14:ligatures w14:val="none"/>
        </w:rPr>
        <w:br/>
      </w:r>
      <w:hyperlink r:id="rId701" w:anchor="Class-diagram" w:history="1">
        <w:r w:rsidRPr="008D2809">
          <w:rPr>
            <w:rFonts w:ascii="Times New Roman" w:eastAsia="Times New Roman" w:hAnsi="Times New Roman" w:cs="Times New Roman"/>
            <w:i/>
            <w:iCs/>
            <w:color w:val="0000FF"/>
            <w:kern w:val="0"/>
            <w:u w:val="single"/>
            <w14:ligatures w14:val="none"/>
          </w:rPr>
          <w:t>Explanation of the notation used in class diagrams</w:t>
        </w:r>
      </w:hyperlink>
      <w:r w:rsidRPr="008D2809">
        <w:rPr>
          <w:rFonts w:ascii="Times New Roman" w:eastAsia="Times New Roman" w:hAnsi="Times New Roman" w:cs="Times New Roman"/>
          <w:kern w:val="0"/>
          <w14:ligatures w14:val="none"/>
        </w:rPr>
        <w:t xml:space="preserve">. </w:t>
      </w:r>
      <w:hyperlink r:id="rId702" w:anchor="Fig-Observation-overview" w:history="1">
        <w:r w:rsidRPr="008D2809">
          <w:rPr>
            <w:rFonts w:ascii="Times New Roman" w:eastAsia="Times New Roman" w:hAnsi="Times New Roman" w:cs="Times New Roman"/>
            <w:color w:val="0000FF"/>
            <w:kern w:val="0"/>
            <w:u w:val="single"/>
            <w14:ligatures w14:val="none"/>
          </w:rPr>
          <w:t>Figure 8</w:t>
        </w:r>
      </w:hyperlink>
      <w:r w:rsidRPr="008D2809">
        <w:rPr>
          <w:rFonts w:ascii="Times New Roman" w:eastAsia="Times New Roman" w:hAnsi="Times New Roman" w:cs="Times New Roman"/>
          <w:kern w:val="0"/>
          <w14:ligatures w14:val="none"/>
        </w:rPr>
        <w:t xml:space="preserve"> Overview of the key classes and properties (observation perspective) </w:t>
      </w:r>
      <w:r w:rsidRPr="008D2809">
        <w:rPr>
          <w:rFonts w:ascii="Times New Roman" w:eastAsia="Times New Roman" w:hAnsi="Times New Roman" w:cs="Times New Roman"/>
          <w:kern w:val="0"/>
          <w14:ligatures w14:val="none"/>
        </w:rPr>
        <w:br/>
      </w:r>
      <w:hyperlink r:id="rId703" w:anchor="Class-diagram" w:history="1">
        <w:r w:rsidRPr="008D2809">
          <w:rPr>
            <w:rFonts w:ascii="Times New Roman" w:eastAsia="Times New Roman" w:hAnsi="Times New Roman" w:cs="Times New Roman"/>
            <w:i/>
            <w:iCs/>
            <w:color w:val="0000FF"/>
            <w:kern w:val="0"/>
            <w:u w:val="single"/>
            <w14:ligatures w14:val="none"/>
          </w:rPr>
          <w:t>Explanation of the notation used in class diagrams</w:t>
        </w:r>
      </w:hyperlink>
      <w:r w:rsidRPr="008D2809">
        <w:rPr>
          <w:rFonts w:ascii="Times New Roman" w:eastAsia="Times New Roman" w:hAnsi="Times New Roman" w:cs="Times New Roman"/>
          <w:kern w:val="0"/>
          <w14:ligatures w14:val="none"/>
        </w:rPr>
        <w:t xml:space="preserve">. </w:t>
      </w:r>
      <w:hyperlink r:id="rId704" w:anchor="Fig-Sampling-overview" w:history="1">
        <w:r w:rsidRPr="008D2809">
          <w:rPr>
            <w:rFonts w:ascii="Times New Roman" w:eastAsia="Times New Roman" w:hAnsi="Times New Roman" w:cs="Times New Roman"/>
            <w:color w:val="0000FF"/>
            <w:kern w:val="0"/>
            <w:u w:val="single"/>
            <w14:ligatures w14:val="none"/>
          </w:rPr>
          <w:t>Figure 9</w:t>
        </w:r>
      </w:hyperlink>
      <w:r w:rsidRPr="008D2809">
        <w:rPr>
          <w:rFonts w:ascii="Times New Roman" w:eastAsia="Times New Roman" w:hAnsi="Times New Roman" w:cs="Times New Roman"/>
          <w:kern w:val="0"/>
          <w14:ligatures w14:val="none"/>
        </w:rPr>
        <w:t xml:space="preserve"> Overview of the key classes and properties (sampling and sample perspective) </w:t>
      </w:r>
      <w:r w:rsidRPr="008D2809">
        <w:rPr>
          <w:rFonts w:ascii="Times New Roman" w:eastAsia="Times New Roman" w:hAnsi="Times New Roman" w:cs="Times New Roman"/>
          <w:kern w:val="0"/>
          <w14:ligatures w14:val="none"/>
        </w:rPr>
        <w:br/>
      </w:r>
      <w:hyperlink r:id="rId705" w:anchor="Class-diagram" w:history="1">
        <w:r w:rsidRPr="008D2809">
          <w:rPr>
            <w:rFonts w:ascii="Times New Roman" w:eastAsia="Times New Roman" w:hAnsi="Times New Roman" w:cs="Times New Roman"/>
            <w:i/>
            <w:iCs/>
            <w:color w:val="0000FF"/>
            <w:kern w:val="0"/>
            <w:u w:val="single"/>
            <w14:ligatures w14:val="none"/>
          </w:rPr>
          <w:t>Explanation of the notation used in class diagrams</w:t>
        </w:r>
      </w:hyperlink>
      <w:r w:rsidRPr="008D2809">
        <w:rPr>
          <w:rFonts w:ascii="Times New Roman" w:eastAsia="Times New Roman" w:hAnsi="Times New Roman" w:cs="Times New Roman"/>
          <w:kern w:val="0"/>
          <w14:ligatures w14:val="none"/>
        </w:rPr>
        <w:t xml:space="preserve">. </w:t>
      </w:r>
      <w:hyperlink r:id="rId706" w:anchor="Fig-Deployment-overview" w:history="1">
        <w:r w:rsidRPr="008D2809">
          <w:rPr>
            <w:rFonts w:ascii="Times New Roman" w:eastAsia="Times New Roman" w:hAnsi="Times New Roman" w:cs="Times New Roman"/>
            <w:color w:val="0000FF"/>
            <w:kern w:val="0"/>
            <w:u w:val="single"/>
            <w14:ligatures w14:val="none"/>
          </w:rPr>
          <w:t>Figure 10</w:t>
        </w:r>
      </w:hyperlink>
      <w:r w:rsidRPr="008D2809">
        <w:rPr>
          <w:rFonts w:ascii="Times New Roman" w:eastAsia="Times New Roman" w:hAnsi="Times New Roman" w:cs="Times New Roman"/>
          <w:kern w:val="0"/>
          <w14:ligatures w14:val="none"/>
        </w:rPr>
        <w:t xml:space="preserve"> Overview of the key classes and properties—system deployment </w:t>
      </w:r>
      <w:r w:rsidRPr="008D2809">
        <w:rPr>
          <w:rFonts w:ascii="Times New Roman" w:eastAsia="Times New Roman" w:hAnsi="Times New Roman" w:cs="Times New Roman"/>
          <w:kern w:val="0"/>
          <w14:ligatures w14:val="none"/>
        </w:rPr>
        <w:br/>
      </w:r>
      <w:hyperlink r:id="rId707" w:anchor="Class-diagram" w:history="1">
        <w:r w:rsidRPr="008D2809">
          <w:rPr>
            <w:rFonts w:ascii="Times New Roman" w:eastAsia="Times New Roman" w:hAnsi="Times New Roman" w:cs="Times New Roman"/>
            <w:i/>
            <w:iCs/>
            <w:color w:val="0000FF"/>
            <w:kern w:val="0"/>
            <w:u w:val="single"/>
            <w14:ligatures w14:val="none"/>
          </w:rPr>
          <w:t>Explanation of the notation used in class diagrams</w:t>
        </w:r>
      </w:hyperlink>
      <w:r w:rsidRPr="008D2809">
        <w:rPr>
          <w:rFonts w:ascii="Times New Roman" w:eastAsia="Times New Roman" w:hAnsi="Times New Roman" w:cs="Times New Roman"/>
          <w:kern w:val="0"/>
          <w14:ligatures w14:val="none"/>
        </w:rPr>
        <w:t xml:space="preserve">. </w:t>
      </w:r>
      <w:hyperlink r:id="rId708" w:anchor="Fig-Collections-overview" w:history="1">
        <w:r w:rsidRPr="008D2809">
          <w:rPr>
            <w:rFonts w:ascii="Times New Roman" w:eastAsia="Times New Roman" w:hAnsi="Times New Roman" w:cs="Times New Roman"/>
            <w:color w:val="0000FF"/>
            <w:kern w:val="0"/>
            <w:u w:val="single"/>
            <w14:ligatures w14:val="none"/>
          </w:rPr>
          <w:t>Figure 11</w:t>
        </w:r>
      </w:hyperlink>
      <w:r w:rsidRPr="008D2809">
        <w:rPr>
          <w:rFonts w:ascii="Times New Roman" w:eastAsia="Times New Roman" w:hAnsi="Times New Roman" w:cs="Times New Roman"/>
          <w:kern w:val="0"/>
          <w14:ligatures w14:val="none"/>
        </w:rPr>
        <w:t xml:space="preserve"> Overview of the key classes and properties—collections </w:t>
      </w:r>
      <w:r w:rsidRPr="008D2809">
        <w:rPr>
          <w:rFonts w:ascii="Times New Roman" w:eastAsia="Times New Roman" w:hAnsi="Times New Roman" w:cs="Times New Roman"/>
          <w:kern w:val="0"/>
          <w14:ligatures w14:val="none"/>
        </w:rPr>
        <w:br/>
      </w:r>
      <w:hyperlink r:id="rId709" w:anchor="Class-diagram" w:history="1">
        <w:r w:rsidRPr="008D2809">
          <w:rPr>
            <w:rFonts w:ascii="Times New Roman" w:eastAsia="Times New Roman" w:hAnsi="Times New Roman" w:cs="Times New Roman"/>
            <w:i/>
            <w:iCs/>
            <w:color w:val="0000FF"/>
            <w:kern w:val="0"/>
            <w:u w:val="single"/>
            <w14:ligatures w14:val="none"/>
          </w:rPr>
          <w:t>Explanation of the notation used in class diagrams</w:t>
        </w:r>
      </w:hyperlink>
      <w:r w:rsidRPr="008D2809">
        <w:rPr>
          <w:rFonts w:ascii="Times New Roman" w:eastAsia="Times New Roman" w:hAnsi="Times New Roman" w:cs="Times New Roman"/>
          <w:kern w:val="0"/>
          <w14:ligatures w14:val="none"/>
        </w:rPr>
        <w:t xml:space="preserve">. </w:t>
      </w:r>
    </w:p>
    <w:p w14:paraId="012DB635" w14:textId="77777777" w:rsidR="008D2809" w:rsidRPr="008D2809" w:rsidRDefault="008D2809" w:rsidP="008D28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809">
        <w:rPr>
          <w:rFonts w:ascii="Times New Roman" w:eastAsia="Times New Roman" w:hAnsi="Times New Roman" w:cs="Times New Roman"/>
          <w:b/>
          <w:bCs/>
          <w:kern w:val="0"/>
          <w:sz w:val="27"/>
          <w:szCs w:val="27"/>
          <w14:ligatures w14:val="none"/>
        </w:rPr>
        <w:t>5.2 RDF implementation</w:t>
      </w:r>
    </w:p>
    <w:p w14:paraId="51B3CAD2"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5.2.1 Namespaces</w:t>
      </w:r>
    </w:p>
    <w:p w14:paraId="7978C3A3" w14:textId="77777777" w:rsidR="008D2809" w:rsidRPr="008D2809" w:rsidRDefault="008D2809" w:rsidP="008D2809">
      <w:pPr>
        <w:spacing w:before="100" w:beforeAutospacing="1" w:after="100" w:afterAutospacing="1" w:line="240" w:lineRule="auto"/>
        <w:jc w:val="center"/>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namespace for the core terms is </w:t>
      </w:r>
      <w:r w:rsidRPr="008D2809">
        <w:rPr>
          <w:rFonts w:ascii="Courier" w:eastAsia="Times New Roman" w:hAnsi="Courier" w:cs="Times New Roman"/>
          <w:kern w:val="0"/>
          <w14:ligatures w14:val="none"/>
        </w:rPr>
        <w:t>http://www.w3.org/ns/sosa/</w:t>
      </w:r>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t xml:space="preserve">The suggested prefix for the SOSA namespace is </w:t>
      </w:r>
      <w:r w:rsidRPr="008D2809">
        <w:rPr>
          <w:rFonts w:ascii="Courier" w:eastAsia="Times New Roman" w:hAnsi="Courier" w:cs="Times New Roman"/>
          <w:kern w:val="0"/>
          <w14:ligatures w14:val="none"/>
        </w:rPr>
        <w:t>sosa:</w:t>
      </w:r>
      <w:r w:rsidRPr="008D2809">
        <w:rPr>
          <w:rFonts w:ascii="Times New Roman" w:eastAsia="Times New Roman" w:hAnsi="Times New Roman" w:cs="Times New Roman"/>
          <w:kern w:val="0"/>
          <w14:ligatures w14:val="none"/>
        </w:rPr>
        <w:t xml:space="preserve">. </w:t>
      </w:r>
    </w:p>
    <w:p w14:paraId="28F6385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08DCC38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commentRangeStart w:id="112"/>
      <w:r w:rsidRPr="008D2809">
        <w:rPr>
          <w:rFonts w:ascii="Times New Roman" w:eastAsia="Times New Roman" w:hAnsi="Times New Roman" w:cs="Times New Roman"/>
          <w:kern w:val="0"/>
          <w14:ligatures w14:val="none"/>
        </w:rPr>
        <w:t xml:space="preserve">In previous editions of SSN, the namespace </w:t>
      </w:r>
      <w:r w:rsidRPr="008D2809">
        <w:rPr>
          <w:rFonts w:ascii="Courier" w:eastAsia="Times New Roman" w:hAnsi="Courier" w:cs="Times New Roman"/>
          <w:kern w:val="0"/>
          <w14:ligatures w14:val="none"/>
        </w:rPr>
        <w:t>http://www.w3.org/ns/ssn/</w:t>
      </w:r>
      <w:r w:rsidRPr="008D2809">
        <w:rPr>
          <w:rFonts w:ascii="Times New Roman" w:eastAsia="Times New Roman" w:hAnsi="Times New Roman" w:cs="Times New Roman"/>
          <w:kern w:val="0"/>
          <w14:ligatures w14:val="none"/>
        </w:rPr>
        <w:t xml:space="preserve"> was used for some terms. In this edition all core terms are consolidated into a single namespace. The terms in the </w:t>
      </w:r>
      <w:r w:rsidRPr="008D2809">
        <w:rPr>
          <w:rFonts w:ascii="Courier New" w:eastAsia="Times New Roman" w:hAnsi="Courier New" w:cs="Courier New"/>
          <w:kern w:val="0"/>
          <w:sz w:val="20"/>
          <w:szCs w:val="20"/>
          <w14:ligatures w14:val="none"/>
        </w:rPr>
        <w:t>ssn:</w:t>
      </w:r>
      <w:r w:rsidRPr="008D2809">
        <w:rPr>
          <w:rFonts w:ascii="Times New Roman" w:eastAsia="Times New Roman" w:hAnsi="Times New Roman" w:cs="Times New Roman"/>
          <w:kern w:val="0"/>
          <w14:ligatures w14:val="none"/>
        </w:rPr>
        <w:t xml:space="preserve"> namespaces remain in the RDF artefacts to protect backward compatibility of existing deployments</w:t>
      </w:r>
      <w:del w:id="113" w:author="Carl Reed" w:date="2026-08-24T11:13:00Z" w16du:dateUtc="2026-08-24T17:13:00Z">
        <w:r w:rsidRPr="008D2809" w:rsidDel="005B1B52">
          <w:rPr>
            <w:rFonts w:ascii="Times New Roman" w:eastAsia="Times New Roman" w:hAnsi="Times New Roman" w:cs="Times New Roman"/>
            <w:kern w:val="0"/>
            <w14:ligatures w14:val="none"/>
          </w:rPr>
          <w:delText>,</w:delText>
        </w:r>
      </w:del>
      <w:r w:rsidRPr="008D2809">
        <w:rPr>
          <w:rFonts w:ascii="Times New Roman" w:eastAsia="Times New Roman" w:hAnsi="Times New Roman" w:cs="Times New Roman"/>
          <w:kern w:val="0"/>
          <w14:ligatures w14:val="none"/>
        </w:rPr>
        <w:t xml:space="preserve"> but are marked </w:t>
      </w:r>
      <w:r w:rsidRPr="008D2809">
        <w:rPr>
          <w:rFonts w:ascii="Courier New" w:eastAsia="Times New Roman" w:hAnsi="Courier New" w:cs="Courier New"/>
          <w:kern w:val="0"/>
          <w:sz w:val="20"/>
          <w:szCs w:val="20"/>
          <w14:ligatures w14:val="none"/>
        </w:rPr>
        <w:t>deprecated</w:t>
      </w:r>
      <w:commentRangeEnd w:id="112"/>
      <w:r w:rsidR="00E94ACA" w:rsidRPr="008D2809">
        <w:rPr>
          <w:rStyle w:val="CommentReference"/>
          <w:rFonts w:ascii="Times New Roman" w:eastAsia="Times New Roman" w:hAnsi="Times New Roman" w:cs="Times New Roman"/>
          <w:kern w:val="0"/>
          <w:sz w:val="24"/>
          <w:szCs w:val="24"/>
          <w14:ligatures w14:val="none"/>
        </w:rPr>
        <w:commentReference w:id="112"/>
      </w:r>
      <w:r w:rsidRPr="008D2809">
        <w:rPr>
          <w:rFonts w:ascii="Times New Roman" w:eastAsia="Times New Roman" w:hAnsi="Times New Roman" w:cs="Times New Roman"/>
          <w:kern w:val="0"/>
          <w14:ligatures w14:val="none"/>
        </w:rPr>
        <w:t xml:space="preserve">. </w:t>
      </w:r>
    </w:p>
    <w:p w14:paraId="18456B3C"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lastRenderedPageBreak/>
        <w:t>5.2.2 Dependencies</w:t>
      </w:r>
    </w:p>
    <w:p w14:paraId="3A2F8CD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Each </w:t>
      </w:r>
      <w:hyperlink r:id="rId710" w:anchor="modularization" w:history="1">
        <w:r w:rsidRPr="008D2809">
          <w:rPr>
            <w:rFonts w:ascii="Times New Roman" w:eastAsia="Times New Roman" w:hAnsi="Times New Roman" w:cs="Times New Roman"/>
            <w:color w:val="0000FF"/>
            <w:kern w:val="0"/>
            <w:u w:val="single"/>
            <w14:ligatures w14:val="none"/>
          </w:rPr>
          <w:t>module of the SSN Ontology</w:t>
        </w:r>
      </w:hyperlink>
      <w:r w:rsidRPr="008D2809">
        <w:rPr>
          <w:rFonts w:ascii="Times New Roman" w:eastAsia="Times New Roman" w:hAnsi="Times New Roman" w:cs="Times New Roman"/>
          <w:kern w:val="0"/>
          <w14:ligatures w14:val="none"/>
        </w:rPr>
        <w:t xml:space="preserve"> is packaged as an RDF file. The RDF representations use </w:t>
      </w:r>
      <w:r w:rsidRPr="008D2809">
        <w:rPr>
          <w:rFonts w:ascii="Courier New" w:eastAsia="Times New Roman" w:hAnsi="Courier New" w:cs="Courier New"/>
          <w:kern w:val="0"/>
          <w:sz w:val="20"/>
          <w:szCs w:val="20"/>
          <w14:ligatures w14:val="none"/>
        </w:rPr>
        <w:t>owl:imports</w:t>
      </w:r>
      <w:r w:rsidRPr="008D2809">
        <w:rPr>
          <w:rFonts w:ascii="Times New Roman" w:eastAsia="Times New Roman" w:hAnsi="Times New Roman" w:cs="Times New Roman"/>
          <w:kern w:val="0"/>
          <w14:ligatures w14:val="none"/>
        </w:rPr>
        <w:t xml:space="preserve"> statements to implement the dependencies. Within each graph, where further information (axioms and annotations) is added to an existing term, </w:t>
      </w:r>
      <w:r w:rsidRPr="008D2809">
        <w:rPr>
          <w:rFonts w:ascii="Courier New" w:eastAsia="Times New Roman" w:hAnsi="Courier New" w:cs="Courier New"/>
          <w:kern w:val="0"/>
          <w:sz w:val="20"/>
          <w:szCs w:val="20"/>
          <w14:ligatures w14:val="none"/>
        </w:rPr>
        <w:t>rdfs:isDefinedBy</w:t>
      </w:r>
      <w:r w:rsidRPr="008D2809">
        <w:rPr>
          <w:rFonts w:ascii="Times New Roman" w:eastAsia="Times New Roman" w:hAnsi="Times New Roman" w:cs="Times New Roman"/>
          <w:kern w:val="0"/>
          <w14:ligatures w14:val="none"/>
        </w:rPr>
        <w:t xml:space="preserve"> indicates the module where the term was originally defined. </w:t>
      </w:r>
    </w:p>
    <w:p w14:paraId="4D3A650D"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5.2.3 Expressivity</w:t>
      </w:r>
    </w:p>
    <w:p w14:paraId="54437ADD" w14:textId="75AF5E13"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commentRangeStart w:id="114"/>
      <w:r w:rsidRPr="008D2809">
        <w:rPr>
          <w:rFonts w:ascii="Times New Roman" w:eastAsia="Times New Roman" w:hAnsi="Times New Roman" w:cs="Times New Roman"/>
          <w:kern w:val="0"/>
          <w14:ligatures w14:val="none"/>
        </w:rPr>
        <w:t xml:space="preserve">The SOSA modules </w:t>
      </w:r>
      <w:commentRangeEnd w:id="114"/>
      <w:r w:rsidR="00880E21" w:rsidRPr="008D2809">
        <w:rPr>
          <w:rStyle w:val="CommentReference"/>
          <w:rFonts w:ascii="Times New Roman" w:eastAsia="Times New Roman" w:hAnsi="Times New Roman" w:cs="Times New Roman"/>
          <w:kern w:val="0"/>
          <w:sz w:val="24"/>
          <w:szCs w:val="24"/>
          <w14:ligatures w14:val="none"/>
        </w:rPr>
        <w:commentReference w:id="114"/>
      </w:r>
      <w:r w:rsidRPr="008D2809">
        <w:rPr>
          <w:rFonts w:ascii="Times New Roman" w:eastAsia="Times New Roman" w:hAnsi="Times New Roman" w:cs="Times New Roman"/>
          <w:kern w:val="0"/>
          <w14:ligatures w14:val="none"/>
        </w:rPr>
        <w:t xml:space="preserve">contain the basic definitions of the core terms with </w:t>
      </w:r>
      <w:del w:id="115" w:author="Carl Reed" w:date="2026-08-24T11:16:00Z" w16du:dateUtc="2026-08-24T17:16:00Z">
        <w:r w:rsidRPr="008D2809" w:rsidDel="00E47814">
          <w:rPr>
            <w:rFonts w:ascii="Times New Roman" w:eastAsia="Times New Roman" w:hAnsi="Times New Roman" w:cs="Times New Roman"/>
            <w:kern w:val="0"/>
            <w14:ligatures w14:val="none"/>
          </w:rPr>
          <w:delText xml:space="preserve">axiomatization </w:delText>
        </w:r>
      </w:del>
      <w:ins w:id="116" w:author="Carl Reed" w:date="2026-08-24T11:16:00Z" w16du:dateUtc="2026-08-24T17:16:00Z">
        <w:r w:rsidR="00E47814" w:rsidRPr="008D2809">
          <w:rPr>
            <w:rFonts w:ascii="Times New Roman" w:eastAsia="Times New Roman" w:hAnsi="Times New Roman" w:cs="Times New Roman"/>
            <w:kern w:val="0"/>
            <w14:ligatures w14:val="none"/>
          </w:rPr>
          <w:t>axiom</w:t>
        </w:r>
        <w:r w:rsidR="00E47814">
          <w:rPr>
            <w:rFonts w:ascii="Times New Roman" w:eastAsia="Times New Roman" w:hAnsi="Times New Roman" w:cs="Times New Roman"/>
            <w:kern w:val="0"/>
            <w14:ligatures w14:val="none"/>
          </w:rPr>
          <w:t>s</w:t>
        </w:r>
        <w:r w:rsidR="00E47814" w:rsidRPr="008D2809">
          <w:rPr>
            <w:rFonts w:ascii="Times New Roman" w:eastAsia="Times New Roman" w:hAnsi="Times New Roman" w:cs="Times New Roman"/>
            <w:kern w:val="0"/>
            <w14:ligatures w14:val="none"/>
          </w:rPr>
          <w:t xml:space="preserve"> </w:t>
        </w:r>
      </w:ins>
      <w:r w:rsidRPr="008D2809">
        <w:rPr>
          <w:rFonts w:ascii="Times New Roman" w:eastAsia="Times New Roman" w:hAnsi="Times New Roman" w:cs="Times New Roman"/>
          <w:kern w:val="0"/>
          <w14:ligatures w14:val="none"/>
        </w:rPr>
        <w:t>corresponding to the RDFS-Plus profile [</w:t>
      </w:r>
      <w:hyperlink r:id="rId711" w:anchor="bib-rdfs-plus" w:tooltip="Chapter 8 - RDFS-Plus" w:history="1">
        <w:r w:rsidRPr="008D2809">
          <w:rPr>
            <w:rFonts w:ascii="Times New Roman" w:eastAsia="Times New Roman" w:hAnsi="Times New Roman" w:cs="Times New Roman"/>
            <w:i/>
            <w:iCs/>
            <w:color w:val="0000FF"/>
            <w:kern w:val="0"/>
            <w:u w:val="single"/>
            <w14:ligatures w14:val="none"/>
          </w:rPr>
          <w:t>RDFS-Plus</w:t>
        </w:r>
      </w:hyperlink>
      <w:r w:rsidRPr="008D2809">
        <w:rPr>
          <w:rFonts w:ascii="Times New Roman" w:eastAsia="Times New Roman" w:hAnsi="Times New Roman" w:cs="Times New Roman"/>
          <w:kern w:val="0"/>
          <w14:ligatures w14:val="none"/>
        </w:rPr>
        <w:t xml:space="preserve">] — </w:t>
      </w:r>
      <w:r w:rsidRPr="008D2809">
        <w:rPr>
          <w:rFonts w:ascii="Courier New" w:eastAsia="Times New Roman" w:hAnsi="Courier New" w:cs="Courier New"/>
          <w:kern w:val="0"/>
          <w:sz w:val="20"/>
          <w:szCs w:val="20"/>
          <w14:ligatures w14:val="none"/>
        </w:rPr>
        <w:t>rdf:type</w:t>
      </w:r>
      <w:r w:rsidRPr="008D2809">
        <w:rPr>
          <w:rFonts w:ascii="Times New Roman" w:eastAsia="Times New Roman" w:hAnsi="Times New Roman" w:cs="Times New Roman"/>
          <w:kern w:val="0"/>
          <w14:ligatures w14:val="none"/>
        </w:rPr>
        <w:t xml:space="preserve"> (</w:t>
      </w:r>
      <w:r w:rsidRPr="008D2809">
        <w:rPr>
          <w:rFonts w:ascii="Courier New" w:eastAsia="Times New Roman" w:hAnsi="Courier New" w:cs="Courier New"/>
          <w:kern w:val="0"/>
          <w:sz w:val="20"/>
          <w:szCs w:val="20"/>
          <w14:ligatures w14:val="none"/>
        </w:rPr>
        <w:t>ClassAssertion</w:t>
      </w:r>
      <w:r w:rsidRPr="008D2809">
        <w:rPr>
          <w:rFonts w:ascii="Times New Roman" w:eastAsia="Times New Roman" w:hAnsi="Times New Roman" w:cs="Times New Roman"/>
          <w:kern w:val="0"/>
          <w14:ligatures w14:val="none"/>
        </w:rPr>
        <w:t xml:space="preserve">), and using axioms </w:t>
      </w:r>
      <w:r w:rsidRPr="008D2809">
        <w:rPr>
          <w:rFonts w:ascii="Courier New" w:eastAsia="Times New Roman" w:hAnsi="Courier New" w:cs="Courier New"/>
          <w:kern w:val="0"/>
          <w:sz w:val="20"/>
          <w:szCs w:val="20"/>
          <w14:ligatures w14:val="none"/>
        </w:rPr>
        <w:t>ObjectInverseOf</w:t>
      </w:r>
      <w:r w:rsidRPr="008D2809">
        <w:rPr>
          <w:rFonts w:ascii="Times New Roman" w:eastAsia="Times New Roman" w:hAnsi="Times New Roman" w:cs="Times New Roman"/>
          <w:kern w:val="0"/>
          <w14:ligatures w14:val="none"/>
        </w:rPr>
        <w:t xml:space="preserve">, </w:t>
      </w:r>
      <w:r w:rsidRPr="008D2809">
        <w:rPr>
          <w:rFonts w:ascii="Courier New" w:eastAsia="Times New Roman" w:hAnsi="Courier New" w:cs="Courier New"/>
          <w:kern w:val="0"/>
          <w:sz w:val="20"/>
          <w:szCs w:val="20"/>
          <w14:ligatures w14:val="none"/>
        </w:rPr>
        <w:t>SubClassOf</w:t>
      </w:r>
      <w:r w:rsidRPr="008D2809">
        <w:rPr>
          <w:rFonts w:ascii="Times New Roman" w:eastAsia="Times New Roman" w:hAnsi="Times New Roman" w:cs="Times New Roman"/>
          <w:kern w:val="0"/>
          <w14:ligatures w14:val="none"/>
        </w:rPr>
        <w:t xml:space="preserve"> and </w:t>
      </w:r>
      <w:r w:rsidRPr="008D2809">
        <w:rPr>
          <w:rFonts w:ascii="Courier New" w:eastAsia="Times New Roman" w:hAnsi="Courier New" w:cs="Courier New"/>
          <w:kern w:val="0"/>
          <w:sz w:val="20"/>
          <w:szCs w:val="20"/>
          <w14:ligatures w14:val="none"/>
        </w:rPr>
        <w:t>SubObjectPropertyOf</w:t>
      </w:r>
      <w:r w:rsidRPr="008D2809">
        <w:rPr>
          <w:rFonts w:ascii="Times New Roman" w:eastAsia="Times New Roman" w:hAnsi="Times New Roman" w:cs="Times New Roman"/>
          <w:kern w:val="0"/>
          <w14:ligatures w14:val="none"/>
        </w:rPr>
        <w:t xml:space="preserve"> — together with key annotations </w:t>
      </w:r>
      <w:r w:rsidRPr="008D2809">
        <w:rPr>
          <w:rFonts w:ascii="Courier New" w:eastAsia="Times New Roman" w:hAnsi="Courier New" w:cs="Courier New"/>
          <w:kern w:val="0"/>
          <w:sz w:val="20"/>
          <w:szCs w:val="20"/>
          <w14:ligatures w14:val="none"/>
        </w:rPr>
        <w:t>rdfs:label</w:t>
      </w:r>
      <w:r w:rsidRPr="008D2809">
        <w:rPr>
          <w:rFonts w:ascii="Times New Roman" w:eastAsia="Times New Roman" w:hAnsi="Times New Roman" w:cs="Times New Roman"/>
          <w:kern w:val="0"/>
          <w14:ligatures w14:val="none"/>
        </w:rPr>
        <w:t xml:space="preserve"> , </w:t>
      </w:r>
      <w:r w:rsidRPr="008D2809">
        <w:rPr>
          <w:rFonts w:ascii="Courier New" w:eastAsia="Times New Roman" w:hAnsi="Courier New" w:cs="Courier New"/>
          <w:kern w:val="0"/>
          <w:sz w:val="20"/>
          <w:szCs w:val="20"/>
          <w14:ligatures w14:val="none"/>
        </w:rPr>
        <w:t>skos:definition</w:t>
      </w:r>
      <w:r w:rsidRPr="008D2809">
        <w:rPr>
          <w:rFonts w:ascii="Times New Roman" w:eastAsia="Times New Roman" w:hAnsi="Times New Roman" w:cs="Times New Roman"/>
          <w:kern w:val="0"/>
          <w14:ligatures w14:val="none"/>
        </w:rPr>
        <w:t xml:space="preserve"> , </w:t>
      </w:r>
      <w:r w:rsidRPr="008D2809">
        <w:rPr>
          <w:rFonts w:ascii="Courier New" w:eastAsia="Times New Roman" w:hAnsi="Courier New" w:cs="Courier New"/>
          <w:kern w:val="0"/>
          <w:sz w:val="20"/>
          <w:szCs w:val="20"/>
          <w14:ligatures w14:val="none"/>
        </w:rPr>
        <w:t>schema:domainIncludes</w:t>
      </w:r>
      <w:r w:rsidRPr="008D2809">
        <w:rPr>
          <w:rFonts w:ascii="Times New Roman" w:eastAsia="Times New Roman" w:hAnsi="Times New Roman" w:cs="Times New Roman"/>
          <w:kern w:val="0"/>
          <w14:ligatures w14:val="none"/>
        </w:rPr>
        <w:t xml:space="preserve">, and/or </w:t>
      </w:r>
      <w:r w:rsidRPr="008D2809">
        <w:rPr>
          <w:rFonts w:ascii="Courier New" w:eastAsia="Times New Roman" w:hAnsi="Courier New" w:cs="Courier New"/>
          <w:kern w:val="0"/>
          <w:sz w:val="20"/>
          <w:szCs w:val="20"/>
          <w14:ligatures w14:val="none"/>
        </w:rPr>
        <w:t>schema:rangeIncludes</w:t>
      </w:r>
      <w:r w:rsidRPr="008D2809">
        <w:rPr>
          <w:rFonts w:ascii="Times New Roman" w:eastAsia="Times New Roman" w:hAnsi="Times New Roman" w:cs="Times New Roman"/>
          <w:kern w:val="0"/>
          <w14:ligatures w14:val="none"/>
        </w:rPr>
        <w:t xml:space="preserve">, plus other annotations as required. Inverses are named for all object properties. </w:t>
      </w:r>
    </w:p>
    <w:p w14:paraId="3BCD53A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4F0E8ED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RDFS-Plus is supported by major RDF implementations, such as </w:t>
      </w:r>
      <w:hyperlink r:id="rId712" w:anchor="predefined-rulesets" w:history="1">
        <w:r w:rsidRPr="008D2809">
          <w:rPr>
            <w:rFonts w:ascii="Times New Roman" w:eastAsia="Times New Roman" w:hAnsi="Times New Roman" w:cs="Times New Roman"/>
            <w:color w:val="0000FF"/>
            <w:kern w:val="0"/>
            <w:u w:val="single"/>
            <w14:ligatures w14:val="none"/>
          </w:rPr>
          <w:t>GraphDB</w:t>
        </w:r>
      </w:hyperlink>
      <w:r w:rsidRPr="008D2809">
        <w:rPr>
          <w:rFonts w:ascii="Times New Roman" w:eastAsia="Times New Roman" w:hAnsi="Times New Roman" w:cs="Times New Roman"/>
          <w:kern w:val="0"/>
          <w14:ligatures w14:val="none"/>
        </w:rPr>
        <w:t xml:space="preserve"> and </w:t>
      </w:r>
      <w:hyperlink r:id="rId713" w:history="1">
        <w:r w:rsidRPr="008D2809">
          <w:rPr>
            <w:rFonts w:ascii="Times New Roman" w:eastAsia="Times New Roman" w:hAnsi="Times New Roman" w:cs="Times New Roman"/>
            <w:color w:val="0000FF"/>
            <w:kern w:val="0"/>
            <w:u w:val="single"/>
            <w14:ligatures w14:val="none"/>
          </w:rPr>
          <w:t>AnzoGraph</w:t>
        </w:r>
      </w:hyperlink>
      <w:r w:rsidRPr="008D2809">
        <w:rPr>
          <w:rFonts w:ascii="Times New Roman" w:eastAsia="Times New Roman" w:hAnsi="Times New Roman" w:cs="Times New Roman"/>
          <w:kern w:val="0"/>
          <w14:ligatures w14:val="none"/>
        </w:rPr>
        <w:t xml:space="preserve">. </w:t>
      </w:r>
    </w:p>
    <w:p w14:paraId="7C8BE81C"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The SSN module is an OWL 2 DL ontology (</w:t>
      </w:r>
      <w:hyperlink r:id="rId714" w:history="1">
        <w:r w:rsidRPr="008D2809">
          <w:rPr>
            <w:rFonts w:ascii="Times New Roman" w:eastAsia="Times New Roman" w:hAnsi="Times New Roman" w:cs="Times New Roman"/>
            <w:i/>
            <w:iCs/>
            <w:color w:val="0000FF"/>
            <w:kern w:val="0"/>
            <w:u w:val="single"/>
            <w14:ligatures w14:val="none"/>
          </w:rPr>
          <w:t>OWL 2 Web Ontology Language Document Overview (Second Edition)</w:t>
        </w:r>
      </w:hyperlink>
      <w:r w:rsidRPr="008D2809">
        <w:rPr>
          <w:rFonts w:ascii="Times New Roman" w:eastAsia="Times New Roman" w:hAnsi="Times New Roman" w:cs="Times New Roman"/>
          <w:kern w:val="0"/>
          <w14:ligatures w14:val="none"/>
        </w:rPr>
        <w:t xml:space="preserve">) that contains the full axiomatization of the core terms, importing SOSA modules and using constructors such as </w:t>
      </w:r>
      <w:r w:rsidRPr="008D2809">
        <w:rPr>
          <w:rFonts w:ascii="Courier New" w:eastAsia="Times New Roman" w:hAnsi="Courier New" w:cs="Courier New"/>
          <w:kern w:val="0"/>
          <w:sz w:val="20"/>
          <w:szCs w:val="20"/>
          <w14:ligatures w14:val="none"/>
        </w:rPr>
        <w:t>ObjectUnionOf</w:t>
      </w:r>
      <w:r w:rsidRPr="008D2809">
        <w:rPr>
          <w:rFonts w:ascii="Times New Roman" w:eastAsia="Times New Roman" w:hAnsi="Times New Roman" w:cs="Times New Roman"/>
          <w:kern w:val="0"/>
          <w14:ligatures w14:val="none"/>
        </w:rPr>
        <w:t xml:space="preserve">, </w:t>
      </w:r>
      <w:r w:rsidRPr="008D2809">
        <w:rPr>
          <w:rFonts w:ascii="Courier New" w:eastAsia="Times New Roman" w:hAnsi="Courier New" w:cs="Courier New"/>
          <w:kern w:val="0"/>
          <w:sz w:val="20"/>
          <w:szCs w:val="20"/>
          <w14:ligatures w14:val="none"/>
        </w:rPr>
        <w:t>DisjointClasses</w:t>
      </w:r>
      <w:r w:rsidRPr="008D2809">
        <w:rPr>
          <w:rFonts w:ascii="Times New Roman" w:eastAsia="Times New Roman" w:hAnsi="Times New Roman" w:cs="Times New Roman"/>
          <w:kern w:val="0"/>
          <w14:ligatures w14:val="none"/>
        </w:rPr>
        <w:t xml:space="preserve">, </w:t>
      </w:r>
      <w:r w:rsidRPr="008D2809">
        <w:rPr>
          <w:rFonts w:ascii="Courier New" w:eastAsia="Times New Roman" w:hAnsi="Courier New" w:cs="Courier New"/>
          <w:kern w:val="0"/>
          <w:sz w:val="20"/>
          <w:szCs w:val="20"/>
          <w14:ligatures w14:val="none"/>
        </w:rPr>
        <w:t>ObjectSomeValuesFrom</w:t>
      </w:r>
      <w:r w:rsidRPr="008D2809">
        <w:rPr>
          <w:rFonts w:ascii="Times New Roman" w:eastAsia="Times New Roman" w:hAnsi="Times New Roman" w:cs="Times New Roman"/>
          <w:kern w:val="0"/>
          <w14:ligatures w14:val="none"/>
        </w:rPr>
        <w:t xml:space="preserve">, and </w:t>
      </w:r>
      <w:r w:rsidRPr="008D2809">
        <w:rPr>
          <w:rFonts w:ascii="Courier New" w:eastAsia="Times New Roman" w:hAnsi="Courier New" w:cs="Courier New"/>
          <w:kern w:val="0"/>
          <w:sz w:val="20"/>
          <w:szCs w:val="20"/>
          <w14:ligatures w14:val="none"/>
        </w:rPr>
        <w:t>ObjectAllValuesFrom</w:t>
      </w:r>
      <w:r w:rsidRPr="008D2809">
        <w:rPr>
          <w:rFonts w:ascii="Times New Roman" w:eastAsia="Times New Roman" w:hAnsi="Times New Roman" w:cs="Times New Roman"/>
          <w:kern w:val="0"/>
          <w14:ligatures w14:val="none"/>
        </w:rPr>
        <w:t xml:space="preserve">. </w:t>
      </w:r>
    </w:p>
    <w:p w14:paraId="1E5477F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298B8AC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generic property constraints </w:t>
      </w:r>
      <w:r w:rsidRPr="008D2809">
        <w:rPr>
          <w:rFonts w:ascii="Courier New" w:eastAsia="Times New Roman" w:hAnsi="Courier New" w:cs="Courier New"/>
          <w:kern w:val="0"/>
          <w:sz w:val="20"/>
          <w:szCs w:val="20"/>
          <w14:ligatures w14:val="none"/>
        </w:rPr>
        <w:t>rdfs:domain</w:t>
      </w:r>
      <w:r w:rsidRPr="008D2809">
        <w:rPr>
          <w:rFonts w:ascii="Times New Roman" w:eastAsia="Times New Roman" w:hAnsi="Times New Roman" w:cs="Times New Roman"/>
          <w:kern w:val="0"/>
          <w14:ligatures w14:val="none"/>
        </w:rPr>
        <w:t xml:space="preserve"> and </w:t>
      </w:r>
      <w:r w:rsidRPr="008D2809">
        <w:rPr>
          <w:rFonts w:ascii="Courier New" w:eastAsia="Times New Roman" w:hAnsi="Courier New" w:cs="Courier New"/>
          <w:kern w:val="0"/>
          <w:sz w:val="20"/>
          <w:szCs w:val="20"/>
          <w14:ligatures w14:val="none"/>
        </w:rPr>
        <w:t>rdfs:range</w:t>
      </w:r>
      <w:r w:rsidRPr="008D2809">
        <w:rPr>
          <w:rFonts w:ascii="Times New Roman" w:eastAsia="Times New Roman" w:hAnsi="Times New Roman" w:cs="Times New Roman"/>
          <w:kern w:val="0"/>
          <w14:ligatures w14:val="none"/>
        </w:rPr>
        <w:t xml:space="preserve"> are not used in the SSN Ontology. </w:t>
      </w:r>
    </w:p>
    <w:p w14:paraId="6957259E"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5.2.4 Distribution</w:t>
      </w:r>
    </w:p>
    <w:p w14:paraId="4F4B02E0"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5.2.4.1 SOSA</w:t>
      </w:r>
    </w:p>
    <w:p w14:paraId="0BBA3B79" w14:textId="77777777" w:rsidR="008D2809" w:rsidRPr="008D2809" w:rsidRDefault="008D2809" w:rsidP="008D2809">
      <w:pPr>
        <w:spacing w:before="100" w:beforeAutospacing="1" w:after="100" w:afterAutospacing="1" w:line="240" w:lineRule="auto"/>
        <w:jc w:val="center"/>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SOSA graph contains the core definitions. </w:t>
      </w:r>
      <w:r w:rsidRPr="008D2809">
        <w:rPr>
          <w:rFonts w:ascii="Times New Roman" w:eastAsia="Times New Roman" w:hAnsi="Times New Roman" w:cs="Times New Roman"/>
          <w:kern w:val="0"/>
          <w14:ligatures w14:val="none"/>
        </w:rPr>
        <w:br/>
        <w:t xml:space="preserve">The ontology IRI of SOSA is </w:t>
      </w:r>
      <w:hyperlink r:id="rId715" w:history="1">
        <w:r w:rsidRPr="008D2809">
          <w:rPr>
            <w:rFonts w:ascii="Times New Roman" w:eastAsia="Times New Roman" w:hAnsi="Times New Roman" w:cs="Times New Roman"/>
            <w:color w:val="0000FF"/>
            <w:kern w:val="0"/>
            <w:u w:val="single"/>
            <w14:ligatures w14:val="none"/>
          </w:rPr>
          <w:t>http://www.w3.org/ns/sosa/</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t xml:space="preserve">The version IRI of SOSA 2023 edition is </w:t>
      </w:r>
      <w:hyperlink r:id="rId716" w:history="1">
        <w:r w:rsidRPr="008D2809">
          <w:rPr>
            <w:rFonts w:ascii="Times New Roman" w:eastAsia="Times New Roman" w:hAnsi="Times New Roman" w:cs="Times New Roman"/>
            <w:color w:val="0000FF"/>
            <w:kern w:val="0"/>
            <w:u w:val="single"/>
            <w14:ligatures w14:val="none"/>
          </w:rPr>
          <w:t>http://www.w3.org/ns/sosa/2023/</w:t>
        </w:r>
      </w:hyperlink>
      <w:r w:rsidRPr="008D2809">
        <w:rPr>
          <w:rFonts w:ascii="Times New Roman" w:eastAsia="Times New Roman" w:hAnsi="Times New Roman" w:cs="Times New Roman"/>
          <w:kern w:val="0"/>
          <w14:ligatures w14:val="none"/>
        </w:rPr>
        <w:t xml:space="preserve">. </w:t>
      </w:r>
    </w:p>
    <w:p w14:paraId="02883A3F" w14:textId="77777777" w:rsidR="008D2809" w:rsidRPr="008D2809" w:rsidRDefault="008D2809" w:rsidP="008D2809">
      <w:pPr>
        <w:spacing w:before="100" w:beforeAutospacing="1" w:after="100" w:afterAutospacing="1" w:line="240" w:lineRule="auto"/>
        <w:jc w:val="center"/>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SOSA Common is available at </w:t>
      </w:r>
      <w:hyperlink r:id="rId717"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3F2F3996" w14:textId="77777777" w:rsidR="008D2809" w:rsidRPr="008D2809" w:rsidRDefault="008D2809" w:rsidP="008D2809">
      <w:pPr>
        <w:spacing w:before="100" w:beforeAutospacing="1" w:after="100" w:afterAutospacing="1" w:line="240" w:lineRule="auto"/>
        <w:jc w:val="center"/>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SOSA Actuation is available at </w:t>
      </w:r>
      <w:hyperlink r:id="rId718" w:history="1">
        <w:r w:rsidRPr="008D2809">
          <w:rPr>
            <w:rFonts w:ascii="Times New Roman" w:eastAsia="Times New Roman" w:hAnsi="Times New Roman" w:cs="Times New Roman"/>
            <w:color w:val="0000FF"/>
            <w:kern w:val="0"/>
            <w:u w:val="single"/>
            <w14:ligatures w14:val="none"/>
          </w:rPr>
          <w:t>http://www.w3.org/ns/sosa/act/</w:t>
        </w:r>
      </w:hyperlink>
      <w:r w:rsidRPr="008D2809">
        <w:rPr>
          <w:rFonts w:ascii="Times New Roman" w:eastAsia="Times New Roman" w:hAnsi="Times New Roman" w:cs="Times New Roman"/>
          <w:kern w:val="0"/>
          <w14:ligatures w14:val="none"/>
        </w:rPr>
        <w:t xml:space="preserve">. </w:t>
      </w:r>
    </w:p>
    <w:p w14:paraId="11C0F9E7" w14:textId="77777777" w:rsidR="008D2809" w:rsidRPr="008D2809" w:rsidRDefault="008D2809" w:rsidP="008D2809">
      <w:pPr>
        <w:spacing w:before="100" w:beforeAutospacing="1" w:after="100" w:afterAutospacing="1" w:line="240" w:lineRule="auto"/>
        <w:jc w:val="center"/>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SOSA Observation is available at </w:t>
      </w:r>
      <w:hyperlink r:id="rId719" w:history="1">
        <w:r w:rsidRPr="008D2809">
          <w:rPr>
            <w:rFonts w:ascii="Times New Roman" w:eastAsia="Times New Roman" w:hAnsi="Times New Roman" w:cs="Times New Roman"/>
            <w:color w:val="0000FF"/>
            <w:kern w:val="0"/>
            <w:u w:val="single"/>
            <w14:ligatures w14:val="none"/>
          </w:rPr>
          <w:t>http://www.w3.org/ns/sosa/obs/</w:t>
        </w:r>
      </w:hyperlink>
      <w:r w:rsidRPr="008D2809">
        <w:rPr>
          <w:rFonts w:ascii="Times New Roman" w:eastAsia="Times New Roman" w:hAnsi="Times New Roman" w:cs="Times New Roman"/>
          <w:kern w:val="0"/>
          <w14:ligatures w14:val="none"/>
        </w:rPr>
        <w:t xml:space="preserve">. </w:t>
      </w:r>
    </w:p>
    <w:p w14:paraId="333FC532" w14:textId="77777777" w:rsidR="008D2809" w:rsidRPr="008D2809" w:rsidRDefault="008D2809" w:rsidP="008D2809">
      <w:pPr>
        <w:spacing w:before="100" w:beforeAutospacing="1" w:after="100" w:afterAutospacing="1" w:line="240" w:lineRule="auto"/>
        <w:jc w:val="center"/>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SOSA Sampling is available at </w:t>
      </w:r>
      <w:hyperlink r:id="rId720" w:history="1">
        <w:r w:rsidRPr="008D2809">
          <w:rPr>
            <w:rFonts w:ascii="Times New Roman" w:eastAsia="Times New Roman" w:hAnsi="Times New Roman" w:cs="Times New Roman"/>
            <w:color w:val="0000FF"/>
            <w:kern w:val="0"/>
            <w:u w:val="single"/>
            <w14:ligatures w14:val="none"/>
          </w:rPr>
          <w:t>http://www.w3.org/ns/sosa/sam/</w:t>
        </w:r>
      </w:hyperlink>
      <w:r w:rsidRPr="008D2809">
        <w:rPr>
          <w:rFonts w:ascii="Times New Roman" w:eastAsia="Times New Roman" w:hAnsi="Times New Roman" w:cs="Times New Roman"/>
          <w:kern w:val="0"/>
          <w14:ligatures w14:val="none"/>
        </w:rPr>
        <w:t xml:space="preserve">. </w:t>
      </w:r>
    </w:p>
    <w:p w14:paraId="307CE46F" w14:textId="77777777" w:rsidR="008D2809" w:rsidRPr="008D2809" w:rsidRDefault="008D2809" w:rsidP="008D2809">
      <w:pPr>
        <w:spacing w:before="100" w:beforeAutospacing="1" w:after="100" w:afterAutospacing="1" w:line="240" w:lineRule="auto"/>
        <w:jc w:val="center"/>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 xml:space="preserve">The complete SOSA is available at </w:t>
      </w:r>
      <w:hyperlink r:id="rId721" w:history="1">
        <w:r w:rsidRPr="008D2809">
          <w:rPr>
            <w:rFonts w:ascii="Times New Roman" w:eastAsia="Times New Roman" w:hAnsi="Times New Roman" w:cs="Times New Roman"/>
            <w:color w:val="0000FF"/>
            <w:kern w:val="0"/>
            <w:u w:val="single"/>
            <w14:ligatures w14:val="none"/>
          </w:rPr>
          <w:t>http://www.w3.org/ns/sosa/</w:t>
        </w:r>
      </w:hyperlink>
      <w:r w:rsidRPr="008D2809">
        <w:rPr>
          <w:rFonts w:ascii="Times New Roman" w:eastAsia="Times New Roman" w:hAnsi="Times New Roman" w:cs="Times New Roman"/>
          <w:kern w:val="0"/>
          <w14:ligatures w14:val="none"/>
        </w:rPr>
        <w:t xml:space="preserve">. </w:t>
      </w:r>
    </w:p>
    <w:p w14:paraId="425444ED"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5.2.4.2 SSN</w:t>
      </w:r>
    </w:p>
    <w:p w14:paraId="35E50054" w14:textId="77777777" w:rsidR="008D2809" w:rsidRPr="008D2809" w:rsidRDefault="008D2809" w:rsidP="008D2809">
      <w:pPr>
        <w:spacing w:before="100" w:beforeAutospacing="1" w:after="100" w:afterAutospacing="1" w:line="240" w:lineRule="auto"/>
        <w:jc w:val="center"/>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SSN graph contains the full axiomatization of the core terms. </w:t>
      </w:r>
      <w:r w:rsidRPr="008D2809">
        <w:rPr>
          <w:rFonts w:ascii="Times New Roman" w:eastAsia="Times New Roman" w:hAnsi="Times New Roman" w:cs="Times New Roman"/>
          <w:kern w:val="0"/>
          <w14:ligatures w14:val="none"/>
        </w:rPr>
        <w:br/>
        <w:t xml:space="preserve">The ontology IRI of SSN is </w:t>
      </w:r>
      <w:hyperlink r:id="rId722" w:history="1">
        <w:r w:rsidRPr="008D2809">
          <w:rPr>
            <w:rFonts w:ascii="Times New Roman" w:eastAsia="Times New Roman" w:hAnsi="Times New Roman" w:cs="Times New Roman"/>
            <w:color w:val="0000FF"/>
            <w:kern w:val="0"/>
            <w:u w:val="single"/>
            <w14:ligatures w14:val="none"/>
          </w:rPr>
          <w:t>http://www.w3.org/ns/ssn/</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t xml:space="preserve">The version IRI of SSN 2023 edition is </w:t>
      </w:r>
      <w:hyperlink r:id="rId723" w:history="1">
        <w:r w:rsidRPr="008D2809">
          <w:rPr>
            <w:rFonts w:ascii="Times New Roman" w:eastAsia="Times New Roman" w:hAnsi="Times New Roman" w:cs="Times New Roman"/>
            <w:color w:val="0000FF"/>
            <w:kern w:val="0"/>
            <w:u w:val="single"/>
            <w14:ligatures w14:val="none"/>
          </w:rPr>
          <w:t>http://www.w3.org/ns/ssn/2023/</w:t>
        </w:r>
      </w:hyperlink>
      <w:r w:rsidRPr="008D2809">
        <w:rPr>
          <w:rFonts w:ascii="Times New Roman" w:eastAsia="Times New Roman" w:hAnsi="Times New Roman" w:cs="Times New Roman"/>
          <w:kern w:val="0"/>
          <w14:ligatures w14:val="none"/>
        </w:rPr>
        <w:t xml:space="preserve">. </w:t>
      </w:r>
    </w:p>
    <w:p w14:paraId="2D4A7441" w14:textId="77777777" w:rsidR="008D2809" w:rsidRPr="008D2809" w:rsidRDefault="008D2809" w:rsidP="008D2809">
      <w:pPr>
        <w:spacing w:before="100" w:beforeAutospacing="1" w:after="100" w:afterAutospacing="1" w:line="240" w:lineRule="auto"/>
        <w:jc w:val="center"/>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SSN Common is available at </w:t>
      </w:r>
      <w:hyperlink r:id="rId724" w:history="1">
        <w:r w:rsidRPr="008D2809">
          <w:rPr>
            <w:rFonts w:ascii="Times New Roman" w:eastAsia="Times New Roman" w:hAnsi="Times New Roman" w:cs="Times New Roman"/>
            <w:color w:val="0000FF"/>
            <w:kern w:val="0"/>
            <w:u w:val="single"/>
            <w14:ligatures w14:val="none"/>
          </w:rPr>
          <w:t>http://www.w3.org/ns/ssn/common/</w:t>
        </w:r>
      </w:hyperlink>
      <w:r w:rsidRPr="008D2809">
        <w:rPr>
          <w:rFonts w:ascii="Times New Roman" w:eastAsia="Times New Roman" w:hAnsi="Times New Roman" w:cs="Times New Roman"/>
          <w:kern w:val="0"/>
          <w14:ligatures w14:val="none"/>
        </w:rPr>
        <w:t xml:space="preserve">. </w:t>
      </w:r>
    </w:p>
    <w:p w14:paraId="1C5A9E02" w14:textId="77777777" w:rsidR="008D2809" w:rsidRPr="008D2809" w:rsidRDefault="008D2809" w:rsidP="008D2809">
      <w:pPr>
        <w:spacing w:before="100" w:beforeAutospacing="1" w:after="100" w:afterAutospacing="1" w:line="240" w:lineRule="auto"/>
        <w:jc w:val="center"/>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SSN Actuation is available at </w:t>
      </w:r>
      <w:hyperlink r:id="rId725" w:history="1">
        <w:r w:rsidRPr="008D2809">
          <w:rPr>
            <w:rFonts w:ascii="Times New Roman" w:eastAsia="Times New Roman" w:hAnsi="Times New Roman" w:cs="Times New Roman"/>
            <w:color w:val="0000FF"/>
            <w:kern w:val="0"/>
            <w:u w:val="single"/>
            <w14:ligatures w14:val="none"/>
          </w:rPr>
          <w:t>http://www.w3.org/ns/ssn/act/</w:t>
        </w:r>
      </w:hyperlink>
      <w:r w:rsidRPr="008D2809">
        <w:rPr>
          <w:rFonts w:ascii="Times New Roman" w:eastAsia="Times New Roman" w:hAnsi="Times New Roman" w:cs="Times New Roman"/>
          <w:kern w:val="0"/>
          <w14:ligatures w14:val="none"/>
        </w:rPr>
        <w:t xml:space="preserve">. </w:t>
      </w:r>
    </w:p>
    <w:p w14:paraId="5B6C75A3" w14:textId="77777777" w:rsidR="008D2809" w:rsidRPr="008D2809" w:rsidRDefault="008D2809" w:rsidP="008D2809">
      <w:pPr>
        <w:spacing w:before="100" w:beforeAutospacing="1" w:after="100" w:afterAutospacing="1" w:line="240" w:lineRule="auto"/>
        <w:jc w:val="center"/>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SSN Observation is available at </w:t>
      </w:r>
      <w:hyperlink r:id="rId726" w:history="1">
        <w:r w:rsidRPr="008D2809">
          <w:rPr>
            <w:rFonts w:ascii="Times New Roman" w:eastAsia="Times New Roman" w:hAnsi="Times New Roman" w:cs="Times New Roman"/>
            <w:color w:val="0000FF"/>
            <w:kern w:val="0"/>
            <w:u w:val="single"/>
            <w14:ligatures w14:val="none"/>
          </w:rPr>
          <w:t>http://www.w3.org/ns/ssn/obs/</w:t>
        </w:r>
      </w:hyperlink>
      <w:r w:rsidRPr="008D2809">
        <w:rPr>
          <w:rFonts w:ascii="Times New Roman" w:eastAsia="Times New Roman" w:hAnsi="Times New Roman" w:cs="Times New Roman"/>
          <w:kern w:val="0"/>
          <w14:ligatures w14:val="none"/>
        </w:rPr>
        <w:t xml:space="preserve">. </w:t>
      </w:r>
    </w:p>
    <w:p w14:paraId="6AE9CFEB" w14:textId="77777777" w:rsidR="008D2809" w:rsidRPr="008D2809" w:rsidRDefault="008D2809" w:rsidP="008D2809">
      <w:pPr>
        <w:spacing w:before="100" w:beforeAutospacing="1" w:after="100" w:afterAutospacing="1" w:line="240" w:lineRule="auto"/>
        <w:jc w:val="center"/>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SSN Sampling is available at </w:t>
      </w:r>
      <w:hyperlink r:id="rId727" w:history="1">
        <w:r w:rsidRPr="008D2809">
          <w:rPr>
            <w:rFonts w:ascii="Times New Roman" w:eastAsia="Times New Roman" w:hAnsi="Times New Roman" w:cs="Times New Roman"/>
            <w:color w:val="0000FF"/>
            <w:kern w:val="0"/>
            <w:u w:val="single"/>
            <w14:ligatures w14:val="none"/>
          </w:rPr>
          <w:t>http://www.w3.org/ns/ssn/sam/</w:t>
        </w:r>
      </w:hyperlink>
      <w:r w:rsidRPr="008D2809">
        <w:rPr>
          <w:rFonts w:ascii="Times New Roman" w:eastAsia="Times New Roman" w:hAnsi="Times New Roman" w:cs="Times New Roman"/>
          <w:kern w:val="0"/>
          <w14:ligatures w14:val="none"/>
        </w:rPr>
        <w:t xml:space="preserve">. </w:t>
      </w:r>
    </w:p>
    <w:p w14:paraId="26DA652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2368647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RDF files of the 2017 edition remain available at their permanent version IRI, which is obtained by substituting </w:t>
      </w:r>
      <w:r w:rsidRPr="008D2809">
        <w:rPr>
          <w:rFonts w:ascii="Courier New" w:eastAsia="Times New Roman" w:hAnsi="Courier New" w:cs="Courier New"/>
          <w:kern w:val="0"/>
          <w:sz w:val="20"/>
          <w:szCs w:val="20"/>
          <w14:ligatures w14:val="none"/>
        </w:rPr>
        <w:t>/sosa</w:t>
      </w:r>
      <w:r w:rsidRPr="008D2809">
        <w:rPr>
          <w:rFonts w:ascii="Times New Roman" w:eastAsia="Times New Roman" w:hAnsi="Times New Roman" w:cs="Times New Roman"/>
          <w:kern w:val="0"/>
          <w14:ligatures w14:val="none"/>
        </w:rPr>
        <w:t xml:space="preserve"> with </w:t>
      </w:r>
      <w:r w:rsidRPr="008D2809">
        <w:rPr>
          <w:rFonts w:ascii="Courier New" w:eastAsia="Times New Roman" w:hAnsi="Courier New" w:cs="Courier New"/>
          <w:kern w:val="0"/>
          <w:sz w:val="20"/>
          <w:szCs w:val="20"/>
          <w14:ligatures w14:val="none"/>
        </w:rPr>
        <w:t>/sosa/2017</w:t>
      </w:r>
      <w:r w:rsidRPr="008D2809">
        <w:rPr>
          <w:rFonts w:ascii="Times New Roman" w:eastAsia="Times New Roman" w:hAnsi="Times New Roman" w:cs="Times New Roman"/>
          <w:kern w:val="0"/>
          <w14:ligatures w14:val="none"/>
        </w:rPr>
        <w:t xml:space="preserve">, and </w:t>
      </w:r>
      <w:r w:rsidRPr="008D2809">
        <w:rPr>
          <w:rFonts w:ascii="Courier New" w:eastAsia="Times New Roman" w:hAnsi="Courier New" w:cs="Courier New"/>
          <w:kern w:val="0"/>
          <w:sz w:val="20"/>
          <w:szCs w:val="20"/>
          <w14:ligatures w14:val="none"/>
        </w:rPr>
        <w:t>/ssn</w:t>
      </w:r>
      <w:r w:rsidRPr="008D2809">
        <w:rPr>
          <w:rFonts w:ascii="Times New Roman" w:eastAsia="Times New Roman" w:hAnsi="Times New Roman" w:cs="Times New Roman"/>
          <w:kern w:val="0"/>
          <w14:ligatures w14:val="none"/>
        </w:rPr>
        <w:t xml:space="preserve"> with </w:t>
      </w:r>
      <w:r w:rsidRPr="008D2809">
        <w:rPr>
          <w:rFonts w:ascii="Courier New" w:eastAsia="Times New Roman" w:hAnsi="Courier New" w:cs="Courier New"/>
          <w:kern w:val="0"/>
          <w:sz w:val="20"/>
          <w:szCs w:val="20"/>
          <w14:ligatures w14:val="none"/>
        </w:rPr>
        <w:t>/ssn/2017</w:t>
      </w:r>
      <w:r w:rsidRPr="008D2809">
        <w:rPr>
          <w:rFonts w:ascii="Times New Roman" w:eastAsia="Times New Roman" w:hAnsi="Times New Roman" w:cs="Times New Roman"/>
          <w:kern w:val="0"/>
          <w14:ligatures w14:val="none"/>
        </w:rPr>
        <w:t xml:space="preserve">. Similarly, the RDF files of the 2023 edition will remain available at their permanent version IRI, which is obtained by substituting </w:t>
      </w:r>
      <w:r w:rsidRPr="008D2809">
        <w:rPr>
          <w:rFonts w:ascii="Courier New" w:eastAsia="Times New Roman" w:hAnsi="Courier New" w:cs="Courier New"/>
          <w:kern w:val="0"/>
          <w:sz w:val="20"/>
          <w:szCs w:val="20"/>
          <w14:ligatures w14:val="none"/>
        </w:rPr>
        <w:t>/sosa</w:t>
      </w:r>
      <w:r w:rsidRPr="008D2809">
        <w:rPr>
          <w:rFonts w:ascii="Times New Roman" w:eastAsia="Times New Roman" w:hAnsi="Times New Roman" w:cs="Times New Roman"/>
          <w:kern w:val="0"/>
          <w14:ligatures w14:val="none"/>
        </w:rPr>
        <w:t xml:space="preserve"> with </w:t>
      </w:r>
      <w:r w:rsidRPr="008D2809">
        <w:rPr>
          <w:rFonts w:ascii="Courier New" w:eastAsia="Times New Roman" w:hAnsi="Courier New" w:cs="Courier New"/>
          <w:kern w:val="0"/>
          <w:sz w:val="20"/>
          <w:szCs w:val="20"/>
          <w14:ligatures w14:val="none"/>
        </w:rPr>
        <w:t>/sosa/2023</w:t>
      </w:r>
      <w:r w:rsidRPr="008D2809">
        <w:rPr>
          <w:rFonts w:ascii="Times New Roman" w:eastAsia="Times New Roman" w:hAnsi="Times New Roman" w:cs="Times New Roman"/>
          <w:kern w:val="0"/>
          <w14:ligatures w14:val="none"/>
        </w:rPr>
        <w:t xml:space="preserve">, and </w:t>
      </w:r>
      <w:r w:rsidRPr="008D2809">
        <w:rPr>
          <w:rFonts w:ascii="Courier New" w:eastAsia="Times New Roman" w:hAnsi="Courier New" w:cs="Courier New"/>
          <w:kern w:val="0"/>
          <w:sz w:val="20"/>
          <w:szCs w:val="20"/>
          <w14:ligatures w14:val="none"/>
        </w:rPr>
        <w:t>/ssn</w:t>
      </w:r>
      <w:r w:rsidRPr="008D2809">
        <w:rPr>
          <w:rFonts w:ascii="Times New Roman" w:eastAsia="Times New Roman" w:hAnsi="Times New Roman" w:cs="Times New Roman"/>
          <w:kern w:val="0"/>
          <w14:ligatures w14:val="none"/>
        </w:rPr>
        <w:t xml:space="preserve"> with </w:t>
      </w:r>
      <w:r w:rsidRPr="008D2809">
        <w:rPr>
          <w:rFonts w:ascii="Courier New" w:eastAsia="Times New Roman" w:hAnsi="Courier New" w:cs="Courier New"/>
          <w:kern w:val="0"/>
          <w:sz w:val="20"/>
          <w:szCs w:val="20"/>
          <w14:ligatures w14:val="none"/>
        </w:rPr>
        <w:t>/ssn/2023</w:t>
      </w:r>
      <w:r w:rsidRPr="008D2809">
        <w:rPr>
          <w:rFonts w:ascii="Times New Roman" w:eastAsia="Times New Roman" w:hAnsi="Times New Roman" w:cs="Times New Roman"/>
          <w:kern w:val="0"/>
          <w14:ligatures w14:val="none"/>
        </w:rPr>
        <w:t xml:space="preserve">. </w:t>
      </w:r>
    </w:p>
    <w:p w14:paraId="76E2D908"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5.2.5 Index of classes and properties</w:t>
      </w:r>
    </w:p>
    <w:p w14:paraId="77AD03C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following are alphabetical lists of the classes and properties in the SSN Ontology. </w:t>
      </w:r>
    </w:p>
    <w:p w14:paraId="4376336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289F792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Terms added in the 2023 Edition are indicated with an asterisk*. </w:t>
      </w:r>
    </w:p>
    <w:p w14:paraId="08F7622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Classes:</w:t>
      </w:r>
      <w:r w:rsidRPr="008D2809">
        <w:rPr>
          <w:rFonts w:ascii="Times New Roman" w:eastAsia="Times New Roman" w:hAnsi="Times New Roman" w:cs="Times New Roman"/>
          <w:kern w:val="0"/>
          <w14:ligatures w14:val="none"/>
        </w:rPr>
        <w:t xml:space="preserve"> </w:t>
      </w:r>
      <w:hyperlink r:id="rId728" w:anchor="dfn-sosa-actuatingprocedure" w:history="1">
        <w:r w:rsidRPr="008D2809">
          <w:rPr>
            <w:rFonts w:ascii="Times New Roman" w:eastAsia="Times New Roman" w:hAnsi="Times New Roman" w:cs="Times New Roman"/>
            <w:color w:val="0000FF"/>
            <w:kern w:val="0"/>
            <w:u w:val="single"/>
            <w14:ligatures w14:val="none"/>
          </w:rPr>
          <w:t>sosa:ActuatingProcedure</w:t>
        </w:r>
      </w:hyperlink>
      <w:r w:rsidRPr="008D2809">
        <w:rPr>
          <w:rFonts w:ascii="Times New Roman" w:eastAsia="Times New Roman" w:hAnsi="Times New Roman" w:cs="Times New Roman"/>
          <w:kern w:val="0"/>
          <w14:ligatures w14:val="none"/>
        </w:rPr>
        <w:t xml:space="preserve">*, </w:t>
      </w:r>
      <w:hyperlink r:id="rId729" w:anchor="dfn-sosa-actuation" w:history="1">
        <w:r w:rsidRPr="008D2809">
          <w:rPr>
            <w:rFonts w:ascii="Times New Roman" w:eastAsia="Times New Roman" w:hAnsi="Times New Roman" w:cs="Times New Roman"/>
            <w:color w:val="0000FF"/>
            <w:kern w:val="0"/>
            <w:u w:val="single"/>
            <w14:ligatures w14:val="none"/>
          </w:rPr>
          <w:t>sosa:Actuation</w:t>
        </w:r>
      </w:hyperlink>
      <w:r w:rsidRPr="008D2809">
        <w:rPr>
          <w:rFonts w:ascii="Times New Roman" w:eastAsia="Times New Roman" w:hAnsi="Times New Roman" w:cs="Times New Roman"/>
          <w:kern w:val="0"/>
          <w14:ligatures w14:val="none"/>
        </w:rPr>
        <w:t xml:space="preserve">, </w:t>
      </w:r>
      <w:hyperlink r:id="rId730" w:anchor="dfn-sosa-actuationcollection" w:history="1">
        <w:r w:rsidRPr="008D2809">
          <w:rPr>
            <w:rFonts w:ascii="Times New Roman" w:eastAsia="Times New Roman" w:hAnsi="Times New Roman" w:cs="Times New Roman"/>
            <w:color w:val="0000FF"/>
            <w:kern w:val="0"/>
            <w:u w:val="single"/>
            <w14:ligatures w14:val="none"/>
          </w:rPr>
          <w:t>sosa:ActuationCollection</w:t>
        </w:r>
      </w:hyperlink>
      <w:r w:rsidRPr="008D2809">
        <w:rPr>
          <w:rFonts w:ascii="Times New Roman" w:eastAsia="Times New Roman" w:hAnsi="Times New Roman" w:cs="Times New Roman"/>
          <w:kern w:val="0"/>
          <w14:ligatures w14:val="none"/>
        </w:rPr>
        <w:t xml:space="preserve">*, </w:t>
      </w:r>
      <w:hyperlink r:id="rId731" w:anchor="dfn-sosa-actuator" w:history="1">
        <w:r w:rsidRPr="008D2809">
          <w:rPr>
            <w:rFonts w:ascii="Times New Roman" w:eastAsia="Times New Roman" w:hAnsi="Times New Roman" w:cs="Times New Roman"/>
            <w:color w:val="0000FF"/>
            <w:kern w:val="0"/>
            <w:u w:val="single"/>
            <w14:ligatures w14:val="none"/>
          </w:rPr>
          <w:t>sosa:Actuator</w:t>
        </w:r>
      </w:hyperlink>
      <w:r w:rsidRPr="008D2809">
        <w:rPr>
          <w:rFonts w:ascii="Times New Roman" w:eastAsia="Times New Roman" w:hAnsi="Times New Roman" w:cs="Times New Roman"/>
          <w:kern w:val="0"/>
          <w14:ligatures w14:val="none"/>
        </w:rPr>
        <w:t xml:space="preserve">, </w:t>
      </w:r>
      <w:hyperlink r:id="rId732" w:anchor="dfn-sosa-asset" w:history="1">
        <w:r w:rsidRPr="008D2809">
          <w:rPr>
            <w:rFonts w:ascii="Times New Roman" w:eastAsia="Times New Roman" w:hAnsi="Times New Roman" w:cs="Times New Roman"/>
            <w:color w:val="0000FF"/>
            <w:kern w:val="0"/>
            <w:u w:val="single"/>
            <w14:ligatures w14:val="none"/>
          </w:rPr>
          <w:t>sosa:Asset</w:t>
        </w:r>
      </w:hyperlink>
      <w:r w:rsidRPr="008D2809">
        <w:rPr>
          <w:rFonts w:ascii="Times New Roman" w:eastAsia="Times New Roman" w:hAnsi="Times New Roman" w:cs="Times New Roman"/>
          <w:kern w:val="0"/>
          <w14:ligatures w14:val="none"/>
        </w:rPr>
        <w:t xml:space="preserve">*, </w:t>
      </w:r>
      <w:hyperlink r:id="rId733" w:anchor="dfn-sosa-deployment" w:history="1">
        <w:r w:rsidRPr="008D2809">
          <w:rPr>
            <w:rFonts w:ascii="Times New Roman" w:eastAsia="Times New Roman" w:hAnsi="Times New Roman" w:cs="Times New Roman"/>
            <w:color w:val="0000FF"/>
            <w:kern w:val="0"/>
            <w:u w:val="single"/>
            <w14:ligatures w14:val="none"/>
          </w:rPr>
          <w:t>sosa:Deployment</w:t>
        </w:r>
      </w:hyperlink>
      <w:r w:rsidRPr="008D2809">
        <w:rPr>
          <w:rFonts w:ascii="Times New Roman" w:eastAsia="Times New Roman" w:hAnsi="Times New Roman" w:cs="Times New Roman"/>
          <w:kern w:val="0"/>
          <w14:ligatures w14:val="none"/>
        </w:rPr>
        <w:t xml:space="preserve">, </w:t>
      </w:r>
      <w:hyperlink r:id="rId734"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w:t>
      </w:r>
      <w:hyperlink r:id="rId735" w:anchor="dfn-sosa-executioncollection" w:history="1">
        <w:r w:rsidRPr="008D2809">
          <w:rPr>
            <w:rFonts w:ascii="Times New Roman" w:eastAsia="Times New Roman" w:hAnsi="Times New Roman" w:cs="Times New Roman"/>
            <w:color w:val="0000FF"/>
            <w:kern w:val="0"/>
            <w:u w:val="single"/>
            <w14:ligatures w14:val="none"/>
          </w:rPr>
          <w:t>sosa:ExecutionCollection</w:t>
        </w:r>
      </w:hyperlink>
      <w:r w:rsidRPr="008D2809">
        <w:rPr>
          <w:rFonts w:ascii="Times New Roman" w:eastAsia="Times New Roman" w:hAnsi="Times New Roman" w:cs="Times New Roman"/>
          <w:kern w:val="0"/>
          <w14:ligatures w14:val="none"/>
        </w:rPr>
        <w:t xml:space="preserve">*, </w:t>
      </w:r>
      <w:hyperlink r:id="rId736"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hyperlink r:id="rId737" w:anchor="dfn-sosa-materialsample" w:history="1">
        <w:r w:rsidRPr="008D2809">
          <w:rPr>
            <w:rFonts w:ascii="Times New Roman" w:eastAsia="Times New Roman" w:hAnsi="Times New Roman" w:cs="Times New Roman"/>
            <w:color w:val="0000FF"/>
            <w:kern w:val="0"/>
            <w:u w:val="single"/>
            <w14:ligatures w14:val="none"/>
          </w:rPr>
          <w:t>sosa:MaterialSample</w:t>
        </w:r>
      </w:hyperlink>
      <w:r w:rsidRPr="008D2809">
        <w:rPr>
          <w:rFonts w:ascii="Times New Roman" w:eastAsia="Times New Roman" w:hAnsi="Times New Roman" w:cs="Times New Roman"/>
          <w:kern w:val="0"/>
          <w14:ligatures w14:val="none"/>
        </w:rPr>
        <w:t xml:space="preserve">*, </w:t>
      </w:r>
      <w:hyperlink r:id="rId738" w:anchor="dfn-sosa-observation" w:history="1">
        <w:r w:rsidRPr="008D2809">
          <w:rPr>
            <w:rFonts w:ascii="Times New Roman" w:eastAsia="Times New Roman" w:hAnsi="Times New Roman" w:cs="Times New Roman"/>
            <w:color w:val="0000FF"/>
            <w:kern w:val="0"/>
            <w:u w:val="single"/>
            <w14:ligatures w14:val="none"/>
          </w:rPr>
          <w:t>sosa:Observation</w:t>
        </w:r>
      </w:hyperlink>
      <w:r w:rsidRPr="008D2809">
        <w:rPr>
          <w:rFonts w:ascii="Times New Roman" w:eastAsia="Times New Roman" w:hAnsi="Times New Roman" w:cs="Times New Roman"/>
          <w:kern w:val="0"/>
          <w14:ligatures w14:val="none"/>
        </w:rPr>
        <w:t xml:space="preserve">, </w:t>
      </w:r>
      <w:hyperlink r:id="rId739" w:anchor="dfn-sosa-observationcollection" w:history="1">
        <w:r w:rsidRPr="008D2809">
          <w:rPr>
            <w:rFonts w:ascii="Times New Roman" w:eastAsia="Times New Roman" w:hAnsi="Times New Roman" w:cs="Times New Roman"/>
            <w:color w:val="0000FF"/>
            <w:kern w:val="0"/>
            <w:u w:val="single"/>
            <w14:ligatures w14:val="none"/>
          </w:rPr>
          <w:t>sosa:ObservationCollection</w:t>
        </w:r>
      </w:hyperlink>
      <w:r w:rsidRPr="008D2809">
        <w:rPr>
          <w:rFonts w:ascii="Times New Roman" w:eastAsia="Times New Roman" w:hAnsi="Times New Roman" w:cs="Times New Roman"/>
          <w:kern w:val="0"/>
          <w14:ligatures w14:val="none"/>
        </w:rPr>
        <w:t xml:space="preserve">*, </w:t>
      </w:r>
      <w:hyperlink r:id="rId740" w:anchor="dfn-sosa-observingprocedure" w:history="1">
        <w:r w:rsidRPr="008D2809">
          <w:rPr>
            <w:rFonts w:ascii="Times New Roman" w:eastAsia="Times New Roman" w:hAnsi="Times New Roman" w:cs="Times New Roman"/>
            <w:color w:val="0000FF"/>
            <w:kern w:val="0"/>
            <w:u w:val="single"/>
            <w14:ligatures w14:val="none"/>
          </w:rPr>
          <w:t>sosa:ObservingProcedure</w:t>
        </w:r>
      </w:hyperlink>
      <w:r w:rsidRPr="008D2809">
        <w:rPr>
          <w:rFonts w:ascii="Times New Roman" w:eastAsia="Times New Roman" w:hAnsi="Times New Roman" w:cs="Times New Roman"/>
          <w:kern w:val="0"/>
          <w14:ligatures w14:val="none"/>
        </w:rPr>
        <w:t xml:space="preserve">*, </w:t>
      </w:r>
      <w:hyperlink r:id="rId741" w:anchor="dfn-sosa-platform" w:history="1">
        <w:r w:rsidRPr="008D2809">
          <w:rPr>
            <w:rFonts w:ascii="Times New Roman" w:eastAsia="Times New Roman" w:hAnsi="Times New Roman" w:cs="Times New Roman"/>
            <w:color w:val="0000FF"/>
            <w:kern w:val="0"/>
            <w:u w:val="single"/>
            <w14:ligatures w14:val="none"/>
          </w:rPr>
          <w:t>sosa:Platform</w:t>
        </w:r>
      </w:hyperlink>
      <w:r w:rsidRPr="008D2809">
        <w:rPr>
          <w:rFonts w:ascii="Times New Roman" w:eastAsia="Times New Roman" w:hAnsi="Times New Roman" w:cs="Times New Roman"/>
          <w:kern w:val="0"/>
          <w14:ligatures w14:val="none"/>
        </w:rPr>
        <w:t xml:space="preserve">, </w:t>
      </w:r>
      <w:hyperlink r:id="rId742" w:anchor="dfn-sosa-procedure" w:history="1">
        <w:r w:rsidRPr="008D2809">
          <w:rPr>
            <w:rFonts w:ascii="Times New Roman" w:eastAsia="Times New Roman" w:hAnsi="Times New Roman" w:cs="Times New Roman"/>
            <w:color w:val="0000FF"/>
            <w:kern w:val="0"/>
            <w:u w:val="single"/>
            <w14:ligatures w14:val="none"/>
          </w:rPr>
          <w:t>sosa:Procedure</w:t>
        </w:r>
      </w:hyperlink>
      <w:r w:rsidRPr="008D2809">
        <w:rPr>
          <w:rFonts w:ascii="Times New Roman" w:eastAsia="Times New Roman" w:hAnsi="Times New Roman" w:cs="Times New Roman"/>
          <w:kern w:val="0"/>
          <w14:ligatures w14:val="none"/>
        </w:rPr>
        <w:t xml:space="preserve">, </w:t>
      </w:r>
      <w:hyperlink r:id="rId743"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w:t>
      </w:r>
      <w:hyperlink r:id="rId744" w:anchor="dfn-sosa-sample" w:history="1">
        <w:r w:rsidRPr="008D2809">
          <w:rPr>
            <w:rFonts w:ascii="Times New Roman" w:eastAsia="Times New Roman" w:hAnsi="Times New Roman" w:cs="Times New Roman"/>
            <w:color w:val="0000FF"/>
            <w:kern w:val="0"/>
            <w:u w:val="single"/>
            <w14:ligatures w14:val="none"/>
          </w:rPr>
          <w:t>sosa:Sample</w:t>
        </w:r>
      </w:hyperlink>
      <w:r w:rsidRPr="008D2809">
        <w:rPr>
          <w:rFonts w:ascii="Times New Roman" w:eastAsia="Times New Roman" w:hAnsi="Times New Roman" w:cs="Times New Roman"/>
          <w:kern w:val="0"/>
          <w14:ligatures w14:val="none"/>
        </w:rPr>
        <w:t xml:space="preserve">, </w:t>
      </w:r>
      <w:hyperlink r:id="rId745" w:anchor="dfn-sosa-samplecollection" w:history="1">
        <w:r w:rsidRPr="008D2809">
          <w:rPr>
            <w:rFonts w:ascii="Times New Roman" w:eastAsia="Times New Roman" w:hAnsi="Times New Roman" w:cs="Times New Roman"/>
            <w:color w:val="0000FF"/>
            <w:kern w:val="0"/>
            <w:u w:val="single"/>
            <w14:ligatures w14:val="none"/>
          </w:rPr>
          <w:t>sosa:SampleCollection</w:t>
        </w:r>
      </w:hyperlink>
      <w:r w:rsidRPr="008D2809">
        <w:rPr>
          <w:rFonts w:ascii="Times New Roman" w:eastAsia="Times New Roman" w:hAnsi="Times New Roman" w:cs="Times New Roman"/>
          <w:kern w:val="0"/>
          <w14:ligatures w14:val="none"/>
        </w:rPr>
        <w:t xml:space="preserve">*, </w:t>
      </w:r>
      <w:hyperlink r:id="rId746" w:anchor="dfn-sosa-sampler" w:history="1">
        <w:r w:rsidRPr="008D2809">
          <w:rPr>
            <w:rFonts w:ascii="Times New Roman" w:eastAsia="Times New Roman" w:hAnsi="Times New Roman" w:cs="Times New Roman"/>
            <w:color w:val="0000FF"/>
            <w:kern w:val="0"/>
            <w:u w:val="single"/>
            <w14:ligatures w14:val="none"/>
          </w:rPr>
          <w:t>sosa:Sampler</w:t>
        </w:r>
      </w:hyperlink>
      <w:r w:rsidRPr="008D2809">
        <w:rPr>
          <w:rFonts w:ascii="Times New Roman" w:eastAsia="Times New Roman" w:hAnsi="Times New Roman" w:cs="Times New Roman"/>
          <w:kern w:val="0"/>
          <w14:ligatures w14:val="none"/>
        </w:rPr>
        <w:t xml:space="preserve">, </w:t>
      </w:r>
      <w:hyperlink r:id="rId747" w:anchor="dfn-sosa-sampling" w:history="1">
        <w:r w:rsidRPr="008D2809">
          <w:rPr>
            <w:rFonts w:ascii="Times New Roman" w:eastAsia="Times New Roman" w:hAnsi="Times New Roman" w:cs="Times New Roman"/>
            <w:color w:val="0000FF"/>
            <w:kern w:val="0"/>
            <w:u w:val="single"/>
            <w14:ligatures w14:val="none"/>
          </w:rPr>
          <w:t>sosa:Sampling</w:t>
        </w:r>
      </w:hyperlink>
      <w:r w:rsidRPr="008D2809">
        <w:rPr>
          <w:rFonts w:ascii="Times New Roman" w:eastAsia="Times New Roman" w:hAnsi="Times New Roman" w:cs="Times New Roman"/>
          <w:kern w:val="0"/>
          <w14:ligatures w14:val="none"/>
        </w:rPr>
        <w:t xml:space="preserve">, </w:t>
      </w:r>
      <w:hyperlink r:id="rId748" w:anchor="dfn-sosa-samplingcollection" w:history="1">
        <w:r w:rsidRPr="008D2809">
          <w:rPr>
            <w:rFonts w:ascii="Times New Roman" w:eastAsia="Times New Roman" w:hAnsi="Times New Roman" w:cs="Times New Roman"/>
            <w:color w:val="0000FF"/>
            <w:kern w:val="0"/>
            <w:u w:val="single"/>
            <w14:ligatures w14:val="none"/>
          </w:rPr>
          <w:t>sosa:SamplingCollection</w:t>
        </w:r>
      </w:hyperlink>
      <w:r w:rsidRPr="008D2809">
        <w:rPr>
          <w:rFonts w:ascii="Times New Roman" w:eastAsia="Times New Roman" w:hAnsi="Times New Roman" w:cs="Times New Roman"/>
          <w:kern w:val="0"/>
          <w14:ligatures w14:val="none"/>
        </w:rPr>
        <w:t xml:space="preserve">*, </w:t>
      </w:r>
      <w:hyperlink r:id="rId749" w:anchor="dfn-sosa-samplingprocedure" w:history="1">
        <w:r w:rsidRPr="008D2809">
          <w:rPr>
            <w:rFonts w:ascii="Times New Roman" w:eastAsia="Times New Roman" w:hAnsi="Times New Roman" w:cs="Times New Roman"/>
            <w:color w:val="0000FF"/>
            <w:kern w:val="0"/>
            <w:u w:val="single"/>
            <w14:ligatures w14:val="none"/>
          </w:rPr>
          <w:t>sosa:SamplingProcedure</w:t>
        </w:r>
      </w:hyperlink>
      <w:r w:rsidRPr="008D2809">
        <w:rPr>
          <w:rFonts w:ascii="Times New Roman" w:eastAsia="Times New Roman" w:hAnsi="Times New Roman" w:cs="Times New Roman"/>
          <w:kern w:val="0"/>
          <w14:ligatures w14:val="none"/>
        </w:rPr>
        <w:t xml:space="preserve">*, </w:t>
      </w:r>
      <w:hyperlink r:id="rId750" w:anchor="dfn-sosa-sensor" w:history="1">
        <w:r w:rsidRPr="008D2809">
          <w:rPr>
            <w:rFonts w:ascii="Times New Roman" w:eastAsia="Times New Roman" w:hAnsi="Times New Roman" w:cs="Times New Roman"/>
            <w:color w:val="0000FF"/>
            <w:kern w:val="0"/>
            <w:u w:val="single"/>
            <w14:ligatures w14:val="none"/>
          </w:rPr>
          <w:t>sosa:Sensor</w:t>
        </w:r>
      </w:hyperlink>
      <w:r w:rsidRPr="008D2809">
        <w:rPr>
          <w:rFonts w:ascii="Times New Roman" w:eastAsia="Times New Roman" w:hAnsi="Times New Roman" w:cs="Times New Roman"/>
          <w:kern w:val="0"/>
          <w14:ligatures w14:val="none"/>
        </w:rPr>
        <w:t xml:space="preserve">, </w:t>
      </w:r>
      <w:hyperlink r:id="rId751" w:anchor="dfn-sosa-spatialsample" w:history="1">
        <w:r w:rsidRPr="008D2809">
          <w:rPr>
            <w:rFonts w:ascii="Times New Roman" w:eastAsia="Times New Roman" w:hAnsi="Times New Roman" w:cs="Times New Roman"/>
            <w:color w:val="0000FF"/>
            <w:kern w:val="0"/>
            <w:u w:val="single"/>
            <w14:ligatures w14:val="none"/>
          </w:rPr>
          <w:t>sosa:SpatialSample</w:t>
        </w:r>
      </w:hyperlink>
      <w:r w:rsidRPr="008D2809">
        <w:rPr>
          <w:rFonts w:ascii="Times New Roman" w:eastAsia="Times New Roman" w:hAnsi="Times New Roman" w:cs="Times New Roman"/>
          <w:kern w:val="0"/>
          <w14:ligatures w14:val="none"/>
        </w:rPr>
        <w:t xml:space="preserve">*, </w:t>
      </w:r>
      <w:hyperlink r:id="rId752" w:anchor="dfn-sosa-statisticalsample" w:history="1">
        <w:r w:rsidRPr="008D2809">
          <w:rPr>
            <w:rFonts w:ascii="Times New Roman" w:eastAsia="Times New Roman" w:hAnsi="Times New Roman" w:cs="Times New Roman"/>
            <w:color w:val="0000FF"/>
            <w:kern w:val="0"/>
            <w:u w:val="single"/>
            <w14:ligatures w14:val="none"/>
          </w:rPr>
          <w:t>sosa:StatisticalSample</w:t>
        </w:r>
      </w:hyperlink>
      <w:r w:rsidRPr="008D2809">
        <w:rPr>
          <w:rFonts w:ascii="Times New Roman" w:eastAsia="Times New Roman" w:hAnsi="Times New Roman" w:cs="Times New Roman"/>
          <w:kern w:val="0"/>
          <w14:ligatures w14:val="none"/>
        </w:rPr>
        <w:t xml:space="preserve">*, </w:t>
      </w:r>
      <w:hyperlink r:id="rId753" w:anchor="dfn-sosa-stimulus" w:history="1">
        <w:r w:rsidRPr="008D2809">
          <w:rPr>
            <w:rFonts w:ascii="Times New Roman" w:eastAsia="Times New Roman" w:hAnsi="Times New Roman" w:cs="Times New Roman"/>
            <w:color w:val="0000FF"/>
            <w:kern w:val="0"/>
            <w:u w:val="single"/>
            <w14:ligatures w14:val="none"/>
          </w:rPr>
          <w:t>sosa:Stimulus</w:t>
        </w:r>
      </w:hyperlink>
      <w:r w:rsidRPr="008D2809">
        <w:rPr>
          <w:rFonts w:ascii="Times New Roman" w:eastAsia="Times New Roman" w:hAnsi="Times New Roman" w:cs="Times New Roman"/>
          <w:kern w:val="0"/>
          <w14:ligatures w14:val="none"/>
        </w:rPr>
        <w:t xml:space="preserve">, </w:t>
      </w:r>
      <w:hyperlink r:id="rId754" w:anchor="dfn-sosa-system" w:history="1">
        <w:r w:rsidRPr="008D2809">
          <w:rPr>
            <w:rFonts w:ascii="Times New Roman" w:eastAsia="Times New Roman" w:hAnsi="Times New Roman" w:cs="Times New Roman"/>
            <w:color w:val="0000FF"/>
            <w:kern w:val="0"/>
            <w:u w:val="single"/>
            <w14:ligatures w14:val="none"/>
          </w:rPr>
          <w:t>sosa:System</w:t>
        </w:r>
      </w:hyperlink>
      <w:r w:rsidRPr="008D2809">
        <w:rPr>
          <w:rFonts w:ascii="Times New Roman" w:eastAsia="Times New Roman" w:hAnsi="Times New Roman" w:cs="Times New Roman"/>
          <w:kern w:val="0"/>
          <w14:ligatures w14:val="none"/>
        </w:rPr>
        <w:t xml:space="preserve"> </w:t>
      </w:r>
    </w:p>
    <w:p w14:paraId="157D204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Object Properties:</w:t>
      </w:r>
      <w:r w:rsidRPr="008D2809">
        <w:rPr>
          <w:rFonts w:ascii="Times New Roman" w:eastAsia="Times New Roman" w:hAnsi="Times New Roman" w:cs="Times New Roman"/>
          <w:kern w:val="0"/>
          <w14:ligatures w14:val="none"/>
        </w:rPr>
        <w:t xml:space="preserve"> </w:t>
      </w:r>
      <w:hyperlink r:id="rId755" w:anchor="dfn-sosa-actson" w:history="1">
        <w:r w:rsidRPr="008D2809">
          <w:rPr>
            <w:rFonts w:ascii="Times New Roman" w:eastAsia="Times New Roman" w:hAnsi="Times New Roman" w:cs="Times New Roman"/>
            <w:color w:val="0000FF"/>
            <w:kern w:val="0"/>
            <w:u w:val="single"/>
            <w14:ligatures w14:val="none"/>
          </w:rPr>
          <w:t>sosa:actsOn</w:t>
        </w:r>
      </w:hyperlink>
      <w:r w:rsidRPr="008D2809">
        <w:rPr>
          <w:rFonts w:ascii="Times New Roman" w:eastAsia="Times New Roman" w:hAnsi="Times New Roman" w:cs="Times New Roman"/>
          <w:kern w:val="0"/>
          <w14:ligatures w14:val="none"/>
        </w:rPr>
        <w:t xml:space="preserve">*, </w:t>
      </w:r>
      <w:hyperlink r:id="rId756" w:anchor="dfn-sosa-actsonproperty" w:history="1">
        <w:r w:rsidRPr="008D2809">
          <w:rPr>
            <w:rFonts w:ascii="Times New Roman" w:eastAsia="Times New Roman" w:hAnsi="Times New Roman" w:cs="Times New Roman"/>
            <w:color w:val="0000FF"/>
            <w:kern w:val="0"/>
            <w:u w:val="single"/>
            <w14:ligatures w14:val="none"/>
          </w:rPr>
          <w:t>sosa:actsOnProperty</w:t>
        </w:r>
      </w:hyperlink>
      <w:r w:rsidRPr="008D2809">
        <w:rPr>
          <w:rFonts w:ascii="Times New Roman" w:eastAsia="Times New Roman" w:hAnsi="Times New Roman" w:cs="Times New Roman"/>
          <w:kern w:val="0"/>
          <w14:ligatures w14:val="none"/>
        </w:rPr>
        <w:t xml:space="preserve">, </w:t>
      </w:r>
      <w:hyperlink r:id="rId757" w:anchor="dfn-sosa-deployedasset" w:history="1">
        <w:r w:rsidRPr="008D2809">
          <w:rPr>
            <w:rFonts w:ascii="Times New Roman" w:eastAsia="Times New Roman" w:hAnsi="Times New Roman" w:cs="Times New Roman"/>
            <w:color w:val="0000FF"/>
            <w:kern w:val="0"/>
            <w:u w:val="single"/>
            <w14:ligatures w14:val="none"/>
          </w:rPr>
          <w:t>sosa:deployedAsset</w:t>
        </w:r>
      </w:hyperlink>
      <w:r w:rsidRPr="008D2809">
        <w:rPr>
          <w:rFonts w:ascii="Times New Roman" w:eastAsia="Times New Roman" w:hAnsi="Times New Roman" w:cs="Times New Roman"/>
          <w:kern w:val="0"/>
          <w14:ligatures w14:val="none"/>
        </w:rPr>
        <w:t xml:space="preserve">*, </w:t>
      </w:r>
      <w:hyperlink r:id="rId758" w:anchor="dfn-sosa-deployedonplatform" w:history="1">
        <w:r w:rsidRPr="008D2809">
          <w:rPr>
            <w:rFonts w:ascii="Times New Roman" w:eastAsia="Times New Roman" w:hAnsi="Times New Roman" w:cs="Times New Roman"/>
            <w:color w:val="0000FF"/>
            <w:kern w:val="0"/>
            <w:u w:val="single"/>
            <w14:ligatures w14:val="none"/>
          </w:rPr>
          <w:t>sosa:deployedOnPlatform</w:t>
        </w:r>
      </w:hyperlink>
      <w:r w:rsidRPr="008D2809">
        <w:rPr>
          <w:rFonts w:ascii="Times New Roman" w:eastAsia="Times New Roman" w:hAnsi="Times New Roman" w:cs="Times New Roman"/>
          <w:kern w:val="0"/>
          <w14:ligatures w14:val="none"/>
        </w:rPr>
        <w:t xml:space="preserve">, </w:t>
      </w:r>
      <w:hyperlink r:id="rId759" w:anchor="dfn-sosa-deployedsystem" w:history="1">
        <w:r w:rsidRPr="008D2809">
          <w:rPr>
            <w:rFonts w:ascii="Times New Roman" w:eastAsia="Times New Roman" w:hAnsi="Times New Roman" w:cs="Times New Roman"/>
            <w:color w:val="0000FF"/>
            <w:kern w:val="0"/>
            <w:u w:val="single"/>
            <w14:ligatures w14:val="none"/>
          </w:rPr>
          <w:t>sosa:deployedSystem</w:t>
        </w:r>
      </w:hyperlink>
      <w:r w:rsidRPr="008D2809">
        <w:rPr>
          <w:rFonts w:ascii="Times New Roman" w:eastAsia="Times New Roman" w:hAnsi="Times New Roman" w:cs="Times New Roman"/>
          <w:kern w:val="0"/>
          <w14:ligatures w14:val="none"/>
        </w:rPr>
        <w:t xml:space="preserve">, </w:t>
      </w:r>
      <w:hyperlink r:id="rId760" w:anchor="dfn-sosa-detects" w:history="1">
        <w:r w:rsidRPr="008D2809">
          <w:rPr>
            <w:rFonts w:ascii="Times New Roman" w:eastAsia="Times New Roman" w:hAnsi="Times New Roman" w:cs="Times New Roman"/>
            <w:color w:val="0000FF"/>
            <w:kern w:val="0"/>
            <w:u w:val="single"/>
            <w14:ligatures w14:val="none"/>
          </w:rPr>
          <w:t>sosa:detects</w:t>
        </w:r>
      </w:hyperlink>
      <w:r w:rsidRPr="008D2809">
        <w:rPr>
          <w:rFonts w:ascii="Times New Roman" w:eastAsia="Times New Roman" w:hAnsi="Times New Roman" w:cs="Times New Roman"/>
          <w:kern w:val="0"/>
          <w14:ligatures w14:val="none"/>
        </w:rPr>
        <w:t xml:space="preserve">, </w:t>
      </w:r>
      <w:hyperlink r:id="rId761" w:anchor="dfn-sosa-featurehasultimatesample" w:history="1">
        <w:r w:rsidRPr="008D2809">
          <w:rPr>
            <w:rFonts w:ascii="Times New Roman" w:eastAsia="Times New Roman" w:hAnsi="Times New Roman" w:cs="Times New Roman"/>
            <w:color w:val="0000FF"/>
            <w:kern w:val="0"/>
            <w:u w:val="single"/>
            <w14:ligatures w14:val="none"/>
          </w:rPr>
          <w:t>sosa:featureHasUltimateSample</w:t>
        </w:r>
      </w:hyperlink>
      <w:r w:rsidRPr="008D2809">
        <w:rPr>
          <w:rFonts w:ascii="Times New Roman" w:eastAsia="Times New Roman" w:hAnsi="Times New Roman" w:cs="Times New Roman"/>
          <w:kern w:val="0"/>
          <w14:ligatures w14:val="none"/>
        </w:rPr>
        <w:t xml:space="preserve">*, </w:t>
      </w:r>
      <w:hyperlink r:id="rId762" w:anchor="dfn-sosa-forproperty" w:history="1">
        <w:r w:rsidRPr="008D2809">
          <w:rPr>
            <w:rFonts w:ascii="Times New Roman" w:eastAsia="Times New Roman" w:hAnsi="Times New Roman" w:cs="Times New Roman"/>
            <w:color w:val="0000FF"/>
            <w:kern w:val="0"/>
            <w:u w:val="single"/>
            <w14:ligatures w14:val="none"/>
          </w:rPr>
          <w:t>sosa:forProperty</w:t>
        </w:r>
      </w:hyperlink>
      <w:r w:rsidRPr="008D2809">
        <w:rPr>
          <w:rFonts w:ascii="Times New Roman" w:eastAsia="Times New Roman" w:hAnsi="Times New Roman" w:cs="Times New Roman"/>
          <w:kern w:val="0"/>
          <w14:ligatures w14:val="none"/>
        </w:rPr>
        <w:t xml:space="preserve">, </w:t>
      </w:r>
      <w:hyperlink r:id="rId763" w:anchor="dfn-sosa-hasdeployment" w:history="1">
        <w:r w:rsidRPr="008D2809">
          <w:rPr>
            <w:rFonts w:ascii="Times New Roman" w:eastAsia="Times New Roman" w:hAnsi="Times New Roman" w:cs="Times New Roman"/>
            <w:color w:val="0000FF"/>
            <w:kern w:val="0"/>
            <w:u w:val="single"/>
            <w14:ligatures w14:val="none"/>
          </w:rPr>
          <w:t>sosa:hasDeployment</w:t>
        </w:r>
      </w:hyperlink>
      <w:r w:rsidRPr="008D2809">
        <w:rPr>
          <w:rFonts w:ascii="Times New Roman" w:eastAsia="Times New Roman" w:hAnsi="Times New Roman" w:cs="Times New Roman"/>
          <w:kern w:val="0"/>
          <w14:ligatures w14:val="none"/>
        </w:rPr>
        <w:t xml:space="preserve">, </w:t>
      </w:r>
      <w:hyperlink r:id="rId764" w:anchor="dfn-sosa-hasfeatureofinterest" w:history="1">
        <w:r w:rsidRPr="008D2809">
          <w:rPr>
            <w:rFonts w:ascii="Times New Roman" w:eastAsia="Times New Roman" w:hAnsi="Times New Roman" w:cs="Times New Roman"/>
            <w:color w:val="0000FF"/>
            <w:kern w:val="0"/>
            <w:u w:val="single"/>
            <w14:ligatures w14:val="none"/>
          </w:rPr>
          <w:t>sosa:hasFeatureOfInterest</w:t>
        </w:r>
      </w:hyperlink>
      <w:r w:rsidRPr="008D2809">
        <w:rPr>
          <w:rFonts w:ascii="Times New Roman" w:eastAsia="Times New Roman" w:hAnsi="Times New Roman" w:cs="Times New Roman"/>
          <w:kern w:val="0"/>
          <w14:ligatures w14:val="none"/>
        </w:rPr>
        <w:t xml:space="preserve">, </w:t>
      </w:r>
      <w:hyperlink r:id="rId765" w:anchor="dfn-sosa-hasinput" w:history="1">
        <w:r w:rsidRPr="008D2809">
          <w:rPr>
            <w:rFonts w:ascii="Times New Roman" w:eastAsia="Times New Roman" w:hAnsi="Times New Roman" w:cs="Times New Roman"/>
            <w:color w:val="0000FF"/>
            <w:kern w:val="0"/>
            <w:u w:val="single"/>
            <w14:ligatures w14:val="none"/>
          </w:rPr>
          <w:t>sosa:hasInput</w:t>
        </w:r>
      </w:hyperlink>
      <w:r w:rsidRPr="008D2809">
        <w:rPr>
          <w:rFonts w:ascii="Times New Roman" w:eastAsia="Times New Roman" w:hAnsi="Times New Roman" w:cs="Times New Roman"/>
          <w:kern w:val="0"/>
          <w14:ligatures w14:val="none"/>
        </w:rPr>
        <w:t xml:space="preserve">, </w:t>
      </w:r>
      <w:hyperlink r:id="rId766" w:anchor="dfn-sosa-hasinputvalue" w:history="1">
        <w:r w:rsidRPr="008D2809">
          <w:rPr>
            <w:rFonts w:ascii="Times New Roman" w:eastAsia="Times New Roman" w:hAnsi="Times New Roman" w:cs="Times New Roman"/>
            <w:color w:val="0000FF"/>
            <w:kern w:val="0"/>
            <w:u w:val="single"/>
            <w14:ligatures w14:val="none"/>
          </w:rPr>
          <w:t>sosa:hasInputValue</w:t>
        </w:r>
      </w:hyperlink>
      <w:r w:rsidRPr="008D2809">
        <w:rPr>
          <w:rFonts w:ascii="Times New Roman" w:eastAsia="Times New Roman" w:hAnsi="Times New Roman" w:cs="Times New Roman"/>
          <w:kern w:val="0"/>
          <w14:ligatures w14:val="none"/>
        </w:rPr>
        <w:t xml:space="preserve">*, </w:t>
      </w:r>
      <w:hyperlink r:id="rId767" w:anchor="dfn-sosa-hasmember" w:history="1">
        <w:r w:rsidRPr="008D2809">
          <w:rPr>
            <w:rFonts w:ascii="Times New Roman" w:eastAsia="Times New Roman" w:hAnsi="Times New Roman" w:cs="Times New Roman"/>
            <w:color w:val="0000FF"/>
            <w:kern w:val="0"/>
            <w:u w:val="single"/>
            <w14:ligatures w14:val="none"/>
          </w:rPr>
          <w:t>sosa:hasMember</w:t>
        </w:r>
      </w:hyperlink>
      <w:r w:rsidRPr="008D2809">
        <w:rPr>
          <w:rFonts w:ascii="Times New Roman" w:eastAsia="Times New Roman" w:hAnsi="Times New Roman" w:cs="Times New Roman"/>
          <w:kern w:val="0"/>
          <w14:ligatures w14:val="none"/>
        </w:rPr>
        <w:t xml:space="preserve">*, </w:t>
      </w:r>
      <w:hyperlink r:id="rId768" w:anchor="dfn-sosa-hasoriginalsample" w:history="1">
        <w:r w:rsidRPr="008D2809">
          <w:rPr>
            <w:rFonts w:ascii="Times New Roman" w:eastAsia="Times New Roman" w:hAnsi="Times New Roman" w:cs="Times New Roman"/>
            <w:color w:val="0000FF"/>
            <w:kern w:val="0"/>
            <w:u w:val="single"/>
            <w14:ligatures w14:val="none"/>
          </w:rPr>
          <w:t>sosa:hasOriginalSample</w:t>
        </w:r>
      </w:hyperlink>
      <w:r w:rsidRPr="008D2809">
        <w:rPr>
          <w:rFonts w:ascii="Times New Roman" w:eastAsia="Times New Roman" w:hAnsi="Times New Roman" w:cs="Times New Roman"/>
          <w:kern w:val="0"/>
          <w14:ligatures w14:val="none"/>
        </w:rPr>
        <w:t xml:space="preserve">*, </w:t>
      </w:r>
      <w:hyperlink r:id="rId769" w:anchor="dfn-sosa-hasoutput" w:history="1">
        <w:r w:rsidRPr="008D2809">
          <w:rPr>
            <w:rFonts w:ascii="Times New Roman" w:eastAsia="Times New Roman" w:hAnsi="Times New Roman" w:cs="Times New Roman"/>
            <w:color w:val="0000FF"/>
            <w:kern w:val="0"/>
            <w:u w:val="single"/>
            <w14:ligatures w14:val="none"/>
          </w:rPr>
          <w:t>sosa:hasOutput</w:t>
        </w:r>
      </w:hyperlink>
      <w:r w:rsidRPr="008D2809">
        <w:rPr>
          <w:rFonts w:ascii="Times New Roman" w:eastAsia="Times New Roman" w:hAnsi="Times New Roman" w:cs="Times New Roman"/>
          <w:kern w:val="0"/>
          <w14:ligatures w14:val="none"/>
        </w:rPr>
        <w:t xml:space="preserve">, </w:t>
      </w:r>
      <w:hyperlink r:id="rId770" w:anchor="dfn-sosa-hasprocedure" w:history="1">
        <w:r w:rsidRPr="008D2809">
          <w:rPr>
            <w:rFonts w:ascii="Times New Roman" w:eastAsia="Times New Roman" w:hAnsi="Times New Roman" w:cs="Times New Roman"/>
            <w:color w:val="0000FF"/>
            <w:kern w:val="0"/>
            <w:u w:val="single"/>
            <w14:ligatures w14:val="none"/>
          </w:rPr>
          <w:t>sosa:hasProcedure</w:t>
        </w:r>
      </w:hyperlink>
      <w:r w:rsidRPr="008D2809">
        <w:rPr>
          <w:rFonts w:ascii="Times New Roman" w:eastAsia="Times New Roman" w:hAnsi="Times New Roman" w:cs="Times New Roman"/>
          <w:kern w:val="0"/>
          <w14:ligatures w14:val="none"/>
        </w:rPr>
        <w:t xml:space="preserve">*, </w:t>
      </w:r>
      <w:hyperlink r:id="rId771" w:anchor="dfn-sosa-hasproperty" w:history="1">
        <w:r w:rsidRPr="008D2809">
          <w:rPr>
            <w:rFonts w:ascii="Times New Roman" w:eastAsia="Times New Roman" w:hAnsi="Times New Roman" w:cs="Times New Roman"/>
            <w:color w:val="0000FF"/>
            <w:kern w:val="0"/>
            <w:u w:val="single"/>
            <w14:ligatures w14:val="none"/>
          </w:rPr>
          <w:t>sosa:hasProperty</w:t>
        </w:r>
      </w:hyperlink>
      <w:r w:rsidRPr="008D2809">
        <w:rPr>
          <w:rFonts w:ascii="Times New Roman" w:eastAsia="Times New Roman" w:hAnsi="Times New Roman" w:cs="Times New Roman"/>
          <w:kern w:val="0"/>
          <w14:ligatures w14:val="none"/>
        </w:rPr>
        <w:t xml:space="preserve">, </w:t>
      </w:r>
      <w:hyperlink r:id="rId772" w:anchor="dfn-sosa-hasproxy" w:history="1">
        <w:r w:rsidRPr="008D2809">
          <w:rPr>
            <w:rFonts w:ascii="Times New Roman" w:eastAsia="Times New Roman" w:hAnsi="Times New Roman" w:cs="Times New Roman"/>
            <w:color w:val="0000FF"/>
            <w:kern w:val="0"/>
            <w:u w:val="single"/>
            <w14:ligatures w14:val="none"/>
          </w:rPr>
          <w:t>sosa:hasProxy</w:t>
        </w:r>
      </w:hyperlink>
      <w:r w:rsidRPr="008D2809">
        <w:rPr>
          <w:rFonts w:ascii="Times New Roman" w:eastAsia="Times New Roman" w:hAnsi="Times New Roman" w:cs="Times New Roman"/>
          <w:kern w:val="0"/>
          <w14:ligatures w14:val="none"/>
        </w:rPr>
        <w:t xml:space="preserve">*, </w:t>
      </w:r>
      <w:hyperlink r:id="rId773" w:anchor="dfn-sosa-hasresult" w:history="1">
        <w:r w:rsidRPr="008D2809">
          <w:rPr>
            <w:rFonts w:ascii="Times New Roman" w:eastAsia="Times New Roman" w:hAnsi="Times New Roman" w:cs="Times New Roman"/>
            <w:color w:val="0000FF"/>
            <w:kern w:val="0"/>
            <w:u w:val="single"/>
            <w14:ligatures w14:val="none"/>
          </w:rPr>
          <w:t>sosa:hasResult</w:t>
        </w:r>
      </w:hyperlink>
      <w:r w:rsidRPr="008D2809">
        <w:rPr>
          <w:rFonts w:ascii="Times New Roman" w:eastAsia="Times New Roman" w:hAnsi="Times New Roman" w:cs="Times New Roman"/>
          <w:kern w:val="0"/>
          <w14:ligatures w14:val="none"/>
        </w:rPr>
        <w:t xml:space="preserve">, </w:t>
      </w:r>
      <w:hyperlink r:id="rId774" w:anchor="dfn-sosa-hassample" w:history="1">
        <w:r w:rsidRPr="008D2809">
          <w:rPr>
            <w:rFonts w:ascii="Times New Roman" w:eastAsia="Times New Roman" w:hAnsi="Times New Roman" w:cs="Times New Roman"/>
            <w:color w:val="0000FF"/>
            <w:kern w:val="0"/>
            <w:u w:val="single"/>
            <w14:ligatures w14:val="none"/>
          </w:rPr>
          <w:t>sosa:hasSample</w:t>
        </w:r>
      </w:hyperlink>
      <w:r w:rsidRPr="008D2809">
        <w:rPr>
          <w:rFonts w:ascii="Times New Roman" w:eastAsia="Times New Roman" w:hAnsi="Times New Roman" w:cs="Times New Roman"/>
          <w:kern w:val="0"/>
          <w14:ligatures w14:val="none"/>
        </w:rPr>
        <w:t xml:space="preserve">, </w:t>
      </w:r>
      <w:hyperlink r:id="rId775" w:anchor="dfn-sosa-issampleofultimatefoi" w:history="1">
        <w:r w:rsidRPr="008D2809">
          <w:rPr>
            <w:rFonts w:ascii="Times New Roman" w:eastAsia="Times New Roman" w:hAnsi="Times New Roman" w:cs="Times New Roman"/>
            <w:color w:val="0000FF"/>
            <w:kern w:val="0"/>
            <w:u w:val="single"/>
            <w14:ligatures w14:val="none"/>
          </w:rPr>
          <w:t>sosa:isSampleOfUltimateFOI</w:t>
        </w:r>
      </w:hyperlink>
      <w:r w:rsidRPr="008D2809">
        <w:rPr>
          <w:rFonts w:ascii="Times New Roman" w:eastAsia="Times New Roman" w:hAnsi="Times New Roman" w:cs="Times New Roman"/>
          <w:kern w:val="0"/>
          <w14:ligatures w14:val="none"/>
        </w:rPr>
        <w:t xml:space="preserve">*, </w:t>
      </w:r>
      <w:hyperlink r:id="rId776" w:anchor="dfn-sosa-hassubsystem" w:history="1">
        <w:r w:rsidRPr="008D2809">
          <w:rPr>
            <w:rFonts w:ascii="Times New Roman" w:eastAsia="Times New Roman" w:hAnsi="Times New Roman" w:cs="Times New Roman"/>
            <w:color w:val="0000FF"/>
            <w:kern w:val="0"/>
            <w:u w:val="single"/>
            <w14:ligatures w14:val="none"/>
          </w:rPr>
          <w:t>sosa:hasSubSystem</w:t>
        </w:r>
      </w:hyperlink>
      <w:r w:rsidRPr="008D2809">
        <w:rPr>
          <w:rFonts w:ascii="Times New Roman" w:eastAsia="Times New Roman" w:hAnsi="Times New Roman" w:cs="Times New Roman"/>
          <w:kern w:val="0"/>
          <w14:ligatures w14:val="none"/>
        </w:rPr>
        <w:t xml:space="preserve">, </w:t>
      </w:r>
      <w:hyperlink r:id="rId777" w:anchor="dfn-sosa-hasultimatefeatureofinterest" w:history="1">
        <w:r w:rsidRPr="008D2809">
          <w:rPr>
            <w:rFonts w:ascii="Times New Roman" w:eastAsia="Times New Roman" w:hAnsi="Times New Roman" w:cs="Times New Roman"/>
            <w:color w:val="0000FF"/>
            <w:kern w:val="0"/>
            <w:u w:val="single"/>
            <w14:ligatures w14:val="none"/>
          </w:rPr>
          <w:t>sosa:hasUltimateFeatureOfInterest</w:t>
        </w:r>
      </w:hyperlink>
      <w:r w:rsidRPr="008D2809">
        <w:rPr>
          <w:rFonts w:ascii="Times New Roman" w:eastAsia="Times New Roman" w:hAnsi="Times New Roman" w:cs="Times New Roman"/>
          <w:kern w:val="0"/>
          <w14:ligatures w14:val="none"/>
        </w:rPr>
        <w:t xml:space="preserve">*, </w:t>
      </w:r>
      <w:hyperlink r:id="rId778" w:anchor="dfn-sosa-hosts" w:history="1">
        <w:r w:rsidRPr="008D2809">
          <w:rPr>
            <w:rFonts w:ascii="Times New Roman" w:eastAsia="Times New Roman" w:hAnsi="Times New Roman" w:cs="Times New Roman"/>
            <w:color w:val="0000FF"/>
            <w:kern w:val="0"/>
            <w:u w:val="single"/>
            <w14:ligatures w14:val="none"/>
          </w:rPr>
          <w:t>sosa:hosts</w:t>
        </w:r>
      </w:hyperlink>
      <w:r w:rsidRPr="008D2809">
        <w:rPr>
          <w:rFonts w:ascii="Times New Roman" w:eastAsia="Times New Roman" w:hAnsi="Times New Roman" w:cs="Times New Roman"/>
          <w:kern w:val="0"/>
          <w14:ligatures w14:val="none"/>
        </w:rPr>
        <w:t xml:space="preserve">, </w:t>
      </w:r>
      <w:hyperlink r:id="rId779" w:anchor="dfn-sosa-implementedby" w:history="1">
        <w:r w:rsidRPr="008D2809">
          <w:rPr>
            <w:rFonts w:ascii="Times New Roman" w:eastAsia="Times New Roman" w:hAnsi="Times New Roman" w:cs="Times New Roman"/>
            <w:color w:val="0000FF"/>
            <w:kern w:val="0"/>
            <w:u w:val="single"/>
            <w14:ligatures w14:val="none"/>
          </w:rPr>
          <w:t>sosa:implementedBy</w:t>
        </w:r>
      </w:hyperlink>
      <w:r w:rsidRPr="008D2809">
        <w:rPr>
          <w:rFonts w:ascii="Times New Roman" w:eastAsia="Times New Roman" w:hAnsi="Times New Roman" w:cs="Times New Roman"/>
          <w:kern w:val="0"/>
          <w14:ligatures w14:val="none"/>
        </w:rPr>
        <w:t xml:space="preserve">, </w:t>
      </w:r>
      <w:hyperlink r:id="rId780" w:anchor="dfn-sosa-implements" w:history="1">
        <w:r w:rsidRPr="008D2809">
          <w:rPr>
            <w:rFonts w:ascii="Times New Roman" w:eastAsia="Times New Roman" w:hAnsi="Times New Roman" w:cs="Times New Roman"/>
            <w:color w:val="0000FF"/>
            <w:kern w:val="0"/>
            <w:u w:val="single"/>
            <w14:ligatures w14:val="none"/>
          </w:rPr>
          <w:t>sosa:implements</w:t>
        </w:r>
      </w:hyperlink>
      <w:r w:rsidRPr="008D2809">
        <w:rPr>
          <w:rFonts w:ascii="Times New Roman" w:eastAsia="Times New Roman" w:hAnsi="Times New Roman" w:cs="Times New Roman"/>
          <w:kern w:val="0"/>
          <w14:ligatures w14:val="none"/>
        </w:rPr>
        <w:t xml:space="preserve">, </w:t>
      </w:r>
      <w:hyperlink r:id="rId781" w:anchor="dfn-sosa-indeployment" w:history="1">
        <w:r w:rsidRPr="008D2809">
          <w:rPr>
            <w:rFonts w:ascii="Times New Roman" w:eastAsia="Times New Roman" w:hAnsi="Times New Roman" w:cs="Times New Roman"/>
            <w:color w:val="0000FF"/>
            <w:kern w:val="0"/>
            <w:u w:val="single"/>
            <w14:ligatures w14:val="none"/>
          </w:rPr>
          <w:t>sosa:inDeployment</w:t>
        </w:r>
      </w:hyperlink>
      <w:r w:rsidRPr="008D2809">
        <w:rPr>
          <w:rFonts w:ascii="Times New Roman" w:eastAsia="Times New Roman" w:hAnsi="Times New Roman" w:cs="Times New Roman"/>
          <w:kern w:val="0"/>
          <w14:ligatures w14:val="none"/>
        </w:rPr>
        <w:t xml:space="preserve">, </w:t>
      </w:r>
      <w:hyperlink r:id="rId782" w:anchor="dfn-sosa-inputfor" w:history="1">
        <w:r w:rsidRPr="008D2809">
          <w:rPr>
            <w:rFonts w:ascii="Times New Roman" w:eastAsia="Times New Roman" w:hAnsi="Times New Roman" w:cs="Times New Roman"/>
            <w:color w:val="0000FF"/>
            <w:kern w:val="0"/>
            <w:u w:val="single"/>
            <w14:ligatures w14:val="none"/>
          </w:rPr>
          <w:t>sosa:inputFor</w:t>
        </w:r>
      </w:hyperlink>
      <w:r w:rsidRPr="008D2809">
        <w:rPr>
          <w:rFonts w:ascii="Times New Roman" w:eastAsia="Times New Roman" w:hAnsi="Times New Roman" w:cs="Times New Roman"/>
          <w:kern w:val="0"/>
          <w14:ligatures w14:val="none"/>
        </w:rPr>
        <w:t xml:space="preserve">*, </w:t>
      </w:r>
      <w:hyperlink r:id="rId783" w:anchor="dfn-sosa-inputvalueforexecution" w:history="1">
        <w:r w:rsidRPr="008D2809">
          <w:rPr>
            <w:rFonts w:ascii="Times New Roman" w:eastAsia="Times New Roman" w:hAnsi="Times New Roman" w:cs="Times New Roman"/>
            <w:color w:val="0000FF"/>
            <w:kern w:val="0"/>
            <w:u w:val="single"/>
            <w14:ligatures w14:val="none"/>
          </w:rPr>
          <w:t>sosa:inputValueForExecution</w:t>
        </w:r>
      </w:hyperlink>
      <w:r w:rsidRPr="008D2809">
        <w:rPr>
          <w:rFonts w:ascii="Times New Roman" w:eastAsia="Times New Roman" w:hAnsi="Times New Roman" w:cs="Times New Roman"/>
          <w:kern w:val="0"/>
          <w14:ligatures w14:val="none"/>
        </w:rPr>
        <w:t xml:space="preserve">*, </w:t>
      </w:r>
      <w:hyperlink r:id="rId784" w:anchor="dfn-sosa-isactedonby" w:history="1">
        <w:r w:rsidRPr="008D2809">
          <w:rPr>
            <w:rFonts w:ascii="Times New Roman" w:eastAsia="Times New Roman" w:hAnsi="Times New Roman" w:cs="Times New Roman"/>
            <w:color w:val="0000FF"/>
            <w:kern w:val="0"/>
            <w:u w:val="single"/>
            <w14:ligatures w14:val="none"/>
          </w:rPr>
          <w:t>sosa:isActedOnBy</w:t>
        </w:r>
      </w:hyperlink>
      <w:r w:rsidRPr="008D2809">
        <w:rPr>
          <w:rFonts w:ascii="Times New Roman" w:eastAsia="Times New Roman" w:hAnsi="Times New Roman" w:cs="Times New Roman"/>
          <w:kern w:val="0"/>
          <w14:ligatures w14:val="none"/>
        </w:rPr>
        <w:t xml:space="preserve">, </w:t>
      </w:r>
      <w:hyperlink r:id="rId785" w:anchor="dfn-sosa-isdetectedby" w:history="1">
        <w:r w:rsidRPr="008D2809">
          <w:rPr>
            <w:rFonts w:ascii="Times New Roman" w:eastAsia="Times New Roman" w:hAnsi="Times New Roman" w:cs="Times New Roman"/>
            <w:color w:val="0000FF"/>
            <w:kern w:val="0"/>
            <w:u w:val="single"/>
            <w14:ligatures w14:val="none"/>
          </w:rPr>
          <w:t>sosa:isDetectedBy</w:t>
        </w:r>
      </w:hyperlink>
      <w:r w:rsidRPr="008D2809">
        <w:rPr>
          <w:rFonts w:ascii="Times New Roman" w:eastAsia="Times New Roman" w:hAnsi="Times New Roman" w:cs="Times New Roman"/>
          <w:kern w:val="0"/>
          <w14:ligatures w14:val="none"/>
        </w:rPr>
        <w:t xml:space="preserve">*, </w:t>
      </w:r>
      <w:hyperlink r:id="rId786" w:anchor="dfn-sosa-isfeatureofinterestof" w:history="1">
        <w:r w:rsidRPr="008D2809">
          <w:rPr>
            <w:rFonts w:ascii="Times New Roman" w:eastAsia="Times New Roman" w:hAnsi="Times New Roman" w:cs="Times New Roman"/>
            <w:color w:val="0000FF"/>
            <w:kern w:val="0"/>
            <w:u w:val="single"/>
            <w14:ligatures w14:val="none"/>
          </w:rPr>
          <w:t>sosa:isFeatureOfInterestOf</w:t>
        </w:r>
      </w:hyperlink>
      <w:r w:rsidRPr="008D2809">
        <w:rPr>
          <w:rFonts w:ascii="Times New Roman" w:eastAsia="Times New Roman" w:hAnsi="Times New Roman" w:cs="Times New Roman"/>
          <w:kern w:val="0"/>
          <w14:ligatures w14:val="none"/>
        </w:rPr>
        <w:t xml:space="preserve">, </w:t>
      </w:r>
      <w:hyperlink r:id="rId787" w:anchor="dfn-sosa-ishostedby" w:history="1">
        <w:r w:rsidRPr="008D2809">
          <w:rPr>
            <w:rFonts w:ascii="Times New Roman" w:eastAsia="Times New Roman" w:hAnsi="Times New Roman" w:cs="Times New Roman"/>
            <w:color w:val="0000FF"/>
            <w:kern w:val="0"/>
            <w:u w:val="single"/>
            <w14:ligatures w14:val="none"/>
          </w:rPr>
          <w:t>sosa:isHostedBy</w:t>
        </w:r>
      </w:hyperlink>
      <w:r w:rsidRPr="008D2809">
        <w:rPr>
          <w:rFonts w:ascii="Times New Roman" w:eastAsia="Times New Roman" w:hAnsi="Times New Roman" w:cs="Times New Roman"/>
          <w:kern w:val="0"/>
          <w14:ligatures w14:val="none"/>
        </w:rPr>
        <w:t xml:space="preserve">, </w:t>
      </w:r>
      <w:hyperlink r:id="rId788" w:anchor="dfn-sosa-ismemberof" w:history="1">
        <w:r w:rsidRPr="008D2809">
          <w:rPr>
            <w:rFonts w:ascii="Times New Roman" w:eastAsia="Times New Roman" w:hAnsi="Times New Roman" w:cs="Times New Roman"/>
            <w:color w:val="0000FF"/>
            <w:kern w:val="0"/>
            <w:u w:val="single"/>
            <w14:ligatures w14:val="none"/>
          </w:rPr>
          <w:t>sosa:isMemberOf</w:t>
        </w:r>
      </w:hyperlink>
      <w:r w:rsidRPr="008D2809">
        <w:rPr>
          <w:rFonts w:ascii="Times New Roman" w:eastAsia="Times New Roman" w:hAnsi="Times New Roman" w:cs="Times New Roman"/>
          <w:kern w:val="0"/>
          <w14:ligatures w14:val="none"/>
        </w:rPr>
        <w:t xml:space="preserve">*, </w:t>
      </w:r>
      <w:hyperlink r:id="rId789" w:anchor="dfn-sosa-isobservedby" w:history="1">
        <w:r w:rsidRPr="008D2809">
          <w:rPr>
            <w:rFonts w:ascii="Times New Roman" w:eastAsia="Times New Roman" w:hAnsi="Times New Roman" w:cs="Times New Roman"/>
            <w:color w:val="0000FF"/>
            <w:kern w:val="0"/>
            <w:u w:val="single"/>
            <w14:ligatures w14:val="none"/>
          </w:rPr>
          <w:t>sosa:isObservedBy</w:t>
        </w:r>
      </w:hyperlink>
      <w:r w:rsidRPr="008D2809">
        <w:rPr>
          <w:rFonts w:ascii="Times New Roman" w:eastAsia="Times New Roman" w:hAnsi="Times New Roman" w:cs="Times New Roman"/>
          <w:kern w:val="0"/>
          <w14:ligatures w14:val="none"/>
        </w:rPr>
        <w:t xml:space="preserve">, </w:t>
      </w:r>
      <w:hyperlink r:id="rId790" w:anchor="dfn-sosa-isoriginalsampleof" w:history="1">
        <w:r w:rsidRPr="008D2809">
          <w:rPr>
            <w:rFonts w:ascii="Times New Roman" w:eastAsia="Times New Roman" w:hAnsi="Times New Roman" w:cs="Times New Roman"/>
            <w:color w:val="0000FF"/>
            <w:kern w:val="0"/>
            <w:u w:val="single"/>
            <w14:ligatures w14:val="none"/>
          </w:rPr>
          <w:t>sosa:isOriginalSampleOf</w:t>
        </w:r>
      </w:hyperlink>
      <w:r w:rsidRPr="008D2809">
        <w:rPr>
          <w:rFonts w:ascii="Times New Roman" w:eastAsia="Times New Roman" w:hAnsi="Times New Roman" w:cs="Times New Roman"/>
          <w:kern w:val="0"/>
          <w14:ligatures w14:val="none"/>
        </w:rPr>
        <w:t xml:space="preserve">*, </w:t>
      </w:r>
      <w:hyperlink r:id="rId791" w:anchor="dfn-sosa-isprocedurefor" w:history="1">
        <w:r w:rsidRPr="008D2809">
          <w:rPr>
            <w:rFonts w:ascii="Times New Roman" w:eastAsia="Times New Roman" w:hAnsi="Times New Roman" w:cs="Times New Roman"/>
            <w:color w:val="0000FF"/>
            <w:kern w:val="0"/>
            <w:u w:val="single"/>
            <w14:ligatures w14:val="none"/>
          </w:rPr>
          <w:t>sosa:isProcedureFor</w:t>
        </w:r>
      </w:hyperlink>
      <w:r w:rsidRPr="008D2809">
        <w:rPr>
          <w:rFonts w:ascii="Times New Roman" w:eastAsia="Times New Roman" w:hAnsi="Times New Roman" w:cs="Times New Roman"/>
          <w:kern w:val="0"/>
          <w14:ligatures w14:val="none"/>
        </w:rPr>
        <w:t xml:space="preserve">*, </w:t>
      </w:r>
      <w:hyperlink r:id="rId792" w:anchor="dfn-sosa-ispropertyof" w:history="1">
        <w:r w:rsidRPr="008D2809">
          <w:rPr>
            <w:rFonts w:ascii="Times New Roman" w:eastAsia="Times New Roman" w:hAnsi="Times New Roman" w:cs="Times New Roman"/>
            <w:color w:val="0000FF"/>
            <w:kern w:val="0"/>
            <w:u w:val="single"/>
            <w14:ligatures w14:val="none"/>
          </w:rPr>
          <w:t>sosa:isPropertyOf</w:t>
        </w:r>
      </w:hyperlink>
      <w:r w:rsidRPr="008D2809">
        <w:rPr>
          <w:rFonts w:ascii="Times New Roman" w:eastAsia="Times New Roman" w:hAnsi="Times New Roman" w:cs="Times New Roman"/>
          <w:kern w:val="0"/>
          <w14:ligatures w14:val="none"/>
        </w:rPr>
        <w:t xml:space="preserve">, </w:t>
      </w:r>
      <w:hyperlink r:id="rId793" w:anchor="dfn-sosa-isproxyfor" w:history="1">
        <w:r w:rsidRPr="008D2809">
          <w:rPr>
            <w:rFonts w:ascii="Times New Roman" w:eastAsia="Times New Roman" w:hAnsi="Times New Roman" w:cs="Times New Roman"/>
            <w:color w:val="0000FF"/>
            <w:kern w:val="0"/>
            <w:u w:val="single"/>
            <w14:ligatures w14:val="none"/>
          </w:rPr>
          <w:t>sosa:isProxyFor</w:t>
        </w:r>
      </w:hyperlink>
      <w:r w:rsidRPr="008D2809">
        <w:rPr>
          <w:rFonts w:ascii="Times New Roman" w:eastAsia="Times New Roman" w:hAnsi="Times New Roman" w:cs="Times New Roman"/>
          <w:kern w:val="0"/>
          <w14:ligatures w14:val="none"/>
        </w:rPr>
        <w:t xml:space="preserve">, </w:t>
      </w:r>
      <w:hyperlink r:id="rId794" w:anchor="dfn-sosa-isresultof" w:history="1">
        <w:r w:rsidRPr="008D2809">
          <w:rPr>
            <w:rFonts w:ascii="Times New Roman" w:eastAsia="Times New Roman" w:hAnsi="Times New Roman" w:cs="Times New Roman"/>
            <w:color w:val="0000FF"/>
            <w:kern w:val="0"/>
            <w:u w:val="single"/>
            <w14:ligatures w14:val="none"/>
          </w:rPr>
          <w:t>sosa:isResultOf</w:t>
        </w:r>
      </w:hyperlink>
      <w:r w:rsidRPr="008D2809">
        <w:rPr>
          <w:rFonts w:ascii="Times New Roman" w:eastAsia="Times New Roman" w:hAnsi="Times New Roman" w:cs="Times New Roman"/>
          <w:kern w:val="0"/>
          <w14:ligatures w14:val="none"/>
        </w:rPr>
        <w:t xml:space="preserve">, </w:t>
      </w:r>
      <w:hyperlink r:id="rId795" w:anchor="dfn-sosa-isresultofmadebysampler" w:history="1">
        <w:r w:rsidRPr="008D2809">
          <w:rPr>
            <w:rFonts w:ascii="Times New Roman" w:eastAsia="Times New Roman" w:hAnsi="Times New Roman" w:cs="Times New Roman"/>
            <w:color w:val="0000FF"/>
            <w:kern w:val="0"/>
            <w:u w:val="single"/>
            <w14:ligatures w14:val="none"/>
          </w:rPr>
          <w:t>sosa:isResultOfMadeBySampler</w:t>
        </w:r>
      </w:hyperlink>
      <w:r w:rsidRPr="008D2809">
        <w:rPr>
          <w:rFonts w:ascii="Times New Roman" w:eastAsia="Times New Roman" w:hAnsi="Times New Roman" w:cs="Times New Roman"/>
          <w:kern w:val="0"/>
          <w14:ligatures w14:val="none"/>
        </w:rPr>
        <w:t xml:space="preserve">*, </w:t>
      </w:r>
      <w:hyperlink r:id="rId796" w:anchor="dfn-sosa-isresultofusedprocedure" w:history="1">
        <w:r w:rsidRPr="008D2809">
          <w:rPr>
            <w:rFonts w:ascii="Times New Roman" w:eastAsia="Times New Roman" w:hAnsi="Times New Roman" w:cs="Times New Roman"/>
            <w:color w:val="0000FF"/>
            <w:kern w:val="0"/>
            <w:u w:val="single"/>
            <w14:ligatures w14:val="none"/>
          </w:rPr>
          <w:t>sosa:isResultOfUsedProcedure</w:t>
        </w:r>
      </w:hyperlink>
      <w:r w:rsidRPr="008D2809">
        <w:rPr>
          <w:rFonts w:ascii="Times New Roman" w:eastAsia="Times New Roman" w:hAnsi="Times New Roman" w:cs="Times New Roman"/>
          <w:kern w:val="0"/>
          <w14:ligatures w14:val="none"/>
        </w:rPr>
        <w:t xml:space="preserve">*, </w:t>
      </w:r>
      <w:hyperlink r:id="rId797" w:anchor="dfn-sosa-issampleof" w:history="1">
        <w:r w:rsidRPr="008D2809">
          <w:rPr>
            <w:rFonts w:ascii="Times New Roman" w:eastAsia="Times New Roman" w:hAnsi="Times New Roman" w:cs="Times New Roman"/>
            <w:color w:val="0000FF"/>
            <w:kern w:val="0"/>
            <w:u w:val="single"/>
            <w14:ligatures w14:val="none"/>
          </w:rPr>
          <w:t>sosa:isSampleOf</w:t>
        </w:r>
      </w:hyperlink>
      <w:r w:rsidRPr="008D2809">
        <w:rPr>
          <w:rFonts w:ascii="Times New Roman" w:eastAsia="Times New Roman" w:hAnsi="Times New Roman" w:cs="Times New Roman"/>
          <w:kern w:val="0"/>
          <w14:ligatures w14:val="none"/>
        </w:rPr>
        <w:t xml:space="preserve">, </w:t>
      </w:r>
      <w:hyperlink r:id="rId798" w:anchor="dfn-sosa-issubsystemof" w:history="1">
        <w:r w:rsidRPr="008D2809">
          <w:rPr>
            <w:rFonts w:ascii="Times New Roman" w:eastAsia="Times New Roman" w:hAnsi="Times New Roman" w:cs="Times New Roman"/>
            <w:color w:val="0000FF"/>
            <w:kern w:val="0"/>
            <w:u w:val="single"/>
            <w14:ligatures w14:val="none"/>
          </w:rPr>
          <w:t>sosa:isSubSystemOf</w:t>
        </w:r>
      </w:hyperlink>
      <w:r w:rsidRPr="008D2809">
        <w:rPr>
          <w:rFonts w:ascii="Times New Roman" w:eastAsia="Times New Roman" w:hAnsi="Times New Roman" w:cs="Times New Roman"/>
          <w:kern w:val="0"/>
          <w14:ligatures w14:val="none"/>
        </w:rPr>
        <w:t xml:space="preserve">*, </w:t>
      </w:r>
      <w:hyperlink r:id="rId799" w:anchor="dfn-sosa-isultimatefeatureofinterestof" w:history="1">
        <w:r w:rsidRPr="008D2809">
          <w:rPr>
            <w:rFonts w:ascii="Times New Roman" w:eastAsia="Times New Roman" w:hAnsi="Times New Roman" w:cs="Times New Roman"/>
            <w:color w:val="0000FF"/>
            <w:kern w:val="0"/>
            <w:u w:val="single"/>
            <w14:ligatures w14:val="none"/>
          </w:rPr>
          <w:t>sosa:isUltimateFeatureOfInterestOf</w:t>
        </w:r>
      </w:hyperlink>
      <w:r w:rsidRPr="008D2809">
        <w:rPr>
          <w:rFonts w:ascii="Times New Roman" w:eastAsia="Times New Roman" w:hAnsi="Times New Roman" w:cs="Times New Roman"/>
          <w:kern w:val="0"/>
          <w14:ligatures w14:val="none"/>
        </w:rPr>
        <w:t xml:space="preserve">*, </w:t>
      </w:r>
      <w:hyperlink r:id="rId800" w:anchor="dfn-sosa-madeactuation" w:history="1">
        <w:r w:rsidRPr="008D2809">
          <w:rPr>
            <w:rFonts w:ascii="Times New Roman" w:eastAsia="Times New Roman" w:hAnsi="Times New Roman" w:cs="Times New Roman"/>
            <w:color w:val="0000FF"/>
            <w:kern w:val="0"/>
            <w:u w:val="single"/>
            <w14:ligatures w14:val="none"/>
          </w:rPr>
          <w:t>sosa:madeActuation</w:t>
        </w:r>
      </w:hyperlink>
      <w:r w:rsidRPr="008D2809">
        <w:rPr>
          <w:rFonts w:ascii="Times New Roman" w:eastAsia="Times New Roman" w:hAnsi="Times New Roman" w:cs="Times New Roman"/>
          <w:kern w:val="0"/>
          <w14:ligatures w14:val="none"/>
        </w:rPr>
        <w:t xml:space="preserve">, </w:t>
      </w:r>
      <w:hyperlink r:id="rId801" w:anchor="dfn-sosa-madebyactuator" w:history="1">
        <w:r w:rsidRPr="008D2809">
          <w:rPr>
            <w:rFonts w:ascii="Times New Roman" w:eastAsia="Times New Roman" w:hAnsi="Times New Roman" w:cs="Times New Roman"/>
            <w:color w:val="0000FF"/>
            <w:kern w:val="0"/>
            <w:u w:val="single"/>
            <w14:ligatures w14:val="none"/>
          </w:rPr>
          <w:t>sosa:madeByActuator</w:t>
        </w:r>
      </w:hyperlink>
      <w:r w:rsidRPr="008D2809">
        <w:rPr>
          <w:rFonts w:ascii="Times New Roman" w:eastAsia="Times New Roman" w:hAnsi="Times New Roman" w:cs="Times New Roman"/>
          <w:kern w:val="0"/>
          <w14:ligatures w14:val="none"/>
        </w:rPr>
        <w:t xml:space="preserve">, </w:t>
      </w:r>
      <w:hyperlink r:id="rId802" w:anchor="dfn-sosa-madebysampler" w:history="1">
        <w:r w:rsidRPr="008D2809">
          <w:rPr>
            <w:rFonts w:ascii="Times New Roman" w:eastAsia="Times New Roman" w:hAnsi="Times New Roman" w:cs="Times New Roman"/>
            <w:color w:val="0000FF"/>
            <w:kern w:val="0"/>
            <w:u w:val="single"/>
            <w14:ligatures w14:val="none"/>
          </w:rPr>
          <w:t>sosa:madeBySampler</w:t>
        </w:r>
      </w:hyperlink>
      <w:r w:rsidRPr="008D2809">
        <w:rPr>
          <w:rFonts w:ascii="Times New Roman" w:eastAsia="Times New Roman" w:hAnsi="Times New Roman" w:cs="Times New Roman"/>
          <w:kern w:val="0"/>
          <w14:ligatures w14:val="none"/>
        </w:rPr>
        <w:t xml:space="preserve">, </w:t>
      </w:r>
      <w:hyperlink r:id="rId803" w:anchor="dfn-sosa-madebysensor" w:history="1">
        <w:r w:rsidRPr="008D2809">
          <w:rPr>
            <w:rFonts w:ascii="Times New Roman" w:eastAsia="Times New Roman" w:hAnsi="Times New Roman" w:cs="Times New Roman"/>
            <w:color w:val="0000FF"/>
            <w:kern w:val="0"/>
            <w:u w:val="single"/>
            <w14:ligatures w14:val="none"/>
          </w:rPr>
          <w:t>sosa:madeBySensor</w:t>
        </w:r>
      </w:hyperlink>
      <w:r w:rsidRPr="008D2809">
        <w:rPr>
          <w:rFonts w:ascii="Times New Roman" w:eastAsia="Times New Roman" w:hAnsi="Times New Roman" w:cs="Times New Roman"/>
          <w:kern w:val="0"/>
          <w14:ligatures w14:val="none"/>
        </w:rPr>
        <w:t xml:space="preserve">, </w:t>
      </w:r>
      <w:hyperlink r:id="rId804" w:anchor="dfn-sosa-madebysystem" w:history="1">
        <w:r w:rsidRPr="008D2809">
          <w:rPr>
            <w:rFonts w:ascii="Times New Roman" w:eastAsia="Times New Roman" w:hAnsi="Times New Roman" w:cs="Times New Roman"/>
            <w:color w:val="0000FF"/>
            <w:kern w:val="0"/>
            <w:u w:val="single"/>
            <w14:ligatures w14:val="none"/>
          </w:rPr>
          <w:t>sosa:madeBySystem</w:t>
        </w:r>
      </w:hyperlink>
      <w:r w:rsidRPr="008D2809">
        <w:rPr>
          <w:rFonts w:ascii="Times New Roman" w:eastAsia="Times New Roman" w:hAnsi="Times New Roman" w:cs="Times New Roman"/>
          <w:kern w:val="0"/>
          <w14:ligatures w14:val="none"/>
        </w:rPr>
        <w:t xml:space="preserve">, </w:t>
      </w:r>
      <w:hyperlink r:id="rId805" w:anchor="dfn-sosa-madeexecution" w:history="1">
        <w:r w:rsidRPr="008D2809">
          <w:rPr>
            <w:rFonts w:ascii="Times New Roman" w:eastAsia="Times New Roman" w:hAnsi="Times New Roman" w:cs="Times New Roman"/>
            <w:color w:val="0000FF"/>
            <w:kern w:val="0"/>
            <w:u w:val="single"/>
            <w14:ligatures w14:val="none"/>
          </w:rPr>
          <w:t>sosa:madeExecution</w:t>
        </w:r>
      </w:hyperlink>
      <w:r w:rsidRPr="008D2809">
        <w:rPr>
          <w:rFonts w:ascii="Times New Roman" w:eastAsia="Times New Roman" w:hAnsi="Times New Roman" w:cs="Times New Roman"/>
          <w:kern w:val="0"/>
          <w14:ligatures w14:val="none"/>
        </w:rPr>
        <w:t xml:space="preserve">, </w:t>
      </w:r>
      <w:hyperlink r:id="rId806" w:anchor="dfn-sosa-madeobservation" w:history="1">
        <w:r w:rsidRPr="008D2809">
          <w:rPr>
            <w:rFonts w:ascii="Times New Roman" w:eastAsia="Times New Roman" w:hAnsi="Times New Roman" w:cs="Times New Roman"/>
            <w:color w:val="0000FF"/>
            <w:kern w:val="0"/>
            <w:u w:val="single"/>
            <w14:ligatures w14:val="none"/>
          </w:rPr>
          <w:t>sosa:madeObservation</w:t>
        </w:r>
      </w:hyperlink>
      <w:r w:rsidRPr="008D2809">
        <w:rPr>
          <w:rFonts w:ascii="Times New Roman" w:eastAsia="Times New Roman" w:hAnsi="Times New Roman" w:cs="Times New Roman"/>
          <w:kern w:val="0"/>
          <w14:ligatures w14:val="none"/>
        </w:rPr>
        <w:t xml:space="preserve">, </w:t>
      </w:r>
      <w:hyperlink r:id="rId807" w:anchor="dfn-sosa-madesampling" w:history="1">
        <w:r w:rsidRPr="008D2809">
          <w:rPr>
            <w:rFonts w:ascii="Times New Roman" w:eastAsia="Times New Roman" w:hAnsi="Times New Roman" w:cs="Times New Roman"/>
            <w:color w:val="0000FF"/>
            <w:kern w:val="0"/>
            <w:u w:val="single"/>
            <w14:ligatures w14:val="none"/>
          </w:rPr>
          <w:t>sosa:madeSampling</w:t>
        </w:r>
      </w:hyperlink>
      <w:r w:rsidRPr="008D2809">
        <w:rPr>
          <w:rFonts w:ascii="Times New Roman" w:eastAsia="Times New Roman" w:hAnsi="Times New Roman" w:cs="Times New Roman"/>
          <w:kern w:val="0"/>
          <w14:ligatures w14:val="none"/>
        </w:rPr>
        <w:t xml:space="preserve">, </w:t>
      </w:r>
      <w:hyperlink r:id="rId808" w:anchor="dfn-sosa-madesamplinghasresult" w:history="1">
        <w:r w:rsidRPr="008D2809">
          <w:rPr>
            <w:rFonts w:ascii="Times New Roman" w:eastAsia="Times New Roman" w:hAnsi="Times New Roman" w:cs="Times New Roman"/>
            <w:color w:val="0000FF"/>
            <w:kern w:val="0"/>
            <w:u w:val="single"/>
            <w14:ligatures w14:val="none"/>
          </w:rPr>
          <w:t>sosa:madeSamplingHasResult</w:t>
        </w:r>
      </w:hyperlink>
      <w:r w:rsidRPr="008D2809">
        <w:rPr>
          <w:rFonts w:ascii="Times New Roman" w:eastAsia="Times New Roman" w:hAnsi="Times New Roman" w:cs="Times New Roman"/>
          <w:kern w:val="0"/>
          <w14:ligatures w14:val="none"/>
        </w:rPr>
        <w:t xml:space="preserve">*, </w:t>
      </w:r>
      <w:hyperlink r:id="rId809" w:anchor="dfn-sosa-observationrelatedto" w:history="1">
        <w:r w:rsidRPr="008D2809">
          <w:rPr>
            <w:rFonts w:ascii="Times New Roman" w:eastAsia="Times New Roman" w:hAnsi="Times New Roman" w:cs="Times New Roman"/>
            <w:color w:val="0000FF"/>
            <w:kern w:val="0"/>
            <w:u w:val="single"/>
            <w14:ligatures w14:val="none"/>
          </w:rPr>
          <w:t>sosa:observationRelatedTo</w:t>
        </w:r>
      </w:hyperlink>
      <w:r w:rsidRPr="008D2809">
        <w:rPr>
          <w:rFonts w:ascii="Times New Roman" w:eastAsia="Times New Roman" w:hAnsi="Times New Roman" w:cs="Times New Roman"/>
          <w:kern w:val="0"/>
          <w14:ligatures w14:val="none"/>
        </w:rPr>
        <w:t xml:space="preserve">*, </w:t>
      </w:r>
      <w:hyperlink r:id="rId810" w:anchor="dfn-sosa-observedproperty" w:history="1">
        <w:r w:rsidRPr="008D2809">
          <w:rPr>
            <w:rFonts w:ascii="Times New Roman" w:eastAsia="Times New Roman" w:hAnsi="Times New Roman" w:cs="Times New Roman"/>
            <w:color w:val="0000FF"/>
            <w:kern w:val="0"/>
            <w:u w:val="single"/>
            <w14:ligatures w14:val="none"/>
          </w:rPr>
          <w:t>sosa:observedProperty</w:t>
        </w:r>
      </w:hyperlink>
      <w:r w:rsidRPr="008D2809">
        <w:rPr>
          <w:rFonts w:ascii="Times New Roman" w:eastAsia="Times New Roman" w:hAnsi="Times New Roman" w:cs="Times New Roman"/>
          <w:kern w:val="0"/>
          <w14:ligatures w14:val="none"/>
        </w:rPr>
        <w:t xml:space="preserve">, </w:t>
      </w:r>
      <w:hyperlink r:id="rId811" w:anchor="dfn-sosa-observes" w:history="1">
        <w:r w:rsidRPr="008D2809">
          <w:rPr>
            <w:rFonts w:ascii="Times New Roman" w:eastAsia="Times New Roman" w:hAnsi="Times New Roman" w:cs="Times New Roman"/>
            <w:color w:val="0000FF"/>
            <w:kern w:val="0"/>
            <w:u w:val="single"/>
            <w14:ligatures w14:val="none"/>
          </w:rPr>
          <w:t>sosa:observes</w:t>
        </w:r>
      </w:hyperlink>
      <w:r w:rsidRPr="008D2809">
        <w:rPr>
          <w:rFonts w:ascii="Times New Roman" w:eastAsia="Times New Roman" w:hAnsi="Times New Roman" w:cs="Times New Roman"/>
          <w:kern w:val="0"/>
          <w14:ligatures w14:val="none"/>
        </w:rPr>
        <w:t xml:space="preserve">, </w:t>
      </w:r>
      <w:hyperlink r:id="rId812" w:anchor="dfn-sosa-originated" w:history="1">
        <w:r w:rsidRPr="008D2809">
          <w:rPr>
            <w:rFonts w:ascii="Times New Roman" w:eastAsia="Times New Roman" w:hAnsi="Times New Roman" w:cs="Times New Roman"/>
            <w:color w:val="0000FF"/>
            <w:kern w:val="0"/>
            <w:u w:val="single"/>
            <w14:ligatures w14:val="none"/>
          </w:rPr>
          <w:t>sosa:originated</w:t>
        </w:r>
      </w:hyperlink>
      <w:r w:rsidRPr="008D2809">
        <w:rPr>
          <w:rFonts w:ascii="Times New Roman" w:eastAsia="Times New Roman" w:hAnsi="Times New Roman" w:cs="Times New Roman"/>
          <w:kern w:val="0"/>
          <w14:ligatures w14:val="none"/>
        </w:rPr>
        <w:t xml:space="preserve">*, </w:t>
      </w:r>
      <w:hyperlink r:id="rId813" w:anchor="dfn-sosa-outputfor" w:history="1">
        <w:r w:rsidRPr="008D2809">
          <w:rPr>
            <w:rFonts w:ascii="Times New Roman" w:eastAsia="Times New Roman" w:hAnsi="Times New Roman" w:cs="Times New Roman"/>
            <w:color w:val="0000FF"/>
            <w:kern w:val="0"/>
            <w:u w:val="single"/>
            <w14:ligatures w14:val="none"/>
          </w:rPr>
          <w:t>sosa:outputFor</w:t>
        </w:r>
      </w:hyperlink>
      <w:r w:rsidRPr="008D2809">
        <w:rPr>
          <w:rFonts w:ascii="Times New Roman" w:eastAsia="Times New Roman" w:hAnsi="Times New Roman" w:cs="Times New Roman"/>
          <w:kern w:val="0"/>
          <w14:ligatures w14:val="none"/>
        </w:rPr>
        <w:t xml:space="preserve">*, </w:t>
      </w:r>
      <w:hyperlink r:id="rId814" w:anchor="dfn-sosa-phenomenonoccurred" w:history="1">
        <w:r w:rsidRPr="008D2809">
          <w:rPr>
            <w:rFonts w:ascii="Times New Roman" w:eastAsia="Times New Roman" w:hAnsi="Times New Roman" w:cs="Times New Roman"/>
            <w:color w:val="0000FF"/>
            <w:kern w:val="0"/>
            <w:u w:val="single"/>
            <w14:ligatures w14:val="none"/>
          </w:rPr>
          <w:t>sosa:phenomenonOccurred</w:t>
        </w:r>
      </w:hyperlink>
      <w:r w:rsidRPr="008D2809">
        <w:rPr>
          <w:rFonts w:ascii="Times New Roman" w:eastAsia="Times New Roman" w:hAnsi="Times New Roman" w:cs="Times New Roman"/>
          <w:kern w:val="0"/>
          <w14:ligatures w14:val="none"/>
        </w:rPr>
        <w:t xml:space="preserve">*, </w:t>
      </w:r>
      <w:hyperlink r:id="rId815" w:anchor="dfn-sosa-phenomenontime" w:history="1">
        <w:r w:rsidRPr="008D2809">
          <w:rPr>
            <w:rFonts w:ascii="Times New Roman" w:eastAsia="Times New Roman" w:hAnsi="Times New Roman" w:cs="Times New Roman"/>
            <w:color w:val="0000FF"/>
            <w:kern w:val="0"/>
            <w:u w:val="single"/>
            <w14:ligatures w14:val="none"/>
          </w:rPr>
          <w:t>sosa:phenomenonTime</w:t>
        </w:r>
      </w:hyperlink>
      <w:r w:rsidRPr="008D2809">
        <w:rPr>
          <w:rFonts w:ascii="Times New Roman" w:eastAsia="Times New Roman" w:hAnsi="Times New Roman" w:cs="Times New Roman"/>
          <w:kern w:val="0"/>
          <w14:ligatures w14:val="none"/>
        </w:rPr>
        <w:t xml:space="preserve">, </w:t>
      </w:r>
      <w:hyperlink r:id="rId816" w:anchor="dfn-sosa-propertyfor" w:history="1">
        <w:r w:rsidRPr="008D2809">
          <w:rPr>
            <w:rFonts w:ascii="Times New Roman" w:eastAsia="Times New Roman" w:hAnsi="Times New Roman" w:cs="Times New Roman"/>
            <w:color w:val="0000FF"/>
            <w:kern w:val="0"/>
            <w:u w:val="single"/>
            <w14:ligatures w14:val="none"/>
          </w:rPr>
          <w:t>sosa:propertyFor</w:t>
        </w:r>
      </w:hyperlink>
      <w:r w:rsidRPr="008D2809">
        <w:rPr>
          <w:rFonts w:ascii="Times New Roman" w:eastAsia="Times New Roman" w:hAnsi="Times New Roman" w:cs="Times New Roman"/>
          <w:kern w:val="0"/>
          <w14:ligatures w14:val="none"/>
        </w:rPr>
        <w:t xml:space="preserve">*, </w:t>
      </w:r>
      <w:hyperlink r:id="rId817" w:anchor="dfn-sosa-qualityof" w:history="1">
        <w:r w:rsidRPr="008D2809">
          <w:rPr>
            <w:rFonts w:ascii="Times New Roman" w:eastAsia="Times New Roman" w:hAnsi="Times New Roman" w:cs="Times New Roman"/>
            <w:color w:val="0000FF"/>
            <w:kern w:val="0"/>
            <w:u w:val="single"/>
            <w14:ligatures w14:val="none"/>
          </w:rPr>
          <w:t>sosa:qualityOf</w:t>
        </w:r>
      </w:hyperlink>
      <w:r w:rsidRPr="008D2809">
        <w:rPr>
          <w:rFonts w:ascii="Times New Roman" w:eastAsia="Times New Roman" w:hAnsi="Times New Roman" w:cs="Times New Roman"/>
          <w:kern w:val="0"/>
          <w14:ligatures w14:val="none"/>
        </w:rPr>
        <w:t xml:space="preserve">*, </w:t>
      </w:r>
      <w:hyperlink r:id="rId818" w:anchor="dfn-sosa-relatedobservation" w:history="1">
        <w:r w:rsidRPr="008D2809">
          <w:rPr>
            <w:rFonts w:ascii="Times New Roman" w:eastAsia="Times New Roman" w:hAnsi="Times New Roman" w:cs="Times New Roman"/>
            <w:color w:val="0000FF"/>
            <w:kern w:val="0"/>
            <w:u w:val="single"/>
            <w14:ligatures w14:val="none"/>
          </w:rPr>
          <w:t>sosa:relatedObservation</w:t>
        </w:r>
      </w:hyperlink>
      <w:r w:rsidRPr="008D2809">
        <w:rPr>
          <w:rFonts w:ascii="Times New Roman" w:eastAsia="Times New Roman" w:hAnsi="Times New Roman" w:cs="Times New Roman"/>
          <w:kern w:val="0"/>
          <w14:ligatures w14:val="none"/>
        </w:rPr>
        <w:t xml:space="preserve">*, </w:t>
      </w:r>
      <w:hyperlink r:id="rId819" w:anchor="dfn-sosa-resultquality" w:history="1">
        <w:r w:rsidRPr="008D2809">
          <w:rPr>
            <w:rFonts w:ascii="Times New Roman" w:eastAsia="Times New Roman" w:hAnsi="Times New Roman" w:cs="Times New Roman"/>
            <w:color w:val="0000FF"/>
            <w:kern w:val="0"/>
            <w:u w:val="single"/>
            <w14:ligatures w14:val="none"/>
          </w:rPr>
          <w:t>sosa:resultQuality</w:t>
        </w:r>
      </w:hyperlink>
      <w:r w:rsidRPr="008D2809">
        <w:rPr>
          <w:rFonts w:ascii="Times New Roman" w:eastAsia="Times New Roman" w:hAnsi="Times New Roman" w:cs="Times New Roman"/>
          <w:kern w:val="0"/>
          <w14:ligatures w14:val="none"/>
        </w:rPr>
        <w:t xml:space="preserve">*, </w:t>
      </w:r>
      <w:hyperlink r:id="rId820" w:anchor="dfn-sosa-systemdeployment" w:history="1">
        <w:r w:rsidRPr="008D2809">
          <w:rPr>
            <w:rFonts w:ascii="Times New Roman" w:eastAsia="Times New Roman" w:hAnsi="Times New Roman" w:cs="Times New Roman"/>
            <w:color w:val="0000FF"/>
            <w:kern w:val="0"/>
            <w:u w:val="single"/>
            <w14:ligatures w14:val="none"/>
          </w:rPr>
          <w:t>sosa:systemDeployment</w:t>
        </w:r>
      </w:hyperlink>
      <w:r w:rsidRPr="008D2809">
        <w:rPr>
          <w:rFonts w:ascii="Times New Roman" w:eastAsia="Times New Roman" w:hAnsi="Times New Roman" w:cs="Times New Roman"/>
          <w:kern w:val="0"/>
          <w14:ligatures w14:val="none"/>
        </w:rPr>
        <w:t xml:space="preserve">*, </w:t>
      </w:r>
      <w:hyperlink r:id="rId821" w:anchor="dfn-sosa-usedforexecution" w:history="1">
        <w:r w:rsidRPr="008D2809">
          <w:rPr>
            <w:rFonts w:ascii="Times New Roman" w:eastAsia="Times New Roman" w:hAnsi="Times New Roman" w:cs="Times New Roman"/>
            <w:color w:val="0000FF"/>
            <w:kern w:val="0"/>
            <w:u w:val="single"/>
            <w14:ligatures w14:val="none"/>
          </w:rPr>
          <w:t>sosa:usedForExecution</w:t>
        </w:r>
      </w:hyperlink>
      <w:r w:rsidRPr="008D2809">
        <w:rPr>
          <w:rFonts w:ascii="Times New Roman" w:eastAsia="Times New Roman" w:hAnsi="Times New Roman" w:cs="Times New Roman"/>
          <w:kern w:val="0"/>
          <w14:ligatures w14:val="none"/>
        </w:rPr>
        <w:t xml:space="preserve">*, </w:t>
      </w:r>
      <w:hyperlink r:id="rId822" w:anchor="dfn-sosa-usedforexecutionhasresult" w:history="1">
        <w:r w:rsidRPr="008D2809">
          <w:rPr>
            <w:rFonts w:ascii="Times New Roman" w:eastAsia="Times New Roman" w:hAnsi="Times New Roman" w:cs="Times New Roman"/>
            <w:color w:val="0000FF"/>
            <w:kern w:val="0"/>
            <w:u w:val="single"/>
            <w14:ligatures w14:val="none"/>
          </w:rPr>
          <w:t>sosa:usedForExecutionHasResult</w:t>
        </w:r>
      </w:hyperlink>
      <w:r w:rsidRPr="008D2809">
        <w:rPr>
          <w:rFonts w:ascii="Times New Roman" w:eastAsia="Times New Roman" w:hAnsi="Times New Roman" w:cs="Times New Roman"/>
          <w:kern w:val="0"/>
          <w14:ligatures w14:val="none"/>
        </w:rPr>
        <w:t xml:space="preserve">*, </w:t>
      </w:r>
      <w:hyperlink r:id="rId823" w:anchor="dfn-sosa-usedprocedure" w:history="1">
        <w:r w:rsidRPr="008D2809">
          <w:rPr>
            <w:rFonts w:ascii="Times New Roman" w:eastAsia="Times New Roman" w:hAnsi="Times New Roman" w:cs="Times New Roman"/>
            <w:color w:val="0000FF"/>
            <w:kern w:val="0"/>
            <w:u w:val="single"/>
            <w14:ligatures w14:val="none"/>
          </w:rPr>
          <w:t>sosa:usedProcedure</w:t>
        </w:r>
      </w:hyperlink>
      <w:r w:rsidRPr="008D2809">
        <w:rPr>
          <w:rFonts w:ascii="Times New Roman" w:eastAsia="Times New Roman" w:hAnsi="Times New Roman" w:cs="Times New Roman"/>
          <w:kern w:val="0"/>
          <w14:ligatures w14:val="none"/>
        </w:rPr>
        <w:t xml:space="preserve">, </w:t>
      </w:r>
      <w:hyperlink r:id="rId824" w:anchor="dfn-sosa-wasactedonby" w:history="1">
        <w:r w:rsidRPr="008D2809">
          <w:rPr>
            <w:rFonts w:ascii="Times New Roman" w:eastAsia="Times New Roman" w:hAnsi="Times New Roman" w:cs="Times New Roman"/>
            <w:color w:val="0000FF"/>
            <w:kern w:val="0"/>
            <w:u w:val="single"/>
            <w14:ligatures w14:val="none"/>
          </w:rPr>
          <w:t>sosa:wasActedOnBy</w:t>
        </w:r>
      </w:hyperlink>
      <w:r w:rsidRPr="008D2809">
        <w:rPr>
          <w:rFonts w:ascii="Times New Roman" w:eastAsia="Times New Roman" w:hAnsi="Times New Roman" w:cs="Times New Roman"/>
          <w:kern w:val="0"/>
          <w14:ligatures w14:val="none"/>
        </w:rPr>
        <w:t xml:space="preserve">*, </w:t>
      </w:r>
      <w:hyperlink r:id="rId825" w:anchor="dfn-sosa-wasobservedby" w:history="1">
        <w:r w:rsidRPr="008D2809">
          <w:rPr>
            <w:rFonts w:ascii="Times New Roman" w:eastAsia="Times New Roman" w:hAnsi="Times New Roman" w:cs="Times New Roman"/>
            <w:color w:val="0000FF"/>
            <w:kern w:val="0"/>
            <w:u w:val="single"/>
            <w14:ligatures w14:val="none"/>
          </w:rPr>
          <w:t>sosa:wasObservedBy</w:t>
        </w:r>
      </w:hyperlink>
      <w:r w:rsidRPr="008D2809">
        <w:rPr>
          <w:rFonts w:ascii="Times New Roman" w:eastAsia="Times New Roman" w:hAnsi="Times New Roman" w:cs="Times New Roman"/>
          <w:kern w:val="0"/>
          <w14:ligatures w14:val="none"/>
        </w:rPr>
        <w:t xml:space="preserve">*, </w:t>
      </w:r>
      <w:hyperlink r:id="rId826" w:anchor="dfn-sosa-wasoriginatedby" w:history="1">
        <w:r w:rsidRPr="008D2809">
          <w:rPr>
            <w:rFonts w:ascii="Times New Roman" w:eastAsia="Times New Roman" w:hAnsi="Times New Roman" w:cs="Times New Roman"/>
            <w:color w:val="0000FF"/>
            <w:kern w:val="0"/>
            <w:u w:val="single"/>
            <w14:ligatures w14:val="none"/>
          </w:rPr>
          <w:t>sosa:wasOriginatedBy</w:t>
        </w:r>
      </w:hyperlink>
      <w:r w:rsidRPr="008D2809">
        <w:rPr>
          <w:rFonts w:ascii="Times New Roman" w:eastAsia="Times New Roman" w:hAnsi="Times New Roman" w:cs="Times New Roman"/>
          <w:kern w:val="0"/>
          <w14:ligatures w14:val="none"/>
        </w:rPr>
        <w:t xml:space="preserve"> </w:t>
      </w:r>
    </w:p>
    <w:p w14:paraId="7C4B05EC"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Datatype Properties:</w:t>
      </w:r>
      <w:r w:rsidRPr="008D2809">
        <w:rPr>
          <w:rFonts w:ascii="Times New Roman" w:eastAsia="Times New Roman" w:hAnsi="Times New Roman" w:cs="Times New Roman"/>
          <w:kern w:val="0"/>
          <w14:ligatures w14:val="none"/>
        </w:rPr>
        <w:t xml:space="preserve"> </w:t>
      </w:r>
      <w:hyperlink r:id="rId827" w:anchor="dfn-sosa-endtime" w:history="1">
        <w:r w:rsidRPr="008D2809">
          <w:rPr>
            <w:rFonts w:ascii="Times New Roman" w:eastAsia="Times New Roman" w:hAnsi="Times New Roman" w:cs="Times New Roman"/>
            <w:color w:val="0000FF"/>
            <w:kern w:val="0"/>
            <w:u w:val="single"/>
            <w14:ligatures w14:val="none"/>
          </w:rPr>
          <w:t>sosa:endTime</w:t>
        </w:r>
      </w:hyperlink>
      <w:r w:rsidRPr="008D2809">
        <w:rPr>
          <w:rFonts w:ascii="Times New Roman" w:eastAsia="Times New Roman" w:hAnsi="Times New Roman" w:cs="Times New Roman"/>
          <w:kern w:val="0"/>
          <w14:ligatures w14:val="none"/>
        </w:rPr>
        <w:t xml:space="preserve">*, </w:t>
      </w:r>
      <w:hyperlink r:id="rId828" w:anchor="dfn-sosa-hassimpleresult" w:history="1">
        <w:r w:rsidRPr="008D2809">
          <w:rPr>
            <w:rFonts w:ascii="Times New Roman" w:eastAsia="Times New Roman" w:hAnsi="Times New Roman" w:cs="Times New Roman"/>
            <w:color w:val="0000FF"/>
            <w:kern w:val="0"/>
            <w:u w:val="single"/>
            <w14:ligatures w14:val="none"/>
          </w:rPr>
          <w:t>sosa:hasSimpleResult</w:t>
        </w:r>
      </w:hyperlink>
      <w:r w:rsidRPr="008D2809">
        <w:rPr>
          <w:rFonts w:ascii="Times New Roman" w:eastAsia="Times New Roman" w:hAnsi="Times New Roman" w:cs="Times New Roman"/>
          <w:kern w:val="0"/>
          <w14:ligatures w14:val="none"/>
        </w:rPr>
        <w:t xml:space="preserve">, </w:t>
      </w:r>
      <w:hyperlink r:id="rId829" w:anchor="dfn-sosa-resulttime" w:history="1">
        <w:r w:rsidRPr="008D2809">
          <w:rPr>
            <w:rFonts w:ascii="Times New Roman" w:eastAsia="Times New Roman" w:hAnsi="Times New Roman" w:cs="Times New Roman"/>
            <w:color w:val="0000FF"/>
            <w:kern w:val="0"/>
            <w:u w:val="single"/>
            <w14:ligatures w14:val="none"/>
          </w:rPr>
          <w:t>sosa:resultTime</w:t>
        </w:r>
      </w:hyperlink>
      <w:r w:rsidRPr="008D2809">
        <w:rPr>
          <w:rFonts w:ascii="Times New Roman" w:eastAsia="Times New Roman" w:hAnsi="Times New Roman" w:cs="Times New Roman"/>
          <w:kern w:val="0"/>
          <w14:ligatures w14:val="none"/>
        </w:rPr>
        <w:t xml:space="preserve">, </w:t>
      </w:r>
      <w:hyperlink r:id="rId830" w:anchor="dfn-sosa-starttime" w:history="1">
        <w:r w:rsidRPr="008D2809">
          <w:rPr>
            <w:rFonts w:ascii="Times New Roman" w:eastAsia="Times New Roman" w:hAnsi="Times New Roman" w:cs="Times New Roman"/>
            <w:color w:val="0000FF"/>
            <w:kern w:val="0"/>
            <w:u w:val="single"/>
            <w14:ligatures w14:val="none"/>
          </w:rPr>
          <w:t>sosa:startTime</w:t>
        </w:r>
      </w:hyperlink>
      <w:r w:rsidRPr="008D2809">
        <w:rPr>
          <w:rFonts w:ascii="Times New Roman" w:eastAsia="Times New Roman" w:hAnsi="Times New Roman" w:cs="Times New Roman"/>
          <w:kern w:val="0"/>
          <w14:ligatures w14:val="none"/>
        </w:rPr>
        <w:t xml:space="preserve">* </w:t>
      </w:r>
    </w:p>
    <w:p w14:paraId="652F244C"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SSN classes and properties are described in the following sections, organized by module as described in </w:t>
      </w:r>
      <w:hyperlink r:id="rId831" w:anchor="modularization" w:history="1">
        <w:r w:rsidRPr="008D2809">
          <w:rPr>
            <w:rFonts w:ascii="Times New Roman" w:eastAsia="Times New Roman" w:hAnsi="Times New Roman" w:cs="Times New Roman"/>
            <w:color w:val="0000FF"/>
            <w:kern w:val="0"/>
            <w:u w:val="single"/>
            <w14:ligatures w14:val="none"/>
          </w:rPr>
          <w:t>Modularization</w:t>
        </w:r>
      </w:hyperlink>
      <w:r w:rsidRPr="008D2809">
        <w:rPr>
          <w:rFonts w:ascii="Times New Roman" w:eastAsia="Times New Roman" w:hAnsi="Times New Roman" w:cs="Times New Roman"/>
          <w:kern w:val="0"/>
          <w14:ligatures w14:val="none"/>
        </w:rPr>
        <w:t xml:space="preserve">. A list of all SSN properties and their inverses with the classes that are included in their domains and ranges is provided in </w:t>
      </w:r>
      <w:hyperlink r:id="rId832" w:anchor="Inverse-properties" w:history="1">
        <w:r w:rsidRPr="008D2809">
          <w:rPr>
            <w:rFonts w:ascii="Times New Roman" w:eastAsia="Times New Roman" w:hAnsi="Times New Roman" w:cs="Times New Roman"/>
            <w:color w:val="0000FF"/>
            <w:kern w:val="0"/>
            <w:u w:val="single"/>
            <w14:ligatures w14:val="none"/>
          </w:rPr>
          <w:t>Tabulation of properties and their inverses</w:t>
        </w:r>
      </w:hyperlink>
      <w:r w:rsidRPr="008D2809">
        <w:rPr>
          <w:rFonts w:ascii="Times New Roman" w:eastAsia="Times New Roman" w:hAnsi="Times New Roman" w:cs="Times New Roman"/>
          <w:kern w:val="0"/>
          <w14:ligatures w14:val="none"/>
        </w:rPr>
        <w:t xml:space="preserve">. </w:t>
      </w:r>
    </w:p>
    <w:p w14:paraId="5C90514C" w14:textId="77777777" w:rsidR="008D2809" w:rsidRPr="008D2809" w:rsidRDefault="008D2809" w:rsidP="008D28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809">
        <w:rPr>
          <w:rFonts w:ascii="Times New Roman" w:eastAsia="Times New Roman" w:hAnsi="Times New Roman" w:cs="Times New Roman"/>
          <w:b/>
          <w:bCs/>
          <w:kern w:val="0"/>
          <w:sz w:val="27"/>
          <w:szCs w:val="27"/>
          <w14:ligatures w14:val="none"/>
        </w:rPr>
        <w:t>5.3 Common terms</w:t>
      </w:r>
    </w:p>
    <w:p w14:paraId="278BBAB6"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5.3.1 Overview</w:t>
      </w:r>
    </w:p>
    <w:p w14:paraId="3686936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63D10A7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w:t>
      </w:r>
      <w:r w:rsidRPr="008D2809">
        <w:rPr>
          <w:rFonts w:ascii="Times New Roman" w:eastAsia="Times New Roman" w:hAnsi="Times New Roman" w:cs="Times New Roman"/>
          <w:b/>
          <w:bCs/>
          <w:kern w:val="0"/>
          <w14:ligatures w14:val="none"/>
        </w:rPr>
        <w:t>Common</w:t>
      </w:r>
      <w:r w:rsidRPr="008D2809">
        <w:rPr>
          <w:rFonts w:ascii="Times New Roman" w:eastAsia="Times New Roman" w:hAnsi="Times New Roman" w:cs="Times New Roman"/>
          <w:kern w:val="0"/>
          <w14:ligatures w14:val="none"/>
        </w:rPr>
        <w:t xml:space="preserve"> module defines terms that are common across Sensing, Observation, Sampling and Actuation applications. Some of the classes in the Common module are used as-is in applications (</w:t>
      </w:r>
      <w:hyperlink r:id="rId833" w:anchor="SOSAFeatureOfInterest" w:history="1">
        <w:r w:rsidRPr="008D2809">
          <w:rPr>
            <w:rFonts w:ascii="Times New Roman" w:eastAsia="Times New Roman" w:hAnsi="Times New Roman" w:cs="Times New Roman"/>
            <w:color w:val="0000FF"/>
            <w:kern w:val="0"/>
            <w:u w:val="single"/>
            <w14:ligatures w14:val="none"/>
          </w:rPr>
          <w:t>FeatureOfInterest</w:t>
        </w:r>
      </w:hyperlink>
      <w:r w:rsidRPr="008D2809">
        <w:rPr>
          <w:rFonts w:ascii="Times New Roman" w:eastAsia="Times New Roman" w:hAnsi="Times New Roman" w:cs="Times New Roman"/>
          <w:kern w:val="0"/>
          <w14:ligatures w14:val="none"/>
        </w:rPr>
        <w:t xml:space="preserve">, </w:t>
      </w:r>
      <w:hyperlink r:id="rId834" w:anchor="SOSAProperty" w:history="1">
        <w:r w:rsidRPr="008D2809">
          <w:rPr>
            <w:rFonts w:ascii="Times New Roman" w:eastAsia="Times New Roman" w:hAnsi="Times New Roman" w:cs="Times New Roman"/>
            <w:color w:val="0000FF"/>
            <w:kern w:val="0"/>
            <w:u w:val="single"/>
            <w14:ligatures w14:val="none"/>
          </w:rPr>
          <w:t>Property</w:t>
        </w:r>
      </w:hyperlink>
      <w:r w:rsidRPr="008D2809">
        <w:rPr>
          <w:rFonts w:ascii="Times New Roman" w:eastAsia="Times New Roman" w:hAnsi="Times New Roman" w:cs="Times New Roman"/>
          <w:kern w:val="0"/>
          <w14:ligatures w14:val="none"/>
        </w:rPr>
        <w:t xml:space="preserve">, </w:t>
      </w:r>
      <w:hyperlink r:id="rId835" w:anchor="SOSAPlatform" w:history="1">
        <w:r w:rsidRPr="008D2809">
          <w:rPr>
            <w:rFonts w:ascii="Times New Roman" w:eastAsia="Times New Roman" w:hAnsi="Times New Roman" w:cs="Times New Roman"/>
            <w:color w:val="0000FF"/>
            <w:kern w:val="0"/>
            <w:u w:val="single"/>
            <w14:ligatures w14:val="none"/>
          </w:rPr>
          <w:t>Platform</w:t>
        </w:r>
      </w:hyperlink>
      <w:r w:rsidRPr="008D2809">
        <w:rPr>
          <w:rFonts w:ascii="Times New Roman" w:eastAsia="Times New Roman" w:hAnsi="Times New Roman" w:cs="Times New Roman"/>
          <w:kern w:val="0"/>
          <w14:ligatures w14:val="none"/>
        </w:rPr>
        <w:t xml:space="preserve">, </w:t>
      </w:r>
      <w:hyperlink r:id="rId836" w:anchor="SOSADeployment" w:history="1">
        <w:r w:rsidRPr="008D2809">
          <w:rPr>
            <w:rFonts w:ascii="Times New Roman" w:eastAsia="Times New Roman" w:hAnsi="Times New Roman" w:cs="Times New Roman"/>
            <w:color w:val="0000FF"/>
            <w:kern w:val="0"/>
            <w:u w:val="single"/>
            <w14:ligatures w14:val="none"/>
          </w:rPr>
          <w:t>Deployment</w:t>
        </w:r>
      </w:hyperlink>
      <w:r w:rsidRPr="008D2809">
        <w:rPr>
          <w:rFonts w:ascii="Times New Roman" w:eastAsia="Times New Roman" w:hAnsi="Times New Roman" w:cs="Times New Roman"/>
          <w:kern w:val="0"/>
          <w14:ligatures w14:val="none"/>
        </w:rPr>
        <w:t>). Other classes in the Common module are super-classes of more specific classes used in the application modules (</w:t>
      </w:r>
      <w:hyperlink r:id="rId837" w:anchor="SOSAExecution" w:history="1">
        <w:r w:rsidRPr="008D2809">
          <w:rPr>
            <w:rFonts w:ascii="Times New Roman" w:eastAsia="Times New Roman" w:hAnsi="Times New Roman" w:cs="Times New Roman"/>
            <w:color w:val="0000FF"/>
            <w:kern w:val="0"/>
            <w:u w:val="single"/>
            <w14:ligatures w14:val="none"/>
          </w:rPr>
          <w:t>Execution</w:t>
        </w:r>
      </w:hyperlink>
      <w:r w:rsidRPr="008D2809">
        <w:rPr>
          <w:rFonts w:ascii="Times New Roman" w:eastAsia="Times New Roman" w:hAnsi="Times New Roman" w:cs="Times New Roman"/>
          <w:kern w:val="0"/>
          <w14:ligatures w14:val="none"/>
        </w:rPr>
        <w:t xml:space="preserve">, </w:t>
      </w:r>
      <w:hyperlink r:id="rId838" w:anchor="SOSAProcedure" w:history="1">
        <w:r w:rsidRPr="008D2809">
          <w:rPr>
            <w:rFonts w:ascii="Times New Roman" w:eastAsia="Times New Roman" w:hAnsi="Times New Roman" w:cs="Times New Roman"/>
            <w:color w:val="0000FF"/>
            <w:kern w:val="0"/>
            <w:u w:val="single"/>
            <w14:ligatures w14:val="none"/>
          </w:rPr>
          <w:t>Procedure</w:t>
        </w:r>
      </w:hyperlink>
      <w:r w:rsidRPr="008D2809">
        <w:rPr>
          <w:rFonts w:ascii="Times New Roman" w:eastAsia="Times New Roman" w:hAnsi="Times New Roman" w:cs="Times New Roman"/>
          <w:kern w:val="0"/>
          <w14:ligatures w14:val="none"/>
        </w:rPr>
        <w:t xml:space="preserve">, </w:t>
      </w:r>
      <w:hyperlink r:id="rId839" w:anchor="SOSAAsset" w:history="1">
        <w:r w:rsidRPr="008D2809">
          <w:rPr>
            <w:rFonts w:ascii="Times New Roman" w:eastAsia="Times New Roman" w:hAnsi="Times New Roman" w:cs="Times New Roman"/>
            <w:color w:val="0000FF"/>
            <w:kern w:val="0"/>
            <w:u w:val="single"/>
            <w14:ligatures w14:val="none"/>
          </w:rPr>
          <w:t>Asset</w:t>
        </w:r>
      </w:hyperlink>
      <w:r w:rsidRPr="008D2809">
        <w:rPr>
          <w:rFonts w:ascii="Times New Roman" w:eastAsia="Times New Roman" w:hAnsi="Times New Roman" w:cs="Times New Roman"/>
          <w:kern w:val="0"/>
          <w14:ligatures w14:val="none"/>
        </w:rPr>
        <w:t xml:space="preserve">, and </w:t>
      </w:r>
      <w:hyperlink r:id="rId840" w:anchor="SOSASystem" w:history="1">
        <w:r w:rsidRPr="008D2809">
          <w:rPr>
            <w:rFonts w:ascii="Times New Roman" w:eastAsia="Times New Roman" w:hAnsi="Times New Roman" w:cs="Times New Roman"/>
            <w:color w:val="0000FF"/>
            <w:kern w:val="0"/>
            <w:u w:val="single"/>
            <w14:ligatures w14:val="none"/>
          </w:rPr>
          <w:t>System</w:t>
        </w:r>
      </w:hyperlink>
      <w:r w:rsidRPr="008D2809">
        <w:rPr>
          <w:rFonts w:ascii="Times New Roman" w:eastAsia="Times New Roman" w:hAnsi="Times New Roman" w:cs="Times New Roman"/>
          <w:kern w:val="0"/>
          <w14:ligatures w14:val="none"/>
        </w:rPr>
        <w:t xml:space="preserve">). They all support the description of </w:t>
      </w:r>
      <w:hyperlink r:id="rId841" w:anchor="SOSAActuation" w:history="1">
        <w:r w:rsidRPr="008D2809">
          <w:rPr>
            <w:rFonts w:ascii="Times New Roman" w:eastAsia="Times New Roman" w:hAnsi="Times New Roman" w:cs="Times New Roman"/>
            <w:color w:val="0000FF"/>
            <w:kern w:val="0"/>
            <w:u w:val="single"/>
            <w14:ligatures w14:val="none"/>
          </w:rPr>
          <w:t>Actuation</w:t>
        </w:r>
      </w:hyperlink>
      <w:r w:rsidRPr="008D2809">
        <w:rPr>
          <w:rFonts w:ascii="Times New Roman" w:eastAsia="Times New Roman" w:hAnsi="Times New Roman" w:cs="Times New Roman"/>
          <w:kern w:val="0"/>
          <w14:ligatures w14:val="none"/>
        </w:rPr>
        <w:t xml:space="preserve">, </w:t>
      </w:r>
      <w:hyperlink r:id="rId842" w:anchor="SOSAObservation" w:history="1">
        <w:r w:rsidRPr="008D2809">
          <w:rPr>
            <w:rFonts w:ascii="Times New Roman" w:eastAsia="Times New Roman" w:hAnsi="Times New Roman" w:cs="Times New Roman"/>
            <w:color w:val="0000FF"/>
            <w:kern w:val="0"/>
            <w:u w:val="single"/>
            <w14:ligatures w14:val="none"/>
          </w:rPr>
          <w:t>Observation</w:t>
        </w:r>
      </w:hyperlink>
      <w:r w:rsidRPr="008D2809">
        <w:rPr>
          <w:rFonts w:ascii="Times New Roman" w:eastAsia="Times New Roman" w:hAnsi="Times New Roman" w:cs="Times New Roman"/>
          <w:kern w:val="0"/>
          <w14:ligatures w14:val="none"/>
        </w:rPr>
        <w:t xml:space="preserve"> and </w:t>
      </w:r>
      <w:hyperlink r:id="rId843" w:anchor="SOSASampling" w:history="1">
        <w:r w:rsidRPr="008D2809">
          <w:rPr>
            <w:rFonts w:ascii="Times New Roman" w:eastAsia="Times New Roman" w:hAnsi="Times New Roman" w:cs="Times New Roman"/>
            <w:color w:val="0000FF"/>
            <w:kern w:val="0"/>
            <w:u w:val="single"/>
            <w14:ligatures w14:val="none"/>
          </w:rPr>
          <w:t>Sampling</w:t>
        </w:r>
      </w:hyperlink>
      <w:r w:rsidRPr="008D2809">
        <w:rPr>
          <w:rFonts w:ascii="Times New Roman" w:eastAsia="Times New Roman" w:hAnsi="Times New Roman" w:cs="Times New Roman"/>
          <w:kern w:val="0"/>
          <w14:ligatures w14:val="none"/>
        </w:rPr>
        <w:t xml:space="preserve"> instances using patterns that are common across the applications. </w:t>
      </w:r>
    </w:p>
    <w:p w14:paraId="658A63D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description of the Common module is organized into the following sections: </w:t>
      </w:r>
    </w:p>
    <w:p w14:paraId="09254AA9" w14:textId="77777777" w:rsidR="008D2809" w:rsidRPr="008D2809" w:rsidRDefault="008D2809" w:rsidP="008D280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hyperlink r:id="rId844" w:anchor="Features-of-Interest-and-Properties" w:history="1">
        <w:r w:rsidRPr="008D2809">
          <w:rPr>
            <w:rFonts w:ascii="Times New Roman" w:eastAsia="Times New Roman" w:hAnsi="Times New Roman" w:cs="Times New Roman"/>
            <w:color w:val="0000FF"/>
            <w:kern w:val="0"/>
            <w:u w:val="single"/>
            <w14:ligatures w14:val="none"/>
          </w:rPr>
          <w:t>Features of interest and their properties</w:t>
        </w:r>
      </w:hyperlink>
    </w:p>
    <w:p w14:paraId="76ADEC2A" w14:textId="77777777" w:rsidR="008D2809" w:rsidRPr="008D2809" w:rsidRDefault="008D2809" w:rsidP="008D280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hyperlink r:id="rId845" w:anchor="Procedures" w:history="1">
        <w:r w:rsidRPr="008D2809">
          <w:rPr>
            <w:rFonts w:ascii="Times New Roman" w:eastAsia="Times New Roman" w:hAnsi="Times New Roman" w:cs="Times New Roman"/>
            <w:color w:val="0000FF"/>
            <w:kern w:val="0"/>
            <w:u w:val="single"/>
            <w14:ligatures w14:val="none"/>
          </w:rPr>
          <w:t>Procedures</w:t>
        </w:r>
      </w:hyperlink>
    </w:p>
    <w:p w14:paraId="0949FEFF" w14:textId="77777777" w:rsidR="008D2809" w:rsidRPr="008D2809" w:rsidRDefault="008D2809" w:rsidP="008D280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hyperlink r:id="rId846" w:anchor="Execution" w:history="1">
        <w:r w:rsidRPr="008D2809">
          <w:rPr>
            <w:rFonts w:ascii="Times New Roman" w:eastAsia="Times New Roman" w:hAnsi="Times New Roman" w:cs="Times New Roman"/>
            <w:color w:val="0000FF"/>
            <w:kern w:val="0"/>
            <w:u w:val="single"/>
            <w14:ligatures w14:val="none"/>
          </w:rPr>
          <w:t>Execution of procedures</w:t>
        </w:r>
      </w:hyperlink>
    </w:p>
    <w:p w14:paraId="76C83A4D" w14:textId="77777777" w:rsidR="008D2809" w:rsidRPr="008D2809" w:rsidRDefault="008D2809" w:rsidP="008D280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hyperlink r:id="rId847" w:anchor="Systems-and-their-Deployment" w:history="1">
        <w:r w:rsidRPr="008D2809">
          <w:rPr>
            <w:rFonts w:ascii="Times New Roman" w:eastAsia="Times New Roman" w:hAnsi="Times New Roman" w:cs="Times New Roman"/>
            <w:color w:val="0000FF"/>
            <w:kern w:val="0"/>
            <w:u w:val="single"/>
            <w14:ligatures w14:val="none"/>
          </w:rPr>
          <w:t>Systems and their Deployment</w:t>
        </w:r>
      </w:hyperlink>
    </w:p>
    <w:p w14:paraId="7A71889E" w14:textId="77777777" w:rsidR="008D2809" w:rsidRPr="008D2809" w:rsidRDefault="008D2809" w:rsidP="008D280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hyperlink r:id="rId848" w:anchor="Collections" w:history="1">
        <w:r w:rsidRPr="008D2809">
          <w:rPr>
            <w:rFonts w:ascii="Times New Roman" w:eastAsia="Times New Roman" w:hAnsi="Times New Roman" w:cs="Times New Roman"/>
            <w:color w:val="0000FF"/>
            <w:kern w:val="0"/>
            <w:u w:val="single"/>
            <w14:ligatures w14:val="none"/>
          </w:rPr>
          <w:t>Collections</w:t>
        </w:r>
      </w:hyperlink>
    </w:p>
    <w:p w14:paraId="7092FDEC"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5.3.2 Features of Interest and Properties</w:t>
      </w:r>
    </w:p>
    <w:p w14:paraId="52242F8F"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5.3.2.1 Overview</w:t>
      </w:r>
    </w:p>
    <w:p w14:paraId="51415F4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lastRenderedPageBreak/>
        <w:t>This section is non-normative.</w:t>
      </w:r>
    </w:p>
    <w:p w14:paraId="53F1414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hyperlink r:id="rId849" w:anchor="Fig-FeatureOfInterest" w:tooltip="Classes and relationships related to features of interest and properties Explanation of the notation used in class diagrams." w:history="1">
        <w:r w:rsidRPr="008D2809">
          <w:rPr>
            <w:rFonts w:ascii="Times New Roman" w:eastAsia="Times New Roman" w:hAnsi="Times New Roman" w:cs="Times New Roman"/>
            <w:color w:val="0000FF"/>
            <w:kern w:val="0"/>
            <w:u w:val="single"/>
            <w14:ligatures w14:val="none"/>
          </w:rPr>
          <w:t>Figure 12</w:t>
        </w:r>
      </w:hyperlink>
      <w:r w:rsidRPr="008D2809">
        <w:rPr>
          <w:rFonts w:ascii="Times New Roman" w:eastAsia="Times New Roman" w:hAnsi="Times New Roman" w:cs="Times New Roman"/>
          <w:kern w:val="0"/>
          <w14:ligatures w14:val="none"/>
        </w:rPr>
        <w:t xml:space="preserve"> provides an overview of the classes and properties related to modeling Features of Interest and Properties. </w:t>
      </w:r>
    </w:p>
    <w:p w14:paraId="6962C8E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850" w:anchor="Fig-FeatureOfInterest" w:history="1">
        <w:r w:rsidRPr="008D2809">
          <w:rPr>
            <w:rFonts w:ascii="Times New Roman" w:eastAsia="Times New Roman" w:hAnsi="Times New Roman" w:cs="Times New Roman"/>
            <w:color w:val="0000FF"/>
            <w:kern w:val="0"/>
            <w:u w:val="single"/>
            <w14:ligatures w14:val="none"/>
          </w:rPr>
          <w:t>Figure 12</w:t>
        </w:r>
      </w:hyperlink>
      <w:r w:rsidRPr="008D2809">
        <w:rPr>
          <w:rFonts w:ascii="Times New Roman" w:eastAsia="Times New Roman" w:hAnsi="Times New Roman" w:cs="Times New Roman"/>
          <w:kern w:val="0"/>
          <w14:ligatures w14:val="none"/>
        </w:rPr>
        <w:t xml:space="preserve"> Classes and relationships related to features of interest and properties </w:t>
      </w:r>
      <w:r w:rsidRPr="008D2809">
        <w:rPr>
          <w:rFonts w:ascii="Times New Roman" w:eastAsia="Times New Roman" w:hAnsi="Times New Roman" w:cs="Times New Roman"/>
          <w:kern w:val="0"/>
          <w14:ligatures w14:val="none"/>
        </w:rPr>
        <w:br/>
      </w:r>
      <w:hyperlink r:id="rId851" w:anchor="Class-diagram" w:history="1">
        <w:r w:rsidRPr="008D2809">
          <w:rPr>
            <w:rFonts w:ascii="Times New Roman" w:eastAsia="Times New Roman" w:hAnsi="Times New Roman" w:cs="Times New Roman"/>
            <w:i/>
            <w:iCs/>
            <w:color w:val="0000FF"/>
            <w:kern w:val="0"/>
            <w:u w:val="single"/>
            <w14:ligatures w14:val="none"/>
          </w:rPr>
          <w:t>Explanation of the notation used in class diagrams</w:t>
        </w:r>
      </w:hyperlink>
      <w:r w:rsidRPr="008D2809">
        <w:rPr>
          <w:rFonts w:ascii="Times New Roman" w:eastAsia="Times New Roman" w:hAnsi="Times New Roman" w:cs="Times New Roman"/>
          <w:kern w:val="0"/>
          <w14:ligatures w14:val="none"/>
        </w:rPr>
        <w:t xml:space="preserve">. </w:t>
      </w:r>
    </w:p>
    <w:p w14:paraId="0DC29DB7"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5.3.2.2 Specification</w:t>
      </w:r>
    </w:p>
    <w:p w14:paraId="7E292DC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This section introduces the following classes and properties:</w:t>
      </w:r>
    </w:p>
    <w:p w14:paraId="0CCD086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hyperlink r:id="rId852"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hyperlink r:id="rId853"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w:t>
      </w:r>
      <w:hyperlink r:id="rId854" w:anchor="dfn-sosa-forproperty" w:history="1">
        <w:r w:rsidRPr="008D2809">
          <w:rPr>
            <w:rFonts w:ascii="Times New Roman" w:eastAsia="Times New Roman" w:hAnsi="Times New Roman" w:cs="Times New Roman"/>
            <w:color w:val="0000FF"/>
            <w:kern w:val="0"/>
            <w:u w:val="single"/>
            <w14:ligatures w14:val="none"/>
          </w:rPr>
          <w:t>sosa:forProperty</w:t>
        </w:r>
      </w:hyperlink>
      <w:r w:rsidRPr="008D2809">
        <w:rPr>
          <w:rFonts w:ascii="Times New Roman" w:eastAsia="Times New Roman" w:hAnsi="Times New Roman" w:cs="Times New Roman"/>
          <w:kern w:val="0"/>
          <w14:ligatures w14:val="none"/>
        </w:rPr>
        <w:t xml:space="preserve">, </w:t>
      </w:r>
      <w:hyperlink r:id="rId855" w:anchor="dfn-sosa-hasproperty" w:history="1">
        <w:r w:rsidRPr="008D2809">
          <w:rPr>
            <w:rFonts w:ascii="Times New Roman" w:eastAsia="Times New Roman" w:hAnsi="Times New Roman" w:cs="Times New Roman"/>
            <w:color w:val="0000FF"/>
            <w:kern w:val="0"/>
            <w:u w:val="single"/>
            <w14:ligatures w14:val="none"/>
          </w:rPr>
          <w:t>sosa:hasProperty</w:t>
        </w:r>
      </w:hyperlink>
      <w:r w:rsidRPr="008D2809">
        <w:rPr>
          <w:rFonts w:ascii="Times New Roman" w:eastAsia="Times New Roman" w:hAnsi="Times New Roman" w:cs="Times New Roman"/>
          <w:kern w:val="0"/>
          <w14:ligatures w14:val="none"/>
        </w:rPr>
        <w:t xml:space="preserve">, </w:t>
      </w:r>
      <w:hyperlink r:id="rId856" w:anchor="dfn-sosa-isfeatureofinterestof" w:history="1">
        <w:r w:rsidRPr="008D2809">
          <w:rPr>
            <w:rFonts w:ascii="Times New Roman" w:eastAsia="Times New Roman" w:hAnsi="Times New Roman" w:cs="Times New Roman"/>
            <w:color w:val="0000FF"/>
            <w:kern w:val="0"/>
            <w:u w:val="single"/>
            <w14:ligatures w14:val="none"/>
          </w:rPr>
          <w:t>sosa:isFeatureOfInterestOf</w:t>
        </w:r>
      </w:hyperlink>
      <w:r w:rsidRPr="008D2809">
        <w:rPr>
          <w:rFonts w:ascii="Times New Roman" w:eastAsia="Times New Roman" w:hAnsi="Times New Roman" w:cs="Times New Roman"/>
          <w:kern w:val="0"/>
          <w14:ligatures w14:val="none"/>
        </w:rPr>
        <w:t xml:space="preserve">, </w:t>
      </w:r>
      <w:hyperlink r:id="rId857" w:anchor="dfn-sosa-ispropertyof" w:history="1">
        <w:r w:rsidRPr="008D2809">
          <w:rPr>
            <w:rFonts w:ascii="Times New Roman" w:eastAsia="Times New Roman" w:hAnsi="Times New Roman" w:cs="Times New Roman"/>
            <w:color w:val="0000FF"/>
            <w:kern w:val="0"/>
            <w:u w:val="single"/>
            <w14:ligatures w14:val="none"/>
          </w:rPr>
          <w:t>sosa:isPropertyOf</w:t>
        </w:r>
      </w:hyperlink>
      <w:r w:rsidRPr="008D2809">
        <w:rPr>
          <w:rFonts w:ascii="Times New Roman" w:eastAsia="Times New Roman" w:hAnsi="Times New Roman" w:cs="Times New Roman"/>
          <w:kern w:val="0"/>
          <w14:ligatures w14:val="none"/>
        </w:rPr>
        <w:t xml:space="preserve">, </w:t>
      </w:r>
      <w:hyperlink r:id="rId858" w:anchor="dfn-sosa-isultimatefeatureofinterestof" w:history="1">
        <w:r w:rsidRPr="008D2809">
          <w:rPr>
            <w:rFonts w:ascii="Times New Roman" w:eastAsia="Times New Roman" w:hAnsi="Times New Roman" w:cs="Times New Roman"/>
            <w:color w:val="0000FF"/>
            <w:kern w:val="0"/>
            <w:u w:val="single"/>
            <w14:ligatures w14:val="none"/>
          </w:rPr>
          <w:t>sosa:isUltimateFeatureOfInterestOf</w:t>
        </w:r>
      </w:hyperlink>
      <w:r w:rsidRPr="008D2809">
        <w:rPr>
          <w:rFonts w:ascii="Times New Roman" w:eastAsia="Times New Roman" w:hAnsi="Times New Roman" w:cs="Times New Roman"/>
          <w:kern w:val="0"/>
          <w14:ligatures w14:val="none"/>
        </w:rPr>
        <w:t xml:space="preserve">, </w:t>
      </w:r>
      <w:hyperlink r:id="rId859" w:anchor="dfn-sosa-propertyfor" w:history="1">
        <w:r w:rsidRPr="008D2809">
          <w:rPr>
            <w:rFonts w:ascii="Times New Roman" w:eastAsia="Times New Roman" w:hAnsi="Times New Roman" w:cs="Times New Roman"/>
            <w:color w:val="0000FF"/>
            <w:kern w:val="0"/>
            <w:u w:val="single"/>
            <w14:ligatures w14:val="none"/>
          </w:rPr>
          <w:t>sosa:propertyFor</w:t>
        </w:r>
      </w:hyperlink>
      <w:r w:rsidRPr="008D2809">
        <w:rPr>
          <w:rFonts w:ascii="Times New Roman" w:eastAsia="Times New Roman" w:hAnsi="Times New Roman" w:cs="Times New Roman"/>
          <w:kern w:val="0"/>
          <w14:ligatures w14:val="none"/>
        </w:rPr>
        <w:t xml:space="preserve"> </w:t>
      </w:r>
    </w:p>
    <w:p w14:paraId="30C80F64"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5.3.2.2.1 </w:t>
      </w:r>
      <w:r w:rsidRPr="008D2809">
        <w:rPr>
          <w:rFonts w:ascii="Times New Roman" w:eastAsia="Times New Roman" w:hAnsi="Times New Roman" w:cs="Times New Roman"/>
          <w:b/>
          <w:bCs/>
          <w:i/>
          <w:iCs/>
          <w:kern w:val="0"/>
          <w:sz w:val="15"/>
          <w:szCs w:val="15"/>
          <w14:ligatures w14:val="none"/>
        </w:rPr>
        <w:t>sosa:FeatureOfInterest</w:t>
      </w:r>
    </w:p>
    <w:p w14:paraId="06033D1C"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http://www.w3.org/ns/sosa/FeatureOfInterest </w:t>
      </w:r>
    </w:p>
    <w:p w14:paraId="454BFD1D"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Class</w:t>
      </w:r>
      <w:r w:rsidRPr="008D2809">
        <w:rPr>
          <w:rFonts w:ascii="Times New Roman" w:eastAsia="Times New Roman" w:hAnsi="Times New Roman" w:cs="Times New Roman"/>
          <w:kern w:val="0"/>
          <w14:ligatures w14:val="none"/>
        </w:rPr>
        <w:t xml:space="preserve"> </w:t>
      </w:r>
    </w:p>
    <w:p w14:paraId="0F3A263E" w14:textId="4E11266C"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Feature Of Interest</w:t>
      </w:r>
      <w:r w:rsidRPr="008D2809">
        <w:rPr>
          <w:rFonts w:ascii="Times New Roman" w:eastAsia="Times New Roman" w:hAnsi="Times New Roman" w:cs="Times New Roman"/>
          <w:kern w:val="0"/>
          <w14:ligatures w14:val="none"/>
        </w:rPr>
        <w:t xml:space="preserve"> — entity that is the target of an Execution or Deployment</w:t>
      </w:r>
      <w:ins w:id="117" w:author="Carl Reed" w:date="2026-08-24T12:53:00Z" w16du:dateUtc="2026-08-24T18:53:00Z">
        <w:r w:rsidR="003C6363">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44D9D0C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i.e., the entity whose property is being estimated by an Observation, or whose property is being manipulated by an Actuation, or which is being sampled or transformed by an act of Sampling, or which is the target of Executions planned as part of a Deployment. </w:t>
      </w:r>
    </w:p>
    <w:p w14:paraId="732BE56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760C31E0" w14:textId="0881294E"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relationship between </w:t>
      </w:r>
      <w:hyperlink r:id="rId860"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and types or classes defined in a domain model is explained below in </w:t>
      </w:r>
      <w:hyperlink r:id="rId861" w:anchor="ModelDomainTypes" w:history="1">
        <w:r w:rsidRPr="008D2809">
          <w:rPr>
            <w:rFonts w:ascii="Times New Roman" w:eastAsia="Times New Roman" w:hAnsi="Times New Roman" w:cs="Times New Roman"/>
            <w:color w:val="0000FF"/>
            <w:kern w:val="0"/>
            <w:u w:val="single"/>
            <w14:ligatures w14:val="none"/>
          </w:rPr>
          <w:t>Domain types and FeatureOfInterest</w:t>
        </w:r>
      </w:hyperlink>
      <w:ins w:id="118" w:author="Carl Reed" w:date="2026-08-24T12:53:00Z" w16du:dateUtc="2026-08-24T18:53:00Z">
        <w:r w:rsidR="003C6363">
          <w:rPr>
            <w:rFonts w:ascii="Times New Roman" w:eastAsia="Times New Roman" w:hAnsi="Times New Roman" w:cs="Times New Roman"/>
            <w:kern w:val="0"/>
            <w14:ligatures w14:val="none"/>
          </w:rPr>
          <w:t>.</w:t>
        </w:r>
      </w:ins>
      <w:del w:id="119" w:author="Carl Reed" w:date="2026-08-24T12:53:00Z" w16du:dateUtc="2026-08-24T18:53:00Z">
        <w:r w:rsidRPr="008D2809" w:rsidDel="003C6363">
          <w:rPr>
            <w:rFonts w:ascii="Times New Roman" w:eastAsia="Times New Roman" w:hAnsi="Times New Roman" w:cs="Times New Roman"/>
            <w:kern w:val="0"/>
            <w14:ligatures w14:val="none"/>
          </w:rPr>
          <w:delText xml:space="preserve"> </w:delText>
        </w:r>
      </w:del>
    </w:p>
    <w:p w14:paraId="4CE244A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1F70924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 Feature of Interest may have a geographic location. See </w:t>
      </w:r>
      <w:hyperlink r:id="rId862" w:anchor="ModelLocation" w:history="1">
        <w:r w:rsidRPr="008D2809">
          <w:rPr>
            <w:rFonts w:ascii="Times New Roman" w:eastAsia="Times New Roman" w:hAnsi="Times New Roman" w:cs="Times New Roman"/>
            <w:color w:val="0000FF"/>
            <w:kern w:val="0"/>
            <w:u w:val="single"/>
            <w14:ligatures w14:val="none"/>
          </w:rPr>
          <w:t>Location and Geometry</w:t>
        </w:r>
      </w:hyperlink>
      <w:r w:rsidRPr="008D2809">
        <w:rPr>
          <w:rFonts w:ascii="Times New Roman" w:eastAsia="Times New Roman" w:hAnsi="Times New Roman" w:cs="Times New Roman"/>
          <w:kern w:val="0"/>
          <w14:ligatures w14:val="none"/>
        </w:rPr>
        <w:t xml:space="preserve"> for patterns to describe this. </w:t>
      </w:r>
    </w:p>
    <w:p w14:paraId="3CA7D4C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Example</w:t>
      </w:r>
    </w:p>
    <w:p w14:paraId="0D9AB83A"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When measuring the height of a tree, the </w:t>
      </w:r>
      <w:r w:rsidRPr="008D2809">
        <w:rPr>
          <w:rFonts w:ascii="Times New Roman" w:eastAsia="Times New Roman" w:hAnsi="Times New Roman" w:cs="Times New Roman"/>
          <w:i/>
          <w:iCs/>
          <w:kern w:val="0"/>
          <w14:ligatures w14:val="none"/>
        </w:rPr>
        <w:t>height</w:t>
      </w:r>
      <w:r w:rsidRPr="008D2809">
        <w:rPr>
          <w:rFonts w:ascii="Times New Roman" w:eastAsia="Times New Roman" w:hAnsi="Times New Roman" w:cs="Times New Roman"/>
          <w:kern w:val="0"/>
          <w14:ligatures w14:val="none"/>
        </w:rPr>
        <w:t xml:space="preserve"> is the </w:t>
      </w:r>
      <w:hyperlink r:id="rId863" w:anchor="dfn-sosa-observedproperty" w:history="1">
        <w:r w:rsidRPr="008D2809">
          <w:rPr>
            <w:rFonts w:ascii="Times New Roman" w:eastAsia="Times New Roman" w:hAnsi="Times New Roman" w:cs="Times New Roman"/>
            <w:color w:val="0000FF"/>
            <w:kern w:val="0"/>
            <w:u w:val="single"/>
            <w14:ligatures w14:val="none"/>
          </w:rPr>
          <w:t>sosa:observedProperty</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i/>
          <w:iCs/>
          <w:kern w:val="0"/>
          <w14:ligatures w14:val="none"/>
        </w:rPr>
        <w:t>20m</w:t>
      </w:r>
      <w:r w:rsidRPr="008D2809">
        <w:rPr>
          <w:rFonts w:ascii="Times New Roman" w:eastAsia="Times New Roman" w:hAnsi="Times New Roman" w:cs="Times New Roman"/>
          <w:kern w:val="0"/>
          <w14:ligatures w14:val="none"/>
        </w:rPr>
        <w:t xml:space="preserve"> is the result of the </w:t>
      </w:r>
      <w:hyperlink r:id="rId864" w:anchor="dfn-sosa-observation" w:history="1">
        <w:r w:rsidRPr="008D2809">
          <w:rPr>
            <w:rFonts w:ascii="Times New Roman" w:eastAsia="Times New Roman" w:hAnsi="Times New Roman" w:cs="Times New Roman"/>
            <w:color w:val="0000FF"/>
            <w:kern w:val="0"/>
            <w:u w:val="single"/>
            <w14:ligatures w14:val="none"/>
          </w:rPr>
          <w:t>sosa:Observation</w:t>
        </w:r>
      </w:hyperlink>
      <w:r w:rsidRPr="008D2809">
        <w:rPr>
          <w:rFonts w:ascii="Times New Roman" w:eastAsia="Times New Roman" w:hAnsi="Times New Roman" w:cs="Times New Roman"/>
          <w:kern w:val="0"/>
          <w14:ligatures w14:val="none"/>
        </w:rPr>
        <w:t xml:space="preserve">, and the </w:t>
      </w:r>
      <w:r w:rsidRPr="008D2809">
        <w:rPr>
          <w:rFonts w:ascii="Times New Roman" w:eastAsia="Times New Roman" w:hAnsi="Times New Roman" w:cs="Times New Roman"/>
          <w:i/>
          <w:iCs/>
          <w:kern w:val="0"/>
          <w14:ligatures w14:val="none"/>
        </w:rPr>
        <w:t>specific tree</w:t>
      </w:r>
      <w:r w:rsidRPr="008D2809">
        <w:rPr>
          <w:rFonts w:ascii="Times New Roman" w:eastAsia="Times New Roman" w:hAnsi="Times New Roman" w:cs="Times New Roman"/>
          <w:kern w:val="0"/>
          <w14:ligatures w14:val="none"/>
        </w:rPr>
        <w:t xml:space="preserve"> is the </w:t>
      </w:r>
      <w:hyperlink r:id="rId865"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kern w:val="0"/>
          <w14:ligatures w14:val="none"/>
        </w:rPr>
        <w:br/>
        <w:t xml:space="preserve">A </w:t>
      </w:r>
      <w:r w:rsidRPr="008D2809">
        <w:rPr>
          <w:rFonts w:ascii="Times New Roman" w:eastAsia="Times New Roman" w:hAnsi="Times New Roman" w:cs="Times New Roman"/>
          <w:i/>
          <w:iCs/>
          <w:kern w:val="0"/>
          <w14:ligatures w14:val="none"/>
        </w:rPr>
        <w:t>specified window</w:t>
      </w:r>
      <w:r w:rsidRPr="008D2809">
        <w:rPr>
          <w:rFonts w:ascii="Times New Roman" w:eastAsia="Times New Roman" w:hAnsi="Times New Roman" w:cs="Times New Roman"/>
          <w:kern w:val="0"/>
          <w14:ligatures w14:val="none"/>
        </w:rPr>
        <w:t xml:space="preserve"> is a </w:t>
      </w:r>
      <w:hyperlink r:id="rId866"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for an automatic window control </w:t>
      </w:r>
      <w:hyperlink r:id="rId867" w:anchor="dfn-sosa-actuation" w:history="1">
        <w:r w:rsidRPr="008D2809">
          <w:rPr>
            <w:rFonts w:ascii="Times New Roman" w:eastAsia="Times New Roman" w:hAnsi="Times New Roman" w:cs="Times New Roman"/>
            <w:color w:val="0000FF"/>
            <w:kern w:val="0"/>
            <w:u w:val="single"/>
            <w14:ligatures w14:val="none"/>
          </w:rPr>
          <w:t>sosa:Actuation</w:t>
        </w:r>
      </w:hyperlink>
      <w:r w:rsidRPr="008D2809">
        <w:rPr>
          <w:rFonts w:ascii="Times New Roman" w:eastAsia="Times New Roman" w:hAnsi="Times New Roman" w:cs="Times New Roman"/>
          <w:kern w:val="0"/>
          <w14:ligatures w14:val="none"/>
        </w:rPr>
        <w:t xml:space="preserve">. </w:t>
      </w:r>
    </w:p>
    <w:p w14:paraId="039A4C0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Restrictions in SSN</w:t>
      </w:r>
    </w:p>
    <w:p w14:paraId="51649DC3"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868" w:anchor="dfn-sosa-isfeatureofinterestof" w:history="1">
        <w:r w:rsidRPr="008D2809">
          <w:rPr>
            <w:rFonts w:ascii="Times New Roman" w:eastAsia="Times New Roman" w:hAnsi="Times New Roman" w:cs="Times New Roman"/>
            <w:color w:val="0000FF"/>
            <w:kern w:val="0"/>
            <w:u w:val="single"/>
            <w14:ligatures w14:val="none"/>
          </w:rPr>
          <w:t>sosa:isFeatureOfInterestOf</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SOME</w:t>
      </w:r>
      <w:r w:rsidRPr="008D2809">
        <w:rPr>
          <w:rFonts w:ascii="Times New Roman" w:eastAsia="Times New Roman" w:hAnsi="Times New Roman" w:cs="Times New Roman"/>
          <w:kern w:val="0"/>
          <w14:ligatures w14:val="none"/>
        </w:rPr>
        <w:t xml:space="preserve"> (</w:t>
      </w:r>
      <w:hyperlink r:id="rId869"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OR</w:t>
      </w:r>
      <w:r w:rsidRPr="008D2809">
        <w:rPr>
          <w:rFonts w:ascii="Times New Roman" w:eastAsia="Times New Roman" w:hAnsi="Times New Roman" w:cs="Times New Roman"/>
          <w:kern w:val="0"/>
          <w14:ligatures w14:val="none"/>
        </w:rPr>
        <w:t xml:space="preserve"> </w:t>
      </w:r>
      <w:hyperlink r:id="rId870" w:anchor="dfn-sosa-deployment" w:history="1">
        <w:r w:rsidRPr="008D2809">
          <w:rPr>
            <w:rFonts w:ascii="Times New Roman" w:eastAsia="Times New Roman" w:hAnsi="Times New Roman" w:cs="Times New Roman"/>
            <w:color w:val="0000FF"/>
            <w:kern w:val="0"/>
            <w:u w:val="single"/>
            <w14:ligatures w14:val="none"/>
          </w:rPr>
          <w:t>sosa:Deployment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871" w:anchor="dfn-sosa-hasproperty" w:history="1">
        <w:r w:rsidRPr="008D2809">
          <w:rPr>
            <w:rFonts w:ascii="Times New Roman" w:eastAsia="Times New Roman" w:hAnsi="Times New Roman" w:cs="Times New Roman"/>
            <w:color w:val="0000FF"/>
            <w:kern w:val="0"/>
            <w:u w:val="single"/>
            <w14:ligatures w14:val="none"/>
          </w:rPr>
          <w:t>sosa:hasProperty</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872"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873" w:anchor="dfn-sosa-hassample" w:history="1">
        <w:r w:rsidRPr="008D2809">
          <w:rPr>
            <w:rFonts w:ascii="Times New Roman" w:eastAsia="Times New Roman" w:hAnsi="Times New Roman" w:cs="Times New Roman"/>
            <w:color w:val="0000FF"/>
            <w:kern w:val="0"/>
            <w:u w:val="single"/>
            <w14:ligatures w14:val="none"/>
          </w:rPr>
          <w:t>sosa:hasSample</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874" w:anchor="dfn-sosa-sample" w:history="1">
        <w:r w:rsidRPr="008D2809">
          <w:rPr>
            <w:rFonts w:ascii="Times New Roman" w:eastAsia="Times New Roman" w:hAnsi="Times New Roman" w:cs="Times New Roman"/>
            <w:color w:val="0000FF"/>
            <w:kern w:val="0"/>
            <w:u w:val="single"/>
            <w14:ligatures w14:val="none"/>
          </w:rPr>
          <w:t>sosa:Sample</w:t>
        </w:r>
      </w:hyperlink>
      <w:r w:rsidRPr="008D2809">
        <w:rPr>
          <w:rFonts w:ascii="Times New Roman" w:eastAsia="Times New Roman" w:hAnsi="Times New Roman" w:cs="Times New Roman"/>
          <w:kern w:val="0"/>
          <w14:ligatures w14:val="none"/>
        </w:rPr>
        <w:t xml:space="preserve"> </w:t>
      </w:r>
    </w:p>
    <w:p w14:paraId="1C05122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0996A450"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875"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732A366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876"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877"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3574EC40"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5.3.2.2.2 </w:t>
      </w:r>
      <w:r w:rsidRPr="008D2809">
        <w:rPr>
          <w:rFonts w:ascii="Times New Roman" w:eastAsia="Times New Roman" w:hAnsi="Times New Roman" w:cs="Times New Roman"/>
          <w:b/>
          <w:bCs/>
          <w:i/>
          <w:iCs/>
          <w:kern w:val="0"/>
          <w:sz w:val="15"/>
          <w:szCs w:val="15"/>
          <w14:ligatures w14:val="none"/>
        </w:rPr>
        <w:t>sosa:Property</w:t>
      </w:r>
    </w:p>
    <w:p w14:paraId="619811F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http://www.w3.org/ns/sosa/Property </w:t>
      </w:r>
    </w:p>
    <w:p w14:paraId="21F60BD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Class</w:t>
      </w:r>
      <w:r w:rsidRPr="008D2809">
        <w:rPr>
          <w:rFonts w:ascii="Times New Roman" w:eastAsia="Times New Roman" w:hAnsi="Times New Roman" w:cs="Times New Roman"/>
          <w:kern w:val="0"/>
          <w14:ligatures w14:val="none"/>
        </w:rPr>
        <w:t xml:space="preserve"> </w:t>
      </w:r>
    </w:p>
    <w:p w14:paraId="7731328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356BABA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2017 edition defined ActuatableProperty and ObservableProperty. Those specializations of Property are deprecated in this 2023 edition. </w:t>
      </w:r>
      <w:hyperlink r:id="rId878"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should be used instead. </w:t>
      </w:r>
    </w:p>
    <w:p w14:paraId="7EA4D40C" w14:textId="6D37E878"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Property</w:t>
      </w:r>
      <w:r w:rsidRPr="008D2809">
        <w:rPr>
          <w:rFonts w:ascii="Times New Roman" w:eastAsia="Times New Roman" w:hAnsi="Times New Roman" w:cs="Times New Roman"/>
          <w:kern w:val="0"/>
          <w14:ligatures w14:val="none"/>
        </w:rPr>
        <w:t xml:space="preserve"> — identifiable quality of features of interest that can be observed or acted upon</w:t>
      </w:r>
      <w:ins w:id="120" w:author="Carl Reed" w:date="2026-08-24T12:53:00Z" w16du:dateUtc="2026-08-24T18:53:00Z">
        <w:r w:rsidR="003943D8">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1467BAE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 property can apply to different features of interest. </w:t>
      </w:r>
    </w:p>
    <w:p w14:paraId="6A7A3B8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6E49D34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 model for the description of observable and actuatable Properties is outside the scope of the SSN Ontology. See </w:t>
      </w:r>
      <w:hyperlink r:id="rId879" w:anchor="ModelPropertyDefinition" w:history="1">
        <w:r w:rsidRPr="008D2809">
          <w:rPr>
            <w:rFonts w:ascii="Times New Roman" w:eastAsia="Times New Roman" w:hAnsi="Times New Roman" w:cs="Times New Roman"/>
            <w:color w:val="0000FF"/>
            <w:kern w:val="0"/>
            <w:u w:val="single"/>
            <w14:ligatures w14:val="none"/>
          </w:rPr>
          <w:t>Property definitions</w:t>
        </w:r>
      </w:hyperlink>
      <w:r w:rsidRPr="008D2809">
        <w:rPr>
          <w:rFonts w:ascii="Times New Roman" w:eastAsia="Times New Roman" w:hAnsi="Times New Roman" w:cs="Times New Roman"/>
          <w:kern w:val="0"/>
          <w14:ligatures w14:val="none"/>
        </w:rPr>
        <w:t xml:space="preserve"> for links to some external resources that address this, and to some catalogues and code lists whose members may be used as instances of </w:t>
      </w:r>
      <w:hyperlink r:id="rId880"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w:t>
      </w:r>
    </w:p>
    <w:p w14:paraId="213B179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Example</w:t>
      </w:r>
    </w:p>
    <w:p w14:paraId="73050319"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Cars (a feature type) have a property "colour" </w:t>
      </w:r>
      <w:r w:rsidRPr="008D2809">
        <w:rPr>
          <w:rFonts w:ascii="Times New Roman" w:eastAsia="Times New Roman" w:hAnsi="Times New Roman" w:cs="Times New Roman"/>
          <w:kern w:val="0"/>
          <w14:ligatures w14:val="none"/>
        </w:rPr>
        <w:br/>
        <w:t xml:space="preserve">Windows have a property "open state". </w:t>
      </w:r>
    </w:p>
    <w:p w14:paraId="2254D0F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Restrictions in SSN</w:t>
      </w:r>
    </w:p>
    <w:p w14:paraId="2AE16960"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881" w:anchor="dfn-sosa-hasprocedure" w:history="1">
        <w:r w:rsidRPr="008D2809">
          <w:rPr>
            <w:rFonts w:ascii="Times New Roman" w:eastAsia="Times New Roman" w:hAnsi="Times New Roman" w:cs="Times New Roman"/>
            <w:color w:val="0000FF"/>
            <w:kern w:val="0"/>
            <w:u w:val="single"/>
            <w14:ligatures w14:val="none"/>
          </w:rPr>
          <w:t>sosa:hasProcedure</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882" w:anchor="dfn-sosa-procedure" w:history="1">
        <w:r w:rsidRPr="008D2809">
          <w:rPr>
            <w:rFonts w:ascii="Times New Roman" w:eastAsia="Times New Roman" w:hAnsi="Times New Roman" w:cs="Times New Roman"/>
            <w:color w:val="0000FF"/>
            <w:kern w:val="0"/>
            <w:u w:val="single"/>
            <w14:ligatures w14:val="none"/>
          </w:rPr>
          <w:t>sosa:Procedure</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883" w:anchor="dfn-sosa-ispropertyof" w:history="1">
        <w:r w:rsidRPr="008D2809">
          <w:rPr>
            <w:rFonts w:ascii="Times New Roman" w:eastAsia="Times New Roman" w:hAnsi="Times New Roman" w:cs="Times New Roman"/>
            <w:color w:val="0000FF"/>
            <w:kern w:val="0"/>
            <w:u w:val="single"/>
            <w14:ligatures w14:val="none"/>
          </w:rPr>
          <w:t>sosa:isPropertyOf</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884"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885" w:anchor="dfn-sosa-isactedonby" w:history="1">
        <w:r w:rsidRPr="008D2809">
          <w:rPr>
            <w:rFonts w:ascii="Times New Roman" w:eastAsia="Times New Roman" w:hAnsi="Times New Roman" w:cs="Times New Roman"/>
            <w:color w:val="0000FF"/>
            <w:kern w:val="0"/>
            <w:u w:val="single"/>
            <w14:ligatures w14:val="none"/>
          </w:rPr>
          <w:t>sosa:isActedOnBy</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886" w:anchor="dfn-sosa-actuator" w:history="1">
        <w:r w:rsidRPr="008D2809">
          <w:rPr>
            <w:rFonts w:ascii="Times New Roman" w:eastAsia="Times New Roman" w:hAnsi="Times New Roman" w:cs="Times New Roman"/>
            <w:color w:val="0000FF"/>
            <w:kern w:val="0"/>
            <w:u w:val="single"/>
            <w14:ligatures w14:val="none"/>
          </w:rPr>
          <w:t>sosa:Actuator</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887" w:anchor="dfn-sosa-wasactedonby" w:history="1">
        <w:r w:rsidRPr="008D2809">
          <w:rPr>
            <w:rFonts w:ascii="Times New Roman" w:eastAsia="Times New Roman" w:hAnsi="Times New Roman" w:cs="Times New Roman"/>
            <w:color w:val="0000FF"/>
            <w:kern w:val="0"/>
            <w:u w:val="single"/>
            <w14:ligatures w14:val="none"/>
          </w:rPr>
          <w:t>sosa:wasActedOnBy</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888" w:anchor="dfn-sosa-actuation" w:history="1">
        <w:r w:rsidRPr="008D2809">
          <w:rPr>
            <w:rFonts w:ascii="Times New Roman" w:eastAsia="Times New Roman" w:hAnsi="Times New Roman" w:cs="Times New Roman"/>
            <w:color w:val="0000FF"/>
            <w:kern w:val="0"/>
            <w:u w:val="single"/>
            <w14:ligatures w14:val="none"/>
          </w:rPr>
          <w:t>sosa:Actuation</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OR</w:t>
      </w:r>
      <w:r w:rsidRPr="008D2809">
        <w:rPr>
          <w:rFonts w:ascii="Times New Roman" w:eastAsia="Times New Roman" w:hAnsi="Times New Roman" w:cs="Times New Roman"/>
          <w:kern w:val="0"/>
          <w14:ligatures w14:val="none"/>
        </w:rPr>
        <w:t xml:space="preserve"> </w:t>
      </w:r>
      <w:hyperlink r:id="rId889" w:anchor="dfn-sosa-actuationcollection" w:history="1">
        <w:r w:rsidRPr="008D2809">
          <w:rPr>
            <w:rFonts w:ascii="Times New Roman" w:eastAsia="Times New Roman" w:hAnsi="Times New Roman" w:cs="Times New Roman"/>
            <w:color w:val="0000FF"/>
            <w:kern w:val="0"/>
            <w:u w:val="single"/>
            <w14:ligatures w14:val="none"/>
          </w:rPr>
          <w:t>sosa:ActuationCollection</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890" w:anchor="dfn-sosa-isobservedby" w:history="1">
        <w:r w:rsidRPr="008D2809">
          <w:rPr>
            <w:rFonts w:ascii="Times New Roman" w:eastAsia="Times New Roman" w:hAnsi="Times New Roman" w:cs="Times New Roman"/>
            <w:color w:val="0000FF"/>
            <w:kern w:val="0"/>
            <w:u w:val="single"/>
            <w14:ligatures w14:val="none"/>
          </w:rPr>
          <w:t>sosa:isObservedBy</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891" w:anchor="dfn-sosa-sensor" w:history="1">
        <w:r w:rsidRPr="008D2809">
          <w:rPr>
            <w:rFonts w:ascii="Times New Roman" w:eastAsia="Times New Roman" w:hAnsi="Times New Roman" w:cs="Times New Roman"/>
            <w:color w:val="0000FF"/>
            <w:kern w:val="0"/>
            <w:u w:val="single"/>
            <w14:ligatures w14:val="none"/>
          </w:rPr>
          <w:t>sosa:Sensor</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892" w:anchor="dfn-sosa-wasobservedby" w:history="1">
        <w:r w:rsidRPr="008D2809">
          <w:rPr>
            <w:rFonts w:ascii="Times New Roman" w:eastAsia="Times New Roman" w:hAnsi="Times New Roman" w:cs="Times New Roman"/>
            <w:color w:val="0000FF"/>
            <w:kern w:val="0"/>
            <w:u w:val="single"/>
            <w14:ligatures w14:val="none"/>
          </w:rPr>
          <w:t>sosa:wasObservedBy</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893" w:anchor="dfn-sosa-observation" w:history="1">
        <w:r w:rsidRPr="008D2809">
          <w:rPr>
            <w:rFonts w:ascii="Times New Roman" w:eastAsia="Times New Roman" w:hAnsi="Times New Roman" w:cs="Times New Roman"/>
            <w:color w:val="0000FF"/>
            <w:kern w:val="0"/>
            <w:u w:val="single"/>
            <w14:ligatures w14:val="none"/>
          </w:rPr>
          <w:t>sosa:Observation</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OR</w:t>
      </w:r>
      <w:r w:rsidRPr="008D2809">
        <w:rPr>
          <w:rFonts w:ascii="Times New Roman" w:eastAsia="Times New Roman" w:hAnsi="Times New Roman" w:cs="Times New Roman"/>
          <w:kern w:val="0"/>
          <w14:ligatures w14:val="none"/>
        </w:rPr>
        <w:t xml:space="preserve"> </w:t>
      </w:r>
      <w:hyperlink r:id="rId894" w:anchor="dfn-sosa-observationcollection" w:history="1">
        <w:r w:rsidRPr="008D2809">
          <w:rPr>
            <w:rFonts w:ascii="Times New Roman" w:eastAsia="Times New Roman" w:hAnsi="Times New Roman" w:cs="Times New Roman"/>
            <w:color w:val="0000FF"/>
            <w:kern w:val="0"/>
            <w:u w:val="single"/>
            <w14:ligatures w14:val="none"/>
          </w:rPr>
          <w:t>sosa:ObservationCollection</w:t>
        </w:r>
      </w:hyperlink>
      <w:r w:rsidRPr="008D2809">
        <w:rPr>
          <w:rFonts w:ascii="Times New Roman" w:eastAsia="Times New Roman" w:hAnsi="Times New Roman" w:cs="Times New Roman"/>
          <w:kern w:val="0"/>
          <w14:ligatures w14:val="none"/>
        </w:rPr>
        <w:t xml:space="preserve">) </w:t>
      </w:r>
    </w:p>
    <w:p w14:paraId="249452F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693F34A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895"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38D2E41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896"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897"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0D85643C"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5.3.2.2.3 </w:t>
      </w:r>
      <w:r w:rsidRPr="008D2809">
        <w:rPr>
          <w:rFonts w:ascii="Times New Roman" w:eastAsia="Times New Roman" w:hAnsi="Times New Roman" w:cs="Times New Roman"/>
          <w:b/>
          <w:bCs/>
          <w:i/>
          <w:iCs/>
          <w:kern w:val="0"/>
          <w:sz w:val="15"/>
          <w:szCs w:val="15"/>
          <w14:ligatures w14:val="none"/>
        </w:rPr>
        <w:t>sosa:forProperty</w:t>
      </w:r>
    </w:p>
    <w:p w14:paraId="5162FA6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http://www.w3.org/ns/sosa/forProperty </w:t>
      </w:r>
    </w:p>
    <w:p w14:paraId="5D2D52DA"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2ED064B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lastRenderedPageBreak/>
        <w:t>for property</w:t>
      </w:r>
      <w:r w:rsidRPr="008D2809">
        <w:rPr>
          <w:rFonts w:ascii="Times New Roman" w:eastAsia="Times New Roman" w:hAnsi="Times New Roman" w:cs="Times New Roman"/>
          <w:kern w:val="0"/>
          <w14:ligatures w14:val="none"/>
        </w:rPr>
        <w:t xml:space="preserve"> — relation from some Procedure or System to a Property it acts on or observes </w:t>
      </w:r>
    </w:p>
    <w:p w14:paraId="0BB3989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Example</w:t>
      </w:r>
    </w:p>
    <w:p w14:paraId="03F0CA59"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from a </w:t>
      </w:r>
      <w:hyperlink r:id="rId898" w:anchor="SOSASensor" w:history="1">
        <w:r w:rsidRPr="008D2809">
          <w:rPr>
            <w:rFonts w:ascii="Times New Roman" w:eastAsia="Times New Roman" w:hAnsi="Times New Roman" w:cs="Times New Roman"/>
            <w:color w:val="0000FF"/>
            <w:kern w:val="0"/>
            <w:u w:val="single"/>
            <w14:ligatures w14:val="none"/>
          </w:rPr>
          <w:t>Sensor</w:t>
        </w:r>
      </w:hyperlink>
      <w:r w:rsidRPr="008D2809">
        <w:rPr>
          <w:rFonts w:ascii="Times New Roman" w:eastAsia="Times New Roman" w:hAnsi="Times New Roman" w:cs="Times New Roman"/>
          <w:kern w:val="0"/>
          <w14:ligatures w14:val="none"/>
        </w:rPr>
        <w:t xml:space="preserve"> to the properties it can observe; </w:t>
      </w:r>
      <w:r w:rsidRPr="008D2809">
        <w:rPr>
          <w:rFonts w:ascii="Times New Roman" w:eastAsia="Times New Roman" w:hAnsi="Times New Roman" w:cs="Times New Roman"/>
          <w:kern w:val="0"/>
          <w14:ligatures w14:val="none"/>
        </w:rPr>
        <w:br/>
        <w:t xml:space="preserve">from an </w:t>
      </w:r>
      <w:hyperlink r:id="rId899" w:anchor="SOSAActuator" w:history="1">
        <w:r w:rsidRPr="008D2809">
          <w:rPr>
            <w:rFonts w:ascii="Times New Roman" w:eastAsia="Times New Roman" w:hAnsi="Times New Roman" w:cs="Times New Roman"/>
            <w:color w:val="0000FF"/>
            <w:kern w:val="0"/>
            <w:u w:val="single"/>
            <w14:ligatures w14:val="none"/>
          </w:rPr>
          <w:t>Actuator</w:t>
        </w:r>
      </w:hyperlink>
      <w:r w:rsidRPr="008D2809">
        <w:rPr>
          <w:rFonts w:ascii="Times New Roman" w:eastAsia="Times New Roman" w:hAnsi="Times New Roman" w:cs="Times New Roman"/>
          <w:kern w:val="0"/>
          <w14:ligatures w14:val="none"/>
        </w:rPr>
        <w:t xml:space="preserve"> to the properties it can act on; </w:t>
      </w:r>
      <w:r w:rsidRPr="008D2809">
        <w:rPr>
          <w:rFonts w:ascii="Times New Roman" w:eastAsia="Times New Roman" w:hAnsi="Times New Roman" w:cs="Times New Roman"/>
          <w:kern w:val="0"/>
          <w14:ligatures w14:val="none"/>
        </w:rPr>
        <w:br/>
        <w:t xml:space="preserve">from a </w:t>
      </w:r>
      <w:hyperlink r:id="rId900" w:anchor="SOSAProcedure" w:history="1">
        <w:r w:rsidRPr="008D2809">
          <w:rPr>
            <w:rFonts w:ascii="Times New Roman" w:eastAsia="Times New Roman" w:hAnsi="Times New Roman" w:cs="Times New Roman"/>
            <w:color w:val="0000FF"/>
            <w:kern w:val="0"/>
            <w:u w:val="single"/>
            <w14:ligatures w14:val="none"/>
          </w:rPr>
          <w:t>Procedure</w:t>
        </w:r>
      </w:hyperlink>
      <w:r w:rsidRPr="008D2809">
        <w:rPr>
          <w:rFonts w:ascii="Times New Roman" w:eastAsia="Times New Roman" w:hAnsi="Times New Roman" w:cs="Times New Roman"/>
          <w:kern w:val="0"/>
          <w14:ligatures w14:val="none"/>
        </w:rPr>
        <w:t xml:space="preserve"> to the properties it can observe or act on. </w:t>
      </w:r>
    </w:p>
    <w:p w14:paraId="478F596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616495AF"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01" w:anchor="dfn-sosa-procedure" w:history="1">
        <w:r w:rsidRPr="008D2809">
          <w:rPr>
            <w:rFonts w:ascii="Times New Roman" w:eastAsia="Times New Roman" w:hAnsi="Times New Roman" w:cs="Times New Roman"/>
            <w:color w:val="0000FF"/>
            <w:kern w:val="0"/>
            <w:u w:val="single"/>
            <w14:ligatures w14:val="none"/>
          </w:rPr>
          <w:t>sosa:Procedure</w:t>
        </w:r>
      </w:hyperlink>
      <w:r w:rsidRPr="008D2809">
        <w:rPr>
          <w:rFonts w:ascii="Times New Roman" w:eastAsia="Times New Roman" w:hAnsi="Times New Roman" w:cs="Times New Roman"/>
          <w:kern w:val="0"/>
          <w14:ligatures w14:val="none"/>
        </w:rPr>
        <w:t xml:space="preserve">, </w:t>
      </w:r>
      <w:hyperlink r:id="rId902" w:anchor="dfn-sosa-system" w:history="1">
        <w:r w:rsidRPr="008D2809">
          <w:rPr>
            <w:rFonts w:ascii="Times New Roman" w:eastAsia="Times New Roman" w:hAnsi="Times New Roman" w:cs="Times New Roman"/>
            <w:color w:val="0000FF"/>
            <w:kern w:val="0"/>
            <w:u w:val="single"/>
            <w14:ligatures w14:val="none"/>
          </w:rPr>
          <w:t>sosa:System</w:t>
        </w:r>
      </w:hyperlink>
      <w:r w:rsidRPr="008D2809">
        <w:rPr>
          <w:rFonts w:ascii="Times New Roman" w:eastAsia="Times New Roman" w:hAnsi="Times New Roman" w:cs="Times New Roman"/>
          <w:kern w:val="0"/>
          <w14:ligatures w14:val="none"/>
        </w:rPr>
        <w:t xml:space="preserve"> </w:t>
      </w:r>
    </w:p>
    <w:p w14:paraId="6ACF444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2C7BFCC4"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03"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w:t>
      </w:r>
    </w:p>
    <w:p w14:paraId="2B9CA71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33C23C66"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04" w:anchor="dfn-sosa-propertyfor" w:history="1">
        <w:r w:rsidRPr="008D2809">
          <w:rPr>
            <w:rFonts w:ascii="Times New Roman" w:eastAsia="Times New Roman" w:hAnsi="Times New Roman" w:cs="Times New Roman"/>
            <w:color w:val="0000FF"/>
            <w:kern w:val="0"/>
            <w:u w:val="single"/>
            <w14:ligatures w14:val="none"/>
          </w:rPr>
          <w:t>sosa:propertyFor</w:t>
        </w:r>
      </w:hyperlink>
      <w:r w:rsidRPr="008D2809">
        <w:rPr>
          <w:rFonts w:ascii="Times New Roman" w:eastAsia="Times New Roman" w:hAnsi="Times New Roman" w:cs="Times New Roman"/>
          <w:kern w:val="0"/>
          <w14:ligatures w14:val="none"/>
        </w:rPr>
        <w:t xml:space="preserve"> </w:t>
      </w:r>
    </w:p>
    <w:p w14:paraId="3D93ED3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6F015BB5"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05"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2228161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906"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907"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76E3E9AF"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5.3.2.2.4 </w:t>
      </w:r>
      <w:r w:rsidRPr="008D2809">
        <w:rPr>
          <w:rFonts w:ascii="Times New Roman" w:eastAsia="Times New Roman" w:hAnsi="Times New Roman" w:cs="Times New Roman"/>
          <w:b/>
          <w:bCs/>
          <w:i/>
          <w:iCs/>
          <w:kern w:val="0"/>
          <w:sz w:val="15"/>
          <w:szCs w:val="15"/>
          <w14:ligatures w14:val="none"/>
        </w:rPr>
        <w:t>sosa:hasProperty</w:t>
      </w:r>
    </w:p>
    <w:p w14:paraId="2088D86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http://www.w3.org/ns/sosa/hasProperty </w:t>
      </w:r>
    </w:p>
    <w:p w14:paraId="3CE2F51C"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69E1F927" w14:textId="6C937D84"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has property</w:t>
      </w:r>
      <w:r w:rsidRPr="008D2809">
        <w:rPr>
          <w:rFonts w:ascii="Times New Roman" w:eastAsia="Times New Roman" w:hAnsi="Times New Roman" w:cs="Times New Roman"/>
          <w:kern w:val="0"/>
          <w14:ligatures w14:val="none"/>
        </w:rPr>
        <w:t xml:space="preserve"> — relation from an entity to a Property of that entity</w:t>
      </w:r>
      <w:ins w:id="121" w:author="Carl Reed" w:date="2026-08-24T13:33:00Z" w16du:dateUtc="2026-08-24T19:33:00Z">
        <w:r w:rsidR="00AF20AB">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1D20400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79455E33"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08"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p>
    <w:p w14:paraId="753BCEE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127E327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09"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w:t>
      </w:r>
    </w:p>
    <w:p w14:paraId="0E61D28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59D61E5E"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10" w:anchor="dfn-sosa-ispropertyof" w:history="1">
        <w:r w:rsidRPr="008D2809">
          <w:rPr>
            <w:rFonts w:ascii="Times New Roman" w:eastAsia="Times New Roman" w:hAnsi="Times New Roman" w:cs="Times New Roman"/>
            <w:color w:val="0000FF"/>
            <w:kern w:val="0"/>
            <w:u w:val="single"/>
            <w14:ligatures w14:val="none"/>
          </w:rPr>
          <w:t>sosa:isPropertyOf</w:t>
        </w:r>
      </w:hyperlink>
      <w:r w:rsidRPr="008D2809">
        <w:rPr>
          <w:rFonts w:ascii="Times New Roman" w:eastAsia="Times New Roman" w:hAnsi="Times New Roman" w:cs="Times New Roman"/>
          <w:kern w:val="0"/>
          <w14:ligatures w14:val="none"/>
        </w:rPr>
        <w:t xml:space="preserve"> </w:t>
      </w:r>
    </w:p>
    <w:p w14:paraId="0657E52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74FDC275"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11"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4619E76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912"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913"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6AD05A93"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5.3.2.2.5 </w:t>
      </w:r>
      <w:r w:rsidRPr="008D2809">
        <w:rPr>
          <w:rFonts w:ascii="Times New Roman" w:eastAsia="Times New Roman" w:hAnsi="Times New Roman" w:cs="Times New Roman"/>
          <w:b/>
          <w:bCs/>
          <w:i/>
          <w:iCs/>
          <w:kern w:val="0"/>
          <w:sz w:val="15"/>
          <w:szCs w:val="15"/>
          <w14:ligatures w14:val="none"/>
        </w:rPr>
        <w:t>sosa:isFeatureOfInterestOf</w:t>
      </w:r>
    </w:p>
    <w:p w14:paraId="562F9DA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http://www.w3.org/ns/sosa/isFeatureOfInterestOf </w:t>
      </w:r>
    </w:p>
    <w:p w14:paraId="7BC0115E"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12672D1A" w14:textId="141F3FE0"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is feature of interest of</w:t>
      </w:r>
      <w:r w:rsidRPr="008D2809">
        <w:rPr>
          <w:rFonts w:ascii="Times New Roman" w:eastAsia="Times New Roman" w:hAnsi="Times New Roman" w:cs="Times New Roman"/>
          <w:kern w:val="0"/>
          <w14:ligatures w14:val="none"/>
        </w:rPr>
        <w:t xml:space="preserve"> — relation from a FeatureOfInterest to an Execution, Execution Collection, or Deployment, operating on </w:t>
      </w:r>
      <w:commentRangeStart w:id="122"/>
      <w:r w:rsidRPr="008D2809">
        <w:rPr>
          <w:rFonts w:ascii="Times New Roman" w:eastAsia="Times New Roman" w:hAnsi="Times New Roman" w:cs="Times New Roman"/>
          <w:kern w:val="0"/>
          <w14:ligatures w14:val="none"/>
        </w:rPr>
        <w:t>it</w:t>
      </w:r>
      <w:commentRangeEnd w:id="122"/>
      <w:r w:rsidR="000F2CF9" w:rsidRPr="008D2809">
        <w:rPr>
          <w:rStyle w:val="CommentReference"/>
          <w:rFonts w:ascii="Times New Roman" w:eastAsia="Times New Roman" w:hAnsi="Times New Roman" w:cs="Times New Roman"/>
          <w:kern w:val="0"/>
          <w:sz w:val="24"/>
          <w:szCs w:val="24"/>
          <w14:ligatures w14:val="none"/>
        </w:rPr>
        <w:commentReference w:id="122"/>
      </w:r>
      <w:r w:rsidRPr="008D2809">
        <w:rPr>
          <w:rFonts w:ascii="Times New Roman" w:eastAsia="Times New Roman" w:hAnsi="Times New Roman" w:cs="Times New Roman"/>
          <w:kern w:val="0"/>
          <w14:ligatures w14:val="none"/>
        </w:rPr>
        <w:t xml:space="preserve"> </w:t>
      </w:r>
      <w:ins w:id="123" w:author="Carl Reed" w:date="2026-08-24T13:34:00Z" w16du:dateUtc="2026-08-24T19:34:00Z">
        <w:r w:rsidR="000F2CF9">
          <w:rPr>
            <w:rFonts w:ascii="Times New Roman" w:eastAsia="Times New Roman" w:hAnsi="Times New Roman" w:cs="Times New Roman"/>
            <w:kern w:val="0"/>
            <w14:ligatures w14:val="none"/>
          </w:rPr>
          <w:t>.</w:t>
        </w:r>
      </w:ins>
    </w:p>
    <w:p w14:paraId="1B39EBEE"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i.e., to an Observation about it, to an Actuation acting on it, to an act of Sampling that sampled it, or to a Deployment for which it is the subject. </w:t>
      </w:r>
    </w:p>
    <w:p w14:paraId="181CC6C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2301A3EB"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14"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p>
    <w:p w14:paraId="10FA44F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6C3576D9"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15" w:anchor="dfn-sosa-deployment" w:history="1">
        <w:r w:rsidRPr="008D2809">
          <w:rPr>
            <w:rFonts w:ascii="Times New Roman" w:eastAsia="Times New Roman" w:hAnsi="Times New Roman" w:cs="Times New Roman"/>
            <w:color w:val="0000FF"/>
            <w:kern w:val="0"/>
            <w:u w:val="single"/>
            <w14:ligatures w14:val="none"/>
          </w:rPr>
          <w:t>sosa:Deployment</w:t>
        </w:r>
      </w:hyperlink>
      <w:r w:rsidRPr="008D2809">
        <w:rPr>
          <w:rFonts w:ascii="Times New Roman" w:eastAsia="Times New Roman" w:hAnsi="Times New Roman" w:cs="Times New Roman"/>
          <w:kern w:val="0"/>
          <w14:ligatures w14:val="none"/>
        </w:rPr>
        <w:t xml:space="preserve">, </w:t>
      </w:r>
      <w:hyperlink r:id="rId916"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w:t>
      </w:r>
      <w:hyperlink r:id="rId917" w:anchor="dfn-sosa-executioncollection" w:history="1">
        <w:r w:rsidRPr="008D2809">
          <w:rPr>
            <w:rFonts w:ascii="Times New Roman" w:eastAsia="Times New Roman" w:hAnsi="Times New Roman" w:cs="Times New Roman"/>
            <w:color w:val="0000FF"/>
            <w:kern w:val="0"/>
            <w:u w:val="single"/>
            <w14:ligatures w14:val="none"/>
          </w:rPr>
          <w:t>sosa:ExecutionCollection</w:t>
        </w:r>
      </w:hyperlink>
      <w:r w:rsidRPr="008D2809">
        <w:rPr>
          <w:rFonts w:ascii="Times New Roman" w:eastAsia="Times New Roman" w:hAnsi="Times New Roman" w:cs="Times New Roman"/>
          <w:kern w:val="0"/>
          <w14:ligatures w14:val="none"/>
        </w:rPr>
        <w:t xml:space="preserve"> </w:t>
      </w:r>
    </w:p>
    <w:p w14:paraId="5A1D53F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322B5C16"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18" w:anchor="dfn-sosa-hasfeatureofinterest" w:history="1">
        <w:r w:rsidRPr="008D2809">
          <w:rPr>
            <w:rFonts w:ascii="Times New Roman" w:eastAsia="Times New Roman" w:hAnsi="Times New Roman" w:cs="Times New Roman"/>
            <w:color w:val="0000FF"/>
            <w:kern w:val="0"/>
            <w:u w:val="single"/>
            <w14:ligatures w14:val="none"/>
          </w:rPr>
          <w:t>sosa:hasFeatureOfInterest</w:t>
        </w:r>
      </w:hyperlink>
      <w:r w:rsidRPr="008D2809">
        <w:rPr>
          <w:rFonts w:ascii="Times New Roman" w:eastAsia="Times New Roman" w:hAnsi="Times New Roman" w:cs="Times New Roman"/>
          <w:kern w:val="0"/>
          <w14:ligatures w14:val="none"/>
        </w:rPr>
        <w:t xml:space="preserve"> </w:t>
      </w:r>
    </w:p>
    <w:p w14:paraId="44788FA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602C0DCD"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19"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151A4F4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920"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921"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2D6066E2"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5.3.2.2.6 </w:t>
      </w:r>
      <w:r w:rsidRPr="008D2809">
        <w:rPr>
          <w:rFonts w:ascii="Times New Roman" w:eastAsia="Times New Roman" w:hAnsi="Times New Roman" w:cs="Times New Roman"/>
          <w:b/>
          <w:bCs/>
          <w:i/>
          <w:iCs/>
          <w:kern w:val="0"/>
          <w:sz w:val="15"/>
          <w:szCs w:val="15"/>
          <w14:ligatures w14:val="none"/>
        </w:rPr>
        <w:t>sosa:isPropertyOf</w:t>
      </w:r>
    </w:p>
    <w:p w14:paraId="6657AAE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http://www.w3.org/ns/sosa/isPropertyOf </w:t>
      </w:r>
    </w:p>
    <w:p w14:paraId="4C43CEE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60659191" w14:textId="2E32BCA1"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is property of</w:t>
      </w:r>
      <w:r w:rsidRPr="008D2809">
        <w:rPr>
          <w:rFonts w:ascii="Times New Roman" w:eastAsia="Times New Roman" w:hAnsi="Times New Roman" w:cs="Times New Roman"/>
          <w:kern w:val="0"/>
          <w14:ligatures w14:val="none"/>
        </w:rPr>
        <w:t xml:space="preserve"> — relation from a Property to a FeatureOfInterest that it is a quality of </w:t>
      </w:r>
      <w:ins w:id="124" w:author="Carl Reed" w:date="2026-08-24T13:34:00Z" w16du:dateUtc="2026-08-24T19:34:00Z">
        <w:r w:rsidR="000F2CF9">
          <w:rPr>
            <w:rFonts w:ascii="Times New Roman" w:eastAsia="Times New Roman" w:hAnsi="Times New Roman" w:cs="Times New Roman"/>
            <w:kern w:val="0"/>
            <w14:ligatures w14:val="none"/>
          </w:rPr>
          <w:t>.</w:t>
        </w:r>
      </w:ins>
    </w:p>
    <w:p w14:paraId="338E481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74712B3E"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22"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w:t>
      </w:r>
    </w:p>
    <w:p w14:paraId="3494D7E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4D2B3519"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23"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p>
    <w:p w14:paraId="0DA0CFC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6D50F5DD"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24" w:anchor="dfn-sosa-hasproperty" w:history="1">
        <w:r w:rsidRPr="008D2809">
          <w:rPr>
            <w:rFonts w:ascii="Times New Roman" w:eastAsia="Times New Roman" w:hAnsi="Times New Roman" w:cs="Times New Roman"/>
            <w:color w:val="0000FF"/>
            <w:kern w:val="0"/>
            <w:u w:val="single"/>
            <w14:ligatures w14:val="none"/>
          </w:rPr>
          <w:t>sosa:hasProperty</w:t>
        </w:r>
      </w:hyperlink>
      <w:r w:rsidRPr="008D2809">
        <w:rPr>
          <w:rFonts w:ascii="Times New Roman" w:eastAsia="Times New Roman" w:hAnsi="Times New Roman" w:cs="Times New Roman"/>
          <w:kern w:val="0"/>
          <w14:ligatures w14:val="none"/>
        </w:rPr>
        <w:t xml:space="preserve"> </w:t>
      </w:r>
    </w:p>
    <w:p w14:paraId="55F50BE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34D791FD"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25"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4D08594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926"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927"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54568FE6"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5.3.2.2.7 </w:t>
      </w:r>
      <w:r w:rsidRPr="008D2809">
        <w:rPr>
          <w:rFonts w:ascii="Times New Roman" w:eastAsia="Times New Roman" w:hAnsi="Times New Roman" w:cs="Times New Roman"/>
          <w:b/>
          <w:bCs/>
          <w:i/>
          <w:iCs/>
          <w:kern w:val="0"/>
          <w:sz w:val="15"/>
          <w:szCs w:val="15"/>
          <w14:ligatures w14:val="none"/>
        </w:rPr>
        <w:t>sosa:isUltimateFeatureOfInterestOf</w:t>
      </w:r>
    </w:p>
    <w:p w14:paraId="17DB5BD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555F5FE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http://www.w3.org/ns/sosa/isUltimateFeatureOfInterestOf </w:t>
      </w:r>
    </w:p>
    <w:p w14:paraId="46EE48F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3E71890A" w14:textId="6470F11F"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is ultimate feature of interest of</w:t>
      </w:r>
      <w:r w:rsidRPr="008D2809">
        <w:rPr>
          <w:rFonts w:ascii="Times New Roman" w:eastAsia="Times New Roman" w:hAnsi="Times New Roman" w:cs="Times New Roman"/>
          <w:kern w:val="0"/>
          <w14:ligatures w14:val="none"/>
        </w:rPr>
        <w:t xml:space="preserve"> — relation from an ultimate FeatureOfInterest to an Execution, ExecutionCollection, or Deployment, for which it is the ultimate subject</w:t>
      </w:r>
      <w:ins w:id="125" w:author="Carl Reed" w:date="2026-08-24T13:34:00Z" w16du:dateUtc="2026-08-24T19:34:00Z">
        <w:r w:rsidR="00FA3780">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24A31AA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2042403A"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28"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p>
    <w:p w14:paraId="28A6B67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1EB261A0"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29" w:anchor="dfn-sosa-deployment" w:history="1">
        <w:r w:rsidRPr="008D2809">
          <w:rPr>
            <w:rFonts w:ascii="Times New Roman" w:eastAsia="Times New Roman" w:hAnsi="Times New Roman" w:cs="Times New Roman"/>
            <w:color w:val="0000FF"/>
            <w:kern w:val="0"/>
            <w:u w:val="single"/>
            <w14:ligatures w14:val="none"/>
          </w:rPr>
          <w:t>sosa:Deployment</w:t>
        </w:r>
      </w:hyperlink>
      <w:r w:rsidRPr="008D2809">
        <w:rPr>
          <w:rFonts w:ascii="Times New Roman" w:eastAsia="Times New Roman" w:hAnsi="Times New Roman" w:cs="Times New Roman"/>
          <w:kern w:val="0"/>
          <w14:ligatures w14:val="none"/>
        </w:rPr>
        <w:t xml:space="preserve">, </w:t>
      </w:r>
      <w:hyperlink r:id="rId930"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w:t>
      </w:r>
      <w:hyperlink r:id="rId931" w:anchor="dfn-sosa-executioncollection" w:history="1">
        <w:r w:rsidRPr="008D2809">
          <w:rPr>
            <w:rFonts w:ascii="Times New Roman" w:eastAsia="Times New Roman" w:hAnsi="Times New Roman" w:cs="Times New Roman"/>
            <w:color w:val="0000FF"/>
            <w:kern w:val="0"/>
            <w:u w:val="single"/>
            <w14:ligatures w14:val="none"/>
          </w:rPr>
          <w:t>sosa:ExecutionCollection</w:t>
        </w:r>
      </w:hyperlink>
      <w:r w:rsidRPr="008D2809">
        <w:rPr>
          <w:rFonts w:ascii="Times New Roman" w:eastAsia="Times New Roman" w:hAnsi="Times New Roman" w:cs="Times New Roman"/>
          <w:kern w:val="0"/>
          <w14:ligatures w14:val="none"/>
        </w:rPr>
        <w:t xml:space="preserve"> </w:t>
      </w:r>
    </w:p>
    <w:p w14:paraId="3C57F6A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159EB2CC"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32" w:anchor="dfn-sosa-hasultimatefeatureofinterest" w:history="1">
        <w:r w:rsidRPr="008D2809">
          <w:rPr>
            <w:rFonts w:ascii="Times New Roman" w:eastAsia="Times New Roman" w:hAnsi="Times New Roman" w:cs="Times New Roman"/>
            <w:color w:val="0000FF"/>
            <w:kern w:val="0"/>
            <w:u w:val="single"/>
            <w14:ligatures w14:val="none"/>
          </w:rPr>
          <w:t>sosa:hasUltimateFeatureOfInterest</w:t>
        </w:r>
      </w:hyperlink>
      <w:r w:rsidRPr="008D2809">
        <w:rPr>
          <w:rFonts w:ascii="Times New Roman" w:eastAsia="Times New Roman" w:hAnsi="Times New Roman" w:cs="Times New Roman"/>
          <w:kern w:val="0"/>
          <w14:ligatures w14:val="none"/>
        </w:rPr>
        <w:t xml:space="preserve"> </w:t>
      </w:r>
    </w:p>
    <w:p w14:paraId="043E0A3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5B19914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33"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7EE63ED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934"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935"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62055183"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lastRenderedPageBreak/>
        <w:t xml:space="preserve">5.3.2.2.8 </w:t>
      </w:r>
      <w:r w:rsidRPr="008D2809">
        <w:rPr>
          <w:rFonts w:ascii="Times New Roman" w:eastAsia="Times New Roman" w:hAnsi="Times New Roman" w:cs="Times New Roman"/>
          <w:b/>
          <w:bCs/>
          <w:i/>
          <w:iCs/>
          <w:kern w:val="0"/>
          <w:sz w:val="15"/>
          <w:szCs w:val="15"/>
          <w14:ligatures w14:val="none"/>
        </w:rPr>
        <w:t>sosa:propertyFor</w:t>
      </w:r>
    </w:p>
    <w:p w14:paraId="0114EA3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http://www.w3.org/ns/sosa/propertyFor </w:t>
      </w:r>
    </w:p>
    <w:p w14:paraId="1A6A928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05842E9F" w14:textId="2F385911"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property for</w:t>
      </w:r>
      <w:r w:rsidRPr="008D2809">
        <w:rPr>
          <w:rFonts w:ascii="Times New Roman" w:eastAsia="Times New Roman" w:hAnsi="Times New Roman" w:cs="Times New Roman"/>
          <w:kern w:val="0"/>
          <w14:ligatures w14:val="none"/>
        </w:rPr>
        <w:t xml:space="preserve"> — relation from a Property to some Procedure or System that acts on it or observes</w:t>
      </w:r>
      <w:ins w:id="126" w:author="Carl Reed" w:date="2026-08-24T13:34:00Z" w16du:dateUtc="2026-08-24T19:34:00Z">
        <w:r w:rsidR="00FA3780">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it </w:t>
      </w:r>
    </w:p>
    <w:p w14:paraId="3AFD461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2177BF82"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36"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w:t>
      </w:r>
    </w:p>
    <w:p w14:paraId="09FAAED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7112A5C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37" w:anchor="dfn-sosa-procedure" w:history="1">
        <w:r w:rsidRPr="008D2809">
          <w:rPr>
            <w:rFonts w:ascii="Times New Roman" w:eastAsia="Times New Roman" w:hAnsi="Times New Roman" w:cs="Times New Roman"/>
            <w:color w:val="0000FF"/>
            <w:kern w:val="0"/>
            <w:u w:val="single"/>
            <w14:ligatures w14:val="none"/>
          </w:rPr>
          <w:t>sosa:Procedure</w:t>
        </w:r>
      </w:hyperlink>
      <w:r w:rsidRPr="008D2809">
        <w:rPr>
          <w:rFonts w:ascii="Times New Roman" w:eastAsia="Times New Roman" w:hAnsi="Times New Roman" w:cs="Times New Roman"/>
          <w:kern w:val="0"/>
          <w14:ligatures w14:val="none"/>
        </w:rPr>
        <w:t xml:space="preserve">, </w:t>
      </w:r>
      <w:hyperlink r:id="rId938" w:anchor="dfn-sosa-system" w:history="1">
        <w:r w:rsidRPr="008D2809">
          <w:rPr>
            <w:rFonts w:ascii="Times New Roman" w:eastAsia="Times New Roman" w:hAnsi="Times New Roman" w:cs="Times New Roman"/>
            <w:color w:val="0000FF"/>
            <w:kern w:val="0"/>
            <w:u w:val="single"/>
            <w14:ligatures w14:val="none"/>
          </w:rPr>
          <w:t>sosa:System</w:t>
        </w:r>
      </w:hyperlink>
      <w:r w:rsidRPr="008D2809">
        <w:rPr>
          <w:rFonts w:ascii="Times New Roman" w:eastAsia="Times New Roman" w:hAnsi="Times New Roman" w:cs="Times New Roman"/>
          <w:kern w:val="0"/>
          <w14:ligatures w14:val="none"/>
        </w:rPr>
        <w:t xml:space="preserve"> </w:t>
      </w:r>
    </w:p>
    <w:p w14:paraId="736DBEA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54389324"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39" w:anchor="dfn-sosa-forproperty" w:history="1">
        <w:r w:rsidRPr="008D2809">
          <w:rPr>
            <w:rFonts w:ascii="Times New Roman" w:eastAsia="Times New Roman" w:hAnsi="Times New Roman" w:cs="Times New Roman"/>
            <w:color w:val="0000FF"/>
            <w:kern w:val="0"/>
            <w:u w:val="single"/>
            <w14:ligatures w14:val="none"/>
          </w:rPr>
          <w:t>sosa:forProperty</w:t>
        </w:r>
      </w:hyperlink>
      <w:r w:rsidRPr="008D2809">
        <w:rPr>
          <w:rFonts w:ascii="Times New Roman" w:eastAsia="Times New Roman" w:hAnsi="Times New Roman" w:cs="Times New Roman"/>
          <w:kern w:val="0"/>
          <w14:ligatures w14:val="none"/>
        </w:rPr>
        <w:t xml:space="preserve"> </w:t>
      </w:r>
    </w:p>
    <w:p w14:paraId="1971B10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39A066E7"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40"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5998893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941"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942"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4BD46F33"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5.3.3 Procedures</w:t>
      </w:r>
    </w:p>
    <w:p w14:paraId="2FBAD32A"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5.3.3.1 Overview</w:t>
      </w:r>
    </w:p>
    <w:p w14:paraId="2D43D1B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1DD1430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hyperlink r:id="rId943" w:anchor="Fig-Procedure" w:tooltip="Classes and relationships related to procedures Explanation of the notation used in class diagrams." w:history="1">
        <w:r w:rsidRPr="008D2809">
          <w:rPr>
            <w:rFonts w:ascii="Times New Roman" w:eastAsia="Times New Roman" w:hAnsi="Times New Roman" w:cs="Times New Roman"/>
            <w:color w:val="0000FF"/>
            <w:kern w:val="0"/>
            <w:u w:val="single"/>
            <w14:ligatures w14:val="none"/>
          </w:rPr>
          <w:t>Figure 13</w:t>
        </w:r>
      </w:hyperlink>
      <w:r w:rsidRPr="008D2809">
        <w:rPr>
          <w:rFonts w:ascii="Times New Roman" w:eastAsia="Times New Roman" w:hAnsi="Times New Roman" w:cs="Times New Roman"/>
          <w:kern w:val="0"/>
          <w14:ligatures w14:val="none"/>
        </w:rPr>
        <w:t xml:space="preserve"> provides an overview of the classes and properties related to modeling Procedures. </w:t>
      </w:r>
    </w:p>
    <w:p w14:paraId="0006474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944" w:anchor="Fig-Procedure" w:history="1">
        <w:r w:rsidRPr="008D2809">
          <w:rPr>
            <w:rFonts w:ascii="Times New Roman" w:eastAsia="Times New Roman" w:hAnsi="Times New Roman" w:cs="Times New Roman"/>
            <w:color w:val="0000FF"/>
            <w:kern w:val="0"/>
            <w:u w:val="single"/>
            <w14:ligatures w14:val="none"/>
          </w:rPr>
          <w:t>Figure 13</w:t>
        </w:r>
      </w:hyperlink>
      <w:r w:rsidRPr="008D2809">
        <w:rPr>
          <w:rFonts w:ascii="Times New Roman" w:eastAsia="Times New Roman" w:hAnsi="Times New Roman" w:cs="Times New Roman"/>
          <w:kern w:val="0"/>
          <w14:ligatures w14:val="none"/>
        </w:rPr>
        <w:t xml:space="preserve"> Classes and relationships related to procedures </w:t>
      </w:r>
      <w:r w:rsidRPr="008D2809">
        <w:rPr>
          <w:rFonts w:ascii="Times New Roman" w:eastAsia="Times New Roman" w:hAnsi="Times New Roman" w:cs="Times New Roman"/>
          <w:kern w:val="0"/>
          <w14:ligatures w14:val="none"/>
        </w:rPr>
        <w:br/>
      </w:r>
      <w:hyperlink r:id="rId945" w:anchor="Class-diagram" w:history="1">
        <w:r w:rsidRPr="008D2809">
          <w:rPr>
            <w:rFonts w:ascii="Times New Roman" w:eastAsia="Times New Roman" w:hAnsi="Times New Roman" w:cs="Times New Roman"/>
            <w:i/>
            <w:iCs/>
            <w:color w:val="0000FF"/>
            <w:kern w:val="0"/>
            <w:u w:val="single"/>
            <w14:ligatures w14:val="none"/>
          </w:rPr>
          <w:t>Explanation of the notation used in class diagrams</w:t>
        </w:r>
      </w:hyperlink>
      <w:r w:rsidRPr="008D2809">
        <w:rPr>
          <w:rFonts w:ascii="Times New Roman" w:eastAsia="Times New Roman" w:hAnsi="Times New Roman" w:cs="Times New Roman"/>
          <w:kern w:val="0"/>
          <w14:ligatures w14:val="none"/>
        </w:rPr>
        <w:t xml:space="preserve">. </w:t>
      </w:r>
    </w:p>
    <w:p w14:paraId="0BEA3F4D"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5.3.3.2 Specification</w:t>
      </w:r>
    </w:p>
    <w:p w14:paraId="348B16C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This section introduces the following classes and properties:</w:t>
      </w:r>
    </w:p>
    <w:p w14:paraId="56F5EBC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hyperlink r:id="rId946" w:anchor="dfn-sosa-procedure" w:history="1">
        <w:r w:rsidRPr="008D2809">
          <w:rPr>
            <w:rFonts w:ascii="Times New Roman" w:eastAsia="Times New Roman" w:hAnsi="Times New Roman" w:cs="Times New Roman"/>
            <w:color w:val="0000FF"/>
            <w:kern w:val="0"/>
            <w:u w:val="single"/>
            <w14:ligatures w14:val="none"/>
          </w:rPr>
          <w:t>sosa:Procedure</w:t>
        </w:r>
      </w:hyperlink>
      <w:r w:rsidRPr="008D2809">
        <w:rPr>
          <w:rFonts w:ascii="Times New Roman" w:eastAsia="Times New Roman" w:hAnsi="Times New Roman" w:cs="Times New Roman"/>
          <w:kern w:val="0"/>
          <w14:ligatures w14:val="none"/>
        </w:rPr>
        <w:t xml:space="preserve">, </w:t>
      </w:r>
      <w:hyperlink r:id="rId947" w:anchor="dfn-sosa-hasinput" w:history="1">
        <w:r w:rsidRPr="008D2809">
          <w:rPr>
            <w:rFonts w:ascii="Times New Roman" w:eastAsia="Times New Roman" w:hAnsi="Times New Roman" w:cs="Times New Roman"/>
            <w:color w:val="0000FF"/>
            <w:kern w:val="0"/>
            <w:u w:val="single"/>
            <w14:ligatures w14:val="none"/>
          </w:rPr>
          <w:t>sosa:hasInput</w:t>
        </w:r>
      </w:hyperlink>
      <w:r w:rsidRPr="008D2809">
        <w:rPr>
          <w:rFonts w:ascii="Times New Roman" w:eastAsia="Times New Roman" w:hAnsi="Times New Roman" w:cs="Times New Roman"/>
          <w:kern w:val="0"/>
          <w14:ligatures w14:val="none"/>
        </w:rPr>
        <w:t xml:space="preserve">, </w:t>
      </w:r>
      <w:hyperlink r:id="rId948" w:anchor="dfn-sosa-hasoutput" w:history="1">
        <w:r w:rsidRPr="008D2809">
          <w:rPr>
            <w:rFonts w:ascii="Times New Roman" w:eastAsia="Times New Roman" w:hAnsi="Times New Roman" w:cs="Times New Roman"/>
            <w:color w:val="0000FF"/>
            <w:kern w:val="0"/>
            <w:u w:val="single"/>
            <w14:ligatures w14:val="none"/>
          </w:rPr>
          <w:t>sosa:hasOutput</w:t>
        </w:r>
      </w:hyperlink>
      <w:r w:rsidRPr="008D2809">
        <w:rPr>
          <w:rFonts w:ascii="Times New Roman" w:eastAsia="Times New Roman" w:hAnsi="Times New Roman" w:cs="Times New Roman"/>
          <w:kern w:val="0"/>
          <w14:ligatures w14:val="none"/>
        </w:rPr>
        <w:t xml:space="preserve">, </w:t>
      </w:r>
      <w:hyperlink r:id="rId949" w:anchor="dfn-sosa-hasprocedure" w:history="1">
        <w:r w:rsidRPr="008D2809">
          <w:rPr>
            <w:rFonts w:ascii="Times New Roman" w:eastAsia="Times New Roman" w:hAnsi="Times New Roman" w:cs="Times New Roman"/>
            <w:color w:val="0000FF"/>
            <w:kern w:val="0"/>
            <w:u w:val="single"/>
            <w14:ligatures w14:val="none"/>
          </w:rPr>
          <w:t>sosa:hasProcedure</w:t>
        </w:r>
      </w:hyperlink>
      <w:r w:rsidRPr="008D2809">
        <w:rPr>
          <w:rFonts w:ascii="Times New Roman" w:eastAsia="Times New Roman" w:hAnsi="Times New Roman" w:cs="Times New Roman"/>
          <w:kern w:val="0"/>
          <w14:ligatures w14:val="none"/>
        </w:rPr>
        <w:t xml:space="preserve">, </w:t>
      </w:r>
      <w:hyperlink r:id="rId950" w:anchor="dfn-sosa-implementedby" w:history="1">
        <w:r w:rsidRPr="008D2809">
          <w:rPr>
            <w:rFonts w:ascii="Times New Roman" w:eastAsia="Times New Roman" w:hAnsi="Times New Roman" w:cs="Times New Roman"/>
            <w:color w:val="0000FF"/>
            <w:kern w:val="0"/>
            <w:u w:val="single"/>
            <w14:ligatures w14:val="none"/>
          </w:rPr>
          <w:t>sosa:implementedBy</w:t>
        </w:r>
      </w:hyperlink>
      <w:r w:rsidRPr="008D2809">
        <w:rPr>
          <w:rFonts w:ascii="Times New Roman" w:eastAsia="Times New Roman" w:hAnsi="Times New Roman" w:cs="Times New Roman"/>
          <w:kern w:val="0"/>
          <w14:ligatures w14:val="none"/>
        </w:rPr>
        <w:t xml:space="preserve">, </w:t>
      </w:r>
      <w:hyperlink r:id="rId951" w:anchor="dfn-sosa-inputfor" w:history="1">
        <w:r w:rsidRPr="008D2809">
          <w:rPr>
            <w:rFonts w:ascii="Times New Roman" w:eastAsia="Times New Roman" w:hAnsi="Times New Roman" w:cs="Times New Roman"/>
            <w:color w:val="0000FF"/>
            <w:kern w:val="0"/>
            <w:u w:val="single"/>
            <w14:ligatures w14:val="none"/>
          </w:rPr>
          <w:t>sosa:inputFor</w:t>
        </w:r>
      </w:hyperlink>
      <w:r w:rsidRPr="008D2809">
        <w:rPr>
          <w:rFonts w:ascii="Times New Roman" w:eastAsia="Times New Roman" w:hAnsi="Times New Roman" w:cs="Times New Roman"/>
          <w:kern w:val="0"/>
          <w14:ligatures w14:val="none"/>
        </w:rPr>
        <w:t xml:space="preserve">, </w:t>
      </w:r>
      <w:hyperlink r:id="rId952" w:anchor="dfn-sosa-isprocedurefor" w:history="1">
        <w:r w:rsidRPr="008D2809">
          <w:rPr>
            <w:rFonts w:ascii="Times New Roman" w:eastAsia="Times New Roman" w:hAnsi="Times New Roman" w:cs="Times New Roman"/>
            <w:color w:val="0000FF"/>
            <w:kern w:val="0"/>
            <w:u w:val="single"/>
            <w14:ligatures w14:val="none"/>
          </w:rPr>
          <w:t>sosa:isProcedureFor</w:t>
        </w:r>
      </w:hyperlink>
      <w:r w:rsidRPr="008D2809">
        <w:rPr>
          <w:rFonts w:ascii="Times New Roman" w:eastAsia="Times New Roman" w:hAnsi="Times New Roman" w:cs="Times New Roman"/>
          <w:kern w:val="0"/>
          <w14:ligatures w14:val="none"/>
        </w:rPr>
        <w:t xml:space="preserve">, </w:t>
      </w:r>
      <w:hyperlink r:id="rId953" w:anchor="dfn-sosa-outputfor" w:history="1">
        <w:r w:rsidRPr="008D2809">
          <w:rPr>
            <w:rFonts w:ascii="Times New Roman" w:eastAsia="Times New Roman" w:hAnsi="Times New Roman" w:cs="Times New Roman"/>
            <w:color w:val="0000FF"/>
            <w:kern w:val="0"/>
            <w:u w:val="single"/>
            <w14:ligatures w14:val="none"/>
          </w:rPr>
          <w:t>sosa:outputFor</w:t>
        </w:r>
      </w:hyperlink>
      <w:r w:rsidRPr="008D2809">
        <w:rPr>
          <w:rFonts w:ascii="Times New Roman" w:eastAsia="Times New Roman" w:hAnsi="Times New Roman" w:cs="Times New Roman"/>
          <w:kern w:val="0"/>
          <w14:ligatures w14:val="none"/>
        </w:rPr>
        <w:t xml:space="preserve">, </w:t>
      </w:r>
      <w:hyperlink r:id="rId954" w:anchor="dfn-sosa-usedforexecution" w:history="1">
        <w:r w:rsidRPr="008D2809">
          <w:rPr>
            <w:rFonts w:ascii="Times New Roman" w:eastAsia="Times New Roman" w:hAnsi="Times New Roman" w:cs="Times New Roman"/>
            <w:color w:val="0000FF"/>
            <w:kern w:val="0"/>
            <w:u w:val="single"/>
            <w14:ligatures w14:val="none"/>
          </w:rPr>
          <w:t>sosa:usedForExecution</w:t>
        </w:r>
      </w:hyperlink>
      <w:r w:rsidRPr="008D2809">
        <w:rPr>
          <w:rFonts w:ascii="Times New Roman" w:eastAsia="Times New Roman" w:hAnsi="Times New Roman" w:cs="Times New Roman"/>
          <w:kern w:val="0"/>
          <w14:ligatures w14:val="none"/>
        </w:rPr>
        <w:t xml:space="preserve"> </w:t>
      </w:r>
    </w:p>
    <w:p w14:paraId="336372AF"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5.3.3.2.1 </w:t>
      </w:r>
      <w:r w:rsidRPr="008D2809">
        <w:rPr>
          <w:rFonts w:ascii="Times New Roman" w:eastAsia="Times New Roman" w:hAnsi="Times New Roman" w:cs="Times New Roman"/>
          <w:b/>
          <w:bCs/>
          <w:i/>
          <w:iCs/>
          <w:kern w:val="0"/>
          <w:sz w:val="15"/>
          <w:szCs w:val="15"/>
          <w14:ligatures w14:val="none"/>
        </w:rPr>
        <w:t>sosa:Procedure</w:t>
      </w:r>
    </w:p>
    <w:p w14:paraId="0933764C"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http://www.w3.org/ns/sosa/Procedure </w:t>
      </w:r>
    </w:p>
    <w:p w14:paraId="164E097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Class</w:t>
      </w:r>
      <w:r w:rsidRPr="008D2809">
        <w:rPr>
          <w:rFonts w:ascii="Times New Roman" w:eastAsia="Times New Roman" w:hAnsi="Times New Roman" w:cs="Times New Roman"/>
          <w:kern w:val="0"/>
          <w14:ligatures w14:val="none"/>
        </w:rPr>
        <w:t xml:space="preserve"> </w:t>
      </w:r>
    </w:p>
    <w:p w14:paraId="4ACDFB7D" w14:textId="4F3DEA2D"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Procedure</w:t>
      </w:r>
      <w:r w:rsidRPr="008D2809">
        <w:rPr>
          <w:rFonts w:ascii="Times New Roman" w:eastAsia="Times New Roman" w:hAnsi="Times New Roman" w:cs="Times New Roman"/>
          <w:kern w:val="0"/>
          <w14:ligatures w14:val="none"/>
        </w:rPr>
        <w:t xml:space="preserve"> — workflow, protocol, plan, algorithm, program, or computational method specifying how to make an Execution</w:t>
      </w:r>
      <w:ins w:id="127" w:author="Carl Reed" w:date="2026-08-24T13:35:00Z" w16du:dateUtc="2026-08-24T19:35:00Z">
        <w:r w:rsidR="00FA3780">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5B35BB6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 xml:space="preserve">A Procedure is re-usable, and might be applied in many Executions (Actuations, Observations, or Samplings). It explains the steps to be carried out to arrive at reproducible results. </w:t>
      </w:r>
    </w:p>
    <w:p w14:paraId="37636C2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7C3A140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 specific model for the description of execution Procedures is outside the scope of the SSN Ontology. </w:t>
      </w:r>
    </w:p>
    <w:p w14:paraId="5B1F18E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Example</w:t>
      </w:r>
    </w:p>
    <w:p w14:paraId="530C018E"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measured </w:t>
      </w:r>
      <w:r w:rsidRPr="008D2809">
        <w:rPr>
          <w:rFonts w:ascii="Times New Roman" w:eastAsia="Times New Roman" w:hAnsi="Times New Roman" w:cs="Times New Roman"/>
          <w:i/>
          <w:iCs/>
          <w:kern w:val="0"/>
          <w14:ligatures w14:val="none"/>
        </w:rPr>
        <w:t>wind speed</w:t>
      </w:r>
      <w:r w:rsidRPr="008D2809">
        <w:rPr>
          <w:rFonts w:ascii="Times New Roman" w:eastAsia="Times New Roman" w:hAnsi="Times New Roman" w:cs="Times New Roman"/>
          <w:kern w:val="0"/>
          <w14:ligatures w14:val="none"/>
        </w:rPr>
        <w:t xml:space="preserve"> differs depending on the height of the </w:t>
      </w:r>
      <w:hyperlink r:id="rId955" w:anchor="SOSASensor" w:history="1">
        <w:r w:rsidRPr="008D2809">
          <w:rPr>
            <w:rFonts w:ascii="Times New Roman" w:eastAsia="Times New Roman" w:hAnsi="Times New Roman" w:cs="Times New Roman"/>
            <w:color w:val="0000FF"/>
            <w:kern w:val="0"/>
            <w:u w:val="single"/>
            <w14:ligatures w14:val="none"/>
          </w:rPr>
          <w:t>Sensor</w:t>
        </w:r>
      </w:hyperlink>
      <w:r w:rsidRPr="008D2809">
        <w:rPr>
          <w:rFonts w:ascii="Times New Roman" w:eastAsia="Times New Roman" w:hAnsi="Times New Roman" w:cs="Times New Roman"/>
          <w:kern w:val="0"/>
          <w14:ligatures w14:val="none"/>
        </w:rPr>
        <w:t xml:space="preserve"> above the surface, due to friction. For this reason, procedures for measuring wind speed define a standard height for anemometers above ground, typically 10m for meteorological measures and 2m in Agrometeorology. This definition of height, </w:t>
      </w:r>
      <w:hyperlink r:id="rId956" w:anchor="SOSASensor" w:history="1">
        <w:r w:rsidRPr="008D2809">
          <w:rPr>
            <w:rFonts w:ascii="Times New Roman" w:eastAsia="Times New Roman" w:hAnsi="Times New Roman" w:cs="Times New Roman"/>
            <w:color w:val="0000FF"/>
            <w:kern w:val="0"/>
            <w:u w:val="single"/>
            <w14:ligatures w14:val="none"/>
          </w:rPr>
          <w:t>Sensor</w:t>
        </w:r>
      </w:hyperlink>
      <w:r w:rsidRPr="008D2809">
        <w:rPr>
          <w:rFonts w:ascii="Times New Roman" w:eastAsia="Times New Roman" w:hAnsi="Times New Roman" w:cs="Times New Roman"/>
          <w:kern w:val="0"/>
          <w14:ligatures w14:val="none"/>
        </w:rPr>
        <w:t xml:space="preserve"> placement, etc are defined by the </w:t>
      </w:r>
      <w:hyperlink r:id="rId957" w:anchor="SOSAProcedure" w:history="1">
        <w:r w:rsidRPr="008D2809">
          <w:rPr>
            <w:rFonts w:ascii="Times New Roman" w:eastAsia="Times New Roman" w:hAnsi="Times New Roman" w:cs="Times New Roman"/>
            <w:color w:val="0000FF"/>
            <w:kern w:val="0"/>
            <w:u w:val="single"/>
            <w14:ligatures w14:val="none"/>
          </w:rPr>
          <w:t>Procedure</w:t>
        </w:r>
      </w:hyperlink>
      <w:r w:rsidRPr="008D2809">
        <w:rPr>
          <w:rFonts w:ascii="Times New Roman" w:eastAsia="Times New Roman" w:hAnsi="Times New Roman" w:cs="Times New Roman"/>
          <w:kern w:val="0"/>
          <w14:ligatures w14:val="none"/>
        </w:rPr>
        <w:t xml:space="preserve">. </w:t>
      </w:r>
    </w:p>
    <w:p w14:paraId="0EA48D0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Scope Note</w:t>
      </w:r>
    </w:p>
    <w:p w14:paraId="59C3740D"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Procedure generalizes the </w:t>
      </w:r>
      <w:hyperlink r:id="rId958" w:anchor="SOSAActuatingProcedure" w:history="1">
        <w:r w:rsidRPr="008D2809">
          <w:rPr>
            <w:rFonts w:ascii="Times New Roman" w:eastAsia="Times New Roman" w:hAnsi="Times New Roman" w:cs="Times New Roman"/>
            <w:color w:val="0000FF"/>
            <w:kern w:val="0"/>
            <w:u w:val="single"/>
            <w14:ligatures w14:val="none"/>
          </w:rPr>
          <w:t>ActuatingProcedure</w:t>
        </w:r>
      </w:hyperlink>
      <w:r w:rsidRPr="008D2809">
        <w:rPr>
          <w:rFonts w:ascii="Times New Roman" w:eastAsia="Times New Roman" w:hAnsi="Times New Roman" w:cs="Times New Roman"/>
          <w:kern w:val="0"/>
          <w14:ligatures w14:val="none"/>
        </w:rPr>
        <w:t xml:space="preserve">, </w:t>
      </w:r>
      <w:hyperlink r:id="rId959" w:anchor="SOSAObservingProcedure" w:history="1">
        <w:r w:rsidRPr="008D2809">
          <w:rPr>
            <w:rFonts w:ascii="Times New Roman" w:eastAsia="Times New Roman" w:hAnsi="Times New Roman" w:cs="Times New Roman"/>
            <w:color w:val="0000FF"/>
            <w:kern w:val="0"/>
            <w:u w:val="single"/>
            <w14:ligatures w14:val="none"/>
          </w:rPr>
          <w:t>ObservingProcedure</w:t>
        </w:r>
      </w:hyperlink>
      <w:r w:rsidRPr="008D2809">
        <w:rPr>
          <w:rFonts w:ascii="Times New Roman" w:eastAsia="Times New Roman" w:hAnsi="Times New Roman" w:cs="Times New Roman"/>
          <w:kern w:val="0"/>
          <w14:ligatures w14:val="none"/>
        </w:rPr>
        <w:t xml:space="preserve">, and </w:t>
      </w:r>
      <w:hyperlink r:id="rId960" w:anchor="SOSASamplingProcedure" w:history="1">
        <w:r w:rsidRPr="008D2809">
          <w:rPr>
            <w:rFonts w:ascii="Times New Roman" w:eastAsia="Times New Roman" w:hAnsi="Times New Roman" w:cs="Times New Roman"/>
            <w:color w:val="0000FF"/>
            <w:kern w:val="0"/>
            <w:u w:val="single"/>
            <w14:ligatures w14:val="none"/>
          </w:rPr>
          <w:t>SamplingProcedure</w:t>
        </w:r>
      </w:hyperlink>
      <w:r w:rsidRPr="008D2809">
        <w:rPr>
          <w:rFonts w:ascii="Times New Roman" w:eastAsia="Times New Roman" w:hAnsi="Times New Roman" w:cs="Times New Roman"/>
          <w:kern w:val="0"/>
          <w14:ligatures w14:val="none"/>
        </w:rPr>
        <w:t xml:space="preserve"> classes. It is included in the ontology to support the definition of a common pattern for executions and their properties. </w:t>
      </w:r>
    </w:p>
    <w:p w14:paraId="3A47F22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Restrictions in SSN</w:t>
      </w:r>
    </w:p>
    <w:p w14:paraId="7520F344"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61" w:anchor="dfn-sosa-implementedby" w:history="1">
        <w:r w:rsidRPr="008D2809">
          <w:rPr>
            <w:rFonts w:ascii="Times New Roman" w:eastAsia="Times New Roman" w:hAnsi="Times New Roman" w:cs="Times New Roman"/>
            <w:color w:val="0000FF"/>
            <w:kern w:val="0"/>
            <w:u w:val="single"/>
            <w14:ligatures w14:val="none"/>
          </w:rPr>
          <w:t>sosa:implementedBy</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962" w:anchor="dfn-sosa-system" w:history="1">
        <w:r w:rsidRPr="008D2809">
          <w:rPr>
            <w:rFonts w:ascii="Times New Roman" w:eastAsia="Times New Roman" w:hAnsi="Times New Roman" w:cs="Times New Roman"/>
            <w:color w:val="0000FF"/>
            <w:kern w:val="0"/>
            <w:u w:val="single"/>
            <w14:ligatures w14:val="none"/>
          </w:rPr>
          <w:t>sosa:System</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963" w:anchor="dfn-sosa-forproperty" w:history="1">
        <w:r w:rsidRPr="008D2809">
          <w:rPr>
            <w:rFonts w:ascii="Times New Roman" w:eastAsia="Times New Roman" w:hAnsi="Times New Roman" w:cs="Times New Roman"/>
            <w:color w:val="0000FF"/>
            <w:kern w:val="0"/>
            <w:u w:val="single"/>
            <w14:ligatures w14:val="none"/>
          </w:rPr>
          <w:t>sosa:forProperty</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964"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w:t>
      </w:r>
    </w:p>
    <w:p w14:paraId="0C216DA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797802D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65"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0C110EC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966"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967"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056FBB4A"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5.3.3.2.2 </w:t>
      </w:r>
      <w:r w:rsidRPr="008D2809">
        <w:rPr>
          <w:rFonts w:ascii="Times New Roman" w:eastAsia="Times New Roman" w:hAnsi="Times New Roman" w:cs="Times New Roman"/>
          <w:b/>
          <w:bCs/>
          <w:i/>
          <w:iCs/>
          <w:kern w:val="0"/>
          <w:sz w:val="15"/>
          <w:szCs w:val="15"/>
          <w14:ligatures w14:val="none"/>
        </w:rPr>
        <w:t>sosa:hasInput</w:t>
      </w:r>
    </w:p>
    <w:p w14:paraId="2A70A9B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http://www.w3.org/ns/sosa/hasInput </w:t>
      </w:r>
    </w:p>
    <w:p w14:paraId="3F2B0B2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71568EF5" w14:textId="4151DA2D"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has Input</w:t>
      </w:r>
      <w:r w:rsidRPr="008D2809">
        <w:rPr>
          <w:rFonts w:ascii="Times New Roman" w:eastAsia="Times New Roman" w:hAnsi="Times New Roman" w:cs="Times New Roman"/>
          <w:kern w:val="0"/>
          <w14:ligatures w14:val="none"/>
        </w:rPr>
        <w:t xml:space="preserve"> — relation from a Procedure to an input required for its execution</w:t>
      </w:r>
      <w:ins w:id="128" w:author="Carl Reed" w:date="2026-08-24T13:35:00Z" w16du:dateUtc="2026-08-24T19:35:00Z">
        <w:r w:rsidR="00FA3780">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20B7400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311FD2C3"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This property will typically describe the type of the inputs required to execute the Procedure. </w:t>
      </w:r>
    </w:p>
    <w:p w14:paraId="2CE55F9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76916BD6"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An input might be a calibration or conditioning parameter, or the output of a previous procedure within an extended processing chain. </w:t>
      </w:r>
    </w:p>
    <w:p w14:paraId="43E2E93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731A32E7"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68" w:anchor="dfn-sosa-procedure" w:history="1">
        <w:r w:rsidRPr="008D2809">
          <w:rPr>
            <w:rFonts w:ascii="Times New Roman" w:eastAsia="Times New Roman" w:hAnsi="Times New Roman" w:cs="Times New Roman"/>
            <w:color w:val="0000FF"/>
            <w:kern w:val="0"/>
            <w:u w:val="single"/>
            <w14:ligatures w14:val="none"/>
          </w:rPr>
          <w:t>sosa:Procedure</w:t>
        </w:r>
      </w:hyperlink>
      <w:r w:rsidRPr="008D2809">
        <w:rPr>
          <w:rFonts w:ascii="Times New Roman" w:eastAsia="Times New Roman" w:hAnsi="Times New Roman" w:cs="Times New Roman"/>
          <w:kern w:val="0"/>
          <w14:ligatures w14:val="none"/>
        </w:rPr>
        <w:t xml:space="preserve"> </w:t>
      </w:r>
    </w:p>
    <w:p w14:paraId="4F1FCA2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119ABB98"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69" w:anchor="dfn-sosa-inputfor" w:history="1">
        <w:r w:rsidRPr="008D2809">
          <w:rPr>
            <w:rFonts w:ascii="Times New Roman" w:eastAsia="Times New Roman" w:hAnsi="Times New Roman" w:cs="Times New Roman"/>
            <w:color w:val="0000FF"/>
            <w:kern w:val="0"/>
            <w:u w:val="single"/>
            <w14:ligatures w14:val="none"/>
          </w:rPr>
          <w:t>sosa:inputFor</w:t>
        </w:r>
      </w:hyperlink>
      <w:r w:rsidRPr="008D2809">
        <w:rPr>
          <w:rFonts w:ascii="Times New Roman" w:eastAsia="Times New Roman" w:hAnsi="Times New Roman" w:cs="Times New Roman"/>
          <w:kern w:val="0"/>
          <w14:ligatures w14:val="none"/>
        </w:rPr>
        <w:t xml:space="preserve"> </w:t>
      </w:r>
    </w:p>
    <w:p w14:paraId="781B7B0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514AA576"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70"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37BA807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971"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972"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08DE9ACA"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lastRenderedPageBreak/>
        <w:t xml:space="preserve">5.3.3.2.3 </w:t>
      </w:r>
      <w:r w:rsidRPr="008D2809">
        <w:rPr>
          <w:rFonts w:ascii="Times New Roman" w:eastAsia="Times New Roman" w:hAnsi="Times New Roman" w:cs="Times New Roman"/>
          <w:b/>
          <w:bCs/>
          <w:i/>
          <w:iCs/>
          <w:kern w:val="0"/>
          <w:sz w:val="15"/>
          <w:szCs w:val="15"/>
          <w14:ligatures w14:val="none"/>
        </w:rPr>
        <w:t>sosa:hasOutput</w:t>
      </w:r>
    </w:p>
    <w:p w14:paraId="5EE4F72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http://www.w3.org/ns/sosa/hasOutput </w:t>
      </w:r>
    </w:p>
    <w:p w14:paraId="10EA366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043535AE" w14:textId="464D2C98"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has Output</w:t>
      </w:r>
      <w:r w:rsidRPr="008D2809">
        <w:rPr>
          <w:rFonts w:ascii="Times New Roman" w:eastAsia="Times New Roman" w:hAnsi="Times New Roman" w:cs="Times New Roman"/>
          <w:kern w:val="0"/>
          <w14:ligatures w14:val="none"/>
        </w:rPr>
        <w:t xml:space="preserve"> — relation from a Procedure to an output of its execution</w:t>
      </w:r>
      <w:ins w:id="129" w:author="Carl Reed" w:date="2026-08-24T13:35:00Z" w16du:dateUtc="2026-08-24T19:35:00Z">
        <w:r w:rsidR="00FA3780">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0859132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5C4088D2"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This property will typically describe the type of the result from executing the Procedure. </w:t>
      </w:r>
    </w:p>
    <w:p w14:paraId="32CDCF5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1C97D110"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73" w:anchor="dfn-sosa-procedure" w:history="1">
        <w:r w:rsidRPr="008D2809">
          <w:rPr>
            <w:rFonts w:ascii="Times New Roman" w:eastAsia="Times New Roman" w:hAnsi="Times New Roman" w:cs="Times New Roman"/>
            <w:color w:val="0000FF"/>
            <w:kern w:val="0"/>
            <w:u w:val="single"/>
            <w14:ligatures w14:val="none"/>
          </w:rPr>
          <w:t>sosa:Procedure</w:t>
        </w:r>
      </w:hyperlink>
      <w:r w:rsidRPr="008D2809">
        <w:rPr>
          <w:rFonts w:ascii="Times New Roman" w:eastAsia="Times New Roman" w:hAnsi="Times New Roman" w:cs="Times New Roman"/>
          <w:kern w:val="0"/>
          <w14:ligatures w14:val="none"/>
        </w:rPr>
        <w:t xml:space="preserve"> </w:t>
      </w:r>
    </w:p>
    <w:p w14:paraId="073C1CD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282B4FA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74" w:anchor="dfn-sosa-outputfor" w:history="1">
        <w:r w:rsidRPr="008D2809">
          <w:rPr>
            <w:rFonts w:ascii="Times New Roman" w:eastAsia="Times New Roman" w:hAnsi="Times New Roman" w:cs="Times New Roman"/>
            <w:color w:val="0000FF"/>
            <w:kern w:val="0"/>
            <w:u w:val="single"/>
            <w14:ligatures w14:val="none"/>
          </w:rPr>
          <w:t>sosa:outputFor</w:t>
        </w:r>
      </w:hyperlink>
      <w:r w:rsidRPr="008D2809">
        <w:rPr>
          <w:rFonts w:ascii="Times New Roman" w:eastAsia="Times New Roman" w:hAnsi="Times New Roman" w:cs="Times New Roman"/>
          <w:kern w:val="0"/>
          <w14:ligatures w14:val="none"/>
        </w:rPr>
        <w:t xml:space="preserve"> </w:t>
      </w:r>
    </w:p>
    <w:p w14:paraId="209AA01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66FB7813"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75"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583A712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976"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977"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5514CA5A"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5.3.3.2.4 </w:t>
      </w:r>
      <w:r w:rsidRPr="008D2809">
        <w:rPr>
          <w:rFonts w:ascii="Times New Roman" w:eastAsia="Times New Roman" w:hAnsi="Times New Roman" w:cs="Times New Roman"/>
          <w:b/>
          <w:bCs/>
          <w:i/>
          <w:iCs/>
          <w:kern w:val="0"/>
          <w:sz w:val="15"/>
          <w:szCs w:val="15"/>
          <w14:ligatures w14:val="none"/>
        </w:rPr>
        <w:t>sosa:hasProcedure</w:t>
      </w:r>
    </w:p>
    <w:p w14:paraId="19A3B3F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383BD95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http://www.w3.org/ns/sosa/hasProcedure </w:t>
      </w:r>
    </w:p>
    <w:p w14:paraId="6B0D5A1C"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7A46C1E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Warning</w:t>
      </w:r>
    </w:p>
    <w:p w14:paraId="0789C41E" w14:textId="596673EF"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hasProcedure </w:t>
      </w:r>
      <w:ins w:id="130" w:author="Carl Reed" w:date="2026-08-24T11:20:00Z" w16du:dateUtc="2026-08-24T17:20:00Z">
        <w:r w:rsidR="00587C64">
          <w:rPr>
            <w:rFonts w:ascii="Times New Roman" w:eastAsia="Times New Roman" w:hAnsi="Times New Roman" w:cs="Times New Roman"/>
            <w:kern w:val="0"/>
            <w14:ligatures w14:val="none"/>
          </w:rPr>
          <w:t xml:space="preserve">- </w:t>
        </w:r>
      </w:ins>
      <w:r w:rsidRPr="008D2809">
        <w:rPr>
          <w:rFonts w:ascii="Times New Roman" w:eastAsia="Times New Roman" w:hAnsi="Times New Roman" w:cs="Times New Roman"/>
          <w:kern w:val="0"/>
          <w14:ligatures w14:val="none"/>
        </w:rPr>
        <w:t>added in the 2023 Edition. This term is non-normative, pending further implementation experience</w:t>
      </w:r>
      <w:ins w:id="131" w:author="Carl Reed" w:date="2026-08-24T13:35:00Z" w16du:dateUtc="2026-08-24T19:35:00Z">
        <w:r w:rsidR="00FA3780">
          <w:rPr>
            <w:rFonts w:ascii="Times New Roman" w:eastAsia="Times New Roman" w:hAnsi="Times New Roman" w:cs="Times New Roman"/>
            <w:kern w:val="0"/>
            <w14:ligatures w14:val="none"/>
          </w:rPr>
          <w:t>.</w:t>
        </w:r>
      </w:ins>
    </w:p>
    <w:p w14:paraId="4B35567D" w14:textId="09C18D51"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has Procedure</w:t>
      </w:r>
      <w:r w:rsidRPr="008D2809">
        <w:rPr>
          <w:rFonts w:ascii="Times New Roman" w:eastAsia="Times New Roman" w:hAnsi="Times New Roman" w:cs="Times New Roman"/>
          <w:kern w:val="0"/>
          <w14:ligatures w14:val="none"/>
        </w:rPr>
        <w:t xml:space="preserve"> — relation from a Property to a Procedure that can observe or act on </w:t>
      </w:r>
      <w:commentRangeStart w:id="132"/>
      <w:r w:rsidRPr="008D2809">
        <w:rPr>
          <w:rFonts w:ascii="Times New Roman" w:eastAsia="Times New Roman" w:hAnsi="Times New Roman" w:cs="Times New Roman"/>
          <w:kern w:val="0"/>
          <w14:ligatures w14:val="none"/>
        </w:rPr>
        <w:t xml:space="preserve">it </w:t>
      </w:r>
      <w:commentRangeEnd w:id="132"/>
      <w:r w:rsidR="009A5578">
        <w:rPr>
          <w:rStyle w:val="CommentReference"/>
          <w:rFonts w:ascii="Times New Roman" w:eastAsia="Times New Roman" w:hAnsi="Times New Roman" w:cs="Times New Roman"/>
          <w:kern w:val="0"/>
          <w:sz w:val="24"/>
          <w:szCs w:val="24"/>
          <w14:ligatures w14:val="none"/>
        </w:rPr>
        <w:commentReference w:id="132"/>
      </w:r>
      <w:ins w:id="133" w:author="Carl Reed" w:date="2026-08-24T13:35:00Z" w16du:dateUtc="2026-08-24T19:35:00Z">
        <w:r w:rsidR="009A5578">
          <w:rPr>
            <w:rFonts w:ascii="Times New Roman" w:eastAsia="Times New Roman" w:hAnsi="Times New Roman" w:cs="Times New Roman"/>
            <w:kern w:val="0"/>
            <w14:ligatures w14:val="none"/>
          </w:rPr>
          <w:t>.</w:t>
        </w:r>
      </w:ins>
    </w:p>
    <w:p w14:paraId="5843DDF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Subproperty of</w:t>
      </w:r>
    </w:p>
    <w:p w14:paraId="3EA71D6E"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78" w:anchor="dfn-sosa-propertyfor" w:history="1">
        <w:r w:rsidRPr="008D2809">
          <w:rPr>
            <w:rFonts w:ascii="Times New Roman" w:eastAsia="Times New Roman" w:hAnsi="Times New Roman" w:cs="Times New Roman"/>
            <w:color w:val="0000FF"/>
            <w:kern w:val="0"/>
            <w:u w:val="single"/>
            <w14:ligatures w14:val="none"/>
          </w:rPr>
          <w:t>sosa:propertyFor</w:t>
        </w:r>
      </w:hyperlink>
      <w:r w:rsidRPr="008D2809">
        <w:rPr>
          <w:rFonts w:ascii="Times New Roman" w:eastAsia="Times New Roman" w:hAnsi="Times New Roman" w:cs="Times New Roman"/>
          <w:kern w:val="0"/>
          <w14:ligatures w14:val="none"/>
        </w:rPr>
        <w:t xml:space="preserve"> </w:t>
      </w:r>
    </w:p>
    <w:p w14:paraId="2C20D07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01EB28DA"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79"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w:t>
      </w:r>
    </w:p>
    <w:p w14:paraId="358AD3B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29E8E6E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80" w:anchor="dfn-sosa-procedure" w:history="1">
        <w:r w:rsidRPr="008D2809">
          <w:rPr>
            <w:rFonts w:ascii="Times New Roman" w:eastAsia="Times New Roman" w:hAnsi="Times New Roman" w:cs="Times New Roman"/>
            <w:color w:val="0000FF"/>
            <w:kern w:val="0"/>
            <w:u w:val="single"/>
            <w14:ligatures w14:val="none"/>
          </w:rPr>
          <w:t>sosa:Procedure</w:t>
        </w:r>
      </w:hyperlink>
      <w:r w:rsidRPr="008D2809">
        <w:rPr>
          <w:rFonts w:ascii="Times New Roman" w:eastAsia="Times New Roman" w:hAnsi="Times New Roman" w:cs="Times New Roman"/>
          <w:kern w:val="0"/>
          <w14:ligatures w14:val="none"/>
        </w:rPr>
        <w:t xml:space="preserve"> </w:t>
      </w:r>
    </w:p>
    <w:p w14:paraId="66EE169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56E551F5"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81" w:anchor="dfn-sosa-isprocedurefor" w:history="1">
        <w:r w:rsidRPr="008D2809">
          <w:rPr>
            <w:rFonts w:ascii="Times New Roman" w:eastAsia="Times New Roman" w:hAnsi="Times New Roman" w:cs="Times New Roman"/>
            <w:color w:val="0000FF"/>
            <w:kern w:val="0"/>
            <w:u w:val="single"/>
            <w14:ligatures w14:val="none"/>
          </w:rPr>
          <w:t>sosa:isProcedureFor</w:t>
        </w:r>
      </w:hyperlink>
      <w:r w:rsidRPr="008D2809">
        <w:rPr>
          <w:rFonts w:ascii="Times New Roman" w:eastAsia="Times New Roman" w:hAnsi="Times New Roman" w:cs="Times New Roman"/>
          <w:kern w:val="0"/>
          <w14:ligatures w14:val="none"/>
        </w:rPr>
        <w:t xml:space="preserve"> </w:t>
      </w:r>
    </w:p>
    <w:p w14:paraId="3685F93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4CB5E129"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82"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788BAE3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983"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984"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21A88440"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5.3.3.2.5 </w:t>
      </w:r>
      <w:r w:rsidRPr="008D2809">
        <w:rPr>
          <w:rFonts w:ascii="Times New Roman" w:eastAsia="Times New Roman" w:hAnsi="Times New Roman" w:cs="Times New Roman"/>
          <w:b/>
          <w:bCs/>
          <w:i/>
          <w:iCs/>
          <w:kern w:val="0"/>
          <w:sz w:val="15"/>
          <w:szCs w:val="15"/>
          <w14:ligatures w14:val="none"/>
        </w:rPr>
        <w:t>sosa:implementedBy</w:t>
      </w:r>
    </w:p>
    <w:p w14:paraId="58E64B5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lastRenderedPageBreak/>
        <w:t>IRI:</w:t>
      </w:r>
      <w:r w:rsidRPr="008D2809">
        <w:rPr>
          <w:rFonts w:ascii="Times New Roman" w:eastAsia="Times New Roman" w:hAnsi="Times New Roman" w:cs="Times New Roman"/>
          <w:kern w:val="0"/>
          <w14:ligatures w14:val="none"/>
        </w:rPr>
        <w:t xml:space="preserve"> http://www.w3.org/ns/sosa/implementedBy </w:t>
      </w:r>
    </w:p>
    <w:p w14:paraId="15E4218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6BE69C8B" w14:textId="19DE9512"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implemented by</w:t>
      </w:r>
      <w:r w:rsidRPr="008D2809">
        <w:rPr>
          <w:rFonts w:ascii="Times New Roman" w:eastAsia="Times New Roman" w:hAnsi="Times New Roman" w:cs="Times New Roman"/>
          <w:kern w:val="0"/>
          <w14:ligatures w14:val="none"/>
        </w:rPr>
        <w:t xml:space="preserve"> — relation from a Procedure to a System that is capable of executing </w:t>
      </w:r>
      <w:del w:id="134" w:author="Carl Reed" w:date="2026-08-24T13:36:00Z" w16du:dateUtc="2026-08-24T19:36:00Z">
        <w:r w:rsidRPr="008D2809" w:rsidDel="00940BA8">
          <w:rPr>
            <w:rFonts w:ascii="Times New Roman" w:eastAsia="Times New Roman" w:hAnsi="Times New Roman" w:cs="Times New Roman"/>
            <w:kern w:val="0"/>
            <w14:ligatures w14:val="none"/>
          </w:rPr>
          <w:delText xml:space="preserve">it </w:delText>
        </w:r>
      </w:del>
      <w:ins w:id="135" w:author="Carl Reed" w:date="2026-08-24T13:36:00Z" w16du:dateUtc="2026-08-24T19:36:00Z">
        <w:r w:rsidR="00940BA8">
          <w:rPr>
            <w:rFonts w:ascii="Times New Roman" w:eastAsia="Times New Roman" w:hAnsi="Times New Roman" w:cs="Times New Roman"/>
            <w:kern w:val="0"/>
            <w14:ligatures w14:val="none"/>
          </w:rPr>
          <w:t>the Procedure.</w:t>
        </w:r>
        <w:r w:rsidR="00940BA8" w:rsidRPr="008D2809">
          <w:rPr>
            <w:rFonts w:ascii="Times New Roman" w:eastAsia="Times New Roman" w:hAnsi="Times New Roman" w:cs="Times New Roman"/>
            <w:kern w:val="0"/>
            <w14:ligatures w14:val="none"/>
          </w:rPr>
          <w:t xml:space="preserve"> </w:t>
        </w:r>
      </w:ins>
    </w:p>
    <w:p w14:paraId="0910674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5557B08A"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85" w:anchor="dfn-sosa-procedure" w:history="1">
        <w:r w:rsidRPr="008D2809">
          <w:rPr>
            <w:rFonts w:ascii="Times New Roman" w:eastAsia="Times New Roman" w:hAnsi="Times New Roman" w:cs="Times New Roman"/>
            <w:color w:val="0000FF"/>
            <w:kern w:val="0"/>
            <w:u w:val="single"/>
            <w14:ligatures w14:val="none"/>
          </w:rPr>
          <w:t>sosa:Procedure</w:t>
        </w:r>
      </w:hyperlink>
      <w:r w:rsidRPr="008D2809">
        <w:rPr>
          <w:rFonts w:ascii="Times New Roman" w:eastAsia="Times New Roman" w:hAnsi="Times New Roman" w:cs="Times New Roman"/>
          <w:kern w:val="0"/>
          <w14:ligatures w14:val="none"/>
        </w:rPr>
        <w:t xml:space="preserve"> </w:t>
      </w:r>
    </w:p>
    <w:p w14:paraId="201C877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0186625D"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86" w:anchor="dfn-sosa-system" w:history="1">
        <w:r w:rsidRPr="008D2809">
          <w:rPr>
            <w:rFonts w:ascii="Times New Roman" w:eastAsia="Times New Roman" w:hAnsi="Times New Roman" w:cs="Times New Roman"/>
            <w:color w:val="0000FF"/>
            <w:kern w:val="0"/>
            <w:u w:val="single"/>
            <w14:ligatures w14:val="none"/>
          </w:rPr>
          <w:t>sosa:System</w:t>
        </w:r>
      </w:hyperlink>
      <w:r w:rsidRPr="008D2809">
        <w:rPr>
          <w:rFonts w:ascii="Times New Roman" w:eastAsia="Times New Roman" w:hAnsi="Times New Roman" w:cs="Times New Roman"/>
          <w:kern w:val="0"/>
          <w14:ligatures w14:val="none"/>
        </w:rPr>
        <w:t xml:space="preserve"> </w:t>
      </w:r>
    </w:p>
    <w:p w14:paraId="1B7833B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6D65F56F"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87" w:anchor="dfn-sosa-implements" w:history="1">
        <w:r w:rsidRPr="008D2809">
          <w:rPr>
            <w:rFonts w:ascii="Times New Roman" w:eastAsia="Times New Roman" w:hAnsi="Times New Roman" w:cs="Times New Roman"/>
            <w:color w:val="0000FF"/>
            <w:kern w:val="0"/>
            <w:u w:val="single"/>
            <w14:ligatures w14:val="none"/>
          </w:rPr>
          <w:t>sosa:implements</w:t>
        </w:r>
      </w:hyperlink>
      <w:r w:rsidRPr="008D2809">
        <w:rPr>
          <w:rFonts w:ascii="Times New Roman" w:eastAsia="Times New Roman" w:hAnsi="Times New Roman" w:cs="Times New Roman"/>
          <w:kern w:val="0"/>
          <w14:ligatures w14:val="none"/>
        </w:rPr>
        <w:t xml:space="preserve"> </w:t>
      </w:r>
    </w:p>
    <w:p w14:paraId="7B85A0D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50793858"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88"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55735DC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989"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990"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45E0DADB"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5.3.3.2.6 </w:t>
      </w:r>
      <w:r w:rsidRPr="008D2809">
        <w:rPr>
          <w:rFonts w:ascii="Times New Roman" w:eastAsia="Times New Roman" w:hAnsi="Times New Roman" w:cs="Times New Roman"/>
          <w:b/>
          <w:bCs/>
          <w:i/>
          <w:iCs/>
          <w:kern w:val="0"/>
          <w:sz w:val="15"/>
          <w:szCs w:val="15"/>
          <w14:ligatures w14:val="none"/>
        </w:rPr>
        <w:t>sosa:inputFor</w:t>
      </w:r>
    </w:p>
    <w:p w14:paraId="5E38D54E"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455BF1B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http://www.w3.org/ns/sosa/inputFor </w:t>
      </w:r>
    </w:p>
    <w:p w14:paraId="735403C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792168B1" w14:textId="71039ADA"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input for</w:t>
      </w:r>
      <w:r w:rsidRPr="008D2809">
        <w:rPr>
          <w:rFonts w:ascii="Times New Roman" w:eastAsia="Times New Roman" w:hAnsi="Times New Roman" w:cs="Times New Roman"/>
          <w:kern w:val="0"/>
          <w14:ligatures w14:val="none"/>
        </w:rPr>
        <w:t xml:space="preserve"> — relation from an input to a Procedure that uses it in an Execution</w:t>
      </w:r>
      <w:ins w:id="136" w:author="Carl Reed" w:date="2026-08-24T13:36:00Z" w16du:dateUtc="2026-08-24T19:36:00Z">
        <w:r w:rsidR="00940BA8">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11BA3D1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30C79A9D"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91" w:anchor="dfn-sosa-procedure" w:history="1">
        <w:r w:rsidRPr="008D2809">
          <w:rPr>
            <w:rFonts w:ascii="Times New Roman" w:eastAsia="Times New Roman" w:hAnsi="Times New Roman" w:cs="Times New Roman"/>
            <w:color w:val="0000FF"/>
            <w:kern w:val="0"/>
            <w:u w:val="single"/>
            <w14:ligatures w14:val="none"/>
          </w:rPr>
          <w:t>sosa:Procedure</w:t>
        </w:r>
      </w:hyperlink>
      <w:r w:rsidRPr="008D2809">
        <w:rPr>
          <w:rFonts w:ascii="Times New Roman" w:eastAsia="Times New Roman" w:hAnsi="Times New Roman" w:cs="Times New Roman"/>
          <w:kern w:val="0"/>
          <w14:ligatures w14:val="none"/>
        </w:rPr>
        <w:t xml:space="preserve"> </w:t>
      </w:r>
    </w:p>
    <w:p w14:paraId="7483566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6D9646F7"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92" w:anchor="dfn-sosa-hasinput" w:history="1">
        <w:r w:rsidRPr="008D2809">
          <w:rPr>
            <w:rFonts w:ascii="Times New Roman" w:eastAsia="Times New Roman" w:hAnsi="Times New Roman" w:cs="Times New Roman"/>
            <w:color w:val="0000FF"/>
            <w:kern w:val="0"/>
            <w:u w:val="single"/>
            <w14:ligatures w14:val="none"/>
          </w:rPr>
          <w:t>sosa:hasInput</w:t>
        </w:r>
      </w:hyperlink>
      <w:r w:rsidRPr="008D2809">
        <w:rPr>
          <w:rFonts w:ascii="Times New Roman" w:eastAsia="Times New Roman" w:hAnsi="Times New Roman" w:cs="Times New Roman"/>
          <w:kern w:val="0"/>
          <w14:ligatures w14:val="none"/>
        </w:rPr>
        <w:t xml:space="preserve"> </w:t>
      </w:r>
    </w:p>
    <w:p w14:paraId="392D6FB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1F227374"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93"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07B3EBA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994"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995"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1C653114"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5.3.3.2.7 </w:t>
      </w:r>
      <w:r w:rsidRPr="008D2809">
        <w:rPr>
          <w:rFonts w:ascii="Times New Roman" w:eastAsia="Times New Roman" w:hAnsi="Times New Roman" w:cs="Times New Roman"/>
          <w:b/>
          <w:bCs/>
          <w:i/>
          <w:iCs/>
          <w:kern w:val="0"/>
          <w:sz w:val="15"/>
          <w:szCs w:val="15"/>
          <w14:ligatures w14:val="none"/>
        </w:rPr>
        <w:t>sosa:isProcedureFor</w:t>
      </w:r>
    </w:p>
    <w:p w14:paraId="71188EF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5630F37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http://www.w3.org/ns/sosa/isProcedureFor </w:t>
      </w:r>
    </w:p>
    <w:p w14:paraId="2EF816E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7E94A35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Warning</w:t>
      </w:r>
    </w:p>
    <w:p w14:paraId="274B3C9D" w14:textId="62B0C8F5"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isProcedureFor </w:t>
      </w:r>
      <w:ins w:id="137" w:author="Carl Reed" w:date="2026-08-24T11:20:00Z" w16du:dateUtc="2026-08-24T17:20:00Z">
        <w:r w:rsidR="00077F23">
          <w:rPr>
            <w:rFonts w:ascii="Times New Roman" w:eastAsia="Times New Roman" w:hAnsi="Times New Roman" w:cs="Times New Roman"/>
            <w:kern w:val="0"/>
            <w14:ligatures w14:val="none"/>
          </w:rPr>
          <w:t xml:space="preserve">- </w:t>
        </w:r>
      </w:ins>
      <w:r w:rsidRPr="008D2809">
        <w:rPr>
          <w:rFonts w:ascii="Times New Roman" w:eastAsia="Times New Roman" w:hAnsi="Times New Roman" w:cs="Times New Roman"/>
          <w:kern w:val="0"/>
          <w14:ligatures w14:val="none"/>
        </w:rPr>
        <w:t>added in the 2023 Edition. This term is non-normative, pending further implementation experience</w:t>
      </w:r>
      <w:ins w:id="138" w:author="Carl Reed" w:date="2026-08-24T13:36:00Z" w16du:dateUtc="2026-08-24T19:36:00Z">
        <w:r w:rsidR="00940BA8">
          <w:rPr>
            <w:rFonts w:ascii="Times New Roman" w:eastAsia="Times New Roman" w:hAnsi="Times New Roman" w:cs="Times New Roman"/>
            <w:kern w:val="0"/>
            <w14:ligatures w14:val="none"/>
          </w:rPr>
          <w:t>.</w:t>
        </w:r>
      </w:ins>
    </w:p>
    <w:p w14:paraId="0C611E31" w14:textId="667B5772"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lastRenderedPageBreak/>
        <w:t>is Procedure for</w:t>
      </w:r>
      <w:r w:rsidRPr="008D2809">
        <w:rPr>
          <w:rFonts w:ascii="Times New Roman" w:eastAsia="Times New Roman" w:hAnsi="Times New Roman" w:cs="Times New Roman"/>
          <w:kern w:val="0"/>
          <w14:ligatures w14:val="none"/>
        </w:rPr>
        <w:t xml:space="preserve"> — relation from a Procedure to a Property that it can observe or act on</w:t>
      </w:r>
      <w:ins w:id="139" w:author="Carl Reed" w:date="2026-08-24T13:36:00Z" w16du:dateUtc="2026-08-24T19:36:00Z">
        <w:r w:rsidR="00940BA8">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04CFF86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Subproperty of</w:t>
      </w:r>
    </w:p>
    <w:p w14:paraId="3979162E"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96" w:anchor="dfn-sosa-forproperty" w:history="1">
        <w:r w:rsidRPr="008D2809">
          <w:rPr>
            <w:rFonts w:ascii="Times New Roman" w:eastAsia="Times New Roman" w:hAnsi="Times New Roman" w:cs="Times New Roman"/>
            <w:color w:val="0000FF"/>
            <w:kern w:val="0"/>
            <w:u w:val="single"/>
            <w14:ligatures w14:val="none"/>
          </w:rPr>
          <w:t>sosa:forProperty</w:t>
        </w:r>
      </w:hyperlink>
      <w:r w:rsidRPr="008D2809">
        <w:rPr>
          <w:rFonts w:ascii="Times New Roman" w:eastAsia="Times New Roman" w:hAnsi="Times New Roman" w:cs="Times New Roman"/>
          <w:kern w:val="0"/>
          <w14:ligatures w14:val="none"/>
        </w:rPr>
        <w:t xml:space="preserve"> </w:t>
      </w:r>
    </w:p>
    <w:p w14:paraId="7554B43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4D932D40"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97" w:anchor="dfn-sosa-procedure" w:history="1">
        <w:r w:rsidRPr="008D2809">
          <w:rPr>
            <w:rFonts w:ascii="Times New Roman" w:eastAsia="Times New Roman" w:hAnsi="Times New Roman" w:cs="Times New Roman"/>
            <w:color w:val="0000FF"/>
            <w:kern w:val="0"/>
            <w:u w:val="single"/>
            <w14:ligatures w14:val="none"/>
          </w:rPr>
          <w:t>sosa:Procedure</w:t>
        </w:r>
      </w:hyperlink>
      <w:r w:rsidRPr="008D2809">
        <w:rPr>
          <w:rFonts w:ascii="Times New Roman" w:eastAsia="Times New Roman" w:hAnsi="Times New Roman" w:cs="Times New Roman"/>
          <w:kern w:val="0"/>
          <w14:ligatures w14:val="none"/>
        </w:rPr>
        <w:t xml:space="preserve"> </w:t>
      </w:r>
    </w:p>
    <w:p w14:paraId="223BC6C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6A462BB7"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98"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w:t>
      </w:r>
    </w:p>
    <w:p w14:paraId="210800B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4B115D2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999" w:anchor="dfn-sosa-hasprocedure" w:history="1">
        <w:r w:rsidRPr="008D2809">
          <w:rPr>
            <w:rFonts w:ascii="Times New Roman" w:eastAsia="Times New Roman" w:hAnsi="Times New Roman" w:cs="Times New Roman"/>
            <w:color w:val="0000FF"/>
            <w:kern w:val="0"/>
            <w:u w:val="single"/>
            <w14:ligatures w14:val="none"/>
          </w:rPr>
          <w:t>sosa:hasProcedure</w:t>
        </w:r>
      </w:hyperlink>
      <w:r w:rsidRPr="008D2809">
        <w:rPr>
          <w:rFonts w:ascii="Times New Roman" w:eastAsia="Times New Roman" w:hAnsi="Times New Roman" w:cs="Times New Roman"/>
          <w:kern w:val="0"/>
          <w14:ligatures w14:val="none"/>
        </w:rPr>
        <w:t xml:space="preserve"> </w:t>
      </w:r>
    </w:p>
    <w:p w14:paraId="742E883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382D706A"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000"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423E6DD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001"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002"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7008E16A"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5.3.3.2.8 </w:t>
      </w:r>
      <w:r w:rsidRPr="008D2809">
        <w:rPr>
          <w:rFonts w:ascii="Times New Roman" w:eastAsia="Times New Roman" w:hAnsi="Times New Roman" w:cs="Times New Roman"/>
          <w:b/>
          <w:bCs/>
          <w:i/>
          <w:iCs/>
          <w:kern w:val="0"/>
          <w:sz w:val="15"/>
          <w:szCs w:val="15"/>
          <w14:ligatures w14:val="none"/>
        </w:rPr>
        <w:t>sosa:outputFor</w:t>
      </w:r>
    </w:p>
    <w:p w14:paraId="1FBC999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215C257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http://www.w3.org/ns/sosa/outputFor </w:t>
      </w:r>
    </w:p>
    <w:p w14:paraId="6716459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5C79436B" w14:textId="183BD985"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output for</w:t>
      </w:r>
      <w:r w:rsidRPr="008D2809">
        <w:rPr>
          <w:rFonts w:ascii="Times New Roman" w:eastAsia="Times New Roman" w:hAnsi="Times New Roman" w:cs="Times New Roman"/>
          <w:kern w:val="0"/>
          <w14:ligatures w14:val="none"/>
        </w:rPr>
        <w:t xml:space="preserve"> — relation from an output to a Procedure that generates it in an Execution</w:t>
      </w:r>
      <w:ins w:id="140" w:author="Carl Reed" w:date="2026-08-24T13:36:00Z" w16du:dateUtc="2026-08-24T19:36:00Z">
        <w:r w:rsidR="00940BA8">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331C403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5DD8E189"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003" w:anchor="dfn-sosa-procedure" w:history="1">
        <w:r w:rsidRPr="008D2809">
          <w:rPr>
            <w:rFonts w:ascii="Times New Roman" w:eastAsia="Times New Roman" w:hAnsi="Times New Roman" w:cs="Times New Roman"/>
            <w:color w:val="0000FF"/>
            <w:kern w:val="0"/>
            <w:u w:val="single"/>
            <w14:ligatures w14:val="none"/>
          </w:rPr>
          <w:t>sosa:Procedure</w:t>
        </w:r>
      </w:hyperlink>
      <w:r w:rsidRPr="008D2809">
        <w:rPr>
          <w:rFonts w:ascii="Times New Roman" w:eastAsia="Times New Roman" w:hAnsi="Times New Roman" w:cs="Times New Roman"/>
          <w:kern w:val="0"/>
          <w14:ligatures w14:val="none"/>
        </w:rPr>
        <w:t xml:space="preserve"> </w:t>
      </w:r>
    </w:p>
    <w:p w14:paraId="6451374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1AC1CDCC"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004" w:anchor="dfn-sosa-hasoutput" w:history="1">
        <w:r w:rsidRPr="008D2809">
          <w:rPr>
            <w:rFonts w:ascii="Times New Roman" w:eastAsia="Times New Roman" w:hAnsi="Times New Roman" w:cs="Times New Roman"/>
            <w:color w:val="0000FF"/>
            <w:kern w:val="0"/>
            <w:u w:val="single"/>
            <w14:ligatures w14:val="none"/>
          </w:rPr>
          <w:t>sosa:hasOutput</w:t>
        </w:r>
      </w:hyperlink>
      <w:r w:rsidRPr="008D2809">
        <w:rPr>
          <w:rFonts w:ascii="Times New Roman" w:eastAsia="Times New Roman" w:hAnsi="Times New Roman" w:cs="Times New Roman"/>
          <w:kern w:val="0"/>
          <w14:ligatures w14:val="none"/>
        </w:rPr>
        <w:t xml:space="preserve"> </w:t>
      </w:r>
    </w:p>
    <w:p w14:paraId="1800D76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7353C75B"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005"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7013D87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006"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007"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4463D7A5"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5.3.3.2.9 </w:t>
      </w:r>
      <w:r w:rsidRPr="008D2809">
        <w:rPr>
          <w:rFonts w:ascii="Times New Roman" w:eastAsia="Times New Roman" w:hAnsi="Times New Roman" w:cs="Times New Roman"/>
          <w:b/>
          <w:bCs/>
          <w:i/>
          <w:iCs/>
          <w:kern w:val="0"/>
          <w:sz w:val="15"/>
          <w:szCs w:val="15"/>
          <w14:ligatures w14:val="none"/>
        </w:rPr>
        <w:t>sosa:usedForExecution</w:t>
      </w:r>
    </w:p>
    <w:p w14:paraId="4554B85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http://www.w3.org/ns/sosa/usedForExecution </w:t>
      </w:r>
    </w:p>
    <w:p w14:paraId="5E31EFC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3CC861E9" w14:textId="3E6605CF"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used for execution</w:t>
      </w:r>
      <w:r w:rsidRPr="008D2809">
        <w:rPr>
          <w:rFonts w:ascii="Times New Roman" w:eastAsia="Times New Roman" w:hAnsi="Times New Roman" w:cs="Times New Roman"/>
          <w:kern w:val="0"/>
          <w14:ligatures w14:val="none"/>
        </w:rPr>
        <w:t xml:space="preserve"> — relation from a Procedure to an Execution or ExecutionCollection made using </w:t>
      </w:r>
      <w:ins w:id="141" w:author="Carl Reed" w:date="2026-08-24T13:36:00Z" w16du:dateUtc="2026-08-24T19:36:00Z">
        <w:r w:rsidR="00DE1351">
          <w:rPr>
            <w:rFonts w:ascii="Times New Roman" w:eastAsia="Times New Roman" w:hAnsi="Times New Roman" w:cs="Times New Roman"/>
            <w:kern w:val="0"/>
            <w14:ligatures w14:val="none"/>
          </w:rPr>
          <w:t>a Prodecure.</w:t>
        </w:r>
      </w:ins>
      <w:del w:id="142" w:author="Carl Reed" w:date="2026-08-24T13:36:00Z" w16du:dateUtc="2026-08-24T19:36:00Z">
        <w:r w:rsidRPr="008D2809" w:rsidDel="00DE1351">
          <w:rPr>
            <w:rFonts w:ascii="Times New Roman" w:eastAsia="Times New Roman" w:hAnsi="Times New Roman" w:cs="Times New Roman"/>
            <w:kern w:val="0"/>
            <w14:ligatures w14:val="none"/>
          </w:rPr>
          <w:delText>it</w:delText>
        </w:r>
      </w:del>
      <w:r w:rsidRPr="008D2809">
        <w:rPr>
          <w:rFonts w:ascii="Times New Roman" w:eastAsia="Times New Roman" w:hAnsi="Times New Roman" w:cs="Times New Roman"/>
          <w:kern w:val="0"/>
          <w14:ligatures w14:val="none"/>
        </w:rPr>
        <w:t xml:space="preserve"> </w:t>
      </w:r>
    </w:p>
    <w:p w14:paraId="6E60FF7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1A352737"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008" w:anchor="dfn-sosa-procedure" w:history="1">
        <w:r w:rsidRPr="008D2809">
          <w:rPr>
            <w:rFonts w:ascii="Times New Roman" w:eastAsia="Times New Roman" w:hAnsi="Times New Roman" w:cs="Times New Roman"/>
            <w:color w:val="0000FF"/>
            <w:kern w:val="0"/>
            <w:u w:val="single"/>
            <w14:ligatures w14:val="none"/>
          </w:rPr>
          <w:t>sosa:Procedure</w:t>
        </w:r>
      </w:hyperlink>
      <w:r w:rsidRPr="008D2809">
        <w:rPr>
          <w:rFonts w:ascii="Times New Roman" w:eastAsia="Times New Roman" w:hAnsi="Times New Roman" w:cs="Times New Roman"/>
          <w:kern w:val="0"/>
          <w14:ligatures w14:val="none"/>
        </w:rPr>
        <w:t xml:space="preserve"> </w:t>
      </w:r>
    </w:p>
    <w:p w14:paraId="042E184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77658D6A"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009"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w:t>
      </w:r>
      <w:hyperlink r:id="rId1010" w:anchor="dfn-sosa-executioncollection" w:history="1">
        <w:r w:rsidRPr="008D2809">
          <w:rPr>
            <w:rFonts w:ascii="Times New Roman" w:eastAsia="Times New Roman" w:hAnsi="Times New Roman" w:cs="Times New Roman"/>
            <w:color w:val="0000FF"/>
            <w:kern w:val="0"/>
            <w:u w:val="single"/>
            <w14:ligatures w14:val="none"/>
          </w:rPr>
          <w:t>sosa:ExecutionCollection</w:t>
        </w:r>
      </w:hyperlink>
      <w:r w:rsidRPr="008D2809">
        <w:rPr>
          <w:rFonts w:ascii="Times New Roman" w:eastAsia="Times New Roman" w:hAnsi="Times New Roman" w:cs="Times New Roman"/>
          <w:kern w:val="0"/>
          <w14:ligatures w14:val="none"/>
        </w:rPr>
        <w:t xml:space="preserve"> </w:t>
      </w:r>
    </w:p>
    <w:p w14:paraId="0DEF1BD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290CA69B"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011" w:anchor="dfn-sosa-usedprocedure" w:history="1">
        <w:r w:rsidRPr="008D2809">
          <w:rPr>
            <w:rFonts w:ascii="Times New Roman" w:eastAsia="Times New Roman" w:hAnsi="Times New Roman" w:cs="Times New Roman"/>
            <w:color w:val="0000FF"/>
            <w:kern w:val="0"/>
            <w:u w:val="single"/>
            <w14:ligatures w14:val="none"/>
          </w:rPr>
          <w:t>sosa:usedProcedure</w:t>
        </w:r>
      </w:hyperlink>
      <w:r w:rsidRPr="008D2809">
        <w:rPr>
          <w:rFonts w:ascii="Times New Roman" w:eastAsia="Times New Roman" w:hAnsi="Times New Roman" w:cs="Times New Roman"/>
          <w:kern w:val="0"/>
          <w14:ligatures w14:val="none"/>
        </w:rPr>
        <w:t xml:space="preserve"> </w:t>
      </w:r>
    </w:p>
    <w:p w14:paraId="6560606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is Defined By</w:t>
      </w:r>
    </w:p>
    <w:p w14:paraId="3D600074"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012"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26FE273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013"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014"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7F33A1AD"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5.3.4 Execution of Procedures</w:t>
      </w:r>
    </w:p>
    <w:p w14:paraId="7ACE603B"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5.3.4.1 Overview</w:t>
      </w:r>
    </w:p>
    <w:p w14:paraId="5A4EB75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18DC3A7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hyperlink r:id="rId1015" w:anchor="Fig-Execution" w:tooltip="Classes and relationships related to execution of procedures. Note that for each specialized (concrete) Execution type (i.e., Actuation, Observation, Sampling), the matching specialized System and Procedure type shall be used (i.e., Actuator and ActuatingProce" w:history="1">
        <w:r w:rsidRPr="008D2809">
          <w:rPr>
            <w:rFonts w:ascii="Times New Roman" w:eastAsia="Times New Roman" w:hAnsi="Times New Roman" w:cs="Times New Roman"/>
            <w:color w:val="0000FF"/>
            <w:kern w:val="0"/>
            <w:u w:val="single"/>
            <w14:ligatures w14:val="none"/>
          </w:rPr>
          <w:t>Figure 14</w:t>
        </w:r>
      </w:hyperlink>
      <w:r w:rsidRPr="008D2809">
        <w:rPr>
          <w:rFonts w:ascii="Times New Roman" w:eastAsia="Times New Roman" w:hAnsi="Times New Roman" w:cs="Times New Roman"/>
          <w:kern w:val="0"/>
          <w14:ligatures w14:val="none"/>
        </w:rPr>
        <w:t xml:space="preserve"> provides an overview of the classes and properties related to modeling Execution of Procedures. </w:t>
      </w:r>
    </w:p>
    <w:p w14:paraId="53BC4B2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1016" w:anchor="Fig-Execution" w:history="1">
        <w:r w:rsidRPr="008D2809">
          <w:rPr>
            <w:rFonts w:ascii="Times New Roman" w:eastAsia="Times New Roman" w:hAnsi="Times New Roman" w:cs="Times New Roman"/>
            <w:color w:val="0000FF"/>
            <w:kern w:val="0"/>
            <w:u w:val="single"/>
            <w14:ligatures w14:val="none"/>
          </w:rPr>
          <w:t>Figure 14</w:t>
        </w:r>
      </w:hyperlink>
      <w:r w:rsidRPr="008D2809">
        <w:rPr>
          <w:rFonts w:ascii="Times New Roman" w:eastAsia="Times New Roman" w:hAnsi="Times New Roman" w:cs="Times New Roman"/>
          <w:kern w:val="0"/>
          <w14:ligatures w14:val="none"/>
        </w:rPr>
        <w:t xml:space="preserve"> Classes and relationships related to execution of procedures. Note that for each specialized (concrete) Execution type (i.e., Actuation, Observation, Sampling), the matching specialized System and Procedure type shall be used (i.e., Actuator and ActuatingProcedure, Sensor and ObservingProcedure, Sampler and SamplingProcedure, respectively). </w:t>
      </w:r>
      <w:r w:rsidRPr="008D2809">
        <w:rPr>
          <w:rFonts w:ascii="Times New Roman" w:eastAsia="Times New Roman" w:hAnsi="Times New Roman" w:cs="Times New Roman"/>
          <w:kern w:val="0"/>
          <w14:ligatures w14:val="none"/>
        </w:rPr>
        <w:br/>
      </w:r>
      <w:hyperlink r:id="rId1017" w:anchor="Class-diagram" w:history="1">
        <w:r w:rsidRPr="008D2809">
          <w:rPr>
            <w:rFonts w:ascii="Times New Roman" w:eastAsia="Times New Roman" w:hAnsi="Times New Roman" w:cs="Times New Roman"/>
            <w:i/>
            <w:iCs/>
            <w:color w:val="0000FF"/>
            <w:kern w:val="0"/>
            <w:u w:val="single"/>
            <w14:ligatures w14:val="none"/>
          </w:rPr>
          <w:t>Explanation of the notation used in class diagrams</w:t>
        </w:r>
      </w:hyperlink>
      <w:r w:rsidRPr="008D2809">
        <w:rPr>
          <w:rFonts w:ascii="Times New Roman" w:eastAsia="Times New Roman" w:hAnsi="Times New Roman" w:cs="Times New Roman"/>
          <w:kern w:val="0"/>
          <w14:ligatures w14:val="none"/>
        </w:rPr>
        <w:t xml:space="preserve">. </w:t>
      </w:r>
    </w:p>
    <w:p w14:paraId="799C52DC"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5.3.4.2 Specification</w:t>
      </w:r>
    </w:p>
    <w:p w14:paraId="7D23C27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This section introduces the following classes and properties:</w:t>
      </w:r>
    </w:p>
    <w:p w14:paraId="5FE976A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hyperlink r:id="rId1018"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w:t>
      </w:r>
      <w:hyperlink r:id="rId1019" w:anchor="dfn-sosa-executioncollection" w:history="1">
        <w:r w:rsidRPr="008D2809">
          <w:rPr>
            <w:rFonts w:ascii="Times New Roman" w:eastAsia="Times New Roman" w:hAnsi="Times New Roman" w:cs="Times New Roman"/>
            <w:color w:val="0000FF"/>
            <w:kern w:val="0"/>
            <w:u w:val="single"/>
            <w14:ligatures w14:val="none"/>
          </w:rPr>
          <w:t>sosa:ExecutionCollection</w:t>
        </w:r>
      </w:hyperlink>
      <w:r w:rsidRPr="008D2809">
        <w:rPr>
          <w:rFonts w:ascii="Times New Roman" w:eastAsia="Times New Roman" w:hAnsi="Times New Roman" w:cs="Times New Roman"/>
          <w:kern w:val="0"/>
          <w14:ligatures w14:val="none"/>
        </w:rPr>
        <w:t xml:space="preserve">, </w:t>
      </w:r>
      <w:hyperlink r:id="rId1020" w:anchor="dfn-sosa-endtime" w:history="1">
        <w:r w:rsidRPr="008D2809">
          <w:rPr>
            <w:rFonts w:ascii="Times New Roman" w:eastAsia="Times New Roman" w:hAnsi="Times New Roman" w:cs="Times New Roman"/>
            <w:color w:val="0000FF"/>
            <w:kern w:val="0"/>
            <w:u w:val="single"/>
            <w14:ligatures w14:val="none"/>
          </w:rPr>
          <w:t>sosa:endTime</w:t>
        </w:r>
      </w:hyperlink>
      <w:r w:rsidRPr="008D2809">
        <w:rPr>
          <w:rFonts w:ascii="Times New Roman" w:eastAsia="Times New Roman" w:hAnsi="Times New Roman" w:cs="Times New Roman"/>
          <w:kern w:val="0"/>
          <w14:ligatures w14:val="none"/>
        </w:rPr>
        <w:t xml:space="preserve">, </w:t>
      </w:r>
      <w:hyperlink r:id="rId1021" w:anchor="dfn-sosa-hasfeatureofinterest" w:history="1">
        <w:r w:rsidRPr="008D2809">
          <w:rPr>
            <w:rFonts w:ascii="Times New Roman" w:eastAsia="Times New Roman" w:hAnsi="Times New Roman" w:cs="Times New Roman"/>
            <w:color w:val="0000FF"/>
            <w:kern w:val="0"/>
            <w:u w:val="single"/>
            <w14:ligatures w14:val="none"/>
          </w:rPr>
          <w:t>sosa:hasFeatureOfInterest</w:t>
        </w:r>
      </w:hyperlink>
      <w:r w:rsidRPr="008D2809">
        <w:rPr>
          <w:rFonts w:ascii="Times New Roman" w:eastAsia="Times New Roman" w:hAnsi="Times New Roman" w:cs="Times New Roman"/>
          <w:kern w:val="0"/>
          <w14:ligatures w14:val="none"/>
        </w:rPr>
        <w:t xml:space="preserve">, </w:t>
      </w:r>
      <w:hyperlink r:id="rId1022" w:anchor="dfn-sosa-hasinputvalue" w:history="1">
        <w:r w:rsidRPr="008D2809">
          <w:rPr>
            <w:rFonts w:ascii="Times New Roman" w:eastAsia="Times New Roman" w:hAnsi="Times New Roman" w:cs="Times New Roman"/>
            <w:color w:val="0000FF"/>
            <w:kern w:val="0"/>
            <w:u w:val="single"/>
            <w14:ligatures w14:val="none"/>
          </w:rPr>
          <w:t>sosa:hasInputValue</w:t>
        </w:r>
      </w:hyperlink>
      <w:r w:rsidRPr="008D2809">
        <w:rPr>
          <w:rFonts w:ascii="Times New Roman" w:eastAsia="Times New Roman" w:hAnsi="Times New Roman" w:cs="Times New Roman"/>
          <w:kern w:val="0"/>
          <w14:ligatures w14:val="none"/>
        </w:rPr>
        <w:t xml:space="preserve">, </w:t>
      </w:r>
      <w:hyperlink r:id="rId1023" w:anchor="dfn-sosa-hasresult" w:history="1">
        <w:r w:rsidRPr="008D2809">
          <w:rPr>
            <w:rFonts w:ascii="Times New Roman" w:eastAsia="Times New Roman" w:hAnsi="Times New Roman" w:cs="Times New Roman"/>
            <w:color w:val="0000FF"/>
            <w:kern w:val="0"/>
            <w:u w:val="single"/>
            <w14:ligatures w14:val="none"/>
          </w:rPr>
          <w:t>sosa:hasResult</w:t>
        </w:r>
      </w:hyperlink>
      <w:r w:rsidRPr="008D2809">
        <w:rPr>
          <w:rFonts w:ascii="Times New Roman" w:eastAsia="Times New Roman" w:hAnsi="Times New Roman" w:cs="Times New Roman"/>
          <w:kern w:val="0"/>
          <w14:ligatures w14:val="none"/>
        </w:rPr>
        <w:t xml:space="preserve">, </w:t>
      </w:r>
      <w:hyperlink r:id="rId1024" w:anchor="dfn-sosa-hassimpleresult" w:history="1">
        <w:r w:rsidRPr="008D2809">
          <w:rPr>
            <w:rFonts w:ascii="Times New Roman" w:eastAsia="Times New Roman" w:hAnsi="Times New Roman" w:cs="Times New Roman"/>
            <w:color w:val="0000FF"/>
            <w:kern w:val="0"/>
            <w:u w:val="single"/>
            <w14:ligatures w14:val="none"/>
          </w:rPr>
          <w:t>sosa:hasSimpleResult</w:t>
        </w:r>
      </w:hyperlink>
      <w:r w:rsidRPr="008D2809">
        <w:rPr>
          <w:rFonts w:ascii="Times New Roman" w:eastAsia="Times New Roman" w:hAnsi="Times New Roman" w:cs="Times New Roman"/>
          <w:kern w:val="0"/>
          <w14:ligatures w14:val="none"/>
        </w:rPr>
        <w:t xml:space="preserve">, </w:t>
      </w:r>
      <w:hyperlink r:id="rId1025" w:anchor="dfn-sosa-hasultimatefeatureofinterest" w:history="1">
        <w:r w:rsidRPr="008D2809">
          <w:rPr>
            <w:rFonts w:ascii="Times New Roman" w:eastAsia="Times New Roman" w:hAnsi="Times New Roman" w:cs="Times New Roman"/>
            <w:color w:val="0000FF"/>
            <w:kern w:val="0"/>
            <w:u w:val="single"/>
            <w14:ligatures w14:val="none"/>
          </w:rPr>
          <w:t>sosa:hasUltimateFeatureOfInterest</w:t>
        </w:r>
      </w:hyperlink>
      <w:r w:rsidRPr="008D2809">
        <w:rPr>
          <w:rFonts w:ascii="Times New Roman" w:eastAsia="Times New Roman" w:hAnsi="Times New Roman" w:cs="Times New Roman"/>
          <w:kern w:val="0"/>
          <w14:ligatures w14:val="none"/>
        </w:rPr>
        <w:t xml:space="preserve">, </w:t>
      </w:r>
      <w:hyperlink r:id="rId1026" w:anchor="dfn-sosa-inputvalueforexecution" w:history="1">
        <w:r w:rsidRPr="008D2809">
          <w:rPr>
            <w:rFonts w:ascii="Times New Roman" w:eastAsia="Times New Roman" w:hAnsi="Times New Roman" w:cs="Times New Roman"/>
            <w:color w:val="0000FF"/>
            <w:kern w:val="0"/>
            <w:u w:val="single"/>
            <w14:ligatures w14:val="none"/>
          </w:rPr>
          <w:t>sosa:inputValueForExecution</w:t>
        </w:r>
      </w:hyperlink>
      <w:r w:rsidRPr="008D2809">
        <w:rPr>
          <w:rFonts w:ascii="Times New Roman" w:eastAsia="Times New Roman" w:hAnsi="Times New Roman" w:cs="Times New Roman"/>
          <w:kern w:val="0"/>
          <w14:ligatures w14:val="none"/>
        </w:rPr>
        <w:t xml:space="preserve">, </w:t>
      </w:r>
      <w:hyperlink r:id="rId1027" w:anchor="dfn-sosa-isresultof" w:history="1">
        <w:r w:rsidRPr="008D2809">
          <w:rPr>
            <w:rFonts w:ascii="Times New Roman" w:eastAsia="Times New Roman" w:hAnsi="Times New Roman" w:cs="Times New Roman"/>
            <w:color w:val="0000FF"/>
            <w:kern w:val="0"/>
            <w:u w:val="single"/>
            <w14:ligatures w14:val="none"/>
          </w:rPr>
          <w:t>sosa:isResultOf</w:t>
        </w:r>
      </w:hyperlink>
      <w:r w:rsidRPr="008D2809">
        <w:rPr>
          <w:rFonts w:ascii="Times New Roman" w:eastAsia="Times New Roman" w:hAnsi="Times New Roman" w:cs="Times New Roman"/>
          <w:kern w:val="0"/>
          <w14:ligatures w14:val="none"/>
        </w:rPr>
        <w:t xml:space="preserve">, </w:t>
      </w:r>
      <w:hyperlink r:id="rId1028" w:anchor="dfn-sosa-madebysystem" w:history="1">
        <w:r w:rsidRPr="008D2809">
          <w:rPr>
            <w:rFonts w:ascii="Times New Roman" w:eastAsia="Times New Roman" w:hAnsi="Times New Roman" w:cs="Times New Roman"/>
            <w:color w:val="0000FF"/>
            <w:kern w:val="0"/>
            <w:u w:val="single"/>
            <w14:ligatures w14:val="none"/>
          </w:rPr>
          <w:t>sosa:madeBySystem</w:t>
        </w:r>
      </w:hyperlink>
      <w:r w:rsidRPr="008D2809">
        <w:rPr>
          <w:rFonts w:ascii="Times New Roman" w:eastAsia="Times New Roman" w:hAnsi="Times New Roman" w:cs="Times New Roman"/>
          <w:kern w:val="0"/>
          <w14:ligatures w14:val="none"/>
        </w:rPr>
        <w:t xml:space="preserve">, </w:t>
      </w:r>
      <w:hyperlink r:id="rId1029" w:anchor="dfn-sosa-phenomenonoccurred" w:history="1">
        <w:r w:rsidRPr="008D2809">
          <w:rPr>
            <w:rFonts w:ascii="Times New Roman" w:eastAsia="Times New Roman" w:hAnsi="Times New Roman" w:cs="Times New Roman"/>
            <w:color w:val="0000FF"/>
            <w:kern w:val="0"/>
            <w:u w:val="single"/>
            <w14:ligatures w14:val="none"/>
          </w:rPr>
          <w:t>sosa:phenomenonOccurred</w:t>
        </w:r>
      </w:hyperlink>
      <w:r w:rsidRPr="008D2809">
        <w:rPr>
          <w:rFonts w:ascii="Times New Roman" w:eastAsia="Times New Roman" w:hAnsi="Times New Roman" w:cs="Times New Roman"/>
          <w:kern w:val="0"/>
          <w14:ligatures w14:val="none"/>
        </w:rPr>
        <w:t xml:space="preserve">, </w:t>
      </w:r>
      <w:hyperlink r:id="rId1030" w:anchor="dfn-sosa-phenomenontime" w:history="1">
        <w:r w:rsidRPr="008D2809">
          <w:rPr>
            <w:rFonts w:ascii="Times New Roman" w:eastAsia="Times New Roman" w:hAnsi="Times New Roman" w:cs="Times New Roman"/>
            <w:color w:val="0000FF"/>
            <w:kern w:val="0"/>
            <w:u w:val="single"/>
            <w14:ligatures w14:val="none"/>
          </w:rPr>
          <w:t>sosa:phenomenonTime</w:t>
        </w:r>
      </w:hyperlink>
      <w:r w:rsidRPr="008D2809">
        <w:rPr>
          <w:rFonts w:ascii="Times New Roman" w:eastAsia="Times New Roman" w:hAnsi="Times New Roman" w:cs="Times New Roman"/>
          <w:kern w:val="0"/>
          <w14:ligatures w14:val="none"/>
        </w:rPr>
        <w:t xml:space="preserve">, </w:t>
      </w:r>
      <w:hyperlink r:id="rId1031" w:anchor="dfn-sosa-resulttime" w:history="1">
        <w:r w:rsidRPr="008D2809">
          <w:rPr>
            <w:rFonts w:ascii="Times New Roman" w:eastAsia="Times New Roman" w:hAnsi="Times New Roman" w:cs="Times New Roman"/>
            <w:color w:val="0000FF"/>
            <w:kern w:val="0"/>
            <w:u w:val="single"/>
            <w14:ligatures w14:val="none"/>
          </w:rPr>
          <w:t>sosa:resultTime</w:t>
        </w:r>
      </w:hyperlink>
      <w:r w:rsidRPr="008D2809">
        <w:rPr>
          <w:rFonts w:ascii="Times New Roman" w:eastAsia="Times New Roman" w:hAnsi="Times New Roman" w:cs="Times New Roman"/>
          <w:kern w:val="0"/>
          <w14:ligatures w14:val="none"/>
        </w:rPr>
        <w:t xml:space="preserve">, </w:t>
      </w:r>
      <w:hyperlink r:id="rId1032" w:anchor="dfn-sosa-starttime" w:history="1">
        <w:r w:rsidRPr="008D2809">
          <w:rPr>
            <w:rFonts w:ascii="Times New Roman" w:eastAsia="Times New Roman" w:hAnsi="Times New Roman" w:cs="Times New Roman"/>
            <w:color w:val="0000FF"/>
            <w:kern w:val="0"/>
            <w:u w:val="single"/>
            <w14:ligatures w14:val="none"/>
          </w:rPr>
          <w:t>sosa:startTime</w:t>
        </w:r>
      </w:hyperlink>
      <w:r w:rsidRPr="008D2809">
        <w:rPr>
          <w:rFonts w:ascii="Times New Roman" w:eastAsia="Times New Roman" w:hAnsi="Times New Roman" w:cs="Times New Roman"/>
          <w:kern w:val="0"/>
          <w14:ligatures w14:val="none"/>
        </w:rPr>
        <w:t xml:space="preserve">, </w:t>
      </w:r>
      <w:hyperlink r:id="rId1033" w:anchor="dfn-sosa-usedprocedure" w:history="1">
        <w:r w:rsidRPr="008D2809">
          <w:rPr>
            <w:rFonts w:ascii="Times New Roman" w:eastAsia="Times New Roman" w:hAnsi="Times New Roman" w:cs="Times New Roman"/>
            <w:color w:val="0000FF"/>
            <w:kern w:val="0"/>
            <w:u w:val="single"/>
            <w14:ligatures w14:val="none"/>
          </w:rPr>
          <w:t>sosa:usedProcedure</w:t>
        </w:r>
      </w:hyperlink>
      <w:r w:rsidRPr="008D2809">
        <w:rPr>
          <w:rFonts w:ascii="Times New Roman" w:eastAsia="Times New Roman" w:hAnsi="Times New Roman" w:cs="Times New Roman"/>
          <w:kern w:val="0"/>
          <w14:ligatures w14:val="none"/>
        </w:rPr>
        <w:t xml:space="preserve"> </w:t>
      </w:r>
    </w:p>
    <w:p w14:paraId="1A79A988"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5.3.4.2.1 </w:t>
      </w:r>
      <w:r w:rsidRPr="008D2809">
        <w:rPr>
          <w:rFonts w:ascii="Times New Roman" w:eastAsia="Times New Roman" w:hAnsi="Times New Roman" w:cs="Times New Roman"/>
          <w:b/>
          <w:bCs/>
          <w:i/>
          <w:iCs/>
          <w:kern w:val="0"/>
          <w:sz w:val="15"/>
          <w:szCs w:val="15"/>
          <w14:ligatures w14:val="none"/>
        </w:rPr>
        <w:t>sosa:Execution</w:t>
      </w:r>
    </w:p>
    <w:p w14:paraId="4869771C"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http://www.w3.org/ns/sosa/Execution </w:t>
      </w:r>
    </w:p>
    <w:p w14:paraId="110B499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Class</w:t>
      </w:r>
      <w:r w:rsidRPr="008D2809">
        <w:rPr>
          <w:rFonts w:ascii="Times New Roman" w:eastAsia="Times New Roman" w:hAnsi="Times New Roman" w:cs="Times New Roman"/>
          <w:kern w:val="0"/>
          <w14:ligatures w14:val="none"/>
        </w:rPr>
        <w:t xml:space="preserve"> </w:t>
      </w:r>
    </w:p>
    <w:p w14:paraId="7911CB5D" w14:textId="5F7FDD53"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Execution</w:t>
      </w:r>
      <w:r w:rsidRPr="008D2809">
        <w:rPr>
          <w:rFonts w:ascii="Times New Roman" w:eastAsia="Times New Roman" w:hAnsi="Times New Roman" w:cs="Times New Roman"/>
          <w:kern w:val="0"/>
          <w14:ligatures w14:val="none"/>
        </w:rPr>
        <w:t xml:space="preserve"> — act of carrying out a Procedure using a System</w:t>
      </w:r>
      <w:ins w:id="143" w:author="Carl Reed" w:date="2026-08-24T13:36:00Z" w16du:dateUtc="2026-08-24T19:36:00Z">
        <w:r w:rsidR="00DE1351">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3AB3958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167B9DA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different time-properties on a </w:t>
      </w:r>
      <w:hyperlink r:id="rId1034"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support the description of plans, forecasts and predictions as well as descriptions of various historical scenarios. See </w:t>
      </w:r>
      <w:hyperlink r:id="rId1035" w:anchor="ModelTimes" w:history="1">
        <w:r w:rsidRPr="008D2809">
          <w:rPr>
            <w:rFonts w:ascii="Times New Roman" w:eastAsia="Times New Roman" w:hAnsi="Times New Roman" w:cs="Times New Roman"/>
            <w:color w:val="0000FF"/>
            <w:kern w:val="0"/>
            <w:u w:val="single"/>
            <w14:ligatures w14:val="none"/>
          </w:rPr>
          <w:t>Temporal properties</w:t>
        </w:r>
      </w:hyperlink>
      <w:r w:rsidRPr="008D2809">
        <w:rPr>
          <w:rFonts w:ascii="Times New Roman" w:eastAsia="Times New Roman" w:hAnsi="Times New Roman" w:cs="Times New Roman"/>
          <w:kern w:val="0"/>
          <w14:ligatures w14:val="none"/>
        </w:rPr>
        <w:t xml:space="preserve"> for patterns related to these.</w:t>
      </w:r>
    </w:p>
    <w:p w14:paraId="1F5AF79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Scope note</w:t>
      </w:r>
    </w:p>
    <w:p w14:paraId="7FD8337D"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Execution generalizes the </w:t>
      </w:r>
      <w:hyperlink r:id="rId1036" w:anchor="SOSAActuation" w:history="1">
        <w:r w:rsidRPr="008D2809">
          <w:rPr>
            <w:rFonts w:ascii="Times New Roman" w:eastAsia="Times New Roman" w:hAnsi="Times New Roman" w:cs="Times New Roman"/>
            <w:color w:val="0000FF"/>
            <w:kern w:val="0"/>
            <w:u w:val="single"/>
            <w14:ligatures w14:val="none"/>
          </w:rPr>
          <w:t>Actuation</w:t>
        </w:r>
      </w:hyperlink>
      <w:r w:rsidRPr="008D2809">
        <w:rPr>
          <w:rFonts w:ascii="Times New Roman" w:eastAsia="Times New Roman" w:hAnsi="Times New Roman" w:cs="Times New Roman"/>
          <w:kern w:val="0"/>
          <w14:ligatures w14:val="none"/>
        </w:rPr>
        <w:t xml:space="preserve">, </w:t>
      </w:r>
      <w:hyperlink r:id="rId1037" w:anchor="SOSAObservation" w:history="1">
        <w:r w:rsidRPr="008D2809">
          <w:rPr>
            <w:rFonts w:ascii="Times New Roman" w:eastAsia="Times New Roman" w:hAnsi="Times New Roman" w:cs="Times New Roman"/>
            <w:color w:val="0000FF"/>
            <w:kern w:val="0"/>
            <w:u w:val="single"/>
            <w14:ligatures w14:val="none"/>
          </w:rPr>
          <w:t>Observation</w:t>
        </w:r>
      </w:hyperlink>
      <w:r w:rsidRPr="008D2809">
        <w:rPr>
          <w:rFonts w:ascii="Times New Roman" w:eastAsia="Times New Roman" w:hAnsi="Times New Roman" w:cs="Times New Roman"/>
          <w:kern w:val="0"/>
          <w14:ligatures w14:val="none"/>
        </w:rPr>
        <w:t xml:space="preserve">, and </w:t>
      </w:r>
      <w:hyperlink r:id="rId1038" w:anchor="SOSASampling" w:history="1">
        <w:r w:rsidRPr="008D2809">
          <w:rPr>
            <w:rFonts w:ascii="Times New Roman" w:eastAsia="Times New Roman" w:hAnsi="Times New Roman" w:cs="Times New Roman"/>
            <w:color w:val="0000FF"/>
            <w:kern w:val="0"/>
            <w:u w:val="single"/>
            <w14:ligatures w14:val="none"/>
          </w:rPr>
          <w:t>Sampling</w:t>
        </w:r>
      </w:hyperlink>
      <w:r w:rsidRPr="008D2809">
        <w:rPr>
          <w:rFonts w:ascii="Times New Roman" w:eastAsia="Times New Roman" w:hAnsi="Times New Roman" w:cs="Times New Roman"/>
          <w:kern w:val="0"/>
          <w14:ligatures w14:val="none"/>
        </w:rPr>
        <w:t xml:space="preserve"> classes. It is included in the ontology to support the definition of a common pattern for executions and their properties.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kern w:val="0"/>
          <w14:ligatures w14:val="none"/>
        </w:rPr>
        <w:lastRenderedPageBreak/>
        <w:br/>
        <w:t xml:space="preserve">Execution is considered to be abstract. Individual Executions </w:t>
      </w:r>
      <w:r w:rsidRPr="008D2809">
        <w:rPr>
          <w:rFonts w:ascii="Times New Roman" w:eastAsia="Times New Roman" w:hAnsi="Times New Roman" w:cs="Times New Roman"/>
          <w:i/>
          <w:iCs/>
          <w:kern w:val="0"/>
          <w14:ligatures w14:val="none"/>
        </w:rPr>
        <w:t>SHOULD</w:t>
      </w:r>
      <w:r w:rsidRPr="008D2809">
        <w:rPr>
          <w:rFonts w:ascii="Times New Roman" w:eastAsia="Times New Roman" w:hAnsi="Times New Roman" w:cs="Times New Roman"/>
          <w:kern w:val="0"/>
          <w14:ligatures w14:val="none"/>
        </w:rPr>
        <w:t xml:space="preserve"> be typed with one of the (concrete) sub-classes of Execution. </w:t>
      </w:r>
    </w:p>
    <w:p w14:paraId="243C3CF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Restrictions in SSN</w:t>
      </w:r>
    </w:p>
    <w:p w14:paraId="35FCBC68"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039" w:anchor="dfn-sosa-madebysystem" w:history="1">
        <w:r w:rsidRPr="008D2809">
          <w:rPr>
            <w:rFonts w:ascii="Times New Roman" w:eastAsia="Times New Roman" w:hAnsi="Times New Roman" w:cs="Times New Roman"/>
            <w:color w:val="0000FF"/>
            <w:kern w:val="0"/>
            <w:u w:val="single"/>
            <w14:ligatures w14:val="none"/>
          </w:rPr>
          <w:t>sosa:madeBySystem</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040" w:anchor="dfn-sosa-system" w:history="1">
        <w:r w:rsidRPr="008D2809">
          <w:rPr>
            <w:rFonts w:ascii="Times New Roman" w:eastAsia="Times New Roman" w:hAnsi="Times New Roman" w:cs="Times New Roman"/>
            <w:color w:val="0000FF"/>
            <w:kern w:val="0"/>
            <w:u w:val="single"/>
            <w14:ligatures w14:val="none"/>
          </w:rPr>
          <w:t>sosa:System</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041" w:anchor="dfn-sosa-usedprocedure" w:history="1">
        <w:r w:rsidRPr="008D2809">
          <w:rPr>
            <w:rFonts w:ascii="Times New Roman" w:eastAsia="Times New Roman" w:hAnsi="Times New Roman" w:cs="Times New Roman"/>
            <w:color w:val="0000FF"/>
            <w:kern w:val="0"/>
            <w:u w:val="single"/>
            <w14:ligatures w14:val="none"/>
          </w:rPr>
          <w:t>sosa:usedProcedure</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042" w:anchor="dfn-sosa-procedure" w:history="1">
        <w:r w:rsidRPr="008D2809">
          <w:rPr>
            <w:rFonts w:ascii="Times New Roman" w:eastAsia="Times New Roman" w:hAnsi="Times New Roman" w:cs="Times New Roman"/>
            <w:color w:val="0000FF"/>
            <w:kern w:val="0"/>
            <w:u w:val="single"/>
            <w14:ligatures w14:val="none"/>
          </w:rPr>
          <w:t>sosa:Procedure</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043" w:anchor="dfn-sosa-hasfeatureofinterest" w:history="1">
        <w:r w:rsidRPr="008D2809">
          <w:rPr>
            <w:rFonts w:ascii="Times New Roman" w:eastAsia="Times New Roman" w:hAnsi="Times New Roman" w:cs="Times New Roman"/>
            <w:color w:val="0000FF"/>
            <w:kern w:val="0"/>
            <w:u w:val="single"/>
            <w14:ligatures w14:val="none"/>
          </w:rPr>
          <w:t>sosa:hasFeatureOfInterest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SOME</w:t>
      </w:r>
      <w:r w:rsidRPr="008D2809">
        <w:rPr>
          <w:rFonts w:ascii="Times New Roman" w:eastAsia="Times New Roman" w:hAnsi="Times New Roman" w:cs="Times New Roman"/>
          <w:kern w:val="0"/>
          <w14:ligatures w14:val="none"/>
        </w:rPr>
        <w:t xml:space="preserve"> </w:t>
      </w:r>
      <w:hyperlink r:id="rId1044"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045" w:anchor="dfn-sosa-hasfeatureofinterest" w:history="1">
        <w:r w:rsidRPr="008D2809">
          <w:rPr>
            <w:rFonts w:ascii="Times New Roman" w:eastAsia="Times New Roman" w:hAnsi="Times New Roman" w:cs="Times New Roman"/>
            <w:color w:val="0000FF"/>
            <w:kern w:val="0"/>
            <w:u w:val="single"/>
            <w14:ligatures w14:val="none"/>
          </w:rPr>
          <w:t>sosa:hasFeatureOfInterest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046"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047" w:anchor="dfn-sosa-hasultimatefeatureofinterest" w:history="1">
        <w:r w:rsidRPr="008D2809">
          <w:rPr>
            <w:rFonts w:ascii="Times New Roman" w:eastAsia="Times New Roman" w:hAnsi="Times New Roman" w:cs="Times New Roman"/>
            <w:color w:val="0000FF"/>
            <w:kern w:val="0"/>
            <w:u w:val="single"/>
            <w14:ligatures w14:val="none"/>
          </w:rPr>
          <w:t>sosa:hasUltimateFeatureOfInterest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048"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p>
    <w:p w14:paraId="3BD4BD5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6B70B175"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049"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5D54C33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050"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051"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17D1525F"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5.3.4.2.2 </w:t>
      </w:r>
      <w:r w:rsidRPr="008D2809">
        <w:rPr>
          <w:rFonts w:ascii="Times New Roman" w:eastAsia="Times New Roman" w:hAnsi="Times New Roman" w:cs="Times New Roman"/>
          <w:b/>
          <w:bCs/>
          <w:i/>
          <w:iCs/>
          <w:kern w:val="0"/>
          <w:sz w:val="15"/>
          <w:szCs w:val="15"/>
          <w14:ligatures w14:val="none"/>
        </w:rPr>
        <w:t>sosa:ExecutionCollection</w:t>
      </w:r>
    </w:p>
    <w:p w14:paraId="5451CDFE"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61586E0D"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http://www.w3.org/ns/sosa/ExecutionCollection </w:t>
      </w:r>
    </w:p>
    <w:p w14:paraId="1882CE5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Class</w:t>
      </w:r>
      <w:r w:rsidRPr="008D2809">
        <w:rPr>
          <w:rFonts w:ascii="Times New Roman" w:eastAsia="Times New Roman" w:hAnsi="Times New Roman" w:cs="Times New Roman"/>
          <w:kern w:val="0"/>
          <w14:ligatures w14:val="none"/>
        </w:rPr>
        <w:t xml:space="preserve"> </w:t>
      </w:r>
    </w:p>
    <w:p w14:paraId="6D322BAE" w14:textId="5F14D3EF"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Execution Collection</w:t>
      </w:r>
      <w:r w:rsidRPr="008D2809">
        <w:rPr>
          <w:rFonts w:ascii="Times New Roman" w:eastAsia="Times New Roman" w:hAnsi="Times New Roman" w:cs="Times New Roman"/>
          <w:kern w:val="0"/>
          <w14:ligatures w14:val="none"/>
        </w:rPr>
        <w:t xml:space="preserve"> — set of one or more Executions or ExecutionCollections; collections may be nested</w:t>
      </w:r>
      <w:ins w:id="144" w:author="Carl Reed" w:date="2026-08-24T13:37:00Z" w16du:dateUtc="2026-08-24T19:37:00Z">
        <w:r w:rsidR="00DE1351">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38C290C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All </w:t>
      </w:r>
      <w:hyperlink r:id="rId1052" w:anchor="SOSAExecution" w:history="1">
        <w:r w:rsidRPr="008D2809">
          <w:rPr>
            <w:rFonts w:ascii="Times New Roman" w:eastAsia="Times New Roman" w:hAnsi="Times New Roman" w:cs="Times New Roman"/>
            <w:color w:val="0000FF"/>
            <w:kern w:val="0"/>
            <w:u w:val="single"/>
            <w14:ligatures w14:val="none"/>
          </w:rPr>
          <w:t>Execution</w:t>
        </w:r>
      </w:hyperlink>
      <w:r w:rsidRPr="008D2809">
        <w:rPr>
          <w:rFonts w:ascii="Times New Roman" w:eastAsia="Times New Roman" w:hAnsi="Times New Roman" w:cs="Times New Roman"/>
          <w:kern w:val="0"/>
          <w14:ligatures w14:val="none"/>
        </w:rPr>
        <w:t xml:space="preserve"> properties may appear in an </w:t>
      </w:r>
      <w:hyperlink r:id="rId1053" w:anchor="SOSAExecutionCollection" w:history="1">
        <w:r w:rsidRPr="008D2809">
          <w:rPr>
            <w:rFonts w:ascii="Times New Roman" w:eastAsia="Times New Roman" w:hAnsi="Times New Roman" w:cs="Times New Roman"/>
            <w:color w:val="0000FF"/>
            <w:kern w:val="0"/>
            <w:u w:val="single"/>
            <w14:ligatures w14:val="none"/>
          </w:rPr>
          <w:t>ExecutionCollection</w:t>
        </w:r>
      </w:hyperlink>
      <w:r w:rsidRPr="008D2809">
        <w:rPr>
          <w:rFonts w:ascii="Times New Roman" w:eastAsia="Times New Roman" w:hAnsi="Times New Roman" w:cs="Times New Roman"/>
          <w:kern w:val="0"/>
          <w14:ligatures w14:val="none"/>
        </w:rPr>
        <w:t xml:space="preserve">, including: </w:t>
      </w:r>
      <w:hyperlink r:id="rId1054" w:anchor="SOSAhasFeatureOfInterest" w:history="1">
        <w:r w:rsidRPr="008D2809">
          <w:rPr>
            <w:rFonts w:ascii="Times New Roman" w:eastAsia="Times New Roman" w:hAnsi="Times New Roman" w:cs="Times New Roman"/>
            <w:color w:val="0000FF"/>
            <w:kern w:val="0"/>
            <w:u w:val="single"/>
            <w14:ligatures w14:val="none"/>
          </w:rPr>
          <w:t>hasFeatureOfInterest</w:t>
        </w:r>
      </w:hyperlink>
      <w:r w:rsidRPr="008D2809">
        <w:rPr>
          <w:rFonts w:ascii="Times New Roman" w:eastAsia="Times New Roman" w:hAnsi="Times New Roman" w:cs="Times New Roman"/>
          <w:kern w:val="0"/>
          <w14:ligatures w14:val="none"/>
        </w:rPr>
        <w:t xml:space="preserve">, </w:t>
      </w:r>
      <w:hyperlink r:id="rId1055" w:anchor="SOSAusedProcedure" w:history="1">
        <w:r w:rsidRPr="008D2809">
          <w:rPr>
            <w:rFonts w:ascii="Times New Roman" w:eastAsia="Times New Roman" w:hAnsi="Times New Roman" w:cs="Times New Roman"/>
            <w:color w:val="0000FF"/>
            <w:kern w:val="0"/>
            <w:u w:val="single"/>
            <w14:ligatures w14:val="none"/>
          </w:rPr>
          <w:t>usedProcedure</w:t>
        </w:r>
      </w:hyperlink>
      <w:r w:rsidRPr="008D2809">
        <w:rPr>
          <w:rFonts w:ascii="Times New Roman" w:eastAsia="Times New Roman" w:hAnsi="Times New Roman" w:cs="Times New Roman"/>
          <w:kern w:val="0"/>
          <w14:ligatures w14:val="none"/>
        </w:rPr>
        <w:t xml:space="preserve">, </w:t>
      </w:r>
      <w:hyperlink r:id="rId1056" w:anchor="SOSAmadeBySystem" w:history="1">
        <w:r w:rsidRPr="008D2809">
          <w:rPr>
            <w:rFonts w:ascii="Times New Roman" w:eastAsia="Times New Roman" w:hAnsi="Times New Roman" w:cs="Times New Roman"/>
            <w:color w:val="0000FF"/>
            <w:kern w:val="0"/>
            <w:u w:val="single"/>
            <w14:ligatures w14:val="none"/>
          </w:rPr>
          <w:t>madeBySystem</w:t>
        </w:r>
      </w:hyperlink>
      <w:r w:rsidRPr="008D2809">
        <w:rPr>
          <w:rFonts w:ascii="Times New Roman" w:eastAsia="Times New Roman" w:hAnsi="Times New Roman" w:cs="Times New Roman"/>
          <w:kern w:val="0"/>
          <w14:ligatures w14:val="none"/>
        </w:rPr>
        <w:t xml:space="preserve">, </w:t>
      </w:r>
      <w:hyperlink r:id="rId1057" w:anchor="SOSAendTime" w:history="1">
        <w:r w:rsidRPr="008D2809">
          <w:rPr>
            <w:rFonts w:ascii="Times New Roman" w:eastAsia="Times New Roman" w:hAnsi="Times New Roman" w:cs="Times New Roman"/>
            <w:color w:val="0000FF"/>
            <w:kern w:val="0"/>
            <w:u w:val="single"/>
            <w14:ligatures w14:val="none"/>
          </w:rPr>
          <w:t>endTime</w:t>
        </w:r>
      </w:hyperlink>
      <w:r w:rsidRPr="008D2809">
        <w:rPr>
          <w:rFonts w:ascii="Times New Roman" w:eastAsia="Times New Roman" w:hAnsi="Times New Roman" w:cs="Times New Roman"/>
          <w:kern w:val="0"/>
          <w14:ligatures w14:val="none"/>
        </w:rPr>
        <w:t xml:space="preserve">, </w:t>
      </w:r>
      <w:hyperlink r:id="rId1058" w:anchor="SOSAresultTime" w:history="1">
        <w:r w:rsidRPr="008D2809">
          <w:rPr>
            <w:rFonts w:ascii="Times New Roman" w:eastAsia="Times New Roman" w:hAnsi="Times New Roman" w:cs="Times New Roman"/>
            <w:color w:val="0000FF"/>
            <w:kern w:val="0"/>
            <w:u w:val="single"/>
            <w14:ligatures w14:val="none"/>
          </w:rPr>
          <w:t>resultTime</w:t>
        </w:r>
      </w:hyperlink>
      <w:r w:rsidRPr="008D2809">
        <w:rPr>
          <w:rFonts w:ascii="Times New Roman" w:eastAsia="Times New Roman" w:hAnsi="Times New Roman" w:cs="Times New Roman"/>
          <w:kern w:val="0"/>
          <w14:ligatures w14:val="none"/>
        </w:rPr>
        <w:t xml:space="preserve">, </w:t>
      </w:r>
      <w:hyperlink r:id="rId1059" w:anchor="SOSAstartTime" w:history="1">
        <w:r w:rsidRPr="008D2809">
          <w:rPr>
            <w:rFonts w:ascii="Times New Roman" w:eastAsia="Times New Roman" w:hAnsi="Times New Roman" w:cs="Times New Roman"/>
            <w:color w:val="0000FF"/>
            <w:kern w:val="0"/>
            <w:u w:val="single"/>
            <w14:ligatures w14:val="none"/>
          </w:rPr>
          <w:t>startTime</w:t>
        </w:r>
      </w:hyperlink>
      <w:r w:rsidRPr="008D2809">
        <w:rPr>
          <w:rFonts w:ascii="Times New Roman" w:eastAsia="Times New Roman" w:hAnsi="Times New Roman" w:cs="Times New Roman"/>
          <w:kern w:val="0"/>
          <w14:ligatures w14:val="none"/>
        </w:rPr>
        <w:t xml:space="preserve">. If they are present, the value of these properties summarize the values of the matching properties of the member Executions, where membership is either direct or transitive through one or more member Execution collections. </w:t>
      </w:r>
    </w:p>
    <w:p w14:paraId="1B38B86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following consistency rules apply to the Execution properties listed above: </w:t>
      </w:r>
    </w:p>
    <w:p w14:paraId="6A06EAEF" w14:textId="77777777" w:rsidR="008D2809" w:rsidRPr="008D2809" w:rsidRDefault="008D2809" w:rsidP="008D280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Where an individual </w:t>
      </w:r>
      <w:hyperlink r:id="rId1060" w:anchor="SOSAExecutionCollection" w:history="1">
        <w:r w:rsidRPr="008D2809">
          <w:rPr>
            <w:rFonts w:ascii="Times New Roman" w:eastAsia="Times New Roman" w:hAnsi="Times New Roman" w:cs="Times New Roman"/>
            <w:color w:val="0000FF"/>
            <w:kern w:val="0"/>
            <w:u w:val="single"/>
            <w14:ligatures w14:val="none"/>
          </w:rPr>
          <w:t>ExecutionCollection</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i/>
          <w:iCs/>
          <w:kern w:val="0"/>
          <w14:ligatures w14:val="none"/>
        </w:rPr>
        <w:t>omits a property</w:t>
      </w:r>
      <w:r w:rsidRPr="008D2809">
        <w:rPr>
          <w:rFonts w:ascii="Times New Roman" w:eastAsia="Times New Roman" w:hAnsi="Times New Roman" w:cs="Times New Roman"/>
          <w:kern w:val="0"/>
          <w14:ligatures w14:val="none"/>
        </w:rPr>
        <w:t xml:space="preserve">, a member </w:t>
      </w:r>
      <w:hyperlink r:id="rId1061" w:anchor="SOSAExecution" w:history="1">
        <w:r w:rsidRPr="008D2809">
          <w:rPr>
            <w:rFonts w:ascii="Times New Roman" w:eastAsia="Times New Roman" w:hAnsi="Times New Roman" w:cs="Times New Roman"/>
            <w:color w:val="0000FF"/>
            <w:kern w:val="0"/>
            <w:u w:val="single"/>
            <w14:ligatures w14:val="none"/>
          </w:rPr>
          <w:t>Execution</w:t>
        </w:r>
      </w:hyperlink>
      <w:r w:rsidRPr="008D2809">
        <w:rPr>
          <w:rFonts w:ascii="Times New Roman" w:eastAsia="Times New Roman" w:hAnsi="Times New Roman" w:cs="Times New Roman"/>
          <w:kern w:val="0"/>
          <w14:ligatures w14:val="none"/>
        </w:rPr>
        <w:t xml:space="preserve"> (direct or transitive) </w:t>
      </w:r>
      <w:r w:rsidRPr="008D2809">
        <w:rPr>
          <w:rFonts w:ascii="Times New Roman" w:eastAsia="Times New Roman" w:hAnsi="Times New Roman" w:cs="Times New Roman"/>
          <w:i/>
          <w:iCs/>
          <w:kern w:val="0"/>
          <w14:ligatures w14:val="none"/>
        </w:rPr>
        <w:t>MAY</w:t>
      </w:r>
      <w:r w:rsidRPr="008D2809">
        <w:rPr>
          <w:rFonts w:ascii="Times New Roman" w:eastAsia="Times New Roman" w:hAnsi="Times New Roman" w:cs="Times New Roman"/>
          <w:kern w:val="0"/>
          <w14:ligatures w14:val="none"/>
        </w:rPr>
        <w:t xml:space="preserve"> have any value for that property. </w:t>
      </w:r>
    </w:p>
    <w:p w14:paraId="266FB069" w14:textId="77777777" w:rsidR="008D2809" w:rsidRPr="008D2809" w:rsidRDefault="008D2809" w:rsidP="008D280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Where an individual </w:t>
      </w:r>
      <w:hyperlink r:id="rId1062" w:anchor="SOSAExecutionCollection" w:history="1">
        <w:r w:rsidRPr="008D2809">
          <w:rPr>
            <w:rFonts w:ascii="Times New Roman" w:eastAsia="Times New Roman" w:hAnsi="Times New Roman" w:cs="Times New Roman"/>
            <w:color w:val="0000FF"/>
            <w:kern w:val="0"/>
            <w:u w:val="single"/>
            <w14:ligatures w14:val="none"/>
          </w:rPr>
          <w:t>ExecutionCollection</w:t>
        </w:r>
      </w:hyperlink>
      <w:r w:rsidRPr="008D2809">
        <w:rPr>
          <w:rFonts w:ascii="Times New Roman" w:eastAsia="Times New Roman" w:hAnsi="Times New Roman" w:cs="Times New Roman"/>
          <w:kern w:val="0"/>
          <w14:ligatures w14:val="none"/>
        </w:rPr>
        <w:t xml:space="preserve"> has </w:t>
      </w:r>
      <w:r w:rsidRPr="008D2809">
        <w:rPr>
          <w:rFonts w:ascii="Times New Roman" w:eastAsia="Times New Roman" w:hAnsi="Times New Roman" w:cs="Times New Roman"/>
          <w:i/>
          <w:iCs/>
          <w:kern w:val="0"/>
          <w14:ligatures w14:val="none"/>
        </w:rPr>
        <w:t>a single value for a property</w:t>
      </w:r>
      <w:r w:rsidRPr="008D2809">
        <w:rPr>
          <w:rFonts w:ascii="Times New Roman" w:eastAsia="Times New Roman" w:hAnsi="Times New Roman" w:cs="Times New Roman"/>
          <w:kern w:val="0"/>
          <w14:ligatures w14:val="none"/>
        </w:rPr>
        <w:t xml:space="preserve">, each member </w:t>
      </w:r>
      <w:hyperlink r:id="rId1063" w:anchor="SOSAExecution" w:history="1">
        <w:r w:rsidRPr="008D2809">
          <w:rPr>
            <w:rFonts w:ascii="Times New Roman" w:eastAsia="Times New Roman" w:hAnsi="Times New Roman" w:cs="Times New Roman"/>
            <w:color w:val="0000FF"/>
            <w:kern w:val="0"/>
            <w:u w:val="single"/>
            <w14:ligatures w14:val="none"/>
          </w:rPr>
          <w:t>Execution</w:t>
        </w:r>
      </w:hyperlink>
      <w:r w:rsidRPr="008D2809">
        <w:rPr>
          <w:rFonts w:ascii="Times New Roman" w:eastAsia="Times New Roman" w:hAnsi="Times New Roman" w:cs="Times New Roman"/>
          <w:kern w:val="0"/>
          <w14:ligatures w14:val="none"/>
        </w:rPr>
        <w:t xml:space="preserve"> (direct or transitive) </w:t>
      </w:r>
      <w:r w:rsidRPr="008D2809">
        <w:rPr>
          <w:rFonts w:ascii="Times New Roman" w:eastAsia="Times New Roman" w:hAnsi="Times New Roman" w:cs="Times New Roman"/>
          <w:i/>
          <w:iCs/>
          <w:kern w:val="0"/>
          <w14:ligatures w14:val="none"/>
        </w:rPr>
        <w:t>MUST</w:t>
      </w:r>
      <w:r w:rsidRPr="008D2809">
        <w:rPr>
          <w:rFonts w:ascii="Times New Roman" w:eastAsia="Times New Roman" w:hAnsi="Times New Roman" w:cs="Times New Roman"/>
          <w:kern w:val="0"/>
          <w14:ligatures w14:val="none"/>
        </w:rPr>
        <w:t xml:space="preserve"> have that same value for that property — i.e., the collection (set) is homogeneous in that property. That property </w:t>
      </w:r>
      <w:r w:rsidRPr="008D2809">
        <w:rPr>
          <w:rFonts w:ascii="Times New Roman" w:eastAsia="Times New Roman" w:hAnsi="Times New Roman" w:cs="Times New Roman"/>
          <w:i/>
          <w:iCs/>
          <w:kern w:val="0"/>
          <w14:ligatures w14:val="none"/>
        </w:rPr>
        <w:t>MAY</w:t>
      </w:r>
      <w:r w:rsidRPr="008D2809">
        <w:rPr>
          <w:rFonts w:ascii="Times New Roman" w:eastAsia="Times New Roman" w:hAnsi="Times New Roman" w:cs="Times New Roman"/>
          <w:kern w:val="0"/>
          <w14:ligatures w14:val="none"/>
        </w:rPr>
        <w:t xml:space="preserve"> then be omitted in any member </w:t>
      </w:r>
      <w:hyperlink r:id="rId1064" w:anchor="SOSAExecution" w:history="1">
        <w:r w:rsidRPr="008D2809">
          <w:rPr>
            <w:rFonts w:ascii="Times New Roman" w:eastAsia="Times New Roman" w:hAnsi="Times New Roman" w:cs="Times New Roman"/>
            <w:color w:val="0000FF"/>
            <w:kern w:val="0"/>
            <w:u w:val="single"/>
            <w14:ligatures w14:val="none"/>
          </w:rPr>
          <w:t>Execution</w:t>
        </w:r>
      </w:hyperlink>
      <w:r w:rsidRPr="008D2809">
        <w:rPr>
          <w:rFonts w:ascii="Times New Roman" w:eastAsia="Times New Roman" w:hAnsi="Times New Roman" w:cs="Times New Roman"/>
          <w:kern w:val="0"/>
          <w14:ligatures w14:val="none"/>
        </w:rPr>
        <w:t xml:space="preserve"> or </w:t>
      </w:r>
      <w:hyperlink r:id="rId1065" w:anchor="SOSAExecutionCollection" w:history="1">
        <w:r w:rsidRPr="008D2809">
          <w:rPr>
            <w:rFonts w:ascii="Times New Roman" w:eastAsia="Times New Roman" w:hAnsi="Times New Roman" w:cs="Times New Roman"/>
            <w:color w:val="0000FF"/>
            <w:kern w:val="0"/>
            <w:u w:val="single"/>
            <w14:ligatures w14:val="none"/>
          </w:rPr>
          <w:t>ExecutionCollection</w:t>
        </w:r>
      </w:hyperlink>
      <w:r w:rsidRPr="008D2809">
        <w:rPr>
          <w:rFonts w:ascii="Times New Roman" w:eastAsia="Times New Roman" w:hAnsi="Times New Roman" w:cs="Times New Roman"/>
          <w:kern w:val="0"/>
          <w14:ligatures w14:val="none"/>
        </w:rPr>
        <w:t xml:space="preserve">. </w:t>
      </w:r>
    </w:p>
    <w:p w14:paraId="25CF80F7" w14:textId="77777777" w:rsidR="008D2809" w:rsidRPr="008D2809" w:rsidRDefault="008D2809" w:rsidP="008D280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Where an individual </w:t>
      </w:r>
      <w:hyperlink r:id="rId1066" w:anchor="SOSAExecutionCollection" w:history="1">
        <w:r w:rsidRPr="008D2809">
          <w:rPr>
            <w:rFonts w:ascii="Times New Roman" w:eastAsia="Times New Roman" w:hAnsi="Times New Roman" w:cs="Times New Roman"/>
            <w:color w:val="0000FF"/>
            <w:kern w:val="0"/>
            <w:u w:val="single"/>
            <w14:ligatures w14:val="none"/>
          </w:rPr>
          <w:t>ExecutionCollection</w:t>
        </w:r>
      </w:hyperlink>
      <w:r w:rsidRPr="008D2809">
        <w:rPr>
          <w:rFonts w:ascii="Times New Roman" w:eastAsia="Times New Roman" w:hAnsi="Times New Roman" w:cs="Times New Roman"/>
          <w:kern w:val="0"/>
          <w14:ligatures w14:val="none"/>
        </w:rPr>
        <w:t xml:space="preserve"> has </w:t>
      </w:r>
      <w:r w:rsidRPr="008D2809">
        <w:rPr>
          <w:rFonts w:ascii="Times New Roman" w:eastAsia="Times New Roman" w:hAnsi="Times New Roman" w:cs="Times New Roman"/>
          <w:i/>
          <w:iCs/>
          <w:kern w:val="0"/>
          <w14:ligatures w14:val="none"/>
        </w:rPr>
        <w:t>more than one value for a property</w:t>
      </w:r>
      <w:r w:rsidRPr="008D2809">
        <w:rPr>
          <w:rFonts w:ascii="Times New Roman" w:eastAsia="Times New Roman" w:hAnsi="Times New Roman" w:cs="Times New Roman"/>
          <w:kern w:val="0"/>
          <w14:ligatures w14:val="none"/>
        </w:rPr>
        <w:t xml:space="preserve">, each member </w:t>
      </w:r>
      <w:hyperlink r:id="rId1067" w:anchor="SOSAExecution" w:history="1">
        <w:r w:rsidRPr="008D2809">
          <w:rPr>
            <w:rFonts w:ascii="Times New Roman" w:eastAsia="Times New Roman" w:hAnsi="Times New Roman" w:cs="Times New Roman"/>
            <w:color w:val="0000FF"/>
            <w:kern w:val="0"/>
            <w:u w:val="single"/>
            <w14:ligatures w14:val="none"/>
          </w:rPr>
          <w:t>Execution</w:t>
        </w:r>
      </w:hyperlink>
      <w:r w:rsidRPr="008D2809">
        <w:rPr>
          <w:rFonts w:ascii="Times New Roman" w:eastAsia="Times New Roman" w:hAnsi="Times New Roman" w:cs="Times New Roman"/>
          <w:kern w:val="0"/>
          <w14:ligatures w14:val="none"/>
        </w:rPr>
        <w:t xml:space="preserve"> (direct or transitive) </w:t>
      </w:r>
      <w:r w:rsidRPr="008D2809">
        <w:rPr>
          <w:rFonts w:ascii="Times New Roman" w:eastAsia="Times New Roman" w:hAnsi="Times New Roman" w:cs="Times New Roman"/>
          <w:i/>
          <w:iCs/>
          <w:kern w:val="0"/>
          <w14:ligatures w14:val="none"/>
        </w:rPr>
        <w:t>MUST</w:t>
      </w:r>
      <w:r w:rsidRPr="008D2809">
        <w:rPr>
          <w:rFonts w:ascii="Times New Roman" w:eastAsia="Times New Roman" w:hAnsi="Times New Roman" w:cs="Times New Roman"/>
          <w:kern w:val="0"/>
          <w14:ligatures w14:val="none"/>
        </w:rPr>
        <w:t xml:space="preserve"> have a value for that property that matches one of the values for the property in the collection. </w:t>
      </w:r>
    </w:p>
    <w:p w14:paraId="24934EE3" w14:textId="77777777" w:rsidR="008D2809" w:rsidRPr="008D2809" w:rsidRDefault="008D2809" w:rsidP="008D280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Where an individual </w:t>
      </w:r>
      <w:hyperlink r:id="rId1068" w:anchor="SOSAExecutionCollection" w:history="1">
        <w:r w:rsidRPr="008D2809">
          <w:rPr>
            <w:rFonts w:ascii="Times New Roman" w:eastAsia="Times New Roman" w:hAnsi="Times New Roman" w:cs="Times New Roman"/>
            <w:color w:val="0000FF"/>
            <w:kern w:val="0"/>
            <w:u w:val="single"/>
            <w14:ligatures w14:val="none"/>
          </w:rPr>
          <w:t>ExecutionCollection</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i/>
          <w:iCs/>
          <w:kern w:val="0"/>
          <w14:ligatures w14:val="none"/>
        </w:rPr>
        <w:t>has a value for a property that is a range or interval</w:t>
      </w:r>
      <w:r w:rsidRPr="008D2809">
        <w:rPr>
          <w:rFonts w:ascii="Times New Roman" w:eastAsia="Times New Roman" w:hAnsi="Times New Roman" w:cs="Times New Roman"/>
          <w:kern w:val="0"/>
          <w14:ligatures w14:val="none"/>
        </w:rPr>
        <w:t xml:space="preserve">, each member </w:t>
      </w:r>
      <w:hyperlink r:id="rId1069" w:anchor="SOSAExecution" w:history="1">
        <w:r w:rsidRPr="008D2809">
          <w:rPr>
            <w:rFonts w:ascii="Times New Roman" w:eastAsia="Times New Roman" w:hAnsi="Times New Roman" w:cs="Times New Roman"/>
            <w:color w:val="0000FF"/>
            <w:kern w:val="0"/>
            <w:u w:val="single"/>
            <w14:ligatures w14:val="none"/>
          </w:rPr>
          <w:t>Execution</w:t>
        </w:r>
      </w:hyperlink>
      <w:r w:rsidRPr="008D2809">
        <w:rPr>
          <w:rFonts w:ascii="Times New Roman" w:eastAsia="Times New Roman" w:hAnsi="Times New Roman" w:cs="Times New Roman"/>
          <w:kern w:val="0"/>
          <w14:ligatures w14:val="none"/>
        </w:rPr>
        <w:t xml:space="preserve"> (direct or transitive) </w:t>
      </w:r>
      <w:r w:rsidRPr="008D2809">
        <w:rPr>
          <w:rFonts w:ascii="Times New Roman" w:eastAsia="Times New Roman" w:hAnsi="Times New Roman" w:cs="Times New Roman"/>
          <w:i/>
          <w:iCs/>
          <w:kern w:val="0"/>
          <w14:ligatures w14:val="none"/>
        </w:rPr>
        <w:t>MUST</w:t>
      </w:r>
      <w:r w:rsidRPr="008D2809">
        <w:rPr>
          <w:rFonts w:ascii="Times New Roman" w:eastAsia="Times New Roman" w:hAnsi="Times New Roman" w:cs="Times New Roman"/>
          <w:kern w:val="0"/>
          <w14:ligatures w14:val="none"/>
        </w:rPr>
        <w:t xml:space="preserve"> have a value for that property that matches or falls within that range or interval. </w:t>
      </w:r>
    </w:p>
    <w:p w14:paraId="4246150F" w14:textId="77777777" w:rsidR="008D2809" w:rsidRPr="008D2809" w:rsidRDefault="008D2809" w:rsidP="008D280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Where an individual </w:t>
      </w:r>
      <w:hyperlink r:id="rId1070" w:anchor="SOSAExecutionCollection" w:history="1">
        <w:r w:rsidRPr="008D2809">
          <w:rPr>
            <w:rFonts w:ascii="Times New Roman" w:eastAsia="Times New Roman" w:hAnsi="Times New Roman" w:cs="Times New Roman"/>
            <w:color w:val="0000FF"/>
            <w:kern w:val="0"/>
            <w:u w:val="single"/>
            <w14:ligatures w14:val="none"/>
          </w:rPr>
          <w:t>ExecutionCollection</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i/>
          <w:iCs/>
          <w:kern w:val="0"/>
          <w14:ligatures w14:val="none"/>
        </w:rPr>
        <w:t>has more than one value for a property that is a range or interval</w:t>
      </w:r>
      <w:r w:rsidRPr="008D2809">
        <w:rPr>
          <w:rFonts w:ascii="Times New Roman" w:eastAsia="Times New Roman" w:hAnsi="Times New Roman" w:cs="Times New Roman"/>
          <w:kern w:val="0"/>
          <w14:ligatures w14:val="none"/>
        </w:rPr>
        <w:t xml:space="preserve">, each member </w:t>
      </w:r>
      <w:hyperlink r:id="rId1071" w:anchor="SOSAExecution" w:history="1">
        <w:r w:rsidRPr="008D2809">
          <w:rPr>
            <w:rFonts w:ascii="Times New Roman" w:eastAsia="Times New Roman" w:hAnsi="Times New Roman" w:cs="Times New Roman"/>
            <w:color w:val="0000FF"/>
            <w:kern w:val="0"/>
            <w:u w:val="single"/>
            <w14:ligatures w14:val="none"/>
          </w:rPr>
          <w:t>Execution</w:t>
        </w:r>
      </w:hyperlink>
      <w:r w:rsidRPr="008D2809">
        <w:rPr>
          <w:rFonts w:ascii="Times New Roman" w:eastAsia="Times New Roman" w:hAnsi="Times New Roman" w:cs="Times New Roman"/>
          <w:kern w:val="0"/>
          <w14:ligatures w14:val="none"/>
        </w:rPr>
        <w:t xml:space="preserve"> (direct or transitive) </w:t>
      </w:r>
      <w:r w:rsidRPr="008D2809">
        <w:rPr>
          <w:rFonts w:ascii="Times New Roman" w:eastAsia="Times New Roman" w:hAnsi="Times New Roman" w:cs="Times New Roman"/>
          <w:i/>
          <w:iCs/>
          <w:kern w:val="0"/>
          <w14:ligatures w14:val="none"/>
        </w:rPr>
        <w:t>MUST</w:t>
      </w:r>
      <w:r w:rsidRPr="008D2809">
        <w:rPr>
          <w:rFonts w:ascii="Times New Roman" w:eastAsia="Times New Roman" w:hAnsi="Times New Roman" w:cs="Times New Roman"/>
          <w:kern w:val="0"/>
          <w14:ligatures w14:val="none"/>
        </w:rPr>
        <w:t xml:space="preserve"> have a value for that property that matches or falls within one of those ranges or intervals. </w:t>
      </w:r>
    </w:p>
    <w:p w14:paraId="15A2BBF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 xml:space="preserve">The members of a collection (set) do not necessarily share a common value for any property. </w:t>
      </w:r>
    </w:p>
    <w:p w14:paraId="1F10B7B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5F648C9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Examples of Collections conforming to the rules are provided in and </w:t>
      </w:r>
      <w:hyperlink r:id="rId1072" w:anchor="ModelCollectionRules" w:history="1">
        <w:r w:rsidRPr="008D2809">
          <w:rPr>
            <w:rFonts w:ascii="Times New Roman" w:eastAsia="Times New Roman" w:hAnsi="Times New Roman" w:cs="Times New Roman"/>
            <w:color w:val="0000FF"/>
            <w:kern w:val="0"/>
            <w:u w:val="single"/>
            <w14:ligatures w14:val="none"/>
          </w:rPr>
          <w:t>Collections and their members' property values</w:t>
        </w:r>
      </w:hyperlink>
      <w:r w:rsidRPr="008D2809">
        <w:rPr>
          <w:rFonts w:ascii="Times New Roman" w:eastAsia="Times New Roman" w:hAnsi="Times New Roman" w:cs="Times New Roman"/>
          <w:kern w:val="0"/>
          <w14:ligatures w14:val="none"/>
        </w:rPr>
        <w:t xml:space="preserve">. These illustrate all the cases described above. </w:t>
      </w:r>
    </w:p>
    <w:p w14:paraId="2F71938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Scope note</w:t>
      </w:r>
    </w:p>
    <w:p w14:paraId="3334AD3B"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ExecutionCollection generalizes the </w:t>
      </w:r>
      <w:hyperlink r:id="rId1073" w:anchor="SOSAActuationCollection" w:history="1">
        <w:r w:rsidRPr="008D2809">
          <w:rPr>
            <w:rFonts w:ascii="Times New Roman" w:eastAsia="Times New Roman" w:hAnsi="Times New Roman" w:cs="Times New Roman"/>
            <w:color w:val="0000FF"/>
            <w:kern w:val="0"/>
            <w:u w:val="single"/>
            <w14:ligatures w14:val="none"/>
          </w:rPr>
          <w:t>ActuationCollection</w:t>
        </w:r>
      </w:hyperlink>
      <w:r w:rsidRPr="008D2809">
        <w:rPr>
          <w:rFonts w:ascii="Times New Roman" w:eastAsia="Times New Roman" w:hAnsi="Times New Roman" w:cs="Times New Roman"/>
          <w:kern w:val="0"/>
          <w14:ligatures w14:val="none"/>
        </w:rPr>
        <w:t xml:space="preserve">, </w:t>
      </w:r>
      <w:hyperlink r:id="rId1074" w:anchor="SOSAObservationCollection" w:history="1">
        <w:r w:rsidRPr="008D2809">
          <w:rPr>
            <w:rFonts w:ascii="Times New Roman" w:eastAsia="Times New Roman" w:hAnsi="Times New Roman" w:cs="Times New Roman"/>
            <w:color w:val="0000FF"/>
            <w:kern w:val="0"/>
            <w:u w:val="single"/>
            <w14:ligatures w14:val="none"/>
          </w:rPr>
          <w:t>ObservationCollection</w:t>
        </w:r>
      </w:hyperlink>
      <w:r w:rsidRPr="008D2809">
        <w:rPr>
          <w:rFonts w:ascii="Times New Roman" w:eastAsia="Times New Roman" w:hAnsi="Times New Roman" w:cs="Times New Roman"/>
          <w:kern w:val="0"/>
          <w14:ligatures w14:val="none"/>
        </w:rPr>
        <w:t xml:space="preserve">, and </w:t>
      </w:r>
      <w:hyperlink r:id="rId1075" w:anchor="SOSASamplingCollection" w:history="1">
        <w:r w:rsidRPr="008D2809">
          <w:rPr>
            <w:rFonts w:ascii="Times New Roman" w:eastAsia="Times New Roman" w:hAnsi="Times New Roman" w:cs="Times New Roman"/>
            <w:color w:val="0000FF"/>
            <w:kern w:val="0"/>
            <w:u w:val="single"/>
            <w14:ligatures w14:val="none"/>
          </w:rPr>
          <w:t>SamplingCollection</w:t>
        </w:r>
      </w:hyperlink>
      <w:r w:rsidRPr="008D2809">
        <w:rPr>
          <w:rFonts w:ascii="Times New Roman" w:eastAsia="Times New Roman" w:hAnsi="Times New Roman" w:cs="Times New Roman"/>
          <w:kern w:val="0"/>
          <w14:ligatures w14:val="none"/>
        </w:rPr>
        <w:t xml:space="preserve"> classes. It is included in the ontology to support the definition of a common pattern for executions and their properties.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kern w:val="0"/>
          <w14:ligatures w14:val="none"/>
        </w:rPr>
        <w:br/>
        <w:t xml:space="preserve">ExecutionCollection is considered to be abstract. Individual execution collections </w:t>
      </w:r>
      <w:r w:rsidRPr="008D2809">
        <w:rPr>
          <w:rFonts w:ascii="Times New Roman" w:eastAsia="Times New Roman" w:hAnsi="Times New Roman" w:cs="Times New Roman"/>
          <w:i/>
          <w:iCs/>
          <w:kern w:val="0"/>
          <w14:ligatures w14:val="none"/>
        </w:rPr>
        <w:t>SHOULD</w:t>
      </w:r>
      <w:r w:rsidRPr="008D2809">
        <w:rPr>
          <w:rFonts w:ascii="Times New Roman" w:eastAsia="Times New Roman" w:hAnsi="Times New Roman" w:cs="Times New Roman"/>
          <w:kern w:val="0"/>
          <w14:ligatures w14:val="none"/>
        </w:rPr>
        <w:t xml:space="preserve"> be typed with one of the (concrete) sub-classes of ExecutionCollection. </w:t>
      </w:r>
    </w:p>
    <w:p w14:paraId="06E6837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Restrictions in SSN</w:t>
      </w:r>
    </w:p>
    <w:p w14:paraId="544DDCDF"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076" w:anchor="dfn-sosa-madebysystem" w:history="1">
        <w:r w:rsidRPr="008D2809">
          <w:rPr>
            <w:rFonts w:ascii="Times New Roman" w:eastAsia="Times New Roman" w:hAnsi="Times New Roman" w:cs="Times New Roman"/>
            <w:color w:val="0000FF"/>
            <w:kern w:val="0"/>
            <w:u w:val="single"/>
            <w14:ligatures w14:val="none"/>
          </w:rPr>
          <w:t>sosa:madeBySystem</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077" w:anchor="dfn-sosa-system" w:history="1">
        <w:r w:rsidRPr="008D2809">
          <w:rPr>
            <w:rFonts w:ascii="Times New Roman" w:eastAsia="Times New Roman" w:hAnsi="Times New Roman" w:cs="Times New Roman"/>
            <w:color w:val="0000FF"/>
            <w:kern w:val="0"/>
            <w:u w:val="single"/>
            <w14:ligatures w14:val="none"/>
          </w:rPr>
          <w:t>sosa:System</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078" w:anchor="dfn-sosa-usedprocedure" w:history="1">
        <w:r w:rsidRPr="008D2809">
          <w:rPr>
            <w:rFonts w:ascii="Times New Roman" w:eastAsia="Times New Roman" w:hAnsi="Times New Roman" w:cs="Times New Roman"/>
            <w:color w:val="0000FF"/>
            <w:kern w:val="0"/>
            <w:u w:val="single"/>
            <w14:ligatures w14:val="none"/>
          </w:rPr>
          <w:t>sosa:usedProcedure</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079" w:anchor="dfn-sosa-procedure" w:history="1">
        <w:r w:rsidRPr="008D2809">
          <w:rPr>
            <w:rFonts w:ascii="Times New Roman" w:eastAsia="Times New Roman" w:hAnsi="Times New Roman" w:cs="Times New Roman"/>
            <w:color w:val="0000FF"/>
            <w:kern w:val="0"/>
            <w:u w:val="single"/>
            <w14:ligatures w14:val="none"/>
          </w:rPr>
          <w:t>sosa:Procedure</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080" w:anchor="dfn-sosa-hasfeatureofinterest" w:history="1">
        <w:r w:rsidRPr="008D2809">
          <w:rPr>
            <w:rFonts w:ascii="Times New Roman" w:eastAsia="Times New Roman" w:hAnsi="Times New Roman" w:cs="Times New Roman"/>
            <w:color w:val="0000FF"/>
            <w:kern w:val="0"/>
            <w:u w:val="single"/>
            <w14:ligatures w14:val="none"/>
          </w:rPr>
          <w:t>sosa:hasFeatureOfInterest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081"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082" w:anchor="dfn-sosa-hasultimatefeatureofinterest" w:history="1">
        <w:r w:rsidRPr="008D2809">
          <w:rPr>
            <w:rFonts w:ascii="Times New Roman" w:eastAsia="Times New Roman" w:hAnsi="Times New Roman" w:cs="Times New Roman"/>
            <w:color w:val="0000FF"/>
            <w:kern w:val="0"/>
            <w:u w:val="single"/>
            <w14:ligatures w14:val="none"/>
          </w:rPr>
          <w:t>sosa:hasUltimateFeatureOfInterest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083"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084" w:anchor="dfn-sosa-hasmember" w:history="1">
        <w:r w:rsidRPr="008D2809">
          <w:rPr>
            <w:rFonts w:ascii="Times New Roman" w:eastAsia="Times New Roman" w:hAnsi="Times New Roman" w:cs="Times New Roman"/>
            <w:color w:val="0000FF"/>
            <w:kern w:val="0"/>
            <w:u w:val="single"/>
            <w14:ligatures w14:val="none"/>
          </w:rPr>
          <w:t>sosa:hasMember</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085"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OR</w:t>
      </w:r>
      <w:r w:rsidRPr="008D2809">
        <w:rPr>
          <w:rFonts w:ascii="Times New Roman" w:eastAsia="Times New Roman" w:hAnsi="Times New Roman" w:cs="Times New Roman"/>
          <w:kern w:val="0"/>
          <w14:ligatures w14:val="none"/>
        </w:rPr>
        <w:t xml:space="preserve"> </w:t>
      </w:r>
      <w:hyperlink r:id="rId1086" w:anchor="dfn-sosa-executioncollection" w:history="1">
        <w:r w:rsidRPr="008D2809">
          <w:rPr>
            <w:rFonts w:ascii="Times New Roman" w:eastAsia="Times New Roman" w:hAnsi="Times New Roman" w:cs="Times New Roman"/>
            <w:color w:val="0000FF"/>
            <w:kern w:val="0"/>
            <w:u w:val="single"/>
            <w14:ligatures w14:val="none"/>
          </w:rPr>
          <w:t>sosa:ExecutionCollection</w:t>
        </w:r>
      </w:hyperlink>
      <w:r w:rsidRPr="008D2809">
        <w:rPr>
          <w:rFonts w:ascii="Times New Roman" w:eastAsia="Times New Roman" w:hAnsi="Times New Roman" w:cs="Times New Roman"/>
          <w:kern w:val="0"/>
          <w14:ligatures w14:val="none"/>
        </w:rPr>
        <w:t xml:space="preserve">) </w:t>
      </w:r>
    </w:p>
    <w:p w14:paraId="4A1F27C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28461C84"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087"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24C0CD4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088" w:anchor="Execution"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089"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138F9754"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5.3.4.2.3 </w:t>
      </w:r>
      <w:r w:rsidRPr="008D2809">
        <w:rPr>
          <w:rFonts w:ascii="Times New Roman" w:eastAsia="Times New Roman" w:hAnsi="Times New Roman" w:cs="Times New Roman"/>
          <w:b/>
          <w:bCs/>
          <w:i/>
          <w:iCs/>
          <w:kern w:val="0"/>
          <w:sz w:val="15"/>
          <w:szCs w:val="15"/>
          <w14:ligatures w14:val="none"/>
        </w:rPr>
        <w:t>sosa:endTime</w:t>
      </w:r>
    </w:p>
    <w:p w14:paraId="06AD1B0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39F2A72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http://www.w3.org/ns/sosa/endTime </w:t>
      </w:r>
    </w:p>
    <w:p w14:paraId="2D031AD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Datatype Property</w:t>
      </w:r>
      <w:r w:rsidRPr="008D2809">
        <w:rPr>
          <w:rFonts w:ascii="Times New Roman" w:eastAsia="Times New Roman" w:hAnsi="Times New Roman" w:cs="Times New Roman"/>
          <w:kern w:val="0"/>
          <w14:ligatures w14:val="none"/>
        </w:rPr>
        <w:t xml:space="preserve"> </w:t>
      </w:r>
    </w:p>
    <w:p w14:paraId="6B29B99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Warning</w:t>
      </w:r>
    </w:p>
    <w:p w14:paraId="3AC1CFFD" w14:textId="5966F024"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endTime </w:t>
      </w:r>
      <w:ins w:id="145" w:author="Carl Reed" w:date="2026-08-24T11:23:00Z" w16du:dateUtc="2026-08-24T17:23:00Z">
        <w:r w:rsidR="00A264AA">
          <w:rPr>
            <w:rFonts w:ascii="Times New Roman" w:eastAsia="Times New Roman" w:hAnsi="Times New Roman" w:cs="Times New Roman"/>
            <w:kern w:val="0"/>
            <w14:ligatures w14:val="none"/>
          </w:rPr>
          <w:t xml:space="preserve">- </w:t>
        </w:r>
      </w:ins>
      <w:r w:rsidRPr="008D2809">
        <w:rPr>
          <w:rFonts w:ascii="Times New Roman" w:eastAsia="Times New Roman" w:hAnsi="Times New Roman" w:cs="Times New Roman"/>
          <w:kern w:val="0"/>
          <w14:ligatures w14:val="none"/>
        </w:rPr>
        <w:t>added in the 2023 Edition. This term is non-normative, pending further implementation experience</w:t>
      </w:r>
      <w:ins w:id="146" w:author="Carl Reed" w:date="2026-08-24T13:37:00Z" w16du:dateUtc="2026-08-24T19:37:00Z">
        <w:r w:rsidR="00DE1351">
          <w:rPr>
            <w:rFonts w:ascii="Times New Roman" w:eastAsia="Times New Roman" w:hAnsi="Times New Roman" w:cs="Times New Roman"/>
            <w:kern w:val="0"/>
            <w14:ligatures w14:val="none"/>
          </w:rPr>
          <w:t>.</w:t>
        </w:r>
      </w:ins>
    </w:p>
    <w:p w14:paraId="3854F9BF" w14:textId="17E638E2"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end time</w:t>
      </w:r>
      <w:r w:rsidRPr="008D2809">
        <w:rPr>
          <w:rFonts w:ascii="Times New Roman" w:eastAsia="Times New Roman" w:hAnsi="Times New Roman" w:cs="Times New Roman"/>
          <w:kern w:val="0"/>
          <w14:ligatures w14:val="none"/>
        </w:rPr>
        <w:t xml:space="preserve"> — instant of time when the Execution or Deployment was ended or completed</w:t>
      </w:r>
      <w:ins w:id="147" w:author="Carl Reed" w:date="2026-08-24T13:37:00Z" w16du:dateUtc="2026-08-24T19:37:00Z">
        <w:r w:rsidR="00DE1351">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2EFDF04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value would usually be encoded using </w:t>
      </w:r>
      <w:hyperlink r:id="rId1090" w:anchor="dateTime" w:history="1">
        <w:r w:rsidRPr="008D2809">
          <w:rPr>
            <w:rFonts w:ascii="Courier New" w:eastAsia="Times New Roman" w:hAnsi="Courier New" w:cs="Courier New"/>
            <w:color w:val="0000FF"/>
            <w:kern w:val="0"/>
            <w:sz w:val="20"/>
            <w:szCs w:val="20"/>
            <w:u w:val="single"/>
            <w14:ligatures w14:val="none"/>
          </w:rPr>
          <w:t>xsd:dateTime</w:t>
        </w:r>
      </w:hyperlink>
      <w:r w:rsidRPr="008D2809">
        <w:rPr>
          <w:rFonts w:ascii="Times New Roman" w:eastAsia="Times New Roman" w:hAnsi="Times New Roman" w:cs="Times New Roman"/>
          <w:kern w:val="0"/>
          <w14:ligatures w14:val="none"/>
        </w:rPr>
        <w:t xml:space="preserve">, </w:t>
      </w:r>
      <w:hyperlink r:id="rId1091" w:anchor="date" w:history="1">
        <w:r w:rsidRPr="008D2809">
          <w:rPr>
            <w:rFonts w:ascii="Courier New" w:eastAsia="Times New Roman" w:hAnsi="Courier New" w:cs="Courier New"/>
            <w:color w:val="0000FF"/>
            <w:kern w:val="0"/>
            <w:sz w:val="20"/>
            <w:szCs w:val="20"/>
            <w:u w:val="single"/>
            <w14:ligatures w14:val="none"/>
          </w:rPr>
          <w:t>xsd:date</w:t>
        </w:r>
      </w:hyperlink>
      <w:r w:rsidRPr="008D2809">
        <w:rPr>
          <w:rFonts w:ascii="Times New Roman" w:eastAsia="Times New Roman" w:hAnsi="Times New Roman" w:cs="Times New Roman"/>
          <w:kern w:val="0"/>
          <w14:ligatures w14:val="none"/>
        </w:rPr>
        <w:t xml:space="preserve">, </w:t>
      </w:r>
      <w:hyperlink r:id="rId1092" w:anchor="gYearMonth" w:history="1">
        <w:r w:rsidRPr="008D2809">
          <w:rPr>
            <w:rFonts w:ascii="Courier New" w:eastAsia="Times New Roman" w:hAnsi="Courier New" w:cs="Courier New"/>
            <w:color w:val="0000FF"/>
            <w:kern w:val="0"/>
            <w:sz w:val="20"/>
            <w:szCs w:val="20"/>
            <w:u w:val="single"/>
            <w14:ligatures w14:val="none"/>
          </w:rPr>
          <w:t>xsd:gYearMonth</w:t>
        </w:r>
      </w:hyperlink>
      <w:r w:rsidRPr="008D2809">
        <w:rPr>
          <w:rFonts w:ascii="Times New Roman" w:eastAsia="Times New Roman" w:hAnsi="Times New Roman" w:cs="Times New Roman"/>
          <w:kern w:val="0"/>
          <w14:ligatures w14:val="none"/>
        </w:rPr>
        <w:t xml:space="preserve">, and/or </w:t>
      </w:r>
      <w:hyperlink r:id="rId1093" w:anchor="gYear" w:history="1">
        <w:r w:rsidRPr="008D2809">
          <w:rPr>
            <w:rFonts w:ascii="Courier New" w:eastAsia="Times New Roman" w:hAnsi="Courier New" w:cs="Courier New"/>
            <w:color w:val="0000FF"/>
            <w:kern w:val="0"/>
            <w:sz w:val="20"/>
            <w:szCs w:val="20"/>
            <w:u w:val="single"/>
            <w14:ligatures w14:val="none"/>
          </w:rPr>
          <w:t>xsd:gYear</w:t>
        </w:r>
      </w:hyperlink>
      <w:r w:rsidRPr="008D2809">
        <w:rPr>
          <w:rFonts w:ascii="Times New Roman" w:eastAsia="Times New Roman" w:hAnsi="Times New Roman" w:cs="Times New Roman"/>
          <w:kern w:val="0"/>
          <w14:ligatures w14:val="none"/>
        </w:rPr>
        <w:t xml:space="preserve">. </w:t>
      </w:r>
    </w:p>
    <w:p w14:paraId="5EF6954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Example</w:t>
      </w:r>
    </w:p>
    <w:p w14:paraId="34C8957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"2024-01-23T19:26:00+11:00"^^xsd:dateTime</w:t>
      </w:r>
    </w:p>
    <w:p w14:paraId="0E1AA83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"2024-01-23"^^xsd:date</w:t>
      </w:r>
    </w:p>
    <w:p w14:paraId="2FB3D90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"2024-01"^^xsd:gMonth</w:t>
      </w:r>
    </w:p>
    <w:p w14:paraId="2199272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"2024"^^xsd:gYear</w:t>
      </w:r>
    </w:p>
    <w:p w14:paraId="0B80B01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Domain Includes</w:t>
      </w:r>
    </w:p>
    <w:p w14:paraId="62EFDB16"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094" w:anchor="dfn-sosa-deployment" w:history="1">
        <w:r w:rsidRPr="008D2809">
          <w:rPr>
            <w:rFonts w:ascii="Times New Roman" w:eastAsia="Times New Roman" w:hAnsi="Times New Roman" w:cs="Times New Roman"/>
            <w:color w:val="0000FF"/>
            <w:kern w:val="0"/>
            <w:u w:val="single"/>
            <w14:ligatures w14:val="none"/>
          </w:rPr>
          <w:t>sosa:Deployment</w:t>
        </w:r>
      </w:hyperlink>
      <w:r w:rsidRPr="008D2809">
        <w:rPr>
          <w:rFonts w:ascii="Times New Roman" w:eastAsia="Times New Roman" w:hAnsi="Times New Roman" w:cs="Times New Roman"/>
          <w:kern w:val="0"/>
          <w14:ligatures w14:val="none"/>
        </w:rPr>
        <w:t xml:space="preserve">, </w:t>
      </w:r>
      <w:hyperlink r:id="rId1095"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w:t>
      </w:r>
      <w:hyperlink r:id="rId1096" w:anchor="dfn-sosa-executioncollection" w:history="1">
        <w:r w:rsidRPr="008D2809">
          <w:rPr>
            <w:rFonts w:ascii="Times New Roman" w:eastAsia="Times New Roman" w:hAnsi="Times New Roman" w:cs="Times New Roman"/>
            <w:color w:val="0000FF"/>
            <w:kern w:val="0"/>
            <w:u w:val="single"/>
            <w14:ligatures w14:val="none"/>
          </w:rPr>
          <w:t>sosa:ExecutionCollection</w:t>
        </w:r>
      </w:hyperlink>
      <w:r w:rsidRPr="008D2809">
        <w:rPr>
          <w:rFonts w:ascii="Times New Roman" w:eastAsia="Times New Roman" w:hAnsi="Times New Roman" w:cs="Times New Roman"/>
          <w:kern w:val="0"/>
          <w14:ligatures w14:val="none"/>
        </w:rPr>
        <w:t xml:space="preserve"> </w:t>
      </w:r>
    </w:p>
    <w:p w14:paraId="26B4C37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7FBAA7D4"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097"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36C571C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098"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099"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4FAB434D"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5.3.4.2.4 </w:t>
      </w:r>
      <w:r w:rsidRPr="008D2809">
        <w:rPr>
          <w:rFonts w:ascii="Times New Roman" w:eastAsia="Times New Roman" w:hAnsi="Times New Roman" w:cs="Times New Roman"/>
          <w:b/>
          <w:bCs/>
          <w:i/>
          <w:iCs/>
          <w:kern w:val="0"/>
          <w:sz w:val="15"/>
          <w:szCs w:val="15"/>
          <w14:ligatures w14:val="none"/>
        </w:rPr>
        <w:t>sosa:hasFeatureOfInterest</w:t>
      </w:r>
    </w:p>
    <w:p w14:paraId="7841B08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http://www.w3.org/ns/sosa/hasFeatureOfInterest </w:t>
      </w:r>
    </w:p>
    <w:p w14:paraId="0B1EC0F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35DD1F3E" w14:textId="5FE5C71F"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has feature of interest</w:t>
      </w:r>
      <w:r w:rsidRPr="008D2809">
        <w:rPr>
          <w:rFonts w:ascii="Times New Roman" w:eastAsia="Times New Roman" w:hAnsi="Times New Roman" w:cs="Times New Roman"/>
          <w:kern w:val="0"/>
          <w14:ligatures w14:val="none"/>
        </w:rPr>
        <w:t xml:space="preserve"> — relation from an Execution or Deployment </w:t>
      </w:r>
      <w:commentRangeStart w:id="148"/>
      <w:r w:rsidRPr="008D2809">
        <w:rPr>
          <w:rFonts w:ascii="Times New Roman" w:eastAsia="Times New Roman" w:hAnsi="Times New Roman" w:cs="Times New Roman"/>
          <w:kern w:val="0"/>
          <w14:ligatures w14:val="none"/>
        </w:rPr>
        <w:t>to its subject entity</w:t>
      </w:r>
      <w:commentRangeEnd w:id="148"/>
      <w:r w:rsidR="004643D1">
        <w:rPr>
          <w:rStyle w:val="CommentReference"/>
          <w:rFonts w:ascii="Times New Roman" w:eastAsia="Times New Roman" w:hAnsi="Times New Roman" w:cs="Times New Roman"/>
          <w:kern w:val="0"/>
          <w:sz w:val="24"/>
          <w:szCs w:val="24"/>
          <w14:ligatures w14:val="none"/>
        </w:rPr>
        <w:commentReference w:id="148"/>
      </w:r>
      <w:ins w:id="149" w:author="Carl Reed" w:date="2026-08-24T13:37:00Z" w16du:dateUtc="2026-08-24T19:37:00Z">
        <w:r w:rsidR="004643D1">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7F0455C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i.e., from an Actuation to the entity whose property was modified; from an Observation to the entity whose quality was observed; from an act of Sampling to the entity that was sampled; or from a Deployment to its target </w:t>
      </w:r>
    </w:p>
    <w:p w14:paraId="645AAAD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055929AB" w14:textId="296797C0"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distinction between </w:t>
      </w:r>
      <w:hyperlink r:id="rId1100" w:anchor="dfn-sosa-hasfeatureofinterest" w:history="1">
        <w:r w:rsidRPr="008D2809">
          <w:rPr>
            <w:rFonts w:ascii="Times New Roman" w:eastAsia="Times New Roman" w:hAnsi="Times New Roman" w:cs="Times New Roman"/>
            <w:color w:val="0000FF"/>
            <w:kern w:val="0"/>
            <w:u w:val="single"/>
            <w14:ligatures w14:val="none"/>
          </w:rPr>
          <w:t>sosa:hasFeatureOfInterest</w:t>
        </w:r>
      </w:hyperlink>
      <w:r w:rsidRPr="008D2809">
        <w:rPr>
          <w:rFonts w:ascii="Times New Roman" w:eastAsia="Times New Roman" w:hAnsi="Times New Roman" w:cs="Times New Roman"/>
          <w:kern w:val="0"/>
          <w14:ligatures w14:val="none"/>
        </w:rPr>
        <w:t xml:space="preserve">, and </w:t>
      </w:r>
      <w:hyperlink r:id="rId1101" w:anchor="dfn-sosa-hasultimatefeatureofinterest" w:history="1">
        <w:r w:rsidRPr="008D2809">
          <w:rPr>
            <w:rFonts w:ascii="Times New Roman" w:eastAsia="Times New Roman" w:hAnsi="Times New Roman" w:cs="Times New Roman"/>
            <w:color w:val="0000FF"/>
            <w:kern w:val="0"/>
            <w:u w:val="single"/>
            <w14:ligatures w14:val="none"/>
          </w:rPr>
          <w:t>sosa:hasUltimateFeatureOfInterest</w:t>
        </w:r>
      </w:hyperlink>
      <w:r w:rsidRPr="008D2809">
        <w:rPr>
          <w:rFonts w:ascii="Times New Roman" w:eastAsia="Times New Roman" w:hAnsi="Times New Roman" w:cs="Times New Roman"/>
          <w:kern w:val="0"/>
          <w14:ligatures w14:val="none"/>
        </w:rPr>
        <w:t xml:space="preserve"> is explored further in </w:t>
      </w:r>
      <w:hyperlink r:id="rId1102" w:anchor="ModelFOI" w:history="1">
        <w:r w:rsidRPr="008D2809">
          <w:rPr>
            <w:rFonts w:ascii="Times New Roman" w:eastAsia="Times New Roman" w:hAnsi="Times New Roman" w:cs="Times New Roman"/>
            <w:color w:val="0000FF"/>
            <w:kern w:val="0"/>
            <w:u w:val="single"/>
            <w14:ligatures w14:val="none"/>
          </w:rPr>
          <w:t>Proximate and Ultimate feature of interest</w:t>
        </w:r>
      </w:hyperlink>
      <w:r w:rsidRPr="008D2809">
        <w:rPr>
          <w:rFonts w:ascii="Times New Roman" w:eastAsia="Times New Roman" w:hAnsi="Times New Roman" w:cs="Times New Roman"/>
          <w:kern w:val="0"/>
          <w14:ligatures w14:val="none"/>
        </w:rPr>
        <w:t xml:space="preserve"> </w:t>
      </w:r>
      <w:ins w:id="150" w:author="Carl Reed" w:date="2026-08-24T13:37:00Z" w16du:dateUtc="2026-08-24T19:37:00Z">
        <w:r w:rsidR="004643D1">
          <w:rPr>
            <w:rFonts w:ascii="Times New Roman" w:eastAsia="Times New Roman" w:hAnsi="Times New Roman" w:cs="Times New Roman"/>
            <w:kern w:val="0"/>
            <w14:ligatures w14:val="none"/>
          </w:rPr>
          <w:t>.</w:t>
        </w:r>
      </w:ins>
    </w:p>
    <w:p w14:paraId="48A028A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Example</w:t>
      </w:r>
    </w:p>
    <w:p w14:paraId="4343D2CD"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In an </w:t>
      </w:r>
      <w:hyperlink r:id="rId1103" w:anchor="SOSAObservation" w:history="1">
        <w:r w:rsidRPr="008D2809">
          <w:rPr>
            <w:rFonts w:ascii="Times New Roman" w:eastAsia="Times New Roman" w:hAnsi="Times New Roman" w:cs="Times New Roman"/>
            <w:color w:val="0000FF"/>
            <w:kern w:val="0"/>
            <w:u w:val="single"/>
            <w14:ligatures w14:val="none"/>
          </w:rPr>
          <w:t>Observation</w:t>
        </w:r>
      </w:hyperlink>
      <w:r w:rsidRPr="008D2809">
        <w:rPr>
          <w:rFonts w:ascii="Times New Roman" w:eastAsia="Times New Roman" w:hAnsi="Times New Roman" w:cs="Times New Roman"/>
          <w:kern w:val="0"/>
          <w14:ligatures w14:val="none"/>
        </w:rPr>
        <w:t xml:space="preserve"> of the weight of a person, the </w:t>
      </w:r>
      <w:hyperlink r:id="rId1104" w:anchor="SOSAFeatureOfInterest" w:history="1">
        <w:r w:rsidRPr="008D2809">
          <w:rPr>
            <w:rFonts w:ascii="Times New Roman" w:eastAsia="Times New Roman" w:hAnsi="Times New Roman" w:cs="Times New Roman"/>
            <w:color w:val="0000FF"/>
            <w:kern w:val="0"/>
            <w:u w:val="single"/>
            <w14:ligatures w14:val="none"/>
          </w:rPr>
          <w:t>FeatureOfInterest</w:t>
        </w:r>
      </w:hyperlink>
      <w:r w:rsidRPr="008D2809">
        <w:rPr>
          <w:rFonts w:ascii="Times New Roman" w:eastAsia="Times New Roman" w:hAnsi="Times New Roman" w:cs="Times New Roman"/>
          <w:kern w:val="0"/>
          <w14:ligatures w14:val="none"/>
        </w:rPr>
        <w:t xml:space="preserve"> is the person, and the </w:t>
      </w:r>
      <w:hyperlink r:id="rId1105" w:anchor="SOSAobservedProperty" w:history="1">
        <w:r w:rsidRPr="008D2809">
          <w:rPr>
            <w:rFonts w:ascii="Times New Roman" w:eastAsia="Times New Roman" w:hAnsi="Times New Roman" w:cs="Times New Roman"/>
            <w:color w:val="0000FF"/>
            <w:kern w:val="0"/>
            <w:u w:val="single"/>
            <w14:ligatures w14:val="none"/>
          </w:rPr>
          <w:t>observedProperty</w:t>
        </w:r>
      </w:hyperlink>
      <w:r w:rsidRPr="008D2809">
        <w:rPr>
          <w:rFonts w:ascii="Times New Roman" w:eastAsia="Times New Roman" w:hAnsi="Times New Roman" w:cs="Times New Roman"/>
          <w:kern w:val="0"/>
          <w14:ligatures w14:val="none"/>
        </w:rPr>
        <w:t xml:space="preserve"> is its weight. </w:t>
      </w:r>
    </w:p>
    <w:p w14:paraId="1BFAD74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01222367"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This is the </w:t>
      </w:r>
      <w:r w:rsidRPr="008D2809">
        <w:rPr>
          <w:rFonts w:ascii="Times New Roman" w:eastAsia="Times New Roman" w:hAnsi="Times New Roman" w:cs="Times New Roman"/>
          <w:i/>
          <w:iCs/>
          <w:kern w:val="0"/>
          <w14:ligatures w14:val="none"/>
        </w:rPr>
        <w:t xml:space="preserve">proximate </w:t>
      </w:r>
      <w:r w:rsidRPr="008D2809">
        <w:rPr>
          <w:rFonts w:ascii="Times New Roman" w:eastAsia="Times New Roman" w:hAnsi="Times New Roman" w:cs="Times New Roman"/>
          <w:kern w:val="0"/>
          <w14:ligatures w14:val="none"/>
        </w:rPr>
        <w:t xml:space="preserve">feature of interest. It may be a proxy entity such as a </w:t>
      </w:r>
      <w:r w:rsidRPr="008D2809">
        <w:rPr>
          <w:rFonts w:ascii="Times New Roman" w:eastAsia="Times New Roman" w:hAnsi="Times New Roman" w:cs="Times New Roman"/>
          <w:i/>
          <w:iCs/>
          <w:kern w:val="0"/>
          <w14:ligatures w14:val="none"/>
        </w:rPr>
        <w:t xml:space="preserve">sample </w:t>
      </w:r>
      <w:r w:rsidRPr="008D2809">
        <w:rPr>
          <w:rFonts w:ascii="Times New Roman" w:eastAsia="Times New Roman" w:hAnsi="Times New Roman" w:cs="Times New Roman"/>
          <w:kern w:val="0"/>
          <w14:ligatures w14:val="none"/>
        </w:rPr>
        <w:t xml:space="preserve">of the </w:t>
      </w:r>
      <w:r w:rsidRPr="008D2809">
        <w:rPr>
          <w:rFonts w:ascii="Times New Roman" w:eastAsia="Times New Roman" w:hAnsi="Times New Roman" w:cs="Times New Roman"/>
          <w:i/>
          <w:iCs/>
          <w:kern w:val="0"/>
          <w14:ligatures w14:val="none"/>
        </w:rPr>
        <w:t xml:space="preserve">ultimate </w:t>
      </w:r>
      <w:r w:rsidRPr="008D2809">
        <w:rPr>
          <w:rFonts w:ascii="Times New Roman" w:eastAsia="Times New Roman" w:hAnsi="Times New Roman" w:cs="Times New Roman"/>
          <w:kern w:val="0"/>
          <w14:ligatures w14:val="none"/>
        </w:rPr>
        <w:t xml:space="preserve">feature of interest. Use </w:t>
      </w:r>
      <w:hyperlink r:id="rId1106" w:anchor="dfn-sosa-hasultimatefeatureofinterest" w:history="1">
        <w:r w:rsidRPr="008D2809">
          <w:rPr>
            <w:rFonts w:ascii="Times New Roman" w:eastAsia="Times New Roman" w:hAnsi="Times New Roman" w:cs="Times New Roman"/>
            <w:color w:val="0000FF"/>
            <w:kern w:val="0"/>
            <w:u w:val="single"/>
            <w14:ligatures w14:val="none"/>
          </w:rPr>
          <w:t>sosa:hasUltimateFeatureOfInterest</w:t>
        </w:r>
      </w:hyperlink>
      <w:r w:rsidRPr="008D2809">
        <w:rPr>
          <w:rFonts w:ascii="Times New Roman" w:eastAsia="Times New Roman" w:hAnsi="Times New Roman" w:cs="Times New Roman"/>
          <w:kern w:val="0"/>
          <w14:ligatures w14:val="none"/>
        </w:rPr>
        <w:t xml:space="preserve"> if the intention is to link to the ultimate feature of interest. </w:t>
      </w:r>
    </w:p>
    <w:p w14:paraId="15B4E10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57290B94"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107" w:anchor="dfn-sosa-deployment" w:history="1">
        <w:r w:rsidRPr="008D2809">
          <w:rPr>
            <w:rFonts w:ascii="Times New Roman" w:eastAsia="Times New Roman" w:hAnsi="Times New Roman" w:cs="Times New Roman"/>
            <w:color w:val="0000FF"/>
            <w:kern w:val="0"/>
            <w:u w:val="single"/>
            <w14:ligatures w14:val="none"/>
          </w:rPr>
          <w:t>sosa:Deployment</w:t>
        </w:r>
      </w:hyperlink>
      <w:r w:rsidRPr="008D2809">
        <w:rPr>
          <w:rFonts w:ascii="Times New Roman" w:eastAsia="Times New Roman" w:hAnsi="Times New Roman" w:cs="Times New Roman"/>
          <w:kern w:val="0"/>
          <w14:ligatures w14:val="none"/>
        </w:rPr>
        <w:t xml:space="preserve">, </w:t>
      </w:r>
      <w:hyperlink r:id="rId1108"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w:t>
      </w:r>
      <w:hyperlink r:id="rId1109" w:anchor="dfn-sosa-executioncollection" w:history="1">
        <w:r w:rsidRPr="008D2809">
          <w:rPr>
            <w:rFonts w:ascii="Times New Roman" w:eastAsia="Times New Roman" w:hAnsi="Times New Roman" w:cs="Times New Roman"/>
            <w:color w:val="0000FF"/>
            <w:kern w:val="0"/>
            <w:u w:val="single"/>
            <w14:ligatures w14:val="none"/>
          </w:rPr>
          <w:t>sosa:ExecutionCollection</w:t>
        </w:r>
      </w:hyperlink>
      <w:r w:rsidRPr="008D2809">
        <w:rPr>
          <w:rFonts w:ascii="Times New Roman" w:eastAsia="Times New Roman" w:hAnsi="Times New Roman" w:cs="Times New Roman"/>
          <w:kern w:val="0"/>
          <w14:ligatures w14:val="none"/>
        </w:rPr>
        <w:t xml:space="preserve"> </w:t>
      </w:r>
    </w:p>
    <w:p w14:paraId="5CAE09C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1BBA6473"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110"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p>
    <w:p w14:paraId="58AC4FF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6585904C"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111" w:anchor="dfn-sosa-isfeatureofinterestof" w:history="1">
        <w:r w:rsidRPr="008D2809">
          <w:rPr>
            <w:rFonts w:ascii="Times New Roman" w:eastAsia="Times New Roman" w:hAnsi="Times New Roman" w:cs="Times New Roman"/>
            <w:color w:val="0000FF"/>
            <w:kern w:val="0"/>
            <w:u w:val="single"/>
            <w14:ligatures w14:val="none"/>
          </w:rPr>
          <w:t>sosa:isFeatureOfInterestOf</w:t>
        </w:r>
      </w:hyperlink>
      <w:r w:rsidRPr="008D2809">
        <w:rPr>
          <w:rFonts w:ascii="Times New Roman" w:eastAsia="Times New Roman" w:hAnsi="Times New Roman" w:cs="Times New Roman"/>
          <w:kern w:val="0"/>
          <w14:ligatures w14:val="none"/>
        </w:rPr>
        <w:t xml:space="preserve"> </w:t>
      </w:r>
    </w:p>
    <w:p w14:paraId="4FFDA95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51559657"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112"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5B75627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113"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114"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41506247"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5.3.4.2.5 </w:t>
      </w:r>
      <w:r w:rsidRPr="008D2809">
        <w:rPr>
          <w:rFonts w:ascii="Times New Roman" w:eastAsia="Times New Roman" w:hAnsi="Times New Roman" w:cs="Times New Roman"/>
          <w:b/>
          <w:bCs/>
          <w:i/>
          <w:iCs/>
          <w:kern w:val="0"/>
          <w:sz w:val="15"/>
          <w:szCs w:val="15"/>
          <w14:ligatures w14:val="none"/>
        </w:rPr>
        <w:t>sosa:hasInputValue</w:t>
      </w:r>
    </w:p>
    <w:p w14:paraId="43D703DA"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2ABB95A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http://www.w3.org/ns/sosa/hasInputValue </w:t>
      </w:r>
    </w:p>
    <w:p w14:paraId="796981EE"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5FAA8C3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Warning</w:t>
      </w:r>
    </w:p>
    <w:p w14:paraId="2CD2AE8B" w14:textId="6799160D"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hasInputValue </w:t>
      </w:r>
      <w:ins w:id="151" w:author="Carl Reed" w:date="2026-08-24T11:24:00Z" w16du:dateUtc="2026-08-24T17:24:00Z">
        <w:r w:rsidR="002C7177">
          <w:rPr>
            <w:rFonts w:ascii="Times New Roman" w:eastAsia="Times New Roman" w:hAnsi="Times New Roman" w:cs="Times New Roman"/>
            <w:kern w:val="0"/>
            <w14:ligatures w14:val="none"/>
          </w:rPr>
          <w:t xml:space="preserve">- </w:t>
        </w:r>
      </w:ins>
      <w:r w:rsidRPr="008D2809">
        <w:rPr>
          <w:rFonts w:ascii="Times New Roman" w:eastAsia="Times New Roman" w:hAnsi="Times New Roman" w:cs="Times New Roman"/>
          <w:kern w:val="0"/>
          <w14:ligatures w14:val="none"/>
        </w:rPr>
        <w:t>added in the 2023 Edition. This term is non-normative, pending further implementation experience.</w:t>
      </w:r>
    </w:p>
    <w:p w14:paraId="297ECEAF" w14:textId="78686EE2"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has Input Value</w:t>
      </w:r>
      <w:r w:rsidRPr="008D2809">
        <w:rPr>
          <w:rFonts w:ascii="Times New Roman" w:eastAsia="Times New Roman" w:hAnsi="Times New Roman" w:cs="Times New Roman"/>
          <w:kern w:val="0"/>
          <w14:ligatures w14:val="none"/>
        </w:rPr>
        <w:t xml:space="preserve"> — assigns a value to an input defined by the Procedure that is used in an Execution</w:t>
      </w:r>
      <w:ins w:id="152" w:author="Carl Reed" w:date="2026-08-24T13:37:00Z" w16du:dateUtc="2026-08-24T19:37:00Z">
        <w:r w:rsidR="004643D1">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00CBCE4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Scope note</w:t>
      </w:r>
    </w:p>
    <w:p w14:paraId="25B5C7FF"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input might be a calibration or conditioning parameter, or the output of a previous procedure within an extended processing chain. </w:t>
      </w:r>
    </w:p>
    <w:p w14:paraId="49C656A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58F83CC5"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input value </w:t>
      </w:r>
      <w:r w:rsidRPr="008D2809">
        <w:rPr>
          <w:rFonts w:ascii="Times New Roman" w:eastAsia="Times New Roman" w:hAnsi="Times New Roman" w:cs="Times New Roman"/>
          <w:i/>
          <w:iCs/>
          <w:kern w:val="0"/>
          <w14:ligatures w14:val="none"/>
        </w:rPr>
        <w:t>MUST</w:t>
      </w:r>
      <w:r w:rsidRPr="008D2809">
        <w:rPr>
          <w:rFonts w:ascii="Times New Roman" w:eastAsia="Times New Roman" w:hAnsi="Times New Roman" w:cs="Times New Roman"/>
          <w:kern w:val="0"/>
          <w14:ligatures w14:val="none"/>
        </w:rPr>
        <w:t xml:space="preserve"> be consistent with a hasInput definition from the corresponding Procedure </w:t>
      </w:r>
    </w:p>
    <w:p w14:paraId="464034C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2835564A"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115"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w:t>
      </w:r>
      <w:hyperlink r:id="rId1116" w:anchor="dfn-sosa-executioncollection" w:history="1">
        <w:r w:rsidRPr="008D2809">
          <w:rPr>
            <w:rFonts w:ascii="Times New Roman" w:eastAsia="Times New Roman" w:hAnsi="Times New Roman" w:cs="Times New Roman"/>
            <w:color w:val="0000FF"/>
            <w:kern w:val="0"/>
            <w:u w:val="single"/>
            <w14:ligatures w14:val="none"/>
          </w:rPr>
          <w:t>sosa:ExecutionCollection</w:t>
        </w:r>
      </w:hyperlink>
      <w:r w:rsidRPr="008D2809">
        <w:rPr>
          <w:rFonts w:ascii="Times New Roman" w:eastAsia="Times New Roman" w:hAnsi="Times New Roman" w:cs="Times New Roman"/>
          <w:kern w:val="0"/>
          <w14:ligatures w14:val="none"/>
        </w:rPr>
        <w:t xml:space="preserve"> </w:t>
      </w:r>
    </w:p>
    <w:p w14:paraId="213C1DD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1A527DFB"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117" w:anchor="dfn-sosa-inputvalueforexecution" w:history="1">
        <w:r w:rsidRPr="008D2809">
          <w:rPr>
            <w:rFonts w:ascii="Times New Roman" w:eastAsia="Times New Roman" w:hAnsi="Times New Roman" w:cs="Times New Roman"/>
            <w:color w:val="0000FF"/>
            <w:kern w:val="0"/>
            <w:u w:val="single"/>
            <w14:ligatures w14:val="none"/>
          </w:rPr>
          <w:t>sosa:inputValueForExecution</w:t>
        </w:r>
      </w:hyperlink>
      <w:r w:rsidRPr="008D2809">
        <w:rPr>
          <w:rFonts w:ascii="Times New Roman" w:eastAsia="Times New Roman" w:hAnsi="Times New Roman" w:cs="Times New Roman"/>
          <w:kern w:val="0"/>
          <w14:ligatures w14:val="none"/>
        </w:rPr>
        <w:t xml:space="preserve"> </w:t>
      </w:r>
    </w:p>
    <w:p w14:paraId="69B7BFB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49432F97"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118"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318598B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119"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120"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6D404453"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5.3.4.2.6 </w:t>
      </w:r>
      <w:r w:rsidRPr="008D2809">
        <w:rPr>
          <w:rFonts w:ascii="Times New Roman" w:eastAsia="Times New Roman" w:hAnsi="Times New Roman" w:cs="Times New Roman"/>
          <w:b/>
          <w:bCs/>
          <w:i/>
          <w:iCs/>
          <w:kern w:val="0"/>
          <w:sz w:val="15"/>
          <w:szCs w:val="15"/>
          <w14:ligatures w14:val="none"/>
        </w:rPr>
        <w:t>sosa:hasResult</w:t>
      </w:r>
    </w:p>
    <w:p w14:paraId="558A058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http://www.w3.org/ns/sosa/hasResult </w:t>
      </w:r>
    </w:p>
    <w:p w14:paraId="2B041DE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57FB464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has result</w:t>
      </w:r>
      <w:r w:rsidRPr="008D2809">
        <w:rPr>
          <w:rFonts w:ascii="Times New Roman" w:eastAsia="Times New Roman" w:hAnsi="Times New Roman" w:cs="Times New Roman"/>
          <w:kern w:val="0"/>
          <w14:ligatures w14:val="none"/>
        </w:rPr>
        <w:t xml:space="preserve"> — relation from an Execution to its result </w:t>
      </w:r>
    </w:p>
    <w:p w14:paraId="5DC3460A"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In the case of an </w:t>
      </w:r>
      <w:hyperlink r:id="rId1121" w:anchor="SOSAActuation" w:history="1">
        <w:r w:rsidRPr="008D2809">
          <w:rPr>
            <w:rFonts w:ascii="Times New Roman" w:eastAsia="Times New Roman" w:hAnsi="Times New Roman" w:cs="Times New Roman"/>
            <w:color w:val="0000FF"/>
            <w:kern w:val="0"/>
            <w:u w:val="single"/>
            <w14:ligatures w14:val="none"/>
          </w:rPr>
          <w:t>Actuation</w:t>
        </w:r>
      </w:hyperlink>
      <w:r w:rsidRPr="008D2809">
        <w:rPr>
          <w:rFonts w:ascii="Times New Roman" w:eastAsia="Times New Roman" w:hAnsi="Times New Roman" w:cs="Times New Roman"/>
          <w:kern w:val="0"/>
          <w14:ligatures w14:val="none"/>
        </w:rPr>
        <w:t xml:space="preserve">, the result may be the value of the </w:t>
      </w:r>
      <w:hyperlink r:id="rId1122" w:anchor="SOSAProperty" w:history="1">
        <w:r w:rsidRPr="008D2809">
          <w:rPr>
            <w:rFonts w:ascii="Times New Roman" w:eastAsia="Times New Roman" w:hAnsi="Times New Roman" w:cs="Times New Roman"/>
            <w:color w:val="0000FF"/>
            <w:kern w:val="0"/>
            <w:u w:val="single"/>
            <w14:ligatures w14:val="none"/>
          </w:rPr>
          <w:t>Property</w:t>
        </w:r>
      </w:hyperlink>
      <w:r w:rsidRPr="008D2809">
        <w:rPr>
          <w:rFonts w:ascii="Times New Roman" w:eastAsia="Times New Roman" w:hAnsi="Times New Roman" w:cs="Times New Roman"/>
          <w:kern w:val="0"/>
          <w14:ligatures w14:val="none"/>
        </w:rPr>
        <w:t xml:space="preserve"> following the execution of the </w:t>
      </w:r>
      <w:hyperlink r:id="rId1123" w:anchor="SOSAProcedure" w:history="1">
        <w:r w:rsidRPr="008D2809">
          <w:rPr>
            <w:rFonts w:ascii="Times New Roman" w:eastAsia="Times New Roman" w:hAnsi="Times New Roman" w:cs="Times New Roman"/>
            <w:color w:val="0000FF"/>
            <w:kern w:val="0"/>
            <w:u w:val="single"/>
            <w14:ligatures w14:val="none"/>
          </w:rPr>
          <w:t>Procedure</w:t>
        </w:r>
      </w:hyperlink>
      <w:r w:rsidRPr="008D2809">
        <w:rPr>
          <w:rFonts w:ascii="Times New Roman" w:eastAsia="Times New Roman" w:hAnsi="Times New Roman" w:cs="Times New Roman"/>
          <w:kern w:val="0"/>
          <w14:ligatures w14:val="none"/>
        </w:rPr>
        <w:t xml:space="preserve"> by the </w:t>
      </w:r>
      <w:hyperlink r:id="rId1124" w:anchor="SOSAActuator" w:history="1">
        <w:r w:rsidRPr="008D2809">
          <w:rPr>
            <w:rFonts w:ascii="Times New Roman" w:eastAsia="Times New Roman" w:hAnsi="Times New Roman" w:cs="Times New Roman"/>
            <w:color w:val="0000FF"/>
            <w:kern w:val="0"/>
            <w:u w:val="single"/>
            <w14:ligatures w14:val="none"/>
          </w:rPr>
          <w:t>Actuator</w:t>
        </w:r>
      </w:hyperlink>
      <w:r w:rsidRPr="008D2809">
        <w:rPr>
          <w:rFonts w:ascii="Times New Roman" w:eastAsia="Times New Roman" w:hAnsi="Times New Roman" w:cs="Times New Roman"/>
          <w:kern w:val="0"/>
          <w14:ligatures w14:val="none"/>
        </w:rPr>
        <w:t xml:space="preserve">. </w:t>
      </w:r>
    </w:p>
    <w:p w14:paraId="2762D55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In the case of an </w:t>
      </w:r>
      <w:hyperlink r:id="rId1125" w:anchor="SOSAObservation" w:history="1">
        <w:r w:rsidRPr="008D2809">
          <w:rPr>
            <w:rFonts w:ascii="Times New Roman" w:eastAsia="Times New Roman" w:hAnsi="Times New Roman" w:cs="Times New Roman"/>
            <w:color w:val="0000FF"/>
            <w:kern w:val="0"/>
            <w:u w:val="single"/>
            <w14:ligatures w14:val="none"/>
          </w:rPr>
          <w:t>Observation</w:t>
        </w:r>
      </w:hyperlink>
      <w:r w:rsidRPr="008D2809">
        <w:rPr>
          <w:rFonts w:ascii="Times New Roman" w:eastAsia="Times New Roman" w:hAnsi="Times New Roman" w:cs="Times New Roman"/>
          <w:kern w:val="0"/>
          <w14:ligatures w14:val="none"/>
        </w:rPr>
        <w:t xml:space="preserve">, the result is the value of the </w:t>
      </w:r>
      <w:hyperlink r:id="rId1126" w:anchor="SOSAProperty" w:history="1">
        <w:r w:rsidRPr="008D2809">
          <w:rPr>
            <w:rFonts w:ascii="Times New Roman" w:eastAsia="Times New Roman" w:hAnsi="Times New Roman" w:cs="Times New Roman"/>
            <w:color w:val="0000FF"/>
            <w:kern w:val="0"/>
            <w:u w:val="single"/>
            <w14:ligatures w14:val="none"/>
          </w:rPr>
          <w:t>Property</w:t>
        </w:r>
      </w:hyperlink>
      <w:r w:rsidRPr="008D2809">
        <w:rPr>
          <w:rFonts w:ascii="Times New Roman" w:eastAsia="Times New Roman" w:hAnsi="Times New Roman" w:cs="Times New Roman"/>
          <w:kern w:val="0"/>
          <w14:ligatures w14:val="none"/>
        </w:rPr>
        <w:t xml:space="preserve"> produced by the execution of the </w:t>
      </w:r>
      <w:hyperlink r:id="rId1127" w:anchor="SOSAProcedure" w:history="1">
        <w:r w:rsidRPr="008D2809">
          <w:rPr>
            <w:rFonts w:ascii="Times New Roman" w:eastAsia="Times New Roman" w:hAnsi="Times New Roman" w:cs="Times New Roman"/>
            <w:color w:val="0000FF"/>
            <w:kern w:val="0"/>
            <w:u w:val="single"/>
            <w14:ligatures w14:val="none"/>
          </w:rPr>
          <w:t>Procedure</w:t>
        </w:r>
      </w:hyperlink>
      <w:r w:rsidRPr="008D2809">
        <w:rPr>
          <w:rFonts w:ascii="Times New Roman" w:eastAsia="Times New Roman" w:hAnsi="Times New Roman" w:cs="Times New Roman"/>
          <w:kern w:val="0"/>
          <w14:ligatures w14:val="none"/>
        </w:rPr>
        <w:t xml:space="preserve"> by the </w:t>
      </w:r>
      <w:hyperlink r:id="rId1128" w:anchor="SOSASensor" w:history="1">
        <w:r w:rsidRPr="008D2809">
          <w:rPr>
            <w:rFonts w:ascii="Times New Roman" w:eastAsia="Times New Roman" w:hAnsi="Times New Roman" w:cs="Times New Roman"/>
            <w:color w:val="0000FF"/>
            <w:kern w:val="0"/>
            <w:u w:val="single"/>
            <w14:ligatures w14:val="none"/>
          </w:rPr>
          <w:t>Sensor</w:t>
        </w:r>
      </w:hyperlink>
      <w:r w:rsidRPr="008D2809">
        <w:rPr>
          <w:rFonts w:ascii="Times New Roman" w:eastAsia="Times New Roman" w:hAnsi="Times New Roman" w:cs="Times New Roman"/>
          <w:kern w:val="0"/>
          <w14:ligatures w14:val="none"/>
        </w:rPr>
        <w:t xml:space="preserve">. </w:t>
      </w:r>
    </w:p>
    <w:p w14:paraId="159F06B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In the case of a </w:t>
      </w:r>
      <w:hyperlink r:id="rId1129" w:anchor="SOSASampling" w:history="1">
        <w:r w:rsidRPr="008D2809">
          <w:rPr>
            <w:rFonts w:ascii="Times New Roman" w:eastAsia="Times New Roman" w:hAnsi="Times New Roman" w:cs="Times New Roman"/>
            <w:color w:val="0000FF"/>
            <w:kern w:val="0"/>
            <w:u w:val="single"/>
            <w14:ligatures w14:val="none"/>
          </w:rPr>
          <w:t>Sampling</w:t>
        </w:r>
      </w:hyperlink>
      <w:r w:rsidRPr="008D2809">
        <w:rPr>
          <w:rFonts w:ascii="Times New Roman" w:eastAsia="Times New Roman" w:hAnsi="Times New Roman" w:cs="Times New Roman"/>
          <w:kern w:val="0"/>
          <w14:ligatures w14:val="none"/>
        </w:rPr>
        <w:t xml:space="preserve">, the result is the </w:t>
      </w:r>
      <w:hyperlink r:id="rId1130" w:anchor="SOSASample" w:history="1">
        <w:r w:rsidRPr="008D2809">
          <w:rPr>
            <w:rFonts w:ascii="Times New Roman" w:eastAsia="Times New Roman" w:hAnsi="Times New Roman" w:cs="Times New Roman"/>
            <w:color w:val="0000FF"/>
            <w:kern w:val="0"/>
            <w:u w:val="single"/>
            <w14:ligatures w14:val="none"/>
          </w:rPr>
          <w:t>Sample</w:t>
        </w:r>
      </w:hyperlink>
      <w:r w:rsidRPr="008D2809">
        <w:rPr>
          <w:rFonts w:ascii="Times New Roman" w:eastAsia="Times New Roman" w:hAnsi="Times New Roman" w:cs="Times New Roman"/>
          <w:kern w:val="0"/>
          <w14:ligatures w14:val="none"/>
        </w:rPr>
        <w:t xml:space="preserve"> produced by the execution of the </w:t>
      </w:r>
      <w:hyperlink r:id="rId1131" w:anchor="SOSAProcedure" w:history="1">
        <w:r w:rsidRPr="008D2809">
          <w:rPr>
            <w:rFonts w:ascii="Times New Roman" w:eastAsia="Times New Roman" w:hAnsi="Times New Roman" w:cs="Times New Roman"/>
            <w:color w:val="0000FF"/>
            <w:kern w:val="0"/>
            <w:u w:val="single"/>
            <w14:ligatures w14:val="none"/>
          </w:rPr>
          <w:t>Procedure</w:t>
        </w:r>
      </w:hyperlink>
      <w:r w:rsidRPr="008D2809">
        <w:rPr>
          <w:rFonts w:ascii="Times New Roman" w:eastAsia="Times New Roman" w:hAnsi="Times New Roman" w:cs="Times New Roman"/>
          <w:kern w:val="0"/>
          <w14:ligatures w14:val="none"/>
        </w:rPr>
        <w:t xml:space="preserve"> by the </w:t>
      </w:r>
      <w:hyperlink r:id="rId1132" w:anchor="SOSASampler" w:history="1">
        <w:r w:rsidRPr="008D2809">
          <w:rPr>
            <w:rFonts w:ascii="Times New Roman" w:eastAsia="Times New Roman" w:hAnsi="Times New Roman" w:cs="Times New Roman"/>
            <w:color w:val="0000FF"/>
            <w:kern w:val="0"/>
            <w:u w:val="single"/>
            <w14:ligatures w14:val="none"/>
          </w:rPr>
          <w:t>Sampler</w:t>
        </w:r>
      </w:hyperlink>
      <w:r w:rsidRPr="008D2809">
        <w:rPr>
          <w:rFonts w:ascii="Times New Roman" w:eastAsia="Times New Roman" w:hAnsi="Times New Roman" w:cs="Times New Roman"/>
          <w:kern w:val="0"/>
          <w14:ligatures w14:val="none"/>
        </w:rPr>
        <w:t xml:space="preserve">. </w:t>
      </w:r>
    </w:p>
    <w:p w14:paraId="10D105A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An </w:t>
      </w:r>
      <w:hyperlink r:id="rId1133" w:anchor="SOSAExecution" w:history="1">
        <w:r w:rsidRPr="008D2809">
          <w:rPr>
            <w:rFonts w:ascii="Times New Roman" w:eastAsia="Times New Roman" w:hAnsi="Times New Roman" w:cs="Times New Roman"/>
            <w:color w:val="0000FF"/>
            <w:kern w:val="0"/>
            <w:u w:val="single"/>
            <w14:ligatures w14:val="none"/>
          </w:rPr>
          <w:t>Execution</w:t>
        </w:r>
      </w:hyperlink>
      <w:r w:rsidRPr="008D2809">
        <w:rPr>
          <w:rFonts w:ascii="Times New Roman" w:eastAsia="Times New Roman" w:hAnsi="Times New Roman" w:cs="Times New Roman"/>
          <w:kern w:val="0"/>
          <w14:ligatures w14:val="none"/>
        </w:rPr>
        <w:t xml:space="preserve"> has a single result, therefore </w:t>
      </w:r>
      <w:hyperlink r:id="rId1134" w:anchor="dfn-sosa-hasresult" w:history="1">
        <w:r w:rsidRPr="008D2809">
          <w:rPr>
            <w:rFonts w:ascii="Times New Roman" w:eastAsia="Times New Roman" w:hAnsi="Times New Roman" w:cs="Times New Roman"/>
            <w:color w:val="0000FF"/>
            <w:kern w:val="0"/>
            <w:u w:val="single"/>
            <w14:ligatures w14:val="none"/>
          </w:rPr>
          <w:t>sosa:hasResult</w:t>
        </w:r>
      </w:hyperlink>
      <w:r w:rsidRPr="008D2809">
        <w:rPr>
          <w:rFonts w:ascii="Times New Roman" w:eastAsia="Times New Roman" w:hAnsi="Times New Roman" w:cs="Times New Roman"/>
          <w:kern w:val="0"/>
          <w14:ligatures w14:val="none"/>
        </w:rPr>
        <w:t xml:space="preserve"> is </w:t>
      </w:r>
      <w:hyperlink r:id="rId1135" w:anchor="Functional_Object_Properties" w:history="1">
        <w:r w:rsidRPr="008D2809">
          <w:rPr>
            <w:rFonts w:ascii="Times New Roman" w:eastAsia="Times New Roman" w:hAnsi="Times New Roman" w:cs="Times New Roman"/>
            <w:color w:val="0000FF"/>
            <w:kern w:val="0"/>
            <w:u w:val="single"/>
            <w14:ligatures w14:val="none"/>
          </w:rPr>
          <w:t>Functional</w:t>
        </w:r>
      </w:hyperlink>
      <w:r w:rsidRPr="008D2809">
        <w:rPr>
          <w:rFonts w:ascii="Times New Roman" w:eastAsia="Times New Roman" w:hAnsi="Times New Roman" w:cs="Times New Roman"/>
          <w:kern w:val="0"/>
          <w14:ligatures w14:val="none"/>
        </w:rPr>
        <w:t xml:space="preserve">. </w:t>
      </w:r>
    </w:p>
    <w:p w14:paraId="3DD29E7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54167AB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result of an actuation or observation may be a quantity. See </w:t>
      </w:r>
      <w:hyperlink r:id="rId1136" w:anchor="ModelQuantity" w:history="1">
        <w:r w:rsidRPr="008D2809">
          <w:rPr>
            <w:rFonts w:ascii="Times New Roman" w:eastAsia="Times New Roman" w:hAnsi="Times New Roman" w:cs="Times New Roman"/>
            <w:color w:val="0000FF"/>
            <w:kern w:val="0"/>
            <w:u w:val="single"/>
            <w14:ligatures w14:val="none"/>
          </w:rPr>
          <w:t>Quantity Values and Units of Measure</w:t>
        </w:r>
      </w:hyperlink>
      <w:r w:rsidRPr="008D2809">
        <w:rPr>
          <w:rFonts w:ascii="Times New Roman" w:eastAsia="Times New Roman" w:hAnsi="Times New Roman" w:cs="Times New Roman"/>
          <w:kern w:val="0"/>
          <w14:ligatures w14:val="none"/>
        </w:rPr>
        <w:t xml:space="preserve"> for patterns to describe this. </w:t>
      </w:r>
    </w:p>
    <w:p w14:paraId="7D6FD5B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4666AFA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 xml:space="preserve">The result of an observation may be a geometry. See </w:t>
      </w:r>
      <w:hyperlink r:id="rId1137" w:anchor="ModelLocation" w:history="1">
        <w:r w:rsidRPr="008D2809">
          <w:rPr>
            <w:rFonts w:ascii="Times New Roman" w:eastAsia="Times New Roman" w:hAnsi="Times New Roman" w:cs="Times New Roman"/>
            <w:color w:val="0000FF"/>
            <w:kern w:val="0"/>
            <w:u w:val="single"/>
            <w14:ligatures w14:val="none"/>
          </w:rPr>
          <w:t>Location and Geometry</w:t>
        </w:r>
      </w:hyperlink>
      <w:r w:rsidRPr="008D2809">
        <w:rPr>
          <w:rFonts w:ascii="Times New Roman" w:eastAsia="Times New Roman" w:hAnsi="Times New Roman" w:cs="Times New Roman"/>
          <w:kern w:val="0"/>
          <w14:ligatures w14:val="none"/>
        </w:rPr>
        <w:t xml:space="preserve"> for patterns to describe this.</w:t>
      </w:r>
    </w:p>
    <w:p w14:paraId="6C6CD84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26B11FDD" w14:textId="318A0131"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result value </w:t>
      </w:r>
      <w:r w:rsidRPr="008D2809">
        <w:rPr>
          <w:rFonts w:ascii="Times New Roman" w:eastAsia="Times New Roman" w:hAnsi="Times New Roman" w:cs="Times New Roman"/>
          <w:i/>
          <w:iCs/>
          <w:kern w:val="0"/>
          <w14:ligatures w14:val="none"/>
        </w:rPr>
        <w:t>MUST</w:t>
      </w:r>
      <w:r w:rsidRPr="008D2809">
        <w:rPr>
          <w:rFonts w:ascii="Times New Roman" w:eastAsia="Times New Roman" w:hAnsi="Times New Roman" w:cs="Times New Roman"/>
          <w:kern w:val="0"/>
          <w14:ligatures w14:val="none"/>
        </w:rPr>
        <w:t xml:space="preserve"> be consistent with the hasOutput definition from the corresponding Procedure</w:t>
      </w:r>
      <w:ins w:id="153" w:author="Carl Reed" w:date="2026-08-24T13:38:00Z" w16du:dateUtc="2026-08-24T19:38:00Z">
        <w:r w:rsidR="00C75679">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74202AA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w:t>
      </w:r>
    </w:p>
    <w:p w14:paraId="1110A8C0"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138" w:anchor="Functional_Object_Properties" w:history="1">
        <w:r w:rsidRPr="008D2809">
          <w:rPr>
            <w:rFonts w:ascii="Times New Roman" w:eastAsia="Times New Roman" w:hAnsi="Times New Roman" w:cs="Times New Roman"/>
            <w:color w:val="0000FF"/>
            <w:kern w:val="0"/>
            <w:u w:val="single"/>
            <w14:ligatures w14:val="none"/>
          </w:rPr>
          <w:t>Functional</w:t>
        </w:r>
      </w:hyperlink>
      <w:r w:rsidRPr="008D2809">
        <w:rPr>
          <w:rFonts w:ascii="Times New Roman" w:eastAsia="Times New Roman" w:hAnsi="Times New Roman" w:cs="Times New Roman"/>
          <w:kern w:val="0"/>
          <w14:ligatures w14:val="none"/>
        </w:rPr>
        <w:t xml:space="preserve"> </w:t>
      </w:r>
    </w:p>
    <w:p w14:paraId="4726993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2ED0365C"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139"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w:t>
      </w:r>
      <w:hyperlink r:id="rId1140" w:anchor="dfn-sosa-executioncollection" w:history="1">
        <w:r w:rsidRPr="008D2809">
          <w:rPr>
            <w:rFonts w:ascii="Times New Roman" w:eastAsia="Times New Roman" w:hAnsi="Times New Roman" w:cs="Times New Roman"/>
            <w:color w:val="0000FF"/>
            <w:kern w:val="0"/>
            <w:u w:val="single"/>
            <w14:ligatures w14:val="none"/>
          </w:rPr>
          <w:t>sosa:ExecutionCollection</w:t>
        </w:r>
      </w:hyperlink>
      <w:r w:rsidRPr="008D2809">
        <w:rPr>
          <w:rFonts w:ascii="Times New Roman" w:eastAsia="Times New Roman" w:hAnsi="Times New Roman" w:cs="Times New Roman"/>
          <w:kern w:val="0"/>
          <w14:ligatures w14:val="none"/>
        </w:rPr>
        <w:t xml:space="preserve"> </w:t>
      </w:r>
    </w:p>
    <w:p w14:paraId="04C2326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2915529F"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Any object, </w:t>
      </w:r>
      <w:r w:rsidRPr="008D2809">
        <w:rPr>
          <w:rFonts w:ascii="Times New Roman" w:eastAsia="Times New Roman" w:hAnsi="Times New Roman" w:cs="Times New Roman"/>
          <w:kern w:val="0"/>
          <w14:ligatures w14:val="none"/>
        </w:rPr>
        <w:br/>
      </w:r>
      <w:hyperlink r:id="rId1141" w:anchor="dfn-sosa-sample" w:history="1">
        <w:r w:rsidRPr="008D2809">
          <w:rPr>
            <w:rFonts w:ascii="Times New Roman" w:eastAsia="Times New Roman" w:hAnsi="Times New Roman" w:cs="Times New Roman"/>
            <w:color w:val="0000FF"/>
            <w:kern w:val="0"/>
            <w:u w:val="single"/>
            <w14:ligatures w14:val="none"/>
          </w:rPr>
          <w:t>sosa:Sample</w:t>
        </w:r>
      </w:hyperlink>
      <w:r w:rsidRPr="008D2809">
        <w:rPr>
          <w:rFonts w:ascii="Times New Roman" w:eastAsia="Times New Roman" w:hAnsi="Times New Roman" w:cs="Times New Roman"/>
          <w:kern w:val="0"/>
          <w14:ligatures w14:val="none"/>
        </w:rPr>
        <w:t xml:space="preserve"> </w:t>
      </w:r>
    </w:p>
    <w:p w14:paraId="320F5B2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1227D1C4"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142" w:anchor="dfn-sosa-isresultof" w:history="1">
        <w:r w:rsidRPr="008D2809">
          <w:rPr>
            <w:rFonts w:ascii="Times New Roman" w:eastAsia="Times New Roman" w:hAnsi="Times New Roman" w:cs="Times New Roman"/>
            <w:color w:val="0000FF"/>
            <w:kern w:val="0"/>
            <w:u w:val="single"/>
            <w14:ligatures w14:val="none"/>
          </w:rPr>
          <w:t>sosa:isResultOf</w:t>
        </w:r>
      </w:hyperlink>
      <w:r w:rsidRPr="008D2809">
        <w:rPr>
          <w:rFonts w:ascii="Times New Roman" w:eastAsia="Times New Roman" w:hAnsi="Times New Roman" w:cs="Times New Roman"/>
          <w:kern w:val="0"/>
          <w14:ligatures w14:val="none"/>
        </w:rPr>
        <w:t xml:space="preserve"> </w:t>
      </w:r>
    </w:p>
    <w:p w14:paraId="1CA6F85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4C91D48E"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143"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1194393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144"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145"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7E637620"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5.3.4.2.7 </w:t>
      </w:r>
      <w:r w:rsidRPr="008D2809">
        <w:rPr>
          <w:rFonts w:ascii="Times New Roman" w:eastAsia="Times New Roman" w:hAnsi="Times New Roman" w:cs="Times New Roman"/>
          <w:b/>
          <w:bCs/>
          <w:i/>
          <w:iCs/>
          <w:kern w:val="0"/>
          <w:sz w:val="15"/>
          <w:szCs w:val="15"/>
          <w14:ligatures w14:val="none"/>
        </w:rPr>
        <w:t>sosa:hasSimpleResult</w:t>
      </w:r>
    </w:p>
    <w:p w14:paraId="48B79B9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http://www.w3.org/ns/sosa/hasSimpleResult </w:t>
      </w:r>
    </w:p>
    <w:p w14:paraId="46D8D45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Datatype Property</w:t>
      </w:r>
      <w:r w:rsidRPr="008D2809">
        <w:rPr>
          <w:rFonts w:ascii="Times New Roman" w:eastAsia="Times New Roman" w:hAnsi="Times New Roman" w:cs="Times New Roman"/>
          <w:kern w:val="0"/>
          <w14:ligatures w14:val="none"/>
        </w:rPr>
        <w:t xml:space="preserve"> </w:t>
      </w:r>
    </w:p>
    <w:p w14:paraId="0756B0FA" w14:textId="3CBA638B"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has simple result</w:t>
      </w:r>
      <w:r w:rsidRPr="008D2809">
        <w:rPr>
          <w:rFonts w:ascii="Times New Roman" w:eastAsia="Times New Roman" w:hAnsi="Times New Roman" w:cs="Times New Roman"/>
          <w:kern w:val="0"/>
          <w14:ligatures w14:val="none"/>
        </w:rPr>
        <w:t xml:space="preserve"> — relation from an Execution to its value expressed as a literal</w:t>
      </w:r>
      <w:ins w:id="154" w:author="Carl Reed" w:date="2026-08-24T13:38:00Z" w16du:dateUtc="2026-08-24T19:38:00Z">
        <w:r w:rsidR="00C75679">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23D0101C"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In the case of an </w:t>
      </w:r>
      <w:hyperlink r:id="rId1146" w:anchor="dfn-sosa-actuation" w:history="1">
        <w:r w:rsidRPr="008D2809">
          <w:rPr>
            <w:rFonts w:ascii="Times New Roman" w:eastAsia="Times New Roman" w:hAnsi="Times New Roman" w:cs="Times New Roman"/>
            <w:color w:val="0000FF"/>
            <w:kern w:val="0"/>
            <w:u w:val="single"/>
            <w14:ligatures w14:val="none"/>
          </w:rPr>
          <w:t>sosa:Actuation</w:t>
        </w:r>
      </w:hyperlink>
      <w:r w:rsidRPr="008D2809">
        <w:rPr>
          <w:rFonts w:ascii="Times New Roman" w:eastAsia="Times New Roman" w:hAnsi="Times New Roman" w:cs="Times New Roman"/>
          <w:kern w:val="0"/>
          <w14:ligatures w14:val="none"/>
        </w:rPr>
        <w:t xml:space="preserve">, the result may be the value of the </w:t>
      </w:r>
      <w:hyperlink r:id="rId1147"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following the execution of the </w:t>
      </w:r>
      <w:hyperlink r:id="rId1148" w:anchor="SOSAProcedure" w:history="1">
        <w:r w:rsidRPr="008D2809">
          <w:rPr>
            <w:rFonts w:ascii="Times New Roman" w:eastAsia="Times New Roman" w:hAnsi="Times New Roman" w:cs="Times New Roman"/>
            <w:color w:val="0000FF"/>
            <w:kern w:val="0"/>
            <w:u w:val="single"/>
            <w14:ligatures w14:val="none"/>
          </w:rPr>
          <w:t>Procedure</w:t>
        </w:r>
      </w:hyperlink>
      <w:r w:rsidRPr="008D2809">
        <w:rPr>
          <w:rFonts w:ascii="Times New Roman" w:eastAsia="Times New Roman" w:hAnsi="Times New Roman" w:cs="Times New Roman"/>
          <w:kern w:val="0"/>
          <w14:ligatures w14:val="none"/>
        </w:rPr>
        <w:t xml:space="preserve"> by the </w:t>
      </w:r>
      <w:hyperlink r:id="rId1149" w:anchor="SOSAActuator" w:history="1">
        <w:r w:rsidRPr="008D2809">
          <w:rPr>
            <w:rFonts w:ascii="Times New Roman" w:eastAsia="Times New Roman" w:hAnsi="Times New Roman" w:cs="Times New Roman"/>
            <w:color w:val="0000FF"/>
            <w:kern w:val="0"/>
            <w:u w:val="single"/>
            <w14:ligatures w14:val="none"/>
          </w:rPr>
          <w:t>Actuator</w:t>
        </w:r>
      </w:hyperlink>
      <w:r w:rsidRPr="008D2809">
        <w:rPr>
          <w:rFonts w:ascii="Times New Roman" w:eastAsia="Times New Roman" w:hAnsi="Times New Roman" w:cs="Times New Roman"/>
          <w:kern w:val="0"/>
          <w14:ligatures w14:val="none"/>
        </w:rPr>
        <w:t xml:space="preserve">. </w:t>
      </w:r>
    </w:p>
    <w:p w14:paraId="0006B8E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In the case of an </w:t>
      </w:r>
      <w:hyperlink r:id="rId1150" w:anchor="SOSAObservation" w:history="1">
        <w:r w:rsidRPr="008D2809">
          <w:rPr>
            <w:rFonts w:ascii="Times New Roman" w:eastAsia="Times New Roman" w:hAnsi="Times New Roman" w:cs="Times New Roman"/>
            <w:color w:val="0000FF"/>
            <w:kern w:val="0"/>
            <w:u w:val="single"/>
            <w14:ligatures w14:val="none"/>
          </w:rPr>
          <w:t>Observation</w:t>
        </w:r>
      </w:hyperlink>
      <w:r w:rsidRPr="008D2809">
        <w:rPr>
          <w:rFonts w:ascii="Times New Roman" w:eastAsia="Times New Roman" w:hAnsi="Times New Roman" w:cs="Times New Roman"/>
          <w:kern w:val="0"/>
          <w14:ligatures w14:val="none"/>
        </w:rPr>
        <w:t xml:space="preserve">, the result is the value produced by the execution of the </w:t>
      </w:r>
      <w:hyperlink r:id="rId1151" w:anchor="SOSAProcedure" w:history="1">
        <w:r w:rsidRPr="008D2809">
          <w:rPr>
            <w:rFonts w:ascii="Times New Roman" w:eastAsia="Times New Roman" w:hAnsi="Times New Roman" w:cs="Times New Roman"/>
            <w:color w:val="0000FF"/>
            <w:kern w:val="0"/>
            <w:u w:val="single"/>
            <w14:ligatures w14:val="none"/>
          </w:rPr>
          <w:t>Procedure</w:t>
        </w:r>
      </w:hyperlink>
      <w:r w:rsidRPr="008D2809">
        <w:rPr>
          <w:rFonts w:ascii="Times New Roman" w:eastAsia="Times New Roman" w:hAnsi="Times New Roman" w:cs="Times New Roman"/>
          <w:kern w:val="0"/>
          <w14:ligatures w14:val="none"/>
        </w:rPr>
        <w:t xml:space="preserve"> by the </w:t>
      </w:r>
      <w:hyperlink r:id="rId1152" w:anchor="SOSASensor" w:history="1">
        <w:r w:rsidRPr="008D2809">
          <w:rPr>
            <w:rFonts w:ascii="Times New Roman" w:eastAsia="Times New Roman" w:hAnsi="Times New Roman" w:cs="Times New Roman"/>
            <w:color w:val="0000FF"/>
            <w:kern w:val="0"/>
            <w:u w:val="single"/>
            <w14:ligatures w14:val="none"/>
          </w:rPr>
          <w:t>Sensor</w:t>
        </w:r>
      </w:hyperlink>
      <w:r w:rsidRPr="008D2809">
        <w:rPr>
          <w:rFonts w:ascii="Times New Roman" w:eastAsia="Times New Roman" w:hAnsi="Times New Roman" w:cs="Times New Roman"/>
          <w:kern w:val="0"/>
          <w14:ligatures w14:val="none"/>
        </w:rPr>
        <w:t xml:space="preserve">. </w:t>
      </w:r>
    </w:p>
    <w:p w14:paraId="1CEF0D6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19E2838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result of an actuation or observation may be a quantity. See </w:t>
      </w:r>
      <w:hyperlink r:id="rId1153" w:anchor="ModelQuantity" w:history="1">
        <w:r w:rsidRPr="008D2809">
          <w:rPr>
            <w:rFonts w:ascii="Times New Roman" w:eastAsia="Times New Roman" w:hAnsi="Times New Roman" w:cs="Times New Roman"/>
            <w:color w:val="0000FF"/>
            <w:kern w:val="0"/>
            <w:u w:val="single"/>
            <w14:ligatures w14:val="none"/>
          </w:rPr>
          <w:t>Quantity Values and Units of Measure</w:t>
        </w:r>
      </w:hyperlink>
      <w:r w:rsidRPr="008D2809">
        <w:rPr>
          <w:rFonts w:ascii="Times New Roman" w:eastAsia="Times New Roman" w:hAnsi="Times New Roman" w:cs="Times New Roman"/>
          <w:kern w:val="0"/>
          <w14:ligatures w14:val="none"/>
        </w:rPr>
        <w:t xml:space="preserve"> for patterns to describe this. </w:t>
      </w:r>
    </w:p>
    <w:p w14:paraId="21DBFE3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0FB3BA8E"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result of an actuation or observation may be a geometry. See </w:t>
      </w:r>
      <w:hyperlink r:id="rId1154" w:anchor="ModelLocation" w:history="1">
        <w:r w:rsidRPr="008D2809">
          <w:rPr>
            <w:rFonts w:ascii="Times New Roman" w:eastAsia="Times New Roman" w:hAnsi="Times New Roman" w:cs="Times New Roman"/>
            <w:color w:val="0000FF"/>
            <w:kern w:val="0"/>
            <w:u w:val="single"/>
            <w14:ligatures w14:val="none"/>
          </w:rPr>
          <w:t>Location and Geometry</w:t>
        </w:r>
      </w:hyperlink>
      <w:r w:rsidRPr="008D2809">
        <w:rPr>
          <w:rFonts w:ascii="Times New Roman" w:eastAsia="Times New Roman" w:hAnsi="Times New Roman" w:cs="Times New Roman"/>
          <w:kern w:val="0"/>
          <w14:ligatures w14:val="none"/>
        </w:rPr>
        <w:t xml:space="preserve"> for patterns to describe this. </w:t>
      </w:r>
    </w:p>
    <w:p w14:paraId="7D088CC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Warning</w:t>
      </w:r>
    </w:p>
    <w:p w14:paraId="4C0CF10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Where a complex value is encoded as a literal, the processing environment must be configured to support the specific literal format. For example, geometries encoded as [</w:t>
      </w:r>
      <w:hyperlink r:id="rId1155" w:anchor="bib-geosparql" w:tooltip="OGC GeoSPARQL - A Geographic Query Language for RDF Data" w:history="1">
        <w:r w:rsidRPr="008D2809">
          <w:rPr>
            <w:rFonts w:ascii="Times New Roman" w:eastAsia="Times New Roman" w:hAnsi="Times New Roman" w:cs="Times New Roman"/>
            <w:i/>
            <w:iCs/>
            <w:color w:val="0000FF"/>
            <w:kern w:val="0"/>
            <w:u w:val="single"/>
            <w14:ligatures w14:val="none"/>
          </w:rPr>
          <w:t>GeoSPARQL</w:t>
        </w:r>
      </w:hyperlink>
      <w:r w:rsidRPr="008D2809">
        <w:rPr>
          <w:rFonts w:ascii="Times New Roman" w:eastAsia="Times New Roman" w:hAnsi="Times New Roman" w:cs="Times New Roman"/>
          <w:kern w:val="0"/>
          <w14:ligatures w14:val="none"/>
        </w:rPr>
        <w:t xml:space="preserve">] literals, or </w:t>
      </w:r>
      <w:r w:rsidRPr="008D2809">
        <w:rPr>
          <w:rFonts w:ascii="Times New Roman" w:eastAsia="Times New Roman" w:hAnsi="Times New Roman" w:cs="Times New Roman"/>
          <w:kern w:val="0"/>
          <w14:ligatures w14:val="none"/>
        </w:rPr>
        <w:lastRenderedPageBreak/>
        <w:t>quantities encoded as [</w:t>
      </w:r>
      <w:hyperlink r:id="rId1156" w:anchor="bib-cdt" w:tooltip="Custom Datatypes - Towards a web of Linked Datatypes" w:history="1">
        <w:r w:rsidRPr="008D2809">
          <w:rPr>
            <w:rFonts w:ascii="Times New Roman" w:eastAsia="Times New Roman" w:hAnsi="Times New Roman" w:cs="Times New Roman"/>
            <w:i/>
            <w:iCs/>
            <w:color w:val="0000FF"/>
            <w:kern w:val="0"/>
            <w:u w:val="single"/>
            <w14:ligatures w14:val="none"/>
          </w:rPr>
          <w:t>CDT</w:t>
        </w:r>
      </w:hyperlink>
      <w:r w:rsidRPr="008D2809">
        <w:rPr>
          <w:rFonts w:ascii="Times New Roman" w:eastAsia="Times New Roman" w:hAnsi="Times New Roman" w:cs="Times New Roman"/>
          <w:kern w:val="0"/>
          <w14:ligatures w14:val="none"/>
        </w:rPr>
        <w:t xml:space="preserve">] literals, should only be used in cases where such a configuration is available, or where the value is to be passed through unchanged. </w:t>
      </w:r>
    </w:p>
    <w:p w14:paraId="2786770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6C90FBD7"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This </w:t>
      </w:r>
      <w:hyperlink r:id="rId1157" w:anchor="Datatypes" w:history="1">
        <w:r w:rsidRPr="008D2809">
          <w:rPr>
            <w:rFonts w:ascii="Times New Roman" w:eastAsia="Times New Roman" w:hAnsi="Times New Roman" w:cs="Times New Roman"/>
            <w:color w:val="0000FF"/>
            <w:kern w:val="0"/>
            <w:u w:val="single"/>
            <w14:ligatures w14:val="none"/>
          </w:rPr>
          <w:t>DatatypeProperty</w:t>
        </w:r>
      </w:hyperlink>
      <w:r w:rsidRPr="008D2809">
        <w:rPr>
          <w:rFonts w:ascii="Times New Roman" w:eastAsia="Times New Roman" w:hAnsi="Times New Roman" w:cs="Times New Roman"/>
          <w:kern w:val="0"/>
          <w14:ligatures w14:val="none"/>
        </w:rPr>
        <w:t xml:space="preserve"> provides an alternative to hasResult, to be used only if the execution result can be expressed as a </w:t>
      </w:r>
      <w:hyperlink r:id="rId1158" w:anchor="ch_literal" w:history="1">
        <w:r w:rsidRPr="008D2809">
          <w:rPr>
            <w:rFonts w:ascii="Times New Roman" w:eastAsia="Times New Roman" w:hAnsi="Times New Roman" w:cs="Times New Roman"/>
            <w:color w:val="0000FF"/>
            <w:kern w:val="0"/>
            <w:u w:val="single"/>
            <w14:ligatures w14:val="none"/>
          </w:rPr>
          <w:t>Literal</w:t>
        </w:r>
      </w:hyperlink>
      <w:r w:rsidRPr="008D2809">
        <w:rPr>
          <w:rFonts w:ascii="Times New Roman" w:eastAsia="Times New Roman" w:hAnsi="Times New Roman" w:cs="Times New Roman"/>
          <w:kern w:val="0"/>
          <w14:ligatures w14:val="none"/>
        </w:rPr>
        <w:t xml:space="preserve"> </w:t>
      </w:r>
    </w:p>
    <w:p w14:paraId="111A5F1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Example</w:t>
      </w:r>
    </w:p>
    <w:p w14:paraId="3BBDE1A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"89"^^xsd:integer</w:t>
      </w:r>
    </w:p>
    <w:p w14:paraId="7E875CC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"true"^^xsd:boolean</w:t>
      </w:r>
    </w:p>
    <w:p w14:paraId="29FFEBB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"23.5 Cel"^^cdt:ucum</w:t>
      </w:r>
    </w:p>
    <w:p w14:paraId="5A0334E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"Point (145.042316 -37.919134)"^^geo:wktLiteral</w:t>
      </w:r>
    </w:p>
    <w:p w14:paraId="481094A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w:t>
      </w:r>
    </w:p>
    <w:p w14:paraId="3F246AC5"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159" w:anchor="Functional_Data_Properties" w:history="1">
        <w:r w:rsidRPr="008D2809">
          <w:rPr>
            <w:rFonts w:ascii="Times New Roman" w:eastAsia="Times New Roman" w:hAnsi="Times New Roman" w:cs="Times New Roman"/>
            <w:color w:val="0000FF"/>
            <w:kern w:val="0"/>
            <w:u w:val="single"/>
            <w14:ligatures w14:val="none"/>
          </w:rPr>
          <w:t>Functional</w:t>
        </w:r>
      </w:hyperlink>
      <w:r w:rsidRPr="008D2809">
        <w:rPr>
          <w:rFonts w:ascii="Times New Roman" w:eastAsia="Times New Roman" w:hAnsi="Times New Roman" w:cs="Times New Roman"/>
          <w:kern w:val="0"/>
          <w14:ligatures w14:val="none"/>
        </w:rPr>
        <w:t xml:space="preserve"> </w:t>
      </w:r>
    </w:p>
    <w:p w14:paraId="7320CAB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4C0D2BA3"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160"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w:t>
      </w:r>
      <w:hyperlink r:id="rId1161" w:anchor="dfn-sosa-executioncollection" w:history="1">
        <w:r w:rsidRPr="008D2809">
          <w:rPr>
            <w:rFonts w:ascii="Times New Roman" w:eastAsia="Times New Roman" w:hAnsi="Times New Roman" w:cs="Times New Roman"/>
            <w:color w:val="0000FF"/>
            <w:kern w:val="0"/>
            <w:u w:val="single"/>
            <w14:ligatures w14:val="none"/>
          </w:rPr>
          <w:t>sosa:ExecutionCollection</w:t>
        </w:r>
      </w:hyperlink>
      <w:r w:rsidRPr="008D2809">
        <w:rPr>
          <w:rFonts w:ascii="Times New Roman" w:eastAsia="Times New Roman" w:hAnsi="Times New Roman" w:cs="Times New Roman"/>
          <w:kern w:val="0"/>
          <w14:ligatures w14:val="none"/>
        </w:rPr>
        <w:t xml:space="preserve"> </w:t>
      </w:r>
    </w:p>
    <w:p w14:paraId="304FFAB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0752D51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162"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0FC4ADB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163"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164"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074821D7"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5.3.4.2.8 </w:t>
      </w:r>
      <w:r w:rsidRPr="008D2809">
        <w:rPr>
          <w:rFonts w:ascii="Times New Roman" w:eastAsia="Times New Roman" w:hAnsi="Times New Roman" w:cs="Times New Roman"/>
          <w:b/>
          <w:bCs/>
          <w:i/>
          <w:iCs/>
          <w:kern w:val="0"/>
          <w:sz w:val="15"/>
          <w:szCs w:val="15"/>
          <w14:ligatures w14:val="none"/>
        </w:rPr>
        <w:t>sosa:hasUltimateFeatureOfInterest</w:t>
      </w:r>
    </w:p>
    <w:p w14:paraId="7546F3F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3E0A5A2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http://www.w3.org/ns/sosa/hasUltimateFeatureOfInterest</w:t>
      </w:r>
    </w:p>
    <w:p w14:paraId="2E310A6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2A688D13" w14:textId="35BEEE49"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has ultimate feature of interest</w:t>
      </w:r>
      <w:r w:rsidRPr="008D2809">
        <w:rPr>
          <w:rFonts w:ascii="Times New Roman" w:eastAsia="Times New Roman" w:hAnsi="Times New Roman" w:cs="Times New Roman"/>
          <w:kern w:val="0"/>
          <w14:ligatures w14:val="none"/>
        </w:rPr>
        <w:t xml:space="preserve"> — relation from a Deployment or Execution to its ultimate subject entity</w:t>
      </w:r>
      <w:ins w:id="155" w:author="Carl Reed" w:date="2026-08-24T13:38:00Z" w16du:dateUtc="2026-08-24T19:38:00Z">
        <w:r w:rsidR="00C75679">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07F8D737" w14:textId="592E1D53"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i.e., from an Actuation to the ultimate entity whose property was modified; from an Observation to the ultimate entity whose property was observed; from an act of Sampling to the ultimate entity that was sampled; or from a Deployment to its ultimate target</w:t>
      </w:r>
      <w:ins w:id="156" w:author="Carl Reed" w:date="2026-08-24T13:38:00Z" w16du:dateUtc="2026-08-24T19:38:00Z">
        <w:r w:rsidR="00C75679">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70650D2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6FB5950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distinction between </w:t>
      </w:r>
      <w:hyperlink r:id="rId1165" w:anchor="dfn-sosa-hasfeatureofinterest" w:history="1">
        <w:r w:rsidRPr="008D2809">
          <w:rPr>
            <w:rFonts w:ascii="Times New Roman" w:eastAsia="Times New Roman" w:hAnsi="Times New Roman" w:cs="Times New Roman"/>
            <w:color w:val="0000FF"/>
            <w:kern w:val="0"/>
            <w:u w:val="single"/>
            <w14:ligatures w14:val="none"/>
          </w:rPr>
          <w:t>sosa:hasFeatureOfInterest</w:t>
        </w:r>
      </w:hyperlink>
      <w:r w:rsidRPr="008D2809">
        <w:rPr>
          <w:rFonts w:ascii="Times New Roman" w:eastAsia="Times New Roman" w:hAnsi="Times New Roman" w:cs="Times New Roman"/>
          <w:kern w:val="0"/>
          <w14:ligatures w14:val="none"/>
        </w:rPr>
        <w:t xml:space="preserve">, and </w:t>
      </w:r>
      <w:hyperlink r:id="rId1166" w:anchor="dfn-sosa-hasultimatefeatureofinterest" w:history="1">
        <w:r w:rsidRPr="008D2809">
          <w:rPr>
            <w:rFonts w:ascii="Times New Roman" w:eastAsia="Times New Roman" w:hAnsi="Times New Roman" w:cs="Times New Roman"/>
            <w:color w:val="0000FF"/>
            <w:kern w:val="0"/>
            <w:u w:val="single"/>
            <w14:ligatures w14:val="none"/>
          </w:rPr>
          <w:t>sosa:hasUltimateFeatureOfInterest</w:t>
        </w:r>
      </w:hyperlink>
      <w:r w:rsidRPr="008D2809">
        <w:rPr>
          <w:rFonts w:ascii="Times New Roman" w:eastAsia="Times New Roman" w:hAnsi="Times New Roman" w:cs="Times New Roman"/>
          <w:kern w:val="0"/>
          <w14:ligatures w14:val="none"/>
        </w:rPr>
        <w:t xml:space="preserve"> is explored further in </w:t>
      </w:r>
      <w:hyperlink r:id="rId1167" w:anchor="ModelFOI" w:history="1">
        <w:r w:rsidRPr="008D2809">
          <w:rPr>
            <w:rFonts w:ascii="Times New Roman" w:eastAsia="Times New Roman" w:hAnsi="Times New Roman" w:cs="Times New Roman"/>
            <w:color w:val="0000FF"/>
            <w:kern w:val="0"/>
            <w:u w:val="single"/>
            <w14:ligatures w14:val="none"/>
          </w:rPr>
          <w:t>Proximate and Ultimate feature of interest</w:t>
        </w:r>
      </w:hyperlink>
      <w:r w:rsidRPr="008D2809">
        <w:rPr>
          <w:rFonts w:ascii="Times New Roman" w:eastAsia="Times New Roman" w:hAnsi="Times New Roman" w:cs="Times New Roman"/>
          <w:kern w:val="0"/>
          <w14:ligatures w14:val="none"/>
        </w:rPr>
        <w:t xml:space="preserve"> </w:t>
      </w:r>
    </w:p>
    <w:p w14:paraId="24226ED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580293A8"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This is useful when the proximate feature of interest is a sample of the ultimate feature of interest, directly or transitively. </w:t>
      </w:r>
    </w:p>
    <w:p w14:paraId="75E7694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49BF7D92"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168" w:anchor="dfn-sosa-deployment" w:history="1">
        <w:r w:rsidRPr="008D2809">
          <w:rPr>
            <w:rFonts w:ascii="Times New Roman" w:eastAsia="Times New Roman" w:hAnsi="Times New Roman" w:cs="Times New Roman"/>
            <w:color w:val="0000FF"/>
            <w:kern w:val="0"/>
            <w:u w:val="single"/>
            <w14:ligatures w14:val="none"/>
          </w:rPr>
          <w:t>sosa:Deployment</w:t>
        </w:r>
      </w:hyperlink>
      <w:r w:rsidRPr="008D2809">
        <w:rPr>
          <w:rFonts w:ascii="Times New Roman" w:eastAsia="Times New Roman" w:hAnsi="Times New Roman" w:cs="Times New Roman"/>
          <w:kern w:val="0"/>
          <w14:ligatures w14:val="none"/>
        </w:rPr>
        <w:t xml:space="preserve">, </w:t>
      </w:r>
      <w:hyperlink r:id="rId1169"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w:t>
      </w:r>
      <w:hyperlink r:id="rId1170" w:anchor="dfn-sosa-executioncollection" w:history="1">
        <w:r w:rsidRPr="008D2809">
          <w:rPr>
            <w:rFonts w:ascii="Times New Roman" w:eastAsia="Times New Roman" w:hAnsi="Times New Roman" w:cs="Times New Roman"/>
            <w:color w:val="0000FF"/>
            <w:kern w:val="0"/>
            <w:u w:val="single"/>
            <w14:ligatures w14:val="none"/>
          </w:rPr>
          <w:t>sosa:ExecutionCollection</w:t>
        </w:r>
      </w:hyperlink>
      <w:r w:rsidRPr="008D2809">
        <w:rPr>
          <w:rFonts w:ascii="Times New Roman" w:eastAsia="Times New Roman" w:hAnsi="Times New Roman" w:cs="Times New Roman"/>
          <w:kern w:val="0"/>
          <w14:ligatures w14:val="none"/>
        </w:rPr>
        <w:t xml:space="preserve"> </w:t>
      </w:r>
    </w:p>
    <w:p w14:paraId="524138B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2B295C76"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171"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p>
    <w:p w14:paraId="6CCCD32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08CCCF5E"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172" w:anchor="dfn-sosa-isfeatureofinterestof" w:history="1">
        <w:r w:rsidRPr="008D2809">
          <w:rPr>
            <w:rFonts w:ascii="Times New Roman" w:eastAsia="Times New Roman" w:hAnsi="Times New Roman" w:cs="Times New Roman"/>
            <w:color w:val="0000FF"/>
            <w:kern w:val="0"/>
            <w:u w:val="single"/>
            <w14:ligatures w14:val="none"/>
          </w:rPr>
          <w:t>sosa:isFeatureOfInterestOf</w:t>
        </w:r>
      </w:hyperlink>
      <w:r w:rsidRPr="008D2809">
        <w:rPr>
          <w:rFonts w:ascii="Times New Roman" w:eastAsia="Times New Roman" w:hAnsi="Times New Roman" w:cs="Times New Roman"/>
          <w:kern w:val="0"/>
          <w14:ligatures w14:val="none"/>
        </w:rPr>
        <w:t xml:space="preserve"> </w:t>
      </w:r>
    </w:p>
    <w:p w14:paraId="343C011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7D03D009"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173"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1650D7F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174"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175"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3678F6F8"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5.3.4.2.9 </w:t>
      </w:r>
      <w:r w:rsidRPr="008D2809">
        <w:rPr>
          <w:rFonts w:ascii="Times New Roman" w:eastAsia="Times New Roman" w:hAnsi="Times New Roman" w:cs="Times New Roman"/>
          <w:b/>
          <w:bCs/>
          <w:i/>
          <w:iCs/>
          <w:kern w:val="0"/>
          <w:sz w:val="15"/>
          <w:szCs w:val="15"/>
          <w14:ligatures w14:val="none"/>
        </w:rPr>
        <w:t>sosa:inputValueForExecution</w:t>
      </w:r>
    </w:p>
    <w:p w14:paraId="59A7475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01686D6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http://www.w3.org/ns/sosa/inputValueForExecution </w:t>
      </w:r>
    </w:p>
    <w:p w14:paraId="1E3A0D5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341EA54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Warning</w:t>
      </w:r>
    </w:p>
    <w:p w14:paraId="16B7CF54" w14:textId="3CE5561C"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inputValueForExecution </w:t>
      </w:r>
      <w:ins w:id="157" w:author="Carl Reed" w:date="2026-08-24T11:25:00Z" w16du:dateUtc="2026-08-24T17:25:00Z">
        <w:r w:rsidR="00DC3F69">
          <w:rPr>
            <w:rFonts w:ascii="Times New Roman" w:eastAsia="Times New Roman" w:hAnsi="Times New Roman" w:cs="Times New Roman"/>
            <w:kern w:val="0"/>
            <w14:ligatures w14:val="none"/>
          </w:rPr>
          <w:t xml:space="preserve">- </w:t>
        </w:r>
      </w:ins>
      <w:r w:rsidRPr="008D2809">
        <w:rPr>
          <w:rFonts w:ascii="Times New Roman" w:eastAsia="Times New Roman" w:hAnsi="Times New Roman" w:cs="Times New Roman"/>
          <w:kern w:val="0"/>
          <w14:ligatures w14:val="none"/>
        </w:rPr>
        <w:t>added in the 2023 edition. This term is non-normative, pending further implementation experience.</w:t>
      </w:r>
    </w:p>
    <w:p w14:paraId="249997A1" w14:textId="3D781239"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Input Value for Execution</w:t>
      </w:r>
      <w:r w:rsidRPr="008D2809">
        <w:rPr>
          <w:rFonts w:ascii="Times New Roman" w:eastAsia="Times New Roman" w:hAnsi="Times New Roman" w:cs="Times New Roman"/>
          <w:kern w:val="0"/>
          <w14:ligatures w14:val="none"/>
        </w:rPr>
        <w:t xml:space="preserve"> — relation from an input value to an Execution that used </w:t>
      </w:r>
      <w:del w:id="158" w:author="Carl Reed" w:date="2026-08-24T13:38:00Z" w16du:dateUtc="2026-08-24T19:38:00Z">
        <w:r w:rsidRPr="008D2809" w:rsidDel="001528DB">
          <w:rPr>
            <w:rFonts w:ascii="Times New Roman" w:eastAsia="Times New Roman" w:hAnsi="Times New Roman" w:cs="Times New Roman"/>
            <w:kern w:val="0"/>
            <w14:ligatures w14:val="none"/>
          </w:rPr>
          <w:delText xml:space="preserve">it </w:delText>
        </w:r>
      </w:del>
      <w:ins w:id="159" w:author="Carl Reed" w:date="2026-08-24T13:38:00Z" w16du:dateUtc="2026-08-24T19:38:00Z">
        <w:r w:rsidR="001528DB">
          <w:rPr>
            <w:rFonts w:ascii="Times New Roman" w:eastAsia="Times New Roman" w:hAnsi="Times New Roman" w:cs="Times New Roman"/>
            <w:kern w:val="0"/>
            <w14:ligatures w14:val="none"/>
          </w:rPr>
          <w:t>the value.</w:t>
        </w:r>
      </w:ins>
    </w:p>
    <w:p w14:paraId="335ACFF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3DE9426F"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176"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w:t>
      </w:r>
      <w:hyperlink r:id="rId1177" w:anchor="dfn-sosa-executioncollection" w:history="1">
        <w:r w:rsidRPr="008D2809">
          <w:rPr>
            <w:rFonts w:ascii="Times New Roman" w:eastAsia="Times New Roman" w:hAnsi="Times New Roman" w:cs="Times New Roman"/>
            <w:color w:val="0000FF"/>
            <w:kern w:val="0"/>
            <w:u w:val="single"/>
            <w14:ligatures w14:val="none"/>
          </w:rPr>
          <w:t>sosa:ExecutionCollection</w:t>
        </w:r>
      </w:hyperlink>
      <w:r w:rsidRPr="008D2809">
        <w:rPr>
          <w:rFonts w:ascii="Times New Roman" w:eastAsia="Times New Roman" w:hAnsi="Times New Roman" w:cs="Times New Roman"/>
          <w:kern w:val="0"/>
          <w14:ligatures w14:val="none"/>
        </w:rPr>
        <w:t xml:space="preserve"> </w:t>
      </w:r>
    </w:p>
    <w:p w14:paraId="38A67CA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66089FB4"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178" w:anchor="dfn-sosa-hasinputvalue" w:history="1">
        <w:r w:rsidRPr="008D2809">
          <w:rPr>
            <w:rFonts w:ascii="Times New Roman" w:eastAsia="Times New Roman" w:hAnsi="Times New Roman" w:cs="Times New Roman"/>
            <w:color w:val="0000FF"/>
            <w:kern w:val="0"/>
            <w:u w:val="single"/>
            <w14:ligatures w14:val="none"/>
          </w:rPr>
          <w:t>sosa:hasInputValue</w:t>
        </w:r>
      </w:hyperlink>
      <w:r w:rsidRPr="008D2809">
        <w:rPr>
          <w:rFonts w:ascii="Times New Roman" w:eastAsia="Times New Roman" w:hAnsi="Times New Roman" w:cs="Times New Roman"/>
          <w:kern w:val="0"/>
          <w14:ligatures w14:val="none"/>
        </w:rPr>
        <w:t xml:space="preserve"> </w:t>
      </w:r>
    </w:p>
    <w:p w14:paraId="73E3AD7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00823F05"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179"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1FB84A4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180"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181"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7C07619C"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5.3.4.2.10 </w:t>
      </w:r>
      <w:r w:rsidRPr="008D2809">
        <w:rPr>
          <w:rFonts w:ascii="Times New Roman" w:eastAsia="Times New Roman" w:hAnsi="Times New Roman" w:cs="Times New Roman"/>
          <w:b/>
          <w:bCs/>
          <w:i/>
          <w:iCs/>
          <w:kern w:val="0"/>
          <w:sz w:val="15"/>
          <w:szCs w:val="15"/>
          <w14:ligatures w14:val="none"/>
        </w:rPr>
        <w:t>sosa:isResultOf</w:t>
      </w:r>
    </w:p>
    <w:p w14:paraId="423889C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http://www.w3.org/ns/sosa/isResultOf</w:t>
      </w:r>
    </w:p>
    <w:p w14:paraId="0E099EE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222121EA"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is result of</w:t>
      </w:r>
      <w:r w:rsidRPr="008D2809">
        <w:rPr>
          <w:rFonts w:ascii="Times New Roman" w:eastAsia="Times New Roman" w:hAnsi="Times New Roman" w:cs="Times New Roman"/>
          <w:kern w:val="0"/>
          <w14:ligatures w14:val="none"/>
        </w:rPr>
        <w:t xml:space="preserve"> — relation from a result to the Execution that created or caused </w:t>
      </w:r>
      <w:commentRangeStart w:id="160"/>
      <w:r w:rsidRPr="008D2809">
        <w:rPr>
          <w:rFonts w:ascii="Times New Roman" w:eastAsia="Times New Roman" w:hAnsi="Times New Roman" w:cs="Times New Roman"/>
          <w:kern w:val="0"/>
          <w14:ligatures w14:val="none"/>
        </w:rPr>
        <w:t>it</w:t>
      </w:r>
      <w:commentRangeEnd w:id="160"/>
      <w:r w:rsidR="001528DB" w:rsidRPr="008D2809">
        <w:rPr>
          <w:rStyle w:val="CommentReference"/>
          <w:rFonts w:ascii="Times New Roman" w:eastAsia="Times New Roman" w:hAnsi="Times New Roman" w:cs="Times New Roman"/>
          <w:kern w:val="0"/>
          <w:sz w:val="24"/>
          <w:szCs w:val="24"/>
          <w14:ligatures w14:val="none"/>
        </w:rPr>
        <w:commentReference w:id="160"/>
      </w:r>
      <w:r w:rsidRPr="008D2809">
        <w:rPr>
          <w:rFonts w:ascii="Times New Roman" w:eastAsia="Times New Roman" w:hAnsi="Times New Roman" w:cs="Times New Roman"/>
          <w:kern w:val="0"/>
          <w14:ligatures w14:val="none"/>
        </w:rPr>
        <w:t xml:space="preserve"> </w:t>
      </w:r>
    </w:p>
    <w:p w14:paraId="6C1ED15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7552E84C"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182" w:anchor="dfn-sosa-sample" w:history="1">
        <w:r w:rsidRPr="008D2809">
          <w:rPr>
            <w:rFonts w:ascii="Times New Roman" w:eastAsia="Times New Roman" w:hAnsi="Times New Roman" w:cs="Times New Roman"/>
            <w:color w:val="0000FF"/>
            <w:kern w:val="0"/>
            <w:u w:val="single"/>
            <w14:ligatures w14:val="none"/>
          </w:rPr>
          <w:t>sosa:Sample</w:t>
        </w:r>
      </w:hyperlink>
      <w:r w:rsidRPr="008D2809">
        <w:rPr>
          <w:rFonts w:ascii="Times New Roman" w:eastAsia="Times New Roman" w:hAnsi="Times New Roman" w:cs="Times New Roman"/>
          <w:kern w:val="0"/>
          <w14:ligatures w14:val="none"/>
        </w:rPr>
        <w:t xml:space="preserve"> </w:t>
      </w:r>
    </w:p>
    <w:p w14:paraId="08A6B43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7E5C0DD2"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183"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w:t>
      </w:r>
      <w:hyperlink r:id="rId1184" w:anchor="dfn-sosa-executioncollection" w:history="1">
        <w:r w:rsidRPr="008D2809">
          <w:rPr>
            <w:rFonts w:ascii="Times New Roman" w:eastAsia="Times New Roman" w:hAnsi="Times New Roman" w:cs="Times New Roman"/>
            <w:color w:val="0000FF"/>
            <w:kern w:val="0"/>
            <w:u w:val="single"/>
            <w14:ligatures w14:val="none"/>
          </w:rPr>
          <w:t>sosa:ExecutionCollection</w:t>
        </w:r>
      </w:hyperlink>
      <w:r w:rsidRPr="008D2809">
        <w:rPr>
          <w:rFonts w:ascii="Times New Roman" w:eastAsia="Times New Roman" w:hAnsi="Times New Roman" w:cs="Times New Roman"/>
          <w:kern w:val="0"/>
          <w14:ligatures w14:val="none"/>
        </w:rPr>
        <w:t xml:space="preserve"> </w:t>
      </w:r>
    </w:p>
    <w:p w14:paraId="2C8B36D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73C29769"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185" w:anchor="dfn-sosa-hasresult" w:history="1">
        <w:r w:rsidRPr="008D2809">
          <w:rPr>
            <w:rFonts w:ascii="Times New Roman" w:eastAsia="Times New Roman" w:hAnsi="Times New Roman" w:cs="Times New Roman"/>
            <w:color w:val="0000FF"/>
            <w:kern w:val="0"/>
            <w:u w:val="single"/>
            <w14:ligatures w14:val="none"/>
          </w:rPr>
          <w:t>sosa:hasResult</w:t>
        </w:r>
      </w:hyperlink>
      <w:r w:rsidRPr="008D2809">
        <w:rPr>
          <w:rFonts w:ascii="Times New Roman" w:eastAsia="Times New Roman" w:hAnsi="Times New Roman" w:cs="Times New Roman"/>
          <w:kern w:val="0"/>
          <w14:ligatures w14:val="none"/>
        </w:rPr>
        <w:t xml:space="preserve"> </w:t>
      </w:r>
    </w:p>
    <w:p w14:paraId="0B378CC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6D20B563"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186"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1ADB83E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187"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188"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72605FAD"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5.3.4.2.11 </w:t>
      </w:r>
      <w:r w:rsidRPr="008D2809">
        <w:rPr>
          <w:rFonts w:ascii="Times New Roman" w:eastAsia="Times New Roman" w:hAnsi="Times New Roman" w:cs="Times New Roman"/>
          <w:b/>
          <w:bCs/>
          <w:i/>
          <w:iCs/>
          <w:kern w:val="0"/>
          <w:sz w:val="15"/>
          <w:szCs w:val="15"/>
          <w14:ligatures w14:val="none"/>
        </w:rPr>
        <w:t>sosa:madeBySystem</w:t>
      </w:r>
    </w:p>
    <w:p w14:paraId="76436E7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lastRenderedPageBreak/>
        <w:t>This section is non-normative.</w:t>
      </w:r>
    </w:p>
    <w:p w14:paraId="13F2174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http://www.w3.org/ns/sosa/madeBySystem</w:t>
      </w:r>
    </w:p>
    <w:p w14:paraId="4973303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630CB33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made by system</w:t>
      </w:r>
      <w:r w:rsidRPr="008D2809">
        <w:rPr>
          <w:rFonts w:ascii="Times New Roman" w:eastAsia="Times New Roman" w:hAnsi="Times New Roman" w:cs="Times New Roman"/>
          <w:kern w:val="0"/>
          <w14:ligatures w14:val="none"/>
        </w:rPr>
        <w:t xml:space="preserve"> — relation from an Execution to the System that made it </w:t>
      </w:r>
    </w:p>
    <w:p w14:paraId="794563D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Scope note</w:t>
      </w:r>
    </w:p>
    <w:p w14:paraId="7614BEF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madeBySystem generalizes the </w:t>
      </w:r>
      <w:hyperlink r:id="rId1189" w:anchor="dfn-sosa-madebyactuator" w:history="1">
        <w:r w:rsidRPr="008D2809">
          <w:rPr>
            <w:rFonts w:ascii="Times New Roman" w:eastAsia="Times New Roman" w:hAnsi="Times New Roman" w:cs="Times New Roman"/>
            <w:color w:val="0000FF"/>
            <w:kern w:val="0"/>
            <w:u w:val="single"/>
            <w14:ligatures w14:val="none"/>
          </w:rPr>
          <w:t>sosa:madeByActuator</w:t>
        </w:r>
      </w:hyperlink>
      <w:r w:rsidRPr="008D2809">
        <w:rPr>
          <w:rFonts w:ascii="Times New Roman" w:eastAsia="Times New Roman" w:hAnsi="Times New Roman" w:cs="Times New Roman"/>
          <w:kern w:val="0"/>
          <w14:ligatures w14:val="none"/>
        </w:rPr>
        <w:t xml:space="preserve">, </w:t>
      </w:r>
      <w:hyperlink r:id="rId1190" w:anchor="dfn-sosa-madebysensor" w:history="1">
        <w:r w:rsidRPr="008D2809">
          <w:rPr>
            <w:rFonts w:ascii="Times New Roman" w:eastAsia="Times New Roman" w:hAnsi="Times New Roman" w:cs="Times New Roman"/>
            <w:color w:val="0000FF"/>
            <w:kern w:val="0"/>
            <w:u w:val="single"/>
            <w14:ligatures w14:val="none"/>
          </w:rPr>
          <w:t>sosa:madeBySensor</w:t>
        </w:r>
      </w:hyperlink>
      <w:r w:rsidRPr="008D2809">
        <w:rPr>
          <w:rFonts w:ascii="Times New Roman" w:eastAsia="Times New Roman" w:hAnsi="Times New Roman" w:cs="Times New Roman"/>
          <w:kern w:val="0"/>
          <w14:ligatures w14:val="none"/>
        </w:rPr>
        <w:t xml:space="preserve">, and </w:t>
      </w:r>
      <w:hyperlink r:id="rId1191" w:anchor="dfn-sosa-madebysampler" w:history="1">
        <w:r w:rsidRPr="008D2809">
          <w:rPr>
            <w:rFonts w:ascii="Times New Roman" w:eastAsia="Times New Roman" w:hAnsi="Times New Roman" w:cs="Times New Roman"/>
            <w:color w:val="0000FF"/>
            <w:kern w:val="0"/>
            <w:u w:val="single"/>
            <w14:ligatures w14:val="none"/>
          </w:rPr>
          <w:t>sosa:madeBySampler</w:t>
        </w:r>
      </w:hyperlink>
      <w:r w:rsidRPr="008D2809">
        <w:rPr>
          <w:rFonts w:ascii="Times New Roman" w:eastAsia="Times New Roman" w:hAnsi="Times New Roman" w:cs="Times New Roman"/>
          <w:kern w:val="0"/>
          <w14:ligatures w14:val="none"/>
        </w:rPr>
        <w:t xml:space="preserve"> properties. It is included in the ontology to support the definition of a common pattern for executions and their properties.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kern w:val="0"/>
          <w14:ligatures w14:val="none"/>
        </w:rPr>
        <w:br/>
        <w:t xml:space="preserve">madeBySystem is considered to be abstract. Applications </w:t>
      </w:r>
      <w:r w:rsidRPr="008D2809">
        <w:rPr>
          <w:rFonts w:ascii="Times New Roman" w:eastAsia="Times New Roman" w:hAnsi="Times New Roman" w:cs="Times New Roman"/>
          <w:i/>
          <w:iCs/>
          <w:kern w:val="0"/>
          <w14:ligatures w14:val="none"/>
        </w:rPr>
        <w:t>SHOULD</w:t>
      </w:r>
      <w:r w:rsidRPr="008D2809">
        <w:rPr>
          <w:rFonts w:ascii="Times New Roman" w:eastAsia="Times New Roman" w:hAnsi="Times New Roman" w:cs="Times New Roman"/>
          <w:kern w:val="0"/>
          <w14:ligatures w14:val="none"/>
        </w:rPr>
        <w:t xml:space="preserve"> use concrete sub-properties of madeBySystem. </w:t>
      </w:r>
    </w:p>
    <w:p w14:paraId="555B9866" w14:textId="77777777" w:rsidR="001528DB" w:rsidRDefault="001528DB" w:rsidP="008D2809">
      <w:pPr>
        <w:spacing w:after="0" w:line="240" w:lineRule="auto"/>
        <w:rPr>
          <w:ins w:id="161" w:author="Carl Reed" w:date="2026-08-24T13:39:00Z" w16du:dateUtc="2026-08-24T19:39:00Z"/>
          <w:rFonts w:ascii="Times New Roman" w:eastAsia="Times New Roman" w:hAnsi="Times New Roman" w:cs="Times New Roman"/>
          <w:kern w:val="0"/>
          <w14:ligatures w14:val="none"/>
        </w:rPr>
      </w:pPr>
    </w:p>
    <w:p w14:paraId="14EE2375" w14:textId="0E4A5996"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0ED2F56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192"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w:t>
      </w:r>
      <w:hyperlink r:id="rId1193" w:anchor="dfn-sosa-executioncollection" w:history="1">
        <w:r w:rsidRPr="008D2809">
          <w:rPr>
            <w:rFonts w:ascii="Times New Roman" w:eastAsia="Times New Roman" w:hAnsi="Times New Roman" w:cs="Times New Roman"/>
            <w:color w:val="0000FF"/>
            <w:kern w:val="0"/>
            <w:u w:val="single"/>
            <w14:ligatures w14:val="none"/>
          </w:rPr>
          <w:t>sosa:ExecutionCollection</w:t>
        </w:r>
      </w:hyperlink>
      <w:r w:rsidRPr="008D2809">
        <w:rPr>
          <w:rFonts w:ascii="Times New Roman" w:eastAsia="Times New Roman" w:hAnsi="Times New Roman" w:cs="Times New Roman"/>
          <w:kern w:val="0"/>
          <w14:ligatures w14:val="none"/>
        </w:rPr>
        <w:t xml:space="preserve"> </w:t>
      </w:r>
    </w:p>
    <w:p w14:paraId="4E1C54B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2FEADF73"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194" w:anchor="dfn-sosa-system" w:history="1">
        <w:r w:rsidRPr="008D2809">
          <w:rPr>
            <w:rFonts w:ascii="Times New Roman" w:eastAsia="Times New Roman" w:hAnsi="Times New Roman" w:cs="Times New Roman"/>
            <w:color w:val="0000FF"/>
            <w:kern w:val="0"/>
            <w:u w:val="single"/>
            <w14:ligatures w14:val="none"/>
          </w:rPr>
          <w:t>sosa:System</w:t>
        </w:r>
      </w:hyperlink>
      <w:r w:rsidRPr="008D2809">
        <w:rPr>
          <w:rFonts w:ascii="Times New Roman" w:eastAsia="Times New Roman" w:hAnsi="Times New Roman" w:cs="Times New Roman"/>
          <w:kern w:val="0"/>
          <w14:ligatures w14:val="none"/>
        </w:rPr>
        <w:t xml:space="preserve"> </w:t>
      </w:r>
    </w:p>
    <w:p w14:paraId="608B18F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534A966C"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195" w:anchor="dfn-sosa-madeexecution" w:history="1">
        <w:r w:rsidRPr="008D2809">
          <w:rPr>
            <w:rFonts w:ascii="Times New Roman" w:eastAsia="Times New Roman" w:hAnsi="Times New Roman" w:cs="Times New Roman"/>
            <w:color w:val="0000FF"/>
            <w:kern w:val="0"/>
            <w:u w:val="single"/>
            <w14:ligatures w14:val="none"/>
          </w:rPr>
          <w:t>sosa:madeExecution</w:t>
        </w:r>
      </w:hyperlink>
      <w:r w:rsidRPr="008D2809">
        <w:rPr>
          <w:rFonts w:ascii="Times New Roman" w:eastAsia="Times New Roman" w:hAnsi="Times New Roman" w:cs="Times New Roman"/>
          <w:kern w:val="0"/>
          <w14:ligatures w14:val="none"/>
        </w:rPr>
        <w:t xml:space="preserve"> </w:t>
      </w:r>
    </w:p>
    <w:p w14:paraId="6F79986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26D7B7B4"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196"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3CAF2E9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197"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198"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279BF5AF"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5.3.4.2.12 </w:t>
      </w:r>
      <w:r w:rsidRPr="008D2809">
        <w:rPr>
          <w:rFonts w:ascii="Times New Roman" w:eastAsia="Times New Roman" w:hAnsi="Times New Roman" w:cs="Times New Roman"/>
          <w:b/>
          <w:bCs/>
          <w:i/>
          <w:iCs/>
          <w:kern w:val="0"/>
          <w:sz w:val="15"/>
          <w:szCs w:val="15"/>
          <w14:ligatures w14:val="none"/>
        </w:rPr>
        <w:t>sosa:phenomenonOccurred</w:t>
      </w:r>
    </w:p>
    <w:p w14:paraId="252CFA5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498CA52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http://www.w3.org/ns/sosa/phenomenonOccurred</w:t>
      </w:r>
    </w:p>
    <w:p w14:paraId="33A9E42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17A26B1C" w14:textId="5AD53AEA"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phenomenon occurred</w:t>
      </w:r>
      <w:r w:rsidRPr="008D2809">
        <w:rPr>
          <w:rFonts w:ascii="Times New Roman" w:eastAsia="Times New Roman" w:hAnsi="Times New Roman" w:cs="Times New Roman"/>
          <w:kern w:val="0"/>
          <w14:ligatures w14:val="none"/>
        </w:rPr>
        <w:t xml:space="preserve"> — result of an Execution that this time applies to</w:t>
      </w:r>
      <w:ins w:id="162" w:author="Carl Reed" w:date="2026-08-24T13:39:00Z" w16du:dateUtc="2026-08-24T19:39:00Z">
        <w:r w:rsidR="001528DB">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4CF3DAD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421EBFB2"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199" w:anchor="time:TemporalEntity" w:history="1">
        <w:r w:rsidRPr="008D2809">
          <w:rPr>
            <w:rFonts w:ascii="Times New Roman" w:eastAsia="Times New Roman" w:hAnsi="Times New Roman" w:cs="Times New Roman"/>
            <w:color w:val="0000FF"/>
            <w:kern w:val="0"/>
            <w:u w:val="single"/>
            <w14:ligatures w14:val="none"/>
          </w:rPr>
          <w:t>time:TemporalEntity</w:t>
        </w:r>
      </w:hyperlink>
      <w:r w:rsidRPr="008D2809">
        <w:rPr>
          <w:rFonts w:ascii="Times New Roman" w:eastAsia="Times New Roman" w:hAnsi="Times New Roman" w:cs="Times New Roman"/>
          <w:kern w:val="0"/>
          <w14:ligatures w14:val="none"/>
        </w:rPr>
        <w:t xml:space="preserve"> </w:t>
      </w:r>
    </w:p>
    <w:p w14:paraId="30ACF0D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75A07EDC"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200"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w:t>
      </w:r>
      <w:hyperlink r:id="rId1201" w:anchor="dfn-sosa-executioncollection" w:history="1">
        <w:r w:rsidRPr="008D2809">
          <w:rPr>
            <w:rFonts w:ascii="Times New Roman" w:eastAsia="Times New Roman" w:hAnsi="Times New Roman" w:cs="Times New Roman"/>
            <w:color w:val="0000FF"/>
            <w:kern w:val="0"/>
            <w:u w:val="single"/>
            <w14:ligatures w14:val="none"/>
          </w:rPr>
          <w:t>sosa:ExecutionCollection</w:t>
        </w:r>
      </w:hyperlink>
      <w:r w:rsidRPr="008D2809">
        <w:rPr>
          <w:rFonts w:ascii="Times New Roman" w:eastAsia="Times New Roman" w:hAnsi="Times New Roman" w:cs="Times New Roman"/>
          <w:kern w:val="0"/>
          <w14:ligatures w14:val="none"/>
        </w:rPr>
        <w:t xml:space="preserve"> </w:t>
      </w:r>
    </w:p>
    <w:p w14:paraId="292FA97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2484471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202" w:anchor="dfn-sosa-phenomenontime" w:history="1">
        <w:r w:rsidRPr="008D2809">
          <w:rPr>
            <w:rFonts w:ascii="Times New Roman" w:eastAsia="Times New Roman" w:hAnsi="Times New Roman" w:cs="Times New Roman"/>
            <w:color w:val="0000FF"/>
            <w:kern w:val="0"/>
            <w:u w:val="single"/>
            <w14:ligatures w14:val="none"/>
          </w:rPr>
          <w:t>sosa:phenomenonTime</w:t>
        </w:r>
      </w:hyperlink>
      <w:r w:rsidRPr="008D2809">
        <w:rPr>
          <w:rFonts w:ascii="Times New Roman" w:eastAsia="Times New Roman" w:hAnsi="Times New Roman" w:cs="Times New Roman"/>
          <w:kern w:val="0"/>
          <w14:ligatures w14:val="none"/>
        </w:rPr>
        <w:t xml:space="preserve"> </w:t>
      </w:r>
    </w:p>
    <w:p w14:paraId="01A72A0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0504E428"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203"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27B1853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204"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205"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604F3951"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5.3.4.2.13 </w:t>
      </w:r>
      <w:r w:rsidRPr="008D2809">
        <w:rPr>
          <w:rFonts w:ascii="Times New Roman" w:eastAsia="Times New Roman" w:hAnsi="Times New Roman" w:cs="Times New Roman"/>
          <w:b/>
          <w:bCs/>
          <w:i/>
          <w:iCs/>
          <w:kern w:val="0"/>
          <w:sz w:val="15"/>
          <w:szCs w:val="15"/>
          <w14:ligatures w14:val="none"/>
        </w:rPr>
        <w:t>sosa:phenomenonTime</w:t>
      </w:r>
    </w:p>
    <w:p w14:paraId="5A56BFCA"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lastRenderedPageBreak/>
        <w:t>IRI:</w:t>
      </w:r>
      <w:r w:rsidRPr="008D2809">
        <w:rPr>
          <w:rFonts w:ascii="Times New Roman" w:eastAsia="Times New Roman" w:hAnsi="Times New Roman" w:cs="Times New Roman"/>
          <w:kern w:val="0"/>
          <w14:ligatures w14:val="none"/>
        </w:rPr>
        <w:t xml:space="preserve"> http://www.w3.org/ns/sosa/phenomenonTime</w:t>
      </w:r>
    </w:p>
    <w:p w14:paraId="4D0884FE"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5AE2F198" w14:textId="2A1B4E80"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phenomenon time</w:t>
      </w:r>
      <w:r w:rsidRPr="008D2809">
        <w:rPr>
          <w:rFonts w:ascii="Times New Roman" w:eastAsia="Times New Roman" w:hAnsi="Times New Roman" w:cs="Times New Roman"/>
          <w:kern w:val="0"/>
          <w14:ligatures w14:val="none"/>
        </w:rPr>
        <w:t xml:space="preserve"> — time that the result of an Execution applies to the subject entity</w:t>
      </w:r>
      <w:ins w:id="163" w:author="Carl Reed" w:date="2026-08-24T13:39:00Z" w16du:dateUtc="2026-08-24T19:39:00Z">
        <w:r w:rsidR="00DC0360">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4F5B2E95" w14:textId="55490845" w:rsidR="008D2809" w:rsidRPr="008D2809" w:rsidRDefault="00FB5EF8" w:rsidP="008D2809">
      <w:pPr>
        <w:spacing w:before="100" w:beforeAutospacing="1" w:after="100" w:afterAutospacing="1" w:line="240" w:lineRule="auto"/>
        <w:rPr>
          <w:rFonts w:ascii="Times New Roman" w:eastAsia="Times New Roman" w:hAnsi="Times New Roman" w:cs="Times New Roman"/>
          <w:kern w:val="0"/>
          <w14:ligatures w14:val="none"/>
        </w:rPr>
      </w:pPr>
      <w:ins w:id="164" w:author="Carl Reed" w:date="2026-08-24T11:26:00Z" w16du:dateUtc="2026-08-24T17:26:00Z">
        <w:r>
          <w:rPr>
            <w:rFonts w:ascii="Times New Roman" w:eastAsia="Times New Roman" w:hAnsi="Times New Roman" w:cs="Times New Roman"/>
            <w:kern w:val="0"/>
            <w14:ligatures w14:val="none"/>
          </w:rPr>
          <w:t>This property</w:t>
        </w:r>
      </w:ins>
      <w:del w:id="165" w:author="Carl Reed" w:date="2026-08-24T11:26:00Z" w16du:dateUtc="2026-08-24T17:26:00Z">
        <w:r w:rsidR="008D2809" w:rsidRPr="008D2809" w:rsidDel="00FB5EF8">
          <w:rPr>
            <w:rFonts w:ascii="Times New Roman" w:eastAsia="Times New Roman" w:hAnsi="Times New Roman" w:cs="Times New Roman"/>
            <w:kern w:val="0"/>
            <w14:ligatures w14:val="none"/>
          </w:rPr>
          <w:delText>It</w:delText>
        </w:r>
      </w:del>
      <w:r w:rsidR="008D2809" w:rsidRPr="008D2809">
        <w:rPr>
          <w:rFonts w:ascii="Times New Roman" w:eastAsia="Times New Roman" w:hAnsi="Times New Roman" w:cs="Times New Roman"/>
          <w:kern w:val="0"/>
          <w14:ligatures w14:val="none"/>
        </w:rPr>
        <w:t xml:space="preserve"> may be an interval or an instant, or some other compound temporal entity [</w:t>
      </w:r>
      <w:hyperlink r:id="rId1206" w:anchor="bib-owl-time" w:tooltip="Time Ontology in OWL" w:history="1">
        <w:r w:rsidR="008D2809" w:rsidRPr="008D2809">
          <w:rPr>
            <w:rFonts w:ascii="Times New Roman" w:eastAsia="Times New Roman" w:hAnsi="Times New Roman" w:cs="Times New Roman"/>
            <w:i/>
            <w:iCs/>
            <w:color w:val="0000FF"/>
            <w:kern w:val="0"/>
            <w:u w:val="single"/>
            <w14:ligatures w14:val="none"/>
          </w:rPr>
          <w:t>owl-time</w:t>
        </w:r>
      </w:hyperlink>
      <w:r w:rsidR="008D2809" w:rsidRPr="008D2809">
        <w:rPr>
          <w:rFonts w:ascii="Times New Roman" w:eastAsia="Times New Roman" w:hAnsi="Times New Roman" w:cs="Times New Roman"/>
          <w:kern w:val="0"/>
          <w14:ligatures w14:val="none"/>
        </w:rPr>
        <w:t xml:space="preserve">]. </w:t>
      </w:r>
    </w:p>
    <w:p w14:paraId="7816E63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w:t>
      </w:r>
      <w:hyperlink r:id="rId1207" w:anchor="dfn-sosa-phenomenontime" w:history="1">
        <w:r w:rsidRPr="008D2809">
          <w:rPr>
            <w:rFonts w:ascii="Times New Roman" w:eastAsia="Times New Roman" w:hAnsi="Times New Roman" w:cs="Times New Roman"/>
            <w:color w:val="0000FF"/>
            <w:kern w:val="0"/>
            <w:u w:val="single"/>
            <w14:ligatures w14:val="none"/>
          </w:rPr>
          <w:t>sosa:phenomenonTime</w:t>
        </w:r>
      </w:hyperlink>
      <w:r w:rsidRPr="008D2809">
        <w:rPr>
          <w:rFonts w:ascii="Times New Roman" w:eastAsia="Times New Roman" w:hAnsi="Times New Roman" w:cs="Times New Roman"/>
          <w:kern w:val="0"/>
          <w14:ligatures w14:val="none"/>
        </w:rPr>
        <w:t xml:space="preserve"> is not necessarily the same as the </w:t>
      </w:r>
      <w:hyperlink r:id="rId1208" w:anchor="dfn-sosa-endtime" w:history="1">
        <w:r w:rsidRPr="008D2809">
          <w:rPr>
            <w:rFonts w:ascii="Times New Roman" w:eastAsia="Times New Roman" w:hAnsi="Times New Roman" w:cs="Times New Roman"/>
            <w:color w:val="0000FF"/>
            <w:kern w:val="0"/>
            <w:u w:val="single"/>
            <w14:ligatures w14:val="none"/>
          </w:rPr>
          <w:t>sosa:endTime</w:t>
        </w:r>
      </w:hyperlink>
      <w:r w:rsidRPr="008D2809">
        <w:rPr>
          <w:rFonts w:ascii="Times New Roman" w:eastAsia="Times New Roman" w:hAnsi="Times New Roman" w:cs="Times New Roman"/>
          <w:kern w:val="0"/>
          <w14:ligatures w14:val="none"/>
        </w:rPr>
        <w:t xml:space="preserve"> or </w:t>
      </w:r>
      <w:hyperlink r:id="rId1209" w:anchor="dfn-sosa-resulttime" w:history="1">
        <w:r w:rsidRPr="008D2809">
          <w:rPr>
            <w:rFonts w:ascii="Times New Roman" w:eastAsia="Times New Roman" w:hAnsi="Times New Roman" w:cs="Times New Roman"/>
            <w:color w:val="0000FF"/>
            <w:kern w:val="0"/>
            <w:u w:val="single"/>
            <w14:ligatures w14:val="none"/>
          </w:rPr>
          <w:t>sosa:resultTime</w:t>
        </w:r>
      </w:hyperlink>
      <w:r w:rsidRPr="008D2809">
        <w:rPr>
          <w:rFonts w:ascii="Times New Roman" w:eastAsia="Times New Roman" w:hAnsi="Times New Roman" w:cs="Times New Roman"/>
          <w:kern w:val="0"/>
          <w14:ligatures w14:val="none"/>
        </w:rPr>
        <w:t xml:space="preserve">. </w:t>
      </w:r>
    </w:p>
    <w:p w14:paraId="218AAEE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In the case of </w:t>
      </w:r>
      <w:hyperlink r:id="rId1210" w:anchor="dfn-sosa-actuation" w:history="1">
        <w:r w:rsidRPr="008D2809">
          <w:rPr>
            <w:rFonts w:ascii="Times New Roman" w:eastAsia="Times New Roman" w:hAnsi="Times New Roman" w:cs="Times New Roman"/>
            <w:color w:val="0000FF"/>
            <w:kern w:val="0"/>
            <w:u w:val="single"/>
            <w14:ligatures w14:val="none"/>
          </w:rPr>
          <w:t>sosa:Actuation</w:t>
        </w:r>
      </w:hyperlink>
      <w:r w:rsidRPr="008D2809">
        <w:rPr>
          <w:rFonts w:ascii="Times New Roman" w:eastAsia="Times New Roman" w:hAnsi="Times New Roman" w:cs="Times New Roman"/>
          <w:kern w:val="0"/>
          <w14:ligatures w14:val="none"/>
        </w:rPr>
        <w:t xml:space="preserve">, </w:t>
      </w:r>
      <w:hyperlink r:id="rId1211" w:anchor="dfn-sosa-phenomenontime" w:history="1">
        <w:r w:rsidRPr="008D2809">
          <w:rPr>
            <w:rFonts w:ascii="Times New Roman" w:eastAsia="Times New Roman" w:hAnsi="Times New Roman" w:cs="Times New Roman"/>
            <w:color w:val="0000FF"/>
            <w:kern w:val="0"/>
            <w:u w:val="single"/>
            <w14:ligatures w14:val="none"/>
          </w:rPr>
          <w:t>sosa:phenomenonTime</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i/>
          <w:iCs/>
          <w:kern w:val="0"/>
          <w14:ligatures w14:val="none"/>
        </w:rPr>
        <w:t>SHOULD</w:t>
      </w:r>
      <w:r w:rsidRPr="008D2809">
        <w:rPr>
          <w:rFonts w:ascii="Times New Roman" w:eastAsia="Times New Roman" w:hAnsi="Times New Roman" w:cs="Times New Roman"/>
          <w:kern w:val="0"/>
          <w14:ligatures w14:val="none"/>
        </w:rPr>
        <w:t xml:space="preserve"> indicate the time during which the </w:t>
      </w:r>
      <w:hyperlink r:id="rId1212" w:anchor="dfn-sosa-actuator" w:history="1">
        <w:r w:rsidRPr="008D2809">
          <w:rPr>
            <w:rFonts w:ascii="Times New Roman" w:eastAsia="Times New Roman" w:hAnsi="Times New Roman" w:cs="Times New Roman"/>
            <w:color w:val="0000FF"/>
            <w:kern w:val="0"/>
            <w:u w:val="single"/>
            <w14:ligatures w14:val="none"/>
          </w:rPr>
          <w:t>sosa:Actuator</w:t>
        </w:r>
      </w:hyperlink>
      <w:r w:rsidRPr="008D2809">
        <w:rPr>
          <w:rFonts w:ascii="Times New Roman" w:eastAsia="Times New Roman" w:hAnsi="Times New Roman" w:cs="Times New Roman"/>
          <w:kern w:val="0"/>
          <w14:ligatures w14:val="none"/>
        </w:rPr>
        <w:t xml:space="preserve"> was active. </w:t>
      </w:r>
    </w:p>
    <w:p w14:paraId="60640B50" w14:textId="454A49B4"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In the case of </w:t>
      </w:r>
      <w:hyperlink r:id="rId1213" w:anchor="dfn-sosa-observation" w:history="1">
        <w:r w:rsidRPr="008D2809">
          <w:rPr>
            <w:rFonts w:ascii="Times New Roman" w:eastAsia="Times New Roman" w:hAnsi="Times New Roman" w:cs="Times New Roman"/>
            <w:color w:val="0000FF"/>
            <w:kern w:val="0"/>
            <w:u w:val="single"/>
            <w14:ligatures w14:val="none"/>
          </w:rPr>
          <w:t>sosa:Observation</w:t>
        </w:r>
      </w:hyperlink>
      <w:r w:rsidRPr="008D2809">
        <w:rPr>
          <w:rFonts w:ascii="Times New Roman" w:eastAsia="Times New Roman" w:hAnsi="Times New Roman" w:cs="Times New Roman"/>
          <w:kern w:val="0"/>
          <w14:ligatures w14:val="none"/>
        </w:rPr>
        <w:t xml:space="preserve">, the </w:t>
      </w:r>
      <w:hyperlink r:id="rId1214" w:anchor="dfn-sosa-phenomenontime" w:history="1">
        <w:r w:rsidRPr="008D2809">
          <w:rPr>
            <w:rFonts w:ascii="Times New Roman" w:eastAsia="Times New Roman" w:hAnsi="Times New Roman" w:cs="Times New Roman"/>
            <w:color w:val="0000FF"/>
            <w:kern w:val="0"/>
            <w:u w:val="single"/>
            <w14:ligatures w14:val="none"/>
          </w:rPr>
          <w:t>sosa:phenomenonTime</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i/>
          <w:iCs/>
          <w:kern w:val="0"/>
          <w14:ligatures w14:val="none"/>
        </w:rPr>
        <w:t>MAY</w:t>
      </w:r>
      <w:r w:rsidRPr="008D2809">
        <w:rPr>
          <w:rFonts w:ascii="Times New Roman" w:eastAsia="Times New Roman" w:hAnsi="Times New Roman" w:cs="Times New Roman"/>
          <w:kern w:val="0"/>
          <w14:ligatures w14:val="none"/>
        </w:rPr>
        <w:t xml:space="preserve"> be distant from the </w:t>
      </w:r>
      <w:hyperlink r:id="rId1215" w:anchor="dfn-sosa-resulttime" w:history="1">
        <w:r w:rsidRPr="008D2809">
          <w:rPr>
            <w:rFonts w:ascii="Times New Roman" w:eastAsia="Times New Roman" w:hAnsi="Times New Roman" w:cs="Times New Roman"/>
            <w:color w:val="0000FF"/>
            <w:kern w:val="0"/>
            <w:u w:val="single"/>
            <w14:ligatures w14:val="none"/>
          </w:rPr>
          <w:t>sosa:resultTime</w:t>
        </w:r>
      </w:hyperlink>
      <w:r w:rsidRPr="008D2809">
        <w:rPr>
          <w:rFonts w:ascii="Times New Roman" w:eastAsia="Times New Roman" w:hAnsi="Times New Roman" w:cs="Times New Roman"/>
          <w:kern w:val="0"/>
          <w14:ligatures w14:val="none"/>
        </w:rPr>
        <w:t>. For example</w:t>
      </w:r>
      <w:ins w:id="166" w:author="Carl Reed" w:date="2026-08-24T11:26:00Z" w16du:dateUtc="2026-08-24T17:26:00Z">
        <w:r w:rsidR="00964CCB">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in the case of forecasts the </w:t>
      </w:r>
      <w:hyperlink r:id="rId1216" w:anchor="dfn-sosa-phenomenontime" w:history="1">
        <w:r w:rsidRPr="008D2809">
          <w:rPr>
            <w:rFonts w:ascii="Times New Roman" w:eastAsia="Times New Roman" w:hAnsi="Times New Roman" w:cs="Times New Roman"/>
            <w:color w:val="0000FF"/>
            <w:kern w:val="0"/>
            <w:u w:val="single"/>
            <w14:ligatures w14:val="none"/>
          </w:rPr>
          <w:t>sosa:phenomenonTime</w:t>
        </w:r>
      </w:hyperlink>
      <w:r w:rsidRPr="008D2809">
        <w:rPr>
          <w:rFonts w:ascii="Times New Roman" w:eastAsia="Times New Roman" w:hAnsi="Times New Roman" w:cs="Times New Roman"/>
          <w:kern w:val="0"/>
          <w14:ligatures w14:val="none"/>
        </w:rPr>
        <w:t xml:space="preserve"> is after the </w:t>
      </w:r>
      <w:hyperlink r:id="rId1217" w:anchor="dfn-sosa-resulttime" w:history="1">
        <w:r w:rsidRPr="008D2809">
          <w:rPr>
            <w:rFonts w:ascii="Times New Roman" w:eastAsia="Times New Roman" w:hAnsi="Times New Roman" w:cs="Times New Roman"/>
            <w:color w:val="0000FF"/>
            <w:kern w:val="0"/>
            <w:u w:val="single"/>
            <w14:ligatures w14:val="none"/>
          </w:rPr>
          <w:t>sosa:resultTime</w:t>
        </w:r>
      </w:hyperlink>
      <w:r w:rsidRPr="008D2809">
        <w:rPr>
          <w:rFonts w:ascii="Times New Roman" w:eastAsia="Times New Roman" w:hAnsi="Times New Roman" w:cs="Times New Roman"/>
          <w:kern w:val="0"/>
          <w14:ligatures w14:val="none"/>
        </w:rPr>
        <w:t xml:space="preserve">. In historical, geological and cosmological investigations the </w:t>
      </w:r>
      <w:hyperlink r:id="rId1218" w:anchor="dfn-sosa-phenomenontime" w:history="1">
        <w:r w:rsidRPr="008D2809">
          <w:rPr>
            <w:rFonts w:ascii="Times New Roman" w:eastAsia="Times New Roman" w:hAnsi="Times New Roman" w:cs="Times New Roman"/>
            <w:color w:val="0000FF"/>
            <w:kern w:val="0"/>
            <w:u w:val="single"/>
            <w14:ligatures w14:val="none"/>
          </w:rPr>
          <w:t>sosa:phenomenonTime</w:t>
        </w:r>
      </w:hyperlink>
      <w:r w:rsidRPr="008D2809">
        <w:rPr>
          <w:rFonts w:ascii="Times New Roman" w:eastAsia="Times New Roman" w:hAnsi="Times New Roman" w:cs="Times New Roman"/>
          <w:kern w:val="0"/>
          <w14:ligatures w14:val="none"/>
        </w:rPr>
        <w:t xml:space="preserve"> can be far in the past, while the </w:t>
      </w:r>
      <w:hyperlink r:id="rId1219" w:anchor="dfn-sosa-resulttime" w:history="1">
        <w:r w:rsidRPr="008D2809">
          <w:rPr>
            <w:rFonts w:ascii="Times New Roman" w:eastAsia="Times New Roman" w:hAnsi="Times New Roman" w:cs="Times New Roman"/>
            <w:color w:val="0000FF"/>
            <w:kern w:val="0"/>
            <w:u w:val="single"/>
            <w14:ligatures w14:val="none"/>
          </w:rPr>
          <w:t>sosa:resultTime</w:t>
        </w:r>
      </w:hyperlink>
      <w:r w:rsidRPr="008D2809">
        <w:rPr>
          <w:rFonts w:ascii="Times New Roman" w:eastAsia="Times New Roman" w:hAnsi="Times New Roman" w:cs="Times New Roman"/>
          <w:kern w:val="0"/>
          <w14:ligatures w14:val="none"/>
        </w:rPr>
        <w:t xml:space="preserve"> is contemporary. </w:t>
      </w:r>
    </w:p>
    <w:p w14:paraId="7912D586" w14:textId="79A0A7F1"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In the case of </w:t>
      </w:r>
      <w:hyperlink r:id="rId1220" w:anchor="dfn-sosa-sampling" w:history="1">
        <w:r w:rsidRPr="008D2809">
          <w:rPr>
            <w:rFonts w:ascii="Times New Roman" w:eastAsia="Times New Roman" w:hAnsi="Times New Roman" w:cs="Times New Roman"/>
            <w:color w:val="0000FF"/>
            <w:kern w:val="0"/>
            <w:u w:val="single"/>
            <w14:ligatures w14:val="none"/>
          </w:rPr>
          <w:t>sosa:Sampling</w:t>
        </w:r>
      </w:hyperlink>
      <w:ins w:id="167" w:author="Carl Reed" w:date="2026-08-24T11:27:00Z" w16du:dateUtc="2026-08-24T17:27:00Z">
        <w:r w:rsidR="0032534A">
          <w:t>,</w:t>
        </w:r>
      </w:ins>
      <w:r w:rsidRPr="008D2809">
        <w:rPr>
          <w:rFonts w:ascii="Times New Roman" w:eastAsia="Times New Roman" w:hAnsi="Times New Roman" w:cs="Times New Roman"/>
          <w:kern w:val="0"/>
          <w14:ligatures w14:val="none"/>
        </w:rPr>
        <w:t xml:space="preserve"> the </w:t>
      </w:r>
      <w:hyperlink r:id="rId1221" w:anchor="dfn-sosa-phenomenontime" w:history="1">
        <w:r w:rsidRPr="008D2809">
          <w:rPr>
            <w:rFonts w:ascii="Times New Roman" w:eastAsia="Times New Roman" w:hAnsi="Times New Roman" w:cs="Times New Roman"/>
            <w:color w:val="0000FF"/>
            <w:kern w:val="0"/>
            <w:u w:val="single"/>
            <w14:ligatures w14:val="none"/>
          </w:rPr>
          <w:t>sosa:phenomenonTime</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i/>
          <w:iCs/>
          <w:kern w:val="0"/>
          <w14:ligatures w14:val="none"/>
        </w:rPr>
        <w:t>SHOULD</w:t>
      </w:r>
      <w:r w:rsidRPr="008D2809">
        <w:rPr>
          <w:rFonts w:ascii="Times New Roman" w:eastAsia="Times New Roman" w:hAnsi="Times New Roman" w:cs="Times New Roman"/>
          <w:kern w:val="0"/>
          <w14:ligatures w14:val="none"/>
        </w:rPr>
        <w:t xml:space="preserve"> indicate the time during which the sampling </w:t>
      </w:r>
      <w:hyperlink r:id="rId1222" w:anchor="dfn-sosa-procedure" w:history="1">
        <w:r w:rsidRPr="008D2809">
          <w:rPr>
            <w:rFonts w:ascii="Times New Roman" w:eastAsia="Times New Roman" w:hAnsi="Times New Roman" w:cs="Times New Roman"/>
            <w:color w:val="0000FF"/>
            <w:kern w:val="0"/>
            <w:u w:val="single"/>
            <w14:ligatures w14:val="none"/>
          </w:rPr>
          <w:t>sosa:Procedure</w:t>
        </w:r>
      </w:hyperlink>
      <w:r w:rsidRPr="008D2809">
        <w:rPr>
          <w:rFonts w:ascii="Times New Roman" w:eastAsia="Times New Roman" w:hAnsi="Times New Roman" w:cs="Times New Roman"/>
          <w:kern w:val="0"/>
          <w14:ligatures w14:val="none"/>
        </w:rPr>
        <w:t xml:space="preserve"> was active. The </w:t>
      </w:r>
      <w:hyperlink r:id="rId1223" w:anchor="dfn-sosa-resulttime" w:history="1">
        <w:r w:rsidRPr="008D2809">
          <w:rPr>
            <w:rFonts w:ascii="Times New Roman" w:eastAsia="Times New Roman" w:hAnsi="Times New Roman" w:cs="Times New Roman"/>
            <w:color w:val="0000FF"/>
            <w:kern w:val="0"/>
            <w:u w:val="single"/>
            <w14:ligatures w14:val="none"/>
          </w:rPr>
          <w:t>sosa:resultTime</w:t>
        </w:r>
      </w:hyperlink>
      <w:r w:rsidRPr="008D2809">
        <w:rPr>
          <w:rFonts w:ascii="Times New Roman" w:eastAsia="Times New Roman" w:hAnsi="Times New Roman" w:cs="Times New Roman"/>
          <w:kern w:val="0"/>
          <w14:ligatures w14:val="none"/>
        </w:rPr>
        <w:t xml:space="preserve"> can indicate when the sample comes into the possession of the operator. </w:t>
      </w:r>
    </w:p>
    <w:p w14:paraId="6296713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4082F8DE" w14:textId="43B39FAA"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different time-properties on a </w:t>
      </w:r>
      <w:hyperlink r:id="rId1224"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support the description of plans, forecasts and predictions as well as descriptions of </w:t>
      </w:r>
      <w:del w:id="168" w:author="Carl Reed" w:date="2026-08-24T11:27:00Z" w16du:dateUtc="2026-08-24T17:27:00Z">
        <w:r w:rsidRPr="008D2809" w:rsidDel="0032534A">
          <w:rPr>
            <w:rFonts w:ascii="Times New Roman" w:eastAsia="Times New Roman" w:hAnsi="Times New Roman" w:cs="Times New Roman"/>
            <w:kern w:val="0"/>
            <w14:ligatures w14:val="none"/>
          </w:rPr>
          <w:delText>arious</w:delText>
        </w:r>
      </w:del>
      <w:ins w:id="169" w:author="Carl Reed" w:date="2026-08-24T11:27:00Z" w16du:dateUtc="2026-08-24T17:27:00Z">
        <w:r w:rsidR="0032534A" w:rsidRPr="008D2809">
          <w:rPr>
            <w:rFonts w:ascii="Times New Roman" w:eastAsia="Times New Roman" w:hAnsi="Times New Roman" w:cs="Times New Roman"/>
            <w:kern w:val="0"/>
            <w14:ligatures w14:val="none"/>
          </w:rPr>
          <w:t>various</w:t>
        </w:r>
      </w:ins>
      <w:r w:rsidRPr="008D2809">
        <w:rPr>
          <w:rFonts w:ascii="Times New Roman" w:eastAsia="Times New Roman" w:hAnsi="Times New Roman" w:cs="Times New Roman"/>
          <w:kern w:val="0"/>
          <w14:ligatures w14:val="none"/>
        </w:rPr>
        <w:t xml:space="preserve"> historical scenarios. See </w:t>
      </w:r>
      <w:hyperlink r:id="rId1225" w:anchor="ModelTimes" w:history="1">
        <w:r w:rsidRPr="008D2809">
          <w:rPr>
            <w:rFonts w:ascii="Times New Roman" w:eastAsia="Times New Roman" w:hAnsi="Times New Roman" w:cs="Times New Roman"/>
            <w:color w:val="0000FF"/>
            <w:kern w:val="0"/>
            <w:u w:val="single"/>
            <w14:ligatures w14:val="none"/>
          </w:rPr>
          <w:t>Temporal properties</w:t>
        </w:r>
      </w:hyperlink>
      <w:r w:rsidRPr="008D2809">
        <w:rPr>
          <w:rFonts w:ascii="Times New Roman" w:eastAsia="Times New Roman" w:hAnsi="Times New Roman" w:cs="Times New Roman"/>
          <w:kern w:val="0"/>
          <w14:ligatures w14:val="none"/>
        </w:rPr>
        <w:t xml:space="preserve"> for patterns related to these. </w:t>
      </w:r>
    </w:p>
    <w:p w14:paraId="7B922FF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Example</w:t>
      </w:r>
    </w:p>
    <w:p w14:paraId="3247165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&lt;obs1&gt; sosa:phenomenonTime [</w:t>
      </w:r>
    </w:p>
    <w:p w14:paraId="6C30A19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time:Instant ;</w:t>
      </w:r>
    </w:p>
    <w:p w14:paraId="20B4924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time:inXSDDateTime "2023-06-20T21:49:18+00:00"^^xsd:dateTime ;</w:t>
      </w:r>
    </w:p>
    <w:p w14:paraId="4A5C4EB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w:t>
      </w:r>
    </w:p>
    <w:p w14:paraId="524385C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&lt;obs2&gt; sosa:phenomenonTime [</w:t>
      </w:r>
    </w:p>
    <w:p w14:paraId="0371482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time:Interval ;</w:t>
      </w:r>
    </w:p>
    <w:p w14:paraId="2BEA57A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time:hasBeginning [</w:t>
      </w:r>
    </w:p>
    <w:p w14:paraId="5831D78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time:Instant ;</w:t>
      </w:r>
    </w:p>
    <w:p w14:paraId="0B25DD1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time:inXSDDateTime "2017-04-15T23:59:30+00:00"^^xsd:dateTime</w:t>
      </w:r>
    </w:p>
    <w:p w14:paraId="469F71A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6DD8EE2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time:hasEnd [</w:t>
      </w:r>
    </w:p>
    <w:p w14:paraId="36348AF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time:Instant ;</w:t>
      </w:r>
    </w:p>
    <w:p w14:paraId="18C3B58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time:inXSDDateTime "2017-04-16T00:00:00+00:00"^^xsd:dateTime</w:t>
      </w:r>
    </w:p>
    <w:p w14:paraId="2718557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6B94548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w:t>
      </w:r>
    </w:p>
    <w:p w14:paraId="347BC11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&lt;obs3&gt; sosa:phenomenonTime [</w:t>
      </w:r>
    </w:p>
    <w:p w14:paraId="0AAC825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time:Interval ;</w:t>
      </w:r>
    </w:p>
    <w:p w14:paraId="17108F9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time:hasBeginning [</w:t>
      </w:r>
    </w:p>
    <w:p w14:paraId="716204E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time:Instant ;</w:t>
      </w:r>
    </w:p>
    <w:p w14:paraId="5862D25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time:inTimePosition [</w:t>
      </w:r>
    </w:p>
    <w:p w14:paraId="622CCEF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lastRenderedPageBreak/>
        <w:t xml:space="preserve">      time:hasTRS ex:BP ;</w:t>
      </w:r>
    </w:p>
    <w:p w14:paraId="6C0DA94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time:numericPosition 12000 ;</w:t>
      </w:r>
    </w:p>
    <w:p w14:paraId="632331A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5834A41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7686F63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time:hasDuration [</w:t>
      </w:r>
    </w:p>
    <w:p w14:paraId="329FA3B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time:Duration ;</w:t>
      </w:r>
    </w:p>
    <w:p w14:paraId="3158B5A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time:numericDuration 500 ;</w:t>
      </w:r>
    </w:p>
    <w:p w14:paraId="333E233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time:unitType time:unitYear ;</w:t>
      </w:r>
    </w:p>
    <w:p w14:paraId="71D98A0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419156A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w:t>
      </w:r>
    </w:p>
    <w:p w14:paraId="7FB7422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3470BB90"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226"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w:t>
      </w:r>
      <w:hyperlink r:id="rId1227" w:anchor="dfn-sosa-executioncollection" w:history="1">
        <w:r w:rsidRPr="008D2809">
          <w:rPr>
            <w:rFonts w:ascii="Times New Roman" w:eastAsia="Times New Roman" w:hAnsi="Times New Roman" w:cs="Times New Roman"/>
            <w:color w:val="0000FF"/>
            <w:kern w:val="0"/>
            <w:u w:val="single"/>
            <w14:ligatures w14:val="none"/>
          </w:rPr>
          <w:t>sosa:ExecutionCollection</w:t>
        </w:r>
      </w:hyperlink>
      <w:r w:rsidRPr="008D2809">
        <w:rPr>
          <w:rFonts w:ascii="Times New Roman" w:eastAsia="Times New Roman" w:hAnsi="Times New Roman" w:cs="Times New Roman"/>
          <w:kern w:val="0"/>
          <w14:ligatures w14:val="none"/>
        </w:rPr>
        <w:t xml:space="preserve"> </w:t>
      </w:r>
    </w:p>
    <w:p w14:paraId="63D8598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7DF0790B"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228" w:anchor="time:TemporalEntity" w:history="1">
        <w:r w:rsidRPr="008D2809">
          <w:rPr>
            <w:rFonts w:ascii="Times New Roman" w:eastAsia="Times New Roman" w:hAnsi="Times New Roman" w:cs="Times New Roman"/>
            <w:color w:val="0000FF"/>
            <w:kern w:val="0"/>
            <w:u w:val="single"/>
            <w14:ligatures w14:val="none"/>
          </w:rPr>
          <w:t>time:TemporalEntity</w:t>
        </w:r>
      </w:hyperlink>
      <w:r w:rsidRPr="008D2809">
        <w:rPr>
          <w:rFonts w:ascii="Times New Roman" w:eastAsia="Times New Roman" w:hAnsi="Times New Roman" w:cs="Times New Roman"/>
          <w:kern w:val="0"/>
          <w14:ligatures w14:val="none"/>
        </w:rPr>
        <w:t xml:space="preserve"> </w:t>
      </w:r>
    </w:p>
    <w:p w14:paraId="0D60A0B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4F037BB4"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229" w:anchor="dfn-sosa-phenomenonoccurred" w:history="1">
        <w:r w:rsidRPr="008D2809">
          <w:rPr>
            <w:rFonts w:ascii="Times New Roman" w:eastAsia="Times New Roman" w:hAnsi="Times New Roman" w:cs="Times New Roman"/>
            <w:color w:val="0000FF"/>
            <w:kern w:val="0"/>
            <w:u w:val="single"/>
            <w14:ligatures w14:val="none"/>
          </w:rPr>
          <w:t>sosa:phenomenonOccurred</w:t>
        </w:r>
      </w:hyperlink>
      <w:r w:rsidRPr="008D2809">
        <w:rPr>
          <w:rFonts w:ascii="Times New Roman" w:eastAsia="Times New Roman" w:hAnsi="Times New Roman" w:cs="Times New Roman"/>
          <w:kern w:val="0"/>
          <w14:ligatures w14:val="none"/>
        </w:rPr>
        <w:t xml:space="preserve"> </w:t>
      </w:r>
    </w:p>
    <w:p w14:paraId="53AD8AB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43AEB47E"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230"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204F19D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231"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232"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159F45AB"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5.3.4.2.14 </w:t>
      </w:r>
      <w:r w:rsidRPr="008D2809">
        <w:rPr>
          <w:rFonts w:ascii="Times New Roman" w:eastAsia="Times New Roman" w:hAnsi="Times New Roman" w:cs="Times New Roman"/>
          <w:b/>
          <w:bCs/>
          <w:i/>
          <w:iCs/>
          <w:kern w:val="0"/>
          <w:sz w:val="15"/>
          <w:szCs w:val="15"/>
          <w14:ligatures w14:val="none"/>
        </w:rPr>
        <w:t>sosa:resultTime</w:t>
      </w:r>
    </w:p>
    <w:p w14:paraId="1A406E9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http://www.w3.org/ns/sosa/resultTime</w:t>
      </w:r>
    </w:p>
    <w:p w14:paraId="34DE620E"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Datatype Property</w:t>
      </w:r>
    </w:p>
    <w:p w14:paraId="52648176" w14:textId="0A78C0C3"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result time</w:t>
      </w:r>
      <w:r w:rsidRPr="008D2809">
        <w:rPr>
          <w:rFonts w:ascii="Times New Roman" w:eastAsia="Times New Roman" w:hAnsi="Times New Roman" w:cs="Times New Roman"/>
          <w:kern w:val="0"/>
          <w14:ligatures w14:val="none"/>
        </w:rPr>
        <w:t xml:space="preserve"> — instant of time when the result of the Execution became available</w:t>
      </w:r>
      <w:ins w:id="170" w:author="Carl Reed" w:date="2026-08-24T13:39:00Z" w16du:dateUtc="2026-08-24T19:39:00Z">
        <w:r w:rsidR="00DC0360">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74C7658E"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value would usually be encoded using </w:t>
      </w:r>
      <w:hyperlink r:id="rId1233" w:anchor="dateTime" w:history="1">
        <w:r w:rsidRPr="008D2809">
          <w:rPr>
            <w:rFonts w:ascii="Courier New" w:eastAsia="Times New Roman" w:hAnsi="Courier New" w:cs="Courier New"/>
            <w:color w:val="0000FF"/>
            <w:kern w:val="0"/>
            <w:sz w:val="20"/>
            <w:szCs w:val="20"/>
            <w:u w:val="single"/>
            <w14:ligatures w14:val="none"/>
          </w:rPr>
          <w:t>xsd:dateTime</w:t>
        </w:r>
      </w:hyperlink>
      <w:r w:rsidRPr="008D2809">
        <w:rPr>
          <w:rFonts w:ascii="Times New Roman" w:eastAsia="Times New Roman" w:hAnsi="Times New Roman" w:cs="Times New Roman"/>
          <w:kern w:val="0"/>
          <w14:ligatures w14:val="none"/>
        </w:rPr>
        <w:t xml:space="preserve">, </w:t>
      </w:r>
      <w:hyperlink r:id="rId1234" w:anchor="date" w:history="1">
        <w:r w:rsidRPr="008D2809">
          <w:rPr>
            <w:rFonts w:ascii="Courier New" w:eastAsia="Times New Roman" w:hAnsi="Courier New" w:cs="Courier New"/>
            <w:color w:val="0000FF"/>
            <w:kern w:val="0"/>
            <w:sz w:val="20"/>
            <w:szCs w:val="20"/>
            <w:u w:val="single"/>
            <w14:ligatures w14:val="none"/>
          </w:rPr>
          <w:t>xsd:date</w:t>
        </w:r>
      </w:hyperlink>
      <w:r w:rsidRPr="008D2809">
        <w:rPr>
          <w:rFonts w:ascii="Times New Roman" w:eastAsia="Times New Roman" w:hAnsi="Times New Roman" w:cs="Times New Roman"/>
          <w:kern w:val="0"/>
          <w14:ligatures w14:val="none"/>
        </w:rPr>
        <w:t xml:space="preserve">, </w:t>
      </w:r>
      <w:hyperlink r:id="rId1235" w:anchor="gYearMonth" w:history="1">
        <w:r w:rsidRPr="008D2809">
          <w:rPr>
            <w:rFonts w:ascii="Courier New" w:eastAsia="Times New Roman" w:hAnsi="Courier New" w:cs="Courier New"/>
            <w:color w:val="0000FF"/>
            <w:kern w:val="0"/>
            <w:sz w:val="20"/>
            <w:szCs w:val="20"/>
            <w:u w:val="single"/>
            <w14:ligatures w14:val="none"/>
          </w:rPr>
          <w:t>xsd:gYearMonth</w:t>
        </w:r>
      </w:hyperlink>
      <w:r w:rsidRPr="008D2809">
        <w:rPr>
          <w:rFonts w:ascii="Times New Roman" w:eastAsia="Times New Roman" w:hAnsi="Times New Roman" w:cs="Times New Roman"/>
          <w:kern w:val="0"/>
          <w14:ligatures w14:val="none"/>
        </w:rPr>
        <w:t xml:space="preserve">, and/or </w:t>
      </w:r>
      <w:hyperlink r:id="rId1236" w:anchor="gYear" w:history="1">
        <w:r w:rsidRPr="008D2809">
          <w:rPr>
            <w:rFonts w:ascii="Courier New" w:eastAsia="Times New Roman" w:hAnsi="Courier New" w:cs="Courier New"/>
            <w:color w:val="0000FF"/>
            <w:kern w:val="0"/>
            <w:sz w:val="20"/>
            <w:szCs w:val="20"/>
            <w:u w:val="single"/>
            <w14:ligatures w14:val="none"/>
          </w:rPr>
          <w:t>xsd:gYear</w:t>
        </w:r>
      </w:hyperlink>
      <w:r w:rsidRPr="008D2809">
        <w:rPr>
          <w:rFonts w:ascii="Times New Roman" w:eastAsia="Times New Roman" w:hAnsi="Times New Roman" w:cs="Times New Roman"/>
          <w:kern w:val="0"/>
          <w14:ligatures w14:val="none"/>
        </w:rPr>
        <w:t xml:space="preserve">. </w:t>
      </w:r>
    </w:p>
    <w:p w14:paraId="208FE2B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4AF8353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different time-properties on a </w:t>
      </w:r>
      <w:hyperlink r:id="rId1237"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support the description of plans, forecasts, and predictions, as well as descriptions of various historical scenarios. See </w:t>
      </w:r>
      <w:hyperlink r:id="rId1238" w:anchor="ModelTimes" w:history="1">
        <w:r w:rsidRPr="008D2809">
          <w:rPr>
            <w:rFonts w:ascii="Times New Roman" w:eastAsia="Times New Roman" w:hAnsi="Times New Roman" w:cs="Times New Roman"/>
            <w:color w:val="0000FF"/>
            <w:kern w:val="0"/>
            <w:u w:val="single"/>
            <w14:ligatures w14:val="none"/>
          </w:rPr>
          <w:t>Temporal properties</w:t>
        </w:r>
      </w:hyperlink>
      <w:r w:rsidRPr="008D2809">
        <w:rPr>
          <w:rFonts w:ascii="Times New Roman" w:eastAsia="Times New Roman" w:hAnsi="Times New Roman" w:cs="Times New Roman"/>
          <w:kern w:val="0"/>
          <w14:ligatures w14:val="none"/>
        </w:rPr>
        <w:t xml:space="preserve"> for patterns related to these.</w:t>
      </w:r>
    </w:p>
    <w:p w14:paraId="2F1DFFB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Example</w:t>
      </w:r>
    </w:p>
    <w:p w14:paraId="2CE87BB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"2024-01-23T19:26:00+11:00"^^xsd:dateTime</w:t>
      </w:r>
    </w:p>
    <w:p w14:paraId="6DDF83C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"2024-01-23"^^xsd:date</w:t>
      </w:r>
    </w:p>
    <w:p w14:paraId="32CE869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"2024-01"^^xsd:gMonth</w:t>
      </w:r>
    </w:p>
    <w:p w14:paraId="380F067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"2024"^^xsd:gYear</w:t>
      </w:r>
    </w:p>
    <w:p w14:paraId="3378878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31F446FF"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239"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w:t>
      </w:r>
      <w:hyperlink r:id="rId1240" w:anchor="dfn-sosa-executioncollection" w:history="1">
        <w:r w:rsidRPr="008D2809">
          <w:rPr>
            <w:rFonts w:ascii="Times New Roman" w:eastAsia="Times New Roman" w:hAnsi="Times New Roman" w:cs="Times New Roman"/>
            <w:color w:val="0000FF"/>
            <w:kern w:val="0"/>
            <w:u w:val="single"/>
            <w14:ligatures w14:val="none"/>
          </w:rPr>
          <w:t>sosa:ExecutionCollection</w:t>
        </w:r>
      </w:hyperlink>
      <w:r w:rsidRPr="008D2809">
        <w:rPr>
          <w:rFonts w:ascii="Times New Roman" w:eastAsia="Times New Roman" w:hAnsi="Times New Roman" w:cs="Times New Roman"/>
          <w:kern w:val="0"/>
          <w14:ligatures w14:val="none"/>
        </w:rPr>
        <w:t xml:space="preserve"> </w:t>
      </w:r>
    </w:p>
    <w:p w14:paraId="03546F4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593D5A3E"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241"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21BBF4D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242"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243"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42AD81D3"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5.3.4.2.15 </w:t>
      </w:r>
      <w:r w:rsidRPr="008D2809">
        <w:rPr>
          <w:rFonts w:ascii="Times New Roman" w:eastAsia="Times New Roman" w:hAnsi="Times New Roman" w:cs="Times New Roman"/>
          <w:b/>
          <w:bCs/>
          <w:i/>
          <w:iCs/>
          <w:kern w:val="0"/>
          <w:sz w:val="15"/>
          <w:szCs w:val="15"/>
          <w14:ligatures w14:val="none"/>
        </w:rPr>
        <w:t>sosa:startTime</w:t>
      </w:r>
    </w:p>
    <w:p w14:paraId="155A56B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lastRenderedPageBreak/>
        <w:t>This section is non-normative.</w:t>
      </w:r>
    </w:p>
    <w:p w14:paraId="45BC926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http://www.w3.org/ns/sosa/startTime</w:t>
      </w:r>
    </w:p>
    <w:p w14:paraId="6E48510D"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Datatype Property</w:t>
      </w:r>
    </w:p>
    <w:p w14:paraId="675A5A4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Warning</w:t>
      </w:r>
    </w:p>
    <w:p w14:paraId="10474279" w14:textId="501A8C70"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startTime </w:t>
      </w:r>
      <w:ins w:id="171" w:author="Carl Reed" w:date="2026-08-24T11:27:00Z" w16du:dateUtc="2026-08-24T17:27:00Z">
        <w:r w:rsidR="00B45D60">
          <w:rPr>
            <w:rFonts w:ascii="Times New Roman" w:eastAsia="Times New Roman" w:hAnsi="Times New Roman" w:cs="Times New Roman"/>
            <w:kern w:val="0"/>
            <w14:ligatures w14:val="none"/>
          </w:rPr>
          <w:t xml:space="preserve">- </w:t>
        </w:r>
      </w:ins>
      <w:r w:rsidRPr="008D2809">
        <w:rPr>
          <w:rFonts w:ascii="Times New Roman" w:eastAsia="Times New Roman" w:hAnsi="Times New Roman" w:cs="Times New Roman"/>
          <w:kern w:val="0"/>
          <w14:ligatures w14:val="none"/>
        </w:rPr>
        <w:t>added in 2023 edition. This term is non-normative, pending further implementation experience</w:t>
      </w:r>
      <w:ins w:id="172" w:author="Carl Reed" w:date="2026-08-24T13:39:00Z" w16du:dateUtc="2026-08-24T19:39:00Z">
        <w:r w:rsidR="00DC0360">
          <w:rPr>
            <w:rFonts w:ascii="Times New Roman" w:eastAsia="Times New Roman" w:hAnsi="Times New Roman" w:cs="Times New Roman"/>
            <w:kern w:val="0"/>
            <w14:ligatures w14:val="none"/>
          </w:rPr>
          <w:t>.</w:t>
        </w:r>
      </w:ins>
    </w:p>
    <w:p w14:paraId="18CDD129" w14:textId="4AB4EE5B"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start time</w:t>
      </w:r>
      <w:r w:rsidRPr="008D2809">
        <w:rPr>
          <w:rFonts w:ascii="Times New Roman" w:eastAsia="Times New Roman" w:hAnsi="Times New Roman" w:cs="Times New Roman"/>
          <w:kern w:val="0"/>
          <w14:ligatures w14:val="none"/>
        </w:rPr>
        <w:t xml:space="preserve"> — instant of time when the Execution or Deployment was initiated or tasked</w:t>
      </w:r>
      <w:ins w:id="173" w:author="Carl Reed" w:date="2026-08-24T13:40:00Z" w16du:dateUtc="2026-08-24T19:40:00Z">
        <w:r w:rsidR="00DC0360">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2ADDC40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value would usually be encoded using </w:t>
      </w:r>
      <w:hyperlink r:id="rId1244" w:anchor="dateTime" w:history="1">
        <w:r w:rsidRPr="008D2809">
          <w:rPr>
            <w:rFonts w:ascii="Courier New" w:eastAsia="Times New Roman" w:hAnsi="Courier New" w:cs="Courier New"/>
            <w:color w:val="0000FF"/>
            <w:kern w:val="0"/>
            <w:sz w:val="20"/>
            <w:szCs w:val="20"/>
            <w:u w:val="single"/>
            <w14:ligatures w14:val="none"/>
          </w:rPr>
          <w:t>xsd:dateTime</w:t>
        </w:r>
      </w:hyperlink>
      <w:r w:rsidRPr="008D2809">
        <w:rPr>
          <w:rFonts w:ascii="Times New Roman" w:eastAsia="Times New Roman" w:hAnsi="Times New Roman" w:cs="Times New Roman"/>
          <w:kern w:val="0"/>
          <w14:ligatures w14:val="none"/>
        </w:rPr>
        <w:t xml:space="preserve">, </w:t>
      </w:r>
      <w:hyperlink r:id="rId1245" w:anchor="date" w:history="1">
        <w:r w:rsidRPr="008D2809">
          <w:rPr>
            <w:rFonts w:ascii="Courier New" w:eastAsia="Times New Roman" w:hAnsi="Courier New" w:cs="Courier New"/>
            <w:color w:val="0000FF"/>
            <w:kern w:val="0"/>
            <w:sz w:val="20"/>
            <w:szCs w:val="20"/>
            <w:u w:val="single"/>
            <w14:ligatures w14:val="none"/>
          </w:rPr>
          <w:t>xsd:date</w:t>
        </w:r>
      </w:hyperlink>
      <w:r w:rsidRPr="008D2809">
        <w:rPr>
          <w:rFonts w:ascii="Times New Roman" w:eastAsia="Times New Roman" w:hAnsi="Times New Roman" w:cs="Times New Roman"/>
          <w:kern w:val="0"/>
          <w14:ligatures w14:val="none"/>
        </w:rPr>
        <w:t xml:space="preserve">, </w:t>
      </w:r>
      <w:hyperlink r:id="rId1246" w:anchor="gYearMonth" w:history="1">
        <w:r w:rsidRPr="008D2809">
          <w:rPr>
            <w:rFonts w:ascii="Courier New" w:eastAsia="Times New Roman" w:hAnsi="Courier New" w:cs="Courier New"/>
            <w:color w:val="0000FF"/>
            <w:kern w:val="0"/>
            <w:sz w:val="20"/>
            <w:szCs w:val="20"/>
            <w:u w:val="single"/>
            <w14:ligatures w14:val="none"/>
          </w:rPr>
          <w:t>xsd:gYearMonth</w:t>
        </w:r>
      </w:hyperlink>
      <w:r w:rsidRPr="008D2809">
        <w:rPr>
          <w:rFonts w:ascii="Times New Roman" w:eastAsia="Times New Roman" w:hAnsi="Times New Roman" w:cs="Times New Roman"/>
          <w:kern w:val="0"/>
          <w14:ligatures w14:val="none"/>
        </w:rPr>
        <w:t xml:space="preserve">, and/or </w:t>
      </w:r>
      <w:hyperlink r:id="rId1247" w:anchor="gYear" w:history="1">
        <w:r w:rsidRPr="008D2809">
          <w:rPr>
            <w:rFonts w:ascii="Courier New" w:eastAsia="Times New Roman" w:hAnsi="Courier New" w:cs="Courier New"/>
            <w:color w:val="0000FF"/>
            <w:kern w:val="0"/>
            <w:sz w:val="20"/>
            <w:szCs w:val="20"/>
            <w:u w:val="single"/>
            <w14:ligatures w14:val="none"/>
          </w:rPr>
          <w:t>xsd:gYear</w:t>
        </w:r>
      </w:hyperlink>
      <w:r w:rsidRPr="008D2809">
        <w:rPr>
          <w:rFonts w:ascii="Times New Roman" w:eastAsia="Times New Roman" w:hAnsi="Times New Roman" w:cs="Times New Roman"/>
          <w:kern w:val="0"/>
          <w14:ligatures w14:val="none"/>
        </w:rPr>
        <w:t xml:space="preserve">. </w:t>
      </w:r>
    </w:p>
    <w:p w14:paraId="18B5E18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Example</w:t>
      </w:r>
    </w:p>
    <w:p w14:paraId="1499356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"2024-01-23T19:26:00+11:00"^^xsd:dateTime</w:t>
      </w:r>
    </w:p>
    <w:p w14:paraId="54A3AAC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"2024-01-23"^^xsd:date</w:t>
      </w:r>
    </w:p>
    <w:p w14:paraId="25DC859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"2024-01"^^xsd:gMonth</w:t>
      </w:r>
    </w:p>
    <w:p w14:paraId="17FEBDA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"2024"^^xsd:gYear</w:t>
      </w:r>
    </w:p>
    <w:p w14:paraId="22BDFBB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6D6F8695"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248" w:anchor="dfn-sosa-deployment" w:history="1">
        <w:r w:rsidRPr="008D2809">
          <w:rPr>
            <w:rFonts w:ascii="Times New Roman" w:eastAsia="Times New Roman" w:hAnsi="Times New Roman" w:cs="Times New Roman"/>
            <w:color w:val="0000FF"/>
            <w:kern w:val="0"/>
            <w:u w:val="single"/>
            <w14:ligatures w14:val="none"/>
          </w:rPr>
          <w:t>sosa:Deployment</w:t>
        </w:r>
      </w:hyperlink>
      <w:r w:rsidRPr="008D2809">
        <w:rPr>
          <w:rFonts w:ascii="Times New Roman" w:eastAsia="Times New Roman" w:hAnsi="Times New Roman" w:cs="Times New Roman"/>
          <w:kern w:val="0"/>
          <w14:ligatures w14:val="none"/>
        </w:rPr>
        <w:t xml:space="preserve">, </w:t>
      </w:r>
      <w:hyperlink r:id="rId1249"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w:t>
      </w:r>
      <w:hyperlink r:id="rId1250" w:anchor="dfn-sosa-executioncollection" w:history="1">
        <w:r w:rsidRPr="008D2809">
          <w:rPr>
            <w:rFonts w:ascii="Times New Roman" w:eastAsia="Times New Roman" w:hAnsi="Times New Roman" w:cs="Times New Roman"/>
            <w:color w:val="0000FF"/>
            <w:kern w:val="0"/>
            <w:u w:val="single"/>
            <w14:ligatures w14:val="none"/>
          </w:rPr>
          <w:t>sosa:ExecutionCollection</w:t>
        </w:r>
      </w:hyperlink>
      <w:r w:rsidRPr="008D2809">
        <w:rPr>
          <w:rFonts w:ascii="Times New Roman" w:eastAsia="Times New Roman" w:hAnsi="Times New Roman" w:cs="Times New Roman"/>
          <w:kern w:val="0"/>
          <w14:ligatures w14:val="none"/>
        </w:rPr>
        <w:t xml:space="preserve"> </w:t>
      </w:r>
    </w:p>
    <w:p w14:paraId="6A8AE4C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6D78BB94"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251"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4BC1099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252"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253"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4798A943"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5.3.4.2.16 </w:t>
      </w:r>
      <w:r w:rsidRPr="008D2809">
        <w:rPr>
          <w:rFonts w:ascii="Times New Roman" w:eastAsia="Times New Roman" w:hAnsi="Times New Roman" w:cs="Times New Roman"/>
          <w:b/>
          <w:bCs/>
          <w:i/>
          <w:iCs/>
          <w:kern w:val="0"/>
          <w:sz w:val="15"/>
          <w:szCs w:val="15"/>
          <w14:ligatures w14:val="none"/>
        </w:rPr>
        <w:t>sosa:usedProcedure</w:t>
      </w:r>
    </w:p>
    <w:p w14:paraId="46A241E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http://www.w3.org/ns/sosa/usedProcedure</w:t>
      </w:r>
    </w:p>
    <w:p w14:paraId="59C767ED"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p>
    <w:p w14:paraId="51EAD899" w14:textId="20FD439E"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used procedure</w:t>
      </w:r>
      <w:r w:rsidRPr="008D2809">
        <w:rPr>
          <w:rFonts w:ascii="Times New Roman" w:eastAsia="Times New Roman" w:hAnsi="Times New Roman" w:cs="Times New Roman"/>
          <w:kern w:val="0"/>
          <w14:ligatures w14:val="none"/>
        </w:rPr>
        <w:t xml:space="preserve"> — relation from an Execution or ExecutionCollection to the Procedure used</w:t>
      </w:r>
      <w:ins w:id="174" w:author="Carl Reed" w:date="2026-08-24T13:40:00Z" w16du:dateUtc="2026-08-24T19:40:00Z">
        <w:r w:rsidR="00DC0360">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398435D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2011F476"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254"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w:t>
      </w:r>
      <w:hyperlink r:id="rId1255" w:anchor="dfn-sosa-executioncollection" w:history="1">
        <w:r w:rsidRPr="008D2809">
          <w:rPr>
            <w:rFonts w:ascii="Times New Roman" w:eastAsia="Times New Roman" w:hAnsi="Times New Roman" w:cs="Times New Roman"/>
            <w:color w:val="0000FF"/>
            <w:kern w:val="0"/>
            <w:u w:val="single"/>
            <w14:ligatures w14:val="none"/>
          </w:rPr>
          <w:t>sosa:ExecutionCollection</w:t>
        </w:r>
      </w:hyperlink>
      <w:r w:rsidRPr="008D2809">
        <w:rPr>
          <w:rFonts w:ascii="Times New Roman" w:eastAsia="Times New Roman" w:hAnsi="Times New Roman" w:cs="Times New Roman"/>
          <w:kern w:val="0"/>
          <w14:ligatures w14:val="none"/>
        </w:rPr>
        <w:t xml:space="preserve"> </w:t>
      </w:r>
    </w:p>
    <w:p w14:paraId="6BDC22A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772ABEC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256" w:anchor="dfn-sosa-procedure" w:history="1">
        <w:r w:rsidRPr="008D2809">
          <w:rPr>
            <w:rFonts w:ascii="Times New Roman" w:eastAsia="Times New Roman" w:hAnsi="Times New Roman" w:cs="Times New Roman"/>
            <w:color w:val="0000FF"/>
            <w:kern w:val="0"/>
            <w:u w:val="single"/>
            <w14:ligatures w14:val="none"/>
          </w:rPr>
          <w:t>sosa:Procedure</w:t>
        </w:r>
      </w:hyperlink>
      <w:r w:rsidRPr="008D2809">
        <w:rPr>
          <w:rFonts w:ascii="Times New Roman" w:eastAsia="Times New Roman" w:hAnsi="Times New Roman" w:cs="Times New Roman"/>
          <w:kern w:val="0"/>
          <w14:ligatures w14:val="none"/>
        </w:rPr>
        <w:t xml:space="preserve"> </w:t>
      </w:r>
    </w:p>
    <w:p w14:paraId="3DE4DAA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0FA4880B"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257" w:anchor="dfn-sosa-usedforexecution" w:history="1">
        <w:r w:rsidRPr="008D2809">
          <w:rPr>
            <w:rFonts w:ascii="Times New Roman" w:eastAsia="Times New Roman" w:hAnsi="Times New Roman" w:cs="Times New Roman"/>
            <w:color w:val="0000FF"/>
            <w:kern w:val="0"/>
            <w:u w:val="single"/>
            <w14:ligatures w14:val="none"/>
          </w:rPr>
          <w:t>sosa:usedForExecution</w:t>
        </w:r>
      </w:hyperlink>
      <w:r w:rsidRPr="008D2809">
        <w:rPr>
          <w:rFonts w:ascii="Times New Roman" w:eastAsia="Times New Roman" w:hAnsi="Times New Roman" w:cs="Times New Roman"/>
          <w:kern w:val="0"/>
          <w14:ligatures w14:val="none"/>
        </w:rPr>
        <w:t xml:space="preserve"> </w:t>
      </w:r>
    </w:p>
    <w:p w14:paraId="3603C5E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49CBA900"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258"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251F316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259"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260"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38B806ED"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5.3.5 Systems and their Deployment</w:t>
      </w:r>
    </w:p>
    <w:p w14:paraId="5FC14836"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lastRenderedPageBreak/>
        <w:t>5.3.5.1 Overview</w:t>
      </w:r>
    </w:p>
    <w:p w14:paraId="14FC1EB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2732A62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following figure provides an overview of the classes and properties that are specifically related to modeling systems and their deployment. </w:t>
      </w:r>
    </w:p>
    <w:p w14:paraId="5D1BDF1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1261" w:anchor="System" w:history="1">
        <w:r w:rsidRPr="008D2809">
          <w:rPr>
            <w:rFonts w:ascii="Times New Roman" w:eastAsia="Times New Roman" w:hAnsi="Times New Roman" w:cs="Times New Roman"/>
            <w:color w:val="0000FF"/>
            <w:kern w:val="0"/>
            <w:u w:val="single"/>
            <w14:ligatures w14:val="none"/>
          </w:rPr>
          <w:t>Figure 15</w:t>
        </w:r>
      </w:hyperlink>
      <w:r w:rsidRPr="008D2809">
        <w:rPr>
          <w:rFonts w:ascii="Times New Roman" w:eastAsia="Times New Roman" w:hAnsi="Times New Roman" w:cs="Times New Roman"/>
          <w:kern w:val="0"/>
          <w14:ligatures w14:val="none"/>
        </w:rPr>
        <w:t xml:space="preserve"> Classes and relationships related to systems and deployments </w:t>
      </w:r>
      <w:r w:rsidRPr="008D2809">
        <w:rPr>
          <w:rFonts w:ascii="Times New Roman" w:eastAsia="Times New Roman" w:hAnsi="Times New Roman" w:cs="Times New Roman"/>
          <w:kern w:val="0"/>
          <w14:ligatures w14:val="none"/>
        </w:rPr>
        <w:br/>
      </w:r>
      <w:hyperlink r:id="rId1262" w:anchor="Class-diagram" w:history="1">
        <w:r w:rsidRPr="008D2809">
          <w:rPr>
            <w:rFonts w:ascii="Times New Roman" w:eastAsia="Times New Roman" w:hAnsi="Times New Roman" w:cs="Times New Roman"/>
            <w:i/>
            <w:iCs/>
            <w:color w:val="0000FF"/>
            <w:kern w:val="0"/>
            <w:u w:val="single"/>
            <w14:ligatures w14:val="none"/>
          </w:rPr>
          <w:t>Explanation of the notation used in class diagrams</w:t>
        </w:r>
      </w:hyperlink>
      <w:r w:rsidRPr="008D2809">
        <w:rPr>
          <w:rFonts w:ascii="Times New Roman" w:eastAsia="Times New Roman" w:hAnsi="Times New Roman" w:cs="Times New Roman"/>
          <w:kern w:val="0"/>
          <w14:ligatures w14:val="none"/>
        </w:rPr>
        <w:t xml:space="preserve">. </w:t>
      </w:r>
    </w:p>
    <w:p w14:paraId="114A111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 </w:t>
      </w:r>
      <w:hyperlink r:id="rId1263" w:anchor="dfn-sosa-deployment" w:history="1">
        <w:r w:rsidRPr="008D2809">
          <w:rPr>
            <w:rFonts w:ascii="Times New Roman" w:eastAsia="Times New Roman" w:hAnsi="Times New Roman" w:cs="Times New Roman"/>
            <w:color w:val="0000FF"/>
            <w:kern w:val="0"/>
            <w:u w:val="single"/>
            <w14:ligatures w14:val="none"/>
          </w:rPr>
          <w:t>sosa:Deployment</w:t>
        </w:r>
      </w:hyperlink>
      <w:r w:rsidRPr="008D2809">
        <w:rPr>
          <w:rFonts w:ascii="Times New Roman" w:eastAsia="Times New Roman" w:hAnsi="Times New Roman" w:cs="Times New Roman"/>
          <w:kern w:val="0"/>
          <w14:ligatures w14:val="none"/>
        </w:rPr>
        <w:t xml:space="preserve"> is an arrangement of Assets (typically Systems and Platforms) with the intention of executing actuation, observation, or sampling procedures with respect to designated features of interest for a specified time interval. </w:t>
      </w:r>
    </w:p>
    <w:p w14:paraId="617E0E0C"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 </w:t>
      </w:r>
      <w:hyperlink r:id="rId1264" w:anchor="dfn-sosa-asset" w:history="1">
        <w:r w:rsidRPr="008D2809">
          <w:rPr>
            <w:rFonts w:ascii="Times New Roman" w:eastAsia="Times New Roman" w:hAnsi="Times New Roman" w:cs="Times New Roman"/>
            <w:color w:val="0000FF"/>
            <w:kern w:val="0"/>
            <w:u w:val="single"/>
            <w14:ligatures w14:val="none"/>
          </w:rPr>
          <w:t>sosa:Asset</w:t>
        </w:r>
      </w:hyperlink>
      <w:r w:rsidRPr="008D2809">
        <w:rPr>
          <w:rFonts w:ascii="Times New Roman" w:eastAsia="Times New Roman" w:hAnsi="Times New Roman" w:cs="Times New Roman"/>
          <w:kern w:val="0"/>
          <w14:ligatures w14:val="none"/>
        </w:rPr>
        <w:t xml:space="preserve"> is a resource involved in a deployment, such as a system or platform. </w:t>
      </w:r>
    </w:p>
    <w:p w14:paraId="3BEDBDC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 </w:t>
      </w:r>
      <w:hyperlink r:id="rId1265" w:anchor="dfn-sosa-system" w:history="1">
        <w:r w:rsidRPr="008D2809">
          <w:rPr>
            <w:rFonts w:ascii="Times New Roman" w:eastAsia="Times New Roman" w:hAnsi="Times New Roman" w:cs="Times New Roman"/>
            <w:color w:val="0000FF"/>
            <w:kern w:val="0"/>
            <w:u w:val="single"/>
            <w14:ligatures w14:val="none"/>
          </w:rPr>
          <w:t>sosa:System</w:t>
        </w:r>
      </w:hyperlink>
      <w:r w:rsidRPr="008D2809">
        <w:rPr>
          <w:rFonts w:ascii="Times New Roman" w:eastAsia="Times New Roman" w:hAnsi="Times New Roman" w:cs="Times New Roman"/>
          <w:kern w:val="0"/>
          <w14:ligatures w14:val="none"/>
        </w:rPr>
        <w:t xml:space="preserve"> is an instrument or equipment, including software systems and agents where relevant, that implements a procedure in the context of executions. A system may be composed of sub-systems. </w:t>
      </w:r>
    </w:p>
    <w:p w14:paraId="2A961F7C" w14:textId="17985B38"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 </w:t>
      </w:r>
      <w:hyperlink r:id="rId1266" w:anchor="dfn-sosa-platform" w:history="1">
        <w:r w:rsidRPr="008D2809">
          <w:rPr>
            <w:rFonts w:ascii="Times New Roman" w:eastAsia="Times New Roman" w:hAnsi="Times New Roman" w:cs="Times New Roman"/>
            <w:color w:val="0000FF"/>
            <w:kern w:val="0"/>
            <w:u w:val="single"/>
            <w14:ligatures w14:val="none"/>
          </w:rPr>
          <w:t>sosa:Platform</w:t>
        </w:r>
      </w:hyperlink>
      <w:r w:rsidRPr="008D2809">
        <w:rPr>
          <w:rFonts w:ascii="Times New Roman" w:eastAsia="Times New Roman" w:hAnsi="Times New Roman" w:cs="Times New Roman"/>
          <w:kern w:val="0"/>
          <w14:ligatures w14:val="none"/>
        </w:rPr>
        <w:t xml:space="preserve"> hosts one or more systems in the context of a deployment. Stationary platforms include stations, or fixtures. Mobile platforms include vehicles, marine- and </w:t>
      </w:r>
      <w:del w:id="175" w:author="Carl Reed" w:date="2026-08-24T12:08:00Z" w16du:dateUtc="2026-08-24T18:08:00Z">
        <w:r w:rsidRPr="008D2809" w:rsidDel="00F47E27">
          <w:rPr>
            <w:rFonts w:ascii="Times New Roman" w:eastAsia="Times New Roman" w:hAnsi="Times New Roman" w:cs="Times New Roman"/>
            <w:kern w:val="0"/>
            <w14:ligatures w14:val="none"/>
          </w:rPr>
          <w:delText>air-craft</w:delText>
        </w:r>
      </w:del>
      <w:ins w:id="176" w:author="Carl Reed" w:date="2026-08-24T12:08:00Z" w16du:dateUtc="2026-08-24T18:08:00Z">
        <w:r w:rsidR="00F47E27" w:rsidRPr="008D2809">
          <w:rPr>
            <w:rFonts w:ascii="Times New Roman" w:eastAsia="Times New Roman" w:hAnsi="Times New Roman" w:cs="Times New Roman"/>
            <w:kern w:val="0"/>
            <w14:ligatures w14:val="none"/>
          </w:rPr>
          <w:t>aircraft</w:t>
        </w:r>
      </w:ins>
      <w:r w:rsidRPr="008D2809">
        <w:rPr>
          <w:rFonts w:ascii="Times New Roman" w:eastAsia="Times New Roman" w:hAnsi="Times New Roman" w:cs="Times New Roman"/>
          <w:kern w:val="0"/>
          <w14:ligatures w14:val="none"/>
        </w:rPr>
        <w:t xml:space="preserve">, satellites, mobile phones, etc. </w:t>
      </w:r>
    </w:p>
    <w:p w14:paraId="5C42A79F"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5.3.5.2 Specification</w:t>
      </w:r>
    </w:p>
    <w:p w14:paraId="042554DC"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This section introduces the following classes and properties:</w:t>
      </w:r>
    </w:p>
    <w:p w14:paraId="2735241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hyperlink r:id="rId1267" w:anchor="dfn-sosa-asset" w:history="1">
        <w:r w:rsidRPr="008D2809">
          <w:rPr>
            <w:rFonts w:ascii="Times New Roman" w:eastAsia="Times New Roman" w:hAnsi="Times New Roman" w:cs="Times New Roman"/>
            <w:color w:val="0000FF"/>
            <w:kern w:val="0"/>
            <w:u w:val="single"/>
            <w14:ligatures w14:val="none"/>
          </w:rPr>
          <w:t>sosa:Asset</w:t>
        </w:r>
      </w:hyperlink>
      <w:r w:rsidRPr="008D2809">
        <w:rPr>
          <w:rFonts w:ascii="Times New Roman" w:eastAsia="Times New Roman" w:hAnsi="Times New Roman" w:cs="Times New Roman"/>
          <w:kern w:val="0"/>
          <w14:ligatures w14:val="none"/>
        </w:rPr>
        <w:t xml:space="preserve">, </w:t>
      </w:r>
      <w:hyperlink r:id="rId1268" w:anchor="dfn-sosa-deployment" w:history="1">
        <w:r w:rsidRPr="008D2809">
          <w:rPr>
            <w:rFonts w:ascii="Times New Roman" w:eastAsia="Times New Roman" w:hAnsi="Times New Roman" w:cs="Times New Roman"/>
            <w:color w:val="0000FF"/>
            <w:kern w:val="0"/>
            <w:u w:val="single"/>
            <w14:ligatures w14:val="none"/>
          </w:rPr>
          <w:t>sosa:Deployment</w:t>
        </w:r>
      </w:hyperlink>
      <w:r w:rsidRPr="008D2809">
        <w:rPr>
          <w:rFonts w:ascii="Times New Roman" w:eastAsia="Times New Roman" w:hAnsi="Times New Roman" w:cs="Times New Roman"/>
          <w:kern w:val="0"/>
          <w14:ligatures w14:val="none"/>
        </w:rPr>
        <w:t xml:space="preserve">, </w:t>
      </w:r>
      <w:hyperlink r:id="rId1269" w:anchor="dfn-sosa-platform" w:history="1">
        <w:r w:rsidRPr="008D2809">
          <w:rPr>
            <w:rFonts w:ascii="Times New Roman" w:eastAsia="Times New Roman" w:hAnsi="Times New Roman" w:cs="Times New Roman"/>
            <w:color w:val="0000FF"/>
            <w:kern w:val="0"/>
            <w:u w:val="single"/>
            <w14:ligatures w14:val="none"/>
          </w:rPr>
          <w:t>sosa:Platform</w:t>
        </w:r>
      </w:hyperlink>
      <w:r w:rsidRPr="008D2809">
        <w:rPr>
          <w:rFonts w:ascii="Times New Roman" w:eastAsia="Times New Roman" w:hAnsi="Times New Roman" w:cs="Times New Roman"/>
          <w:kern w:val="0"/>
          <w14:ligatures w14:val="none"/>
        </w:rPr>
        <w:t xml:space="preserve">, </w:t>
      </w:r>
      <w:hyperlink r:id="rId1270" w:anchor="dfn-sosa-system" w:history="1">
        <w:r w:rsidRPr="008D2809">
          <w:rPr>
            <w:rFonts w:ascii="Times New Roman" w:eastAsia="Times New Roman" w:hAnsi="Times New Roman" w:cs="Times New Roman"/>
            <w:color w:val="0000FF"/>
            <w:kern w:val="0"/>
            <w:u w:val="single"/>
            <w14:ligatures w14:val="none"/>
          </w:rPr>
          <w:t>sosa:System</w:t>
        </w:r>
      </w:hyperlink>
      <w:r w:rsidRPr="008D2809">
        <w:rPr>
          <w:rFonts w:ascii="Times New Roman" w:eastAsia="Times New Roman" w:hAnsi="Times New Roman" w:cs="Times New Roman"/>
          <w:kern w:val="0"/>
          <w14:ligatures w14:val="none"/>
        </w:rPr>
        <w:t xml:space="preserve">, </w:t>
      </w:r>
      <w:hyperlink r:id="rId1271" w:anchor="dfn-sosa-deployedasset" w:history="1">
        <w:r w:rsidRPr="008D2809">
          <w:rPr>
            <w:rFonts w:ascii="Times New Roman" w:eastAsia="Times New Roman" w:hAnsi="Times New Roman" w:cs="Times New Roman"/>
            <w:color w:val="0000FF"/>
            <w:kern w:val="0"/>
            <w:u w:val="single"/>
            <w14:ligatures w14:val="none"/>
          </w:rPr>
          <w:t>sosa:deployedAsset</w:t>
        </w:r>
      </w:hyperlink>
      <w:r w:rsidRPr="008D2809">
        <w:rPr>
          <w:rFonts w:ascii="Times New Roman" w:eastAsia="Times New Roman" w:hAnsi="Times New Roman" w:cs="Times New Roman"/>
          <w:kern w:val="0"/>
          <w14:ligatures w14:val="none"/>
        </w:rPr>
        <w:t xml:space="preserve">, </w:t>
      </w:r>
      <w:hyperlink r:id="rId1272" w:anchor="dfn-sosa-deployedonplatform" w:history="1">
        <w:r w:rsidRPr="008D2809">
          <w:rPr>
            <w:rFonts w:ascii="Times New Roman" w:eastAsia="Times New Roman" w:hAnsi="Times New Roman" w:cs="Times New Roman"/>
            <w:color w:val="0000FF"/>
            <w:kern w:val="0"/>
            <w:u w:val="single"/>
            <w14:ligatures w14:val="none"/>
          </w:rPr>
          <w:t>sosa:deployedOnPlatform</w:t>
        </w:r>
      </w:hyperlink>
      <w:r w:rsidRPr="008D2809">
        <w:rPr>
          <w:rFonts w:ascii="Times New Roman" w:eastAsia="Times New Roman" w:hAnsi="Times New Roman" w:cs="Times New Roman"/>
          <w:kern w:val="0"/>
          <w14:ligatures w14:val="none"/>
        </w:rPr>
        <w:t xml:space="preserve">, </w:t>
      </w:r>
      <w:hyperlink r:id="rId1273" w:anchor="dfn-sosa-deployedsystem" w:history="1">
        <w:r w:rsidRPr="008D2809">
          <w:rPr>
            <w:rFonts w:ascii="Times New Roman" w:eastAsia="Times New Roman" w:hAnsi="Times New Roman" w:cs="Times New Roman"/>
            <w:color w:val="0000FF"/>
            <w:kern w:val="0"/>
            <w:u w:val="single"/>
            <w14:ligatures w14:val="none"/>
          </w:rPr>
          <w:t>sosa:deployedSystem</w:t>
        </w:r>
      </w:hyperlink>
      <w:r w:rsidRPr="008D2809">
        <w:rPr>
          <w:rFonts w:ascii="Times New Roman" w:eastAsia="Times New Roman" w:hAnsi="Times New Roman" w:cs="Times New Roman"/>
          <w:kern w:val="0"/>
          <w14:ligatures w14:val="none"/>
        </w:rPr>
        <w:t xml:space="preserve">, </w:t>
      </w:r>
      <w:hyperlink r:id="rId1274" w:anchor="dfn-sosa-hasdeployment" w:history="1">
        <w:r w:rsidRPr="008D2809">
          <w:rPr>
            <w:rFonts w:ascii="Times New Roman" w:eastAsia="Times New Roman" w:hAnsi="Times New Roman" w:cs="Times New Roman"/>
            <w:color w:val="0000FF"/>
            <w:kern w:val="0"/>
            <w:u w:val="single"/>
            <w14:ligatures w14:val="none"/>
          </w:rPr>
          <w:t>sosa:hasDeployment</w:t>
        </w:r>
      </w:hyperlink>
      <w:r w:rsidRPr="008D2809">
        <w:rPr>
          <w:rFonts w:ascii="Times New Roman" w:eastAsia="Times New Roman" w:hAnsi="Times New Roman" w:cs="Times New Roman"/>
          <w:kern w:val="0"/>
          <w14:ligatures w14:val="none"/>
        </w:rPr>
        <w:t xml:space="preserve">, </w:t>
      </w:r>
      <w:hyperlink r:id="rId1275" w:anchor="dfn-sosa-hassubsystem" w:history="1">
        <w:r w:rsidRPr="008D2809">
          <w:rPr>
            <w:rFonts w:ascii="Times New Roman" w:eastAsia="Times New Roman" w:hAnsi="Times New Roman" w:cs="Times New Roman"/>
            <w:color w:val="0000FF"/>
            <w:kern w:val="0"/>
            <w:u w:val="single"/>
            <w14:ligatures w14:val="none"/>
          </w:rPr>
          <w:t>sosa:hasSubSystem</w:t>
        </w:r>
      </w:hyperlink>
      <w:r w:rsidRPr="008D2809">
        <w:rPr>
          <w:rFonts w:ascii="Times New Roman" w:eastAsia="Times New Roman" w:hAnsi="Times New Roman" w:cs="Times New Roman"/>
          <w:kern w:val="0"/>
          <w14:ligatures w14:val="none"/>
        </w:rPr>
        <w:t xml:space="preserve">, </w:t>
      </w:r>
      <w:hyperlink r:id="rId1276" w:anchor="dfn-sosa-hosts" w:history="1">
        <w:r w:rsidRPr="008D2809">
          <w:rPr>
            <w:rFonts w:ascii="Times New Roman" w:eastAsia="Times New Roman" w:hAnsi="Times New Roman" w:cs="Times New Roman"/>
            <w:color w:val="0000FF"/>
            <w:kern w:val="0"/>
            <w:u w:val="single"/>
            <w14:ligatures w14:val="none"/>
          </w:rPr>
          <w:t>sosa:hosts</w:t>
        </w:r>
      </w:hyperlink>
      <w:r w:rsidRPr="008D2809">
        <w:rPr>
          <w:rFonts w:ascii="Times New Roman" w:eastAsia="Times New Roman" w:hAnsi="Times New Roman" w:cs="Times New Roman"/>
          <w:kern w:val="0"/>
          <w14:ligatures w14:val="none"/>
        </w:rPr>
        <w:t xml:space="preserve">, </w:t>
      </w:r>
      <w:hyperlink r:id="rId1277" w:anchor="dfn-sosa-implements" w:history="1">
        <w:r w:rsidRPr="008D2809">
          <w:rPr>
            <w:rFonts w:ascii="Times New Roman" w:eastAsia="Times New Roman" w:hAnsi="Times New Roman" w:cs="Times New Roman"/>
            <w:color w:val="0000FF"/>
            <w:kern w:val="0"/>
            <w:u w:val="single"/>
            <w14:ligatures w14:val="none"/>
          </w:rPr>
          <w:t>sosa:implements</w:t>
        </w:r>
      </w:hyperlink>
      <w:r w:rsidRPr="008D2809">
        <w:rPr>
          <w:rFonts w:ascii="Times New Roman" w:eastAsia="Times New Roman" w:hAnsi="Times New Roman" w:cs="Times New Roman"/>
          <w:kern w:val="0"/>
          <w14:ligatures w14:val="none"/>
        </w:rPr>
        <w:t xml:space="preserve">, </w:t>
      </w:r>
      <w:hyperlink r:id="rId1278" w:anchor="dfn-sosa-indeployment" w:history="1">
        <w:r w:rsidRPr="008D2809">
          <w:rPr>
            <w:rFonts w:ascii="Times New Roman" w:eastAsia="Times New Roman" w:hAnsi="Times New Roman" w:cs="Times New Roman"/>
            <w:color w:val="0000FF"/>
            <w:kern w:val="0"/>
            <w:u w:val="single"/>
            <w14:ligatures w14:val="none"/>
          </w:rPr>
          <w:t>sosa:inDeployment</w:t>
        </w:r>
      </w:hyperlink>
      <w:r w:rsidRPr="008D2809">
        <w:rPr>
          <w:rFonts w:ascii="Times New Roman" w:eastAsia="Times New Roman" w:hAnsi="Times New Roman" w:cs="Times New Roman"/>
          <w:kern w:val="0"/>
          <w14:ligatures w14:val="none"/>
        </w:rPr>
        <w:t xml:space="preserve">, </w:t>
      </w:r>
      <w:hyperlink r:id="rId1279" w:anchor="dfn-sosa-ishostedby" w:history="1">
        <w:r w:rsidRPr="008D2809">
          <w:rPr>
            <w:rFonts w:ascii="Times New Roman" w:eastAsia="Times New Roman" w:hAnsi="Times New Roman" w:cs="Times New Roman"/>
            <w:color w:val="0000FF"/>
            <w:kern w:val="0"/>
            <w:u w:val="single"/>
            <w14:ligatures w14:val="none"/>
          </w:rPr>
          <w:t>sosa:isHostedBy</w:t>
        </w:r>
      </w:hyperlink>
      <w:r w:rsidRPr="008D2809">
        <w:rPr>
          <w:rFonts w:ascii="Times New Roman" w:eastAsia="Times New Roman" w:hAnsi="Times New Roman" w:cs="Times New Roman"/>
          <w:kern w:val="0"/>
          <w14:ligatures w14:val="none"/>
        </w:rPr>
        <w:t xml:space="preserve">, </w:t>
      </w:r>
      <w:hyperlink r:id="rId1280" w:anchor="dfn-sosa-issubsystemof" w:history="1">
        <w:r w:rsidRPr="008D2809">
          <w:rPr>
            <w:rFonts w:ascii="Times New Roman" w:eastAsia="Times New Roman" w:hAnsi="Times New Roman" w:cs="Times New Roman"/>
            <w:color w:val="0000FF"/>
            <w:kern w:val="0"/>
            <w:u w:val="single"/>
            <w14:ligatures w14:val="none"/>
          </w:rPr>
          <w:t>sosa:isSubSystemOf</w:t>
        </w:r>
      </w:hyperlink>
      <w:r w:rsidRPr="008D2809">
        <w:rPr>
          <w:rFonts w:ascii="Times New Roman" w:eastAsia="Times New Roman" w:hAnsi="Times New Roman" w:cs="Times New Roman"/>
          <w:kern w:val="0"/>
          <w14:ligatures w14:val="none"/>
        </w:rPr>
        <w:t xml:space="preserve">, </w:t>
      </w:r>
      <w:hyperlink r:id="rId1281" w:anchor="dfn-sosa-madeexecution" w:history="1">
        <w:r w:rsidRPr="008D2809">
          <w:rPr>
            <w:rFonts w:ascii="Times New Roman" w:eastAsia="Times New Roman" w:hAnsi="Times New Roman" w:cs="Times New Roman"/>
            <w:color w:val="0000FF"/>
            <w:kern w:val="0"/>
            <w:u w:val="single"/>
            <w14:ligatures w14:val="none"/>
          </w:rPr>
          <w:t>sosa:madeExecution</w:t>
        </w:r>
      </w:hyperlink>
      <w:r w:rsidRPr="008D2809">
        <w:rPr>
          <w:rFonts w:ascii="Times New Roman" w:eastAsia="Times New Roman" w:hAnsi="Times New Roman" w:cs="Times New Roman"/>
          <w:kern w:val="0"/>
          <w14:ligatures w14:val="none"/>
        </w:rPr>
        <w:t xml:space="preserve">, </w:t>
      </w:r>
      <w:hyperlink r:id="rId1282" w:anchor="dfn-sosa-systemdeployment" w:history="1">
        <w:r w:rsidRPr="008D2809">
          <w:rPr>
            <w:rFonts w:ascii="Times New Roman" w:eastAsia="Times New Roman" w:hAnsi="Times New Roman" w:cs="Times New Roman"/>
            <w:color w:val="0000FF"/>
            <w:kern w:val="0"/>
            <w:u w:val="single"/>
            <w14:ligatures w14:val="none"/>
          </w:rPr>
          <w:t>sosa:systemDeployment</w:t>
        </w:r>
      </w:hyperlink>
      <w:r w:rsidRPr="008D2809">
        <w:rPr>
          <w:rFonts w:ascii="Times New Roman" w:eastAsia="Times New Roman" w:hAnsi="Times New Roman" w:cs="Times New Roman"/>
          <w:kern w:val="0"/>
          <w14:ligatures w14:val="none"/>
        </w:rPr>
        <w:t xml:space="preserve"> </w:t>
      </w:r>
    </w:p>
    <w:p w14:paraId="3CB62141"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5.3.5.2.1 </w:t>
      </w:r>
      <w:r w:rsidRPr="008D2809">
        <w:rPr>
          <w:rFonts w:ascii="Times New Roman" w:eastAsia="Times New Roman" w:hAnsi="Times New Roman" w:cs="Times New Roman"/>
          <w:b/>
          <w:bCs/>
          <w:i/>
          <w:iCs/>
          <w:kern w:val="0"/>
          <w:sz w:val="15"/>
          <w:szCs w:val="15"/>
          <w14:ligatures w14:val="none"/>
        </w:rPr>
        <w:t>sosa:Asset</w:t>
      </w:r>
    </w:p>
    <w:p w14:paraId="32269C7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http://www.w3.org/ns/sosa/Asset</w:t>
      </w:r>
    </w:p>
    <w:p w14:paraId="0E4D89FA"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Class</w:t>
      </w:r>
    </w:p>
    <w:p w14:paraId="4FB3024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Asset</w:t>
      </w:r>
      <w:r w:rsidRPr="008D2809">
        <w:rPr>
          <w:rFonts w:ascii="Times New Roman" w:eastAsia="Times New Roman" w:hAnsi="Times New Roman" w:cs="Times New Roman"/>
          <w:kern w:val="0"/>
          <w14:ligatures w14:val="none"/>
        </w:rPr>
        <w:t xml:space="preserve"> — resource involved in a Deployment. </w:t>
      </w:r>
    </w:p>
    <w:p w14:paraId="216A479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Scope note</w:t>
      </w:r>
    </w:p>
    <w:p w14:paraId="054831E3"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Asset generalizes the </w:t>
      </w:r>
      <w:hyperlink r:id="rId1283" w:anchor="SOSASystem" w:history="1">
        <w:r w:rsidRPr="008D2809">
          <w:rPr>
            <w:rFonts w:ascii="Times New Roman" w:eastAsia="Times New Roman" w:hAnsi="Times New Roman" w:cs="Times New Roman"/>
            <w:color w:val="0000FF"/>
            <w:kern w:val="0"/>
            <w:u w:val="single"/>
            <w14:ligatures w14:val="none"/>
          </w:rPr>
          <w:t>System</w:t>
        </w:r>
      </w:hyperlink>
      <w:r w:rsidRPr="008D2809">
        <w:rPr>
          <w:rFonts w:ascii="Times New Roman" w:eastAsia="Times New Roman" w:hAnsi="Times New Roman" w:cs="Times New Roman"/>
          <w:kern w:val="0"/>
          <w14:ligatures w14:val="none"/>
        </w:rPr>
        <w:t xml:space="preserve"> and </w:t>
      </w:r>
      <w:hyperlink r:id="rId1284" w:anchor="SOSAPlatform" w:history="1">
        <w:r w:rsidRPr="008D2809">
          <w:rPr>
            <w:rFonts w:ascii="Times New Roman" w:eastAsia="Times New Roman" w:hAnsi="Times New Roman" w:cs="Times New Roman"/>
            <w:color w:val="0000FF"/>
            <w:kern w:val="0"/>
            <w:u w:val="single"/>
            <w14:ligatures w14:val="none"/>
          </w:rPr>
          <w:t>Platform</w:t>
        </w:r>
      </w:hyperlink>
      <w:r w:rsidRPr="008D2809">
        <w:rPr>
          <w:rFonts w:ascii="Times New Roman" w:eastAsia="Times New Roman" w:hAnsi="Times New Roman" w:cs="Times New Roman"/>
          <w:kern w:val="0"/>
          <w14:ligatures w14:val="none"/>
        </w:rPr>
        <w:t xml:space="preserve"> classes, or other resource types that are relevant to deployments. It is included in the ontology to support the definition of a common pattern for deployments.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kern w:val="0"/>
          <w14:ligatures w14:val="none"/>
        </w:rPr>
        <w:lastRenderedPageBreak/>
        <w:t xml:space="preserve">Asset is considered to be abstract. Individual assets </w:t>
      </w:r>
      <w:r w:rsidRPr="008D2809">
        <w:rPr>
          <w:rFonts w:ascii="Times New Roman" w:eastAsia="Times New Roman" w:hAnsi="Times New Roman" w:cs="Times New Roman"/>
          <w:i/>
          <w:iCs/>
          <w:kern w:val="0"/>
          <w14:ligatures w14:val="none"/>
        </w:rPr>
        <w:t>SHOULD</w:t>
      </w:r>
      <w:r w:rsidRPr="008D2809">
        <w:rPr>
          <w:rFonts w:ascii="Times New Roman" w:eastAsia="Times New Roman" w:hAnsi="Times New Roman" w:cs="Times New Roman"/>
          <w:kern w:val="0"/>
          <w14:ligatures w14:val="none"/>
        </w:rPr>
        <w:t xml:space="preserve"> be typed with one of the (concrete) sub-classes of Asset. </w:t>
      </w:r>
    </w:p>
    <w:p w14:paraId="3DAE8B6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Restrictions in SSN</w:t>
      </w:r>
    </w:p>
    <w:p w14:paraId="6C261819"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285" w:anchor="dfn-sosa-hasdeployment" w:history="1">
        <w:r w:rsidRPr="008D2809">
          <w:rPr>
            <w:rFonts w:ascii="Times New Roman" w:eastAsia="Times New Roman" w:hAnsi="Times New Roman" w:cs="Times New Roman"/>
            <w:color w:val="0000FF"/>
            <w:kern w:val="0"/>
            <w:u w:val="single"/>
            <w14:ligatures w14:val="none"/>
          </w:rPr>
          <w:t>sosa:hasDeployment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286" w:anchor="dfn-sosa-deployment" w:history="1">
        <w:r w:rsidRPr="008D2809">
          <w:rPr>
            <w:rFonts w:ascii="Times New Roman" w:eastAsia="Times New Roman" w:hAnsi="Times New Roman" w:cs="Times New Roman"/>
            <w:color w:val="0000FF"/>
            <w:kern w:val="0"/>
            <w:u w:val="single"/>
            <w14:ligatures w14:val="none"/>
          </w:rPr>
          <w:t>sosa:Deployment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287" w:anchor="dfn-sosa-ishostedby" w:history="1">
        <w:r w:rsidRPr="008D2809">
          <w:rPr>
            <w:rFonts w:ascii="Times New Roman" w:eastAsia="Times New Roman" w:hAnsi="Times New Roman" w:cs="Times New Roman"/>
            <w:color w:val="0000FF"/>
            <w:kern w:val="0"/>
            <w:u w:val="single"/>
            <w14:ligatures w14:val="none"/>
          </w:rPr>
          <w:t>sosa:isHostedBy</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288" w:anchor="dfn-sosa-platform" w:history="1">
        <w:r w:rsidRPr="008D2809">
          <w:rPr>
            <w:rFonts w:ascii="Times New Roman" w:eastAsia="Times New Roman" w:hAnsi="Times New Roman" w:cs="Times New Roman"/>
            <w:color w:val="0000FF"/>
            <w:kern w:val="0"/>
            <w:u w:val="single"/>
            <w14:ligatures w14:val="none"/>
          </w:rPr>
          <w:t>sosa:Platform</w:t>
        </w:r>
      </w:hyperlink>
      <w:r w:rsidRPr="008D2809">
        <w:rPr>
          <w:rFonts w:ascii="Times New Roman" w:eastAsia="Times New Roman" w:hAnsi="Times New Roman" w:cs="Times New Roman"/>
          <w:kern w:val="0"/>
          <w14:ligatures w14:val="none"/>
        </w:rPr>
        <w:t xml:space="preserve"> </w:t>
      </w:r>
    </w:p>
    <w:p w14:paraId="0C776DB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5CB80DD2"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289"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1BF7080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290"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291"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6EFCE7F6"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5.3.5.2.2 </w:t>
      </w:r>
      <w:r w:rsidRPr="008D2809">
        <w:rPr>
          <w:rFonts w:ascii="Times New Roman" w:eastAsia="Times New Roman" w:hAnsi="Times New Roman" w:cs="Times New Roman"/>
          <w:b/>
          <w:bCs/>
          <w:i/>
          <w:iCs/>
          <w:kern w:val="0"/>
          <w:sz w:val="15"/>
          <w:szCs w:val="15"/>
          <w14:ligatures w14:val="none"/>
        </w:rPr>
        <w:t>sosa:Deployment</w:t>
      </w:r>
    </w:p>
    <w:p w14:paraId="775BB14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http://www.w3.org/ns/sosa/Deployment</w:t>
      </w:r>
    </w:p>
    <w:p w14:paraId="13AC62E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Class</w:t>
      </w:r>
    </w:p>
    <w:p w14:paraId="575C2D9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Deployment</w:t>
      </w:r>
      <w:r w:rsidRPr="008D2809">
        <w:rPr>
          <w:rFonts w:ascii="Times New Roman" w:eastAsia="Times New Roman" w:hAnsi="Times New Roman" w:cs="Times New Roman"/>
          <w:kern w:val="0"/>
          <w14:ligatures w14:val="none"/>
        </w:rPr>
        <w:t xml:space="preserve"> — arrangement of one or more Assets to execute Procedures with respect to designated features of interest. </w:t>
      </w:r>
    </w:p>
    <w:p w14:paraId="064DA74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6C16920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 Deployment may have a geographic location. See </w:t>
      </w:r>
      <w:hyperlink r:id="rId1292" w:anchor="ModelLocation" w:history="1">
        <w:r w:rsidRPr="008D2809">
          <w:rPr>
            <w:rFonts w:ascii="Times New Roman" w:eastAsia="Times New Roman" w:hAnsi="Times New Roman" w:cs="Times New Roman"/>
            <w:color w:val="0000FF"/>
            <w:kern w:val="0"/>
            <w:u w:val="single"/>
            <w14:ligatures w14:val="none"/>
          </w:rPr>
          <w:t>Location and Geometry</w:t>
        </w:r>
      </w:hyperlink>
      <w:r w:rsidRPr="008D2809">
        <w:rPr>
          <w:rFonts w:ascii="Times New Roman" w:eastAsia="Times New Roman" w:hAnsi="Times New Roman" w:cs="Times New Roman"/>
          <w:kern w:val="0"/>
          <w14:ligatures w14:val="none"/>
        </w:rPr>
        <w:t xml:space="preserve"> for patterns to describe this. </w:t>
      </w:r>
    </w:p>
    <w:p w14:paraId="38ECE47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Example</w:t>
      </w:r>
    </w:p>
    <w:p w14:paraId="7305A5D5"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 temperature </w:t>
      </w:r>
      <w:hyperlink r:id="rId1293" w:anchor="SOSASensor" w:history="1">
        <w:r w:rsidRPr="008D2809">
          <w:rPr>
            <w:rFonts w:ascii="Times New Roman" w:eastAsia="Times New Roman" w:hAnsi="Times New Roman" w:cs="Times New Roman"/>
            <w:color w:val="0000FF"/>
            <w:kern w:val="0"/>
            <w:u w:val="single"/>
            <w14:ligatures w14:val="none"/>
          </w:rPr>
          <w:t>Sensor</w:t>
        </w:r>
      </w:hyperlink>
      <w:r w:rsidRPr="008D2809">
        <w:rPr>
          <w:rFonts w:ascii="Times New Roman" w:eastAsia="Times New Roman" w:hAnsi="Times New Roman" w:cs="Times New Roman"/>
          <w:kern w:val="0"/>
          <w14:ligatures w14:val="none"/>
        </w:rPr>
        <w:t xml:space="preserve"> deployed on a wall </w:t>
      </w:r>
      <w:r w:rsidRPr="008D2809">
        <w:rPr>
          <w:rFonts w:ascii="Times New Roman" w:eastAsia="Times New Roman" w:hAnsi="Times New Roman" w:cs="Times New Roman"/>
          <w:kern w:val="0"/>
          <w14:ligatures w14:val="none"/>
        </w:rPr>
        <w:br/>
        <w:t xml:space="preserve">a network of Sensors deployed for an Observation campaign. </w:t>
      </w:r>
    </w:p>
    <w:p w14:paraId="3AB7DF3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3AFAAD6D"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 </w:t>
      </w:r>
      <w:hyperlink r:id="rId1294" w:anchor="dfn-sosa-deployment" w:history="1">
        <w:r w:rsidRPr="008D2809">
          <w:rPr>
            <w:rFonts w:ascii="Times New Roman" w:eastAsia="Times New Roman" w:hAnsi="Times New Roman" w:cs="Times New Roman"/>
            <w:color w:val="0000FF"/>
            <w:kern w:val="0"/>
            <w:u w:val="single"/>
            <w14:ligatures w14:val="none"/>
          </w:rPr>
          <w:t>sosa:Deployment</w:t>
        </w:r>
      </w:hyperlink>
      <w:r w:rsidRPr="008D2809">
        <w:rPr>
          <w:rFonts w:ascii="Times New Roman" w:eastAsia="Times New Roman" w:hAnsi="Times New Roman" w:cs="Times New Roman"/>
          <w:kern w:val="0"/>
          <w14:ligatures w14:val="none"/>
        </w:rPr>
        <w:t xml:space="preserve"> will usually be for a specified time interval. It </w:t>
      </w:r>
      <w:r w:rsidRPr="008D2809">
        <w:rPr>
          <w:rFonts w:ascii="Times New Roman" w:eastAsia="Times New Roman" w:hAnsi="Times New Roman" w:cs="Times New Roman"/>
          <w:i/>
          <w:iCs/>
          <w:kern w:val="0"/>
          <w14:ligatures w14:val="none"/>
        </w:rPr>
        <w:t>MAY</w:t>
      </w:r>
      <w:r w:rsidRPr="008D2809">
        <w:rPr>
          <w:rFonts w:ascii="Times New Roman" w:eastAsia="Times New Roman" w:hAnsi="Times New Roman" w:cs="Times New Roman"/>
          <w:kern w:val="0"/>
          <w14:ligatures w14:val="none"/>
        </w:rPr>
        <w:t xml:space="preserve"> involve </w:t>
      </w:r>
      <w:hyperlink r:id="rId1295" w:anchor="dfn-sosa-platform" w:history="1">
        <w:r w:rsidRPr="008D2809">
          <w:rPr>
            <w:rFonts w:ascii="Times New Roman" w:eastAsia="Times New Roman" w:hAnsi="Times New Roman" w:cs="Times New Roman"/>
            <w:color w:val="0000FF"/>
            <w:kern w:val="0"/>
            <w:u w:val="single"/>
            <w14:ligatures w14:val="none"/>
          </w:rPr>
          <w:t>sosa:Platforms</w:t>
        </w:r>
      </w:hyperlink>
      <w:r w:rsidRPr="008D2809">
        <w:rPr>
          <w:rFonts w:ascii="Times New Roman" w:eastAsia="Times New Roman" w:hAnsi="Times New Roman" w:cs="Times New Roman"/>
          <w:kern w:val="0"/>
          <w14:ligatures w14:val="none"/>
        </w:rPr>
        <w:t xml:space="preserve">, or </w:t>
      </w:r>
      <w:hyperlink r:id="rId1296" w:anchor="dfn-sosa-system" w:history="1">
        <w:r w:rsidRPr="008D2809">
          <w:rPr>
            <w:rFonts w:ascii="Times New Roman" w:eastAsia="Times New Roman" w:hAnsi="Times New Roman" w:cs="Times New Roman"/>
            <w:color w:val="0000FF"/>
            <w:kern w:val="0"/>
            <w:u w:val="single"/>
            <w14:ligatures w14:val="none"/>
          </w:rPr>
          <w:t>sosa:Systems</w:t>
        </w:r>
      </w:hyperlink>
      <w:r w:rsidRPr="008D2809">
        <w:rPr>
          <w:rFonts w:ascii="Times New Roman" w:eastAsia="Times New Roman" w:hAnsi="Times New Roman" w:cs="Times New Roman"/>
          <w:kern w:val="0"/>
          <w14:ligatures w14:val="none"/>
        </w:rPr>
        <w:t xml:space="preserve">, or both. A </w:t>
      </w:r>
      <w:hyperlink r:id="rId1297" w:anchor="dfn-sosa-deployment" w:history="1">
        <w:r w:rsidRPr="008D2809">
          <w:rPr>
            <w:rFonts w:ascii="Times New Roman" w:eastAsia="Times New Roman" w:hAnsi="Times New Roman" w:cs="Times New Roman"/>
            <w:color w:val="0000FF"/>
            <w:kern w:val="0"/>
            <w:u w:val="single"/>
            <w14:ligatures w14:val="none"/>
          </w:rPr>
          <w:t>sosa:Deployment</w:t>
        </w:r>
      </w:hyperlink>
      <w:r w:rsidRPr="008D2809">
        <w:rPr>
          <w:rFonts w:ascii="Times New Roman" w:eastAsia="Times New Roman" w:hAnsi="Times New Roman" w:cs="Times New Roman"/>
          <w:kern w:val="0"/>
          <w14:ligatures w14:val="none"/>
        </w:rPr>
        <w:t xml:space="preserve"> can be used quite flexibly to describe the use of systems</w:t>
      </w:r>
      <w:del w:id="177" w:author="Carl Reed" w:date="2026-08-24T12:09:00Z" w16du:dateUtc="2026-08-24T18:09:00Z">
        <w:r w:rsidRPr="008D2809" w:rsidDel="00CD4683">
          <w:rPr>
            <w:rFonts w:ascii="Times New Roman" w:eastAsia="Times New Roman" w:hAnsi="Times New Roman" w:cs="Times New Roman"/>
            <w:kern w:val="0"/>
            <w14:ligatures w14:val="none"/>
          </w:rPr>
          <w:delText>,</w:delText>
        </w:r>
      </w:del>
      <w:r w:rsidRPr="008D2809">
        <w:rPr>
          <w:rFonts w:ascii="Times New Roman" w:eastAsia="Times New Roman" w:hAnsi="Times New Roman" w:cs="Times New Roman"/>
          <w:kern w:val="0"/>
          <w14:ligatures w14:val="none"/>
        </w:rPr>
        <w:t xml:space="preserve"> and platforms that host systems, with respect to a feature of interest. </w:t>
      </w:r>
    </w:p>
    <w:p w14:paraId="3DDBF8C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Restrictions in SSN</w:t>
      </w:r>
    </w:p>
    <w:p w14:paraId="3AE3BD64"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298" w:anchor="dfn-sosa-deployedasset" w:history="1">
        <w:r w:rsidRPr="008D2809">
          <w:rPr>
            <w:rFonts w:ascii="Times New Roman" w:eastAsia="Times New Roman" w:hAnsi="Times New Roman" w:cs="Times New Roman"/>
            <w:color w:val="0000FF"/>
            <w:kern w:val="0"/>
            <w:u w:val="single"/>
            <w14:ligatures w14:val="none"/>
          </w:rPr>
          <w:t>sosa:deployedAsset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299" w:anchor="dfn-sosa-asset" w:history="1">
        <w:r w:rsidRPr="008D2809">
          <w:rPr>
            <w:rFonts w:ascii="Times New Roman" w:eastAsia="Times New Roman" w:hAnsi="Times New Roman" w:cs="Times New Roman"/>
            <w:color w:val="0000FF"/>
            <w:kern w:val="0"/>
            <w:u w:val="single"/>
            <w14:ligatures w14:val="none"/>
          </w:rPr>
          <w:t>sosa:Asset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300" w:anchor="dfn-sosa-deployedonplatform" w:history="1">
        <w:r w:rsidRPr="008D2809">
          <w:rPr>
            <w:rFonts w:ascii="Times New Roman" w:eastAsia="Times New Roman" w:hAnsi="Times New Roman" w:cs="Times New Roman"/>
            <w:color w:val="0000FF"/>
            <w:kern w:val="0"/>
            <w:u w:val="single"/>
            <w14:ligatures w14:val="none"/>
          </w:rPr>
          <w:t>sosa:deployedOnPlatform</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301" w:anchor="dfn-sosa-platform" w:history="1">
        <w:r w:rsidRPr="008D2809">
          <w:rPr>
            <w:rFonts w:ascii="Times New Roman" w:eastAsia="Times New Roman" w:hAnsi="Times New Roman" w:cs="Times New Roman"/>
            <w:color w:val="0000FF"/>
            <w:kern w:val="0"/>
            <w:u w:val="single"/>
            <w14:ligatures w14:val="none"/>
          </w:rPr>
          <w:t>sosa:Platform</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302" w:anchor="dfn-sosa-deployedsystem" w:history="1">
        <w:r w:rsidRPr="008D2809">
          <w:rPr>
            <w:rFonts w:ascii="Times New Roman" w:eastAsia="Times New Roman" w:hAnsi="Times New Roman" w:cs="Times New Roman"/>
            <w:color w:val="0000FF"/>
            <w:kern w:val="0"/>
            <w:u w:val="single"/>
            <w14:ligatures w14:val="none"/>
          </w:rPr>
          <w:t>sosa:deployedSystem</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303" w:anchor="dfn-sosa-system" w:history="1">
        <w:r w:rsidRPr="008D2809">
          <w:rPr>
            <w:rFonts w:ascii="Times New Roman" w:eastAsia="Times New Roman" w:hAnsi="Times New Roman" w:cs="Times New Roman"/>
            <w:color w:val="0000FF"/>
            <w:kern w:val="0"/>
            <w:u w:val="single"/>
            <w14:ligatures w14:val="none"/>
          </w:rPr>
          <w:t>sosa:System</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304" w:anchor="dfn-sosa-hasfeatureofinterest" w:history="1">
        <w:r w:rsidRPr="008D2809">
          <w:rPr>
            <w:rFonts w:ascii="Times New Roman" w:eastAsia="Times New Roman" w:hAnsi="Times New Roman" w:cs="Times New Roman"/>
            <w:color w:val="0000FF"/>
            <w:kern w:val="0"/>
            <w:u w:val="single"/>
            <w14:ligatures w14:val="none"/>
          </w:rPr>
          <w:t>sosa:hasFeatureOfInterest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305"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p>
    <w:p w14:paraId="4DE569A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75136B68"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306"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050C6E0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307"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308"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48E56565"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5.3.5.2.3 </w:t>
      </w:r>
      <w:r w:rsidRPr="008D2809">
        <w:rPr>
          <w:rFonts w:ascii="Times New Roman" w:eastAsia="Times New Roman" w:hAnsi="Times New Roman" w:cs="Times New Roman"/>
          <w:b/>
          <w:bCs/>
          <w:i/>
          <w:iCs/>
          <w:kern w:val="0"/>
          <w:sz w:val="15"/>
          <w:szCs w:val="15"/>
          <w14:ligatures w14:val="none"/>
        </w:rPr>
        <w:t>sosa:Platform</w:t>
      </w:r>
    </w:p>
    <w:p w14:paraId="236FBAA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http://www.w3.org/ns/sosa/Platform</w:t>
      </w:r>
    </w:p>
    <w:p w14:paraId="1058157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Class</w:t>
      </w:r>
    </w:p>
    <w:p w14:paraId="1E3B978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lastRenderedPageBreak/>
        <w:t>Platform</w:t>
      </w:r>
      <w:r w:rsidRPr="008D2809">
        <w:rPr>
          <w:rFonts w:ascii="Times New Roman" w:eastAsia="Times New Roman" w:hAnsi="Times New Roman" w:cs="Times New Roman"/>
          <w:kern w:val="0"/>
          <w14:ligatures w14:val="none"/>
        </w:rPr>
        <w:t xml:space="preserve"> — An Asset that hosts other Assets, particularly Systems (often Sensors), and other Platforms. </w:t>
      </w:r>
    </w:p>
    <w:p w14:paraId="6F30B2B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3A45EC4E"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 Platform may have a geographic location. See </w:t>
      </w:r>
      <w:hyperlink r:id="rId1309" w:anchor="ModelLocation" w:history="1">
        <w:r w:rsidRPr="008D2809">
          <w:rPr>
            <w:rFonts w:ascii="Times New Roman" w:eastAsia="Times New Roman" w:hAnsi="Times New Roman" w:cs="Times New Roman"/>
            <w:color w:val="0000FF"/>
            <w:kern w:val="0"/>
            <w:u w:val="single"/>
            <w14:ligatures w14:val="none"/>
          </w:rPr>
          <w:t>Location and Geometry</w:t>
        </w:r>
      </w:hyperlink>
      <w:r w:rsidRPr="008D2809">
        <w:rPr>
          <w:rFonts w:ascii="Times New Roman" w:eastAsia="Times New Roman" w:hAnsi="Times New Roman" w:cs="Times New Roman"/>
          <w:kern w:val="0"/>
          <w14:ligatures w14:val="none"/>
        </w:rPr>
        <w:t xml:space="preserve"> for patterns to describe this.</w:t>
      </w:r>
    </w:p>
    <w:p w14:paraId="278738B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Subclass of</w:t>
      </w:r>
    </w:p>
    <w:p w14:paraId="0996954D"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310" w:anchor="dfn-sosa-asset" w:history="1">
        <w:r w:rsidRPr="008D2809">
          <w:rPr>
            <w:rFonts w:ascii="Times New Roman" w:eastAsia="Times New Roman" w:hAnsi="Times New Roman" w:cs="Times New Roman"/>
            <w:color w:val="0000FF"/>
            <w:kern w:val="0"/>
            <w:u w:val="single"/>
            <w14:ligatures w14:val="none"/>
          </w:rPr>
          <w:t>sosa:Asset</w:t>
        </w:r>
      </w:hyperlink>
      <w:r w:rsidRPr="008D2809">
        <w:rPr>
          <w:rFonts w:ascii="Times New Roman" w:eastAsia="Times New Roman" w:hAnsi="Times New Roman" w:cs="Times New Roman"/>
          <w:kern w:val="0"/>
          <w14:ligatures w14:val="none"/>
        </w:rPr>
        <w:t xml:space="preserve"> </w:t>
      </w:r>
    </w:p>
    <w:p w14:paraId="70EA6AE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Scope note</w:t>
      </w:r>
    </w:p>
    <w:p w14:paraId="6C135DFB"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INSPIRE 'Environmental Monitoring Facility' may be implemented using SOSA by the OWL/RDFS class 'Platform'. </w:t>
      </w:r>
    </w:p>
    <w:p w14:paraId="3E09460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Example</w:t>
      </w:r>
    </w:p>
    <w:p w14:paraId="04CFED96" w14:textId="4FBEDB5C"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 post, tree, buoy, vehicle, ship, aircraft, satellite, </w:t>
      </w:r>
      <w:del w:id="178" w:author="Carl Reed" w:date="2026-08-24T12:09:00Z" w16du:dateUtc="2026-08-24T18:09:00Z">
        <w:r w:rsidRPr="008D2809" w:rsidDel="00750F06">
          <w:rPr>
            <w:rFonts w:ascii="Times New Roman" w:eastAsia="Times New Roman" w:hAnsi="Times New Roman" w:cs="Times New Roman"/>
            <w:kern w:val="0"/>
            <w14:ligatures w14:val="none"/>
          </w:rPr>
          <w:delText>cell-phone</w:delText>
        </w:r>
      </w:del>
      <w:ins w:id="179" w:author="Carl Reed" w:date="2026-08-24T12:09:00Z" w16du:dateUtc="2026-08-24T18:09:00Z">
        <w:r w:rsidR="00750F06" w:rsidRPr="008D2809">
          <w:rPr>
            <w:rFonts w:ascii="Times New Roman" w:eastAsia="Times New Roman" w:hAnsi="Times New Roman" w:cs="Times New Roman"/>
            <w:kern w:val="0"/>
            <w14:ligatures w14:val="none"/>
          </w:rPr>
          <w:t>cellphone</w:t>
        </w:r>
      </w:ins>
      <w:r w:rsidRPr="008D2809">
        <w:rPr>
          <w:rFonts w:ascii="Times New Roman" w:eastAsia="Times New Roman" w:hAnsi="Times New Roman" w:cs="Times New Roman"/>
          <w:kern w:val="0"/>
          <w14:ligatures w14:val="none"/>
        </w:rPr>
        <w:t xml:space="preserve">, human, or animal may act as </w:t>
      </w:r>
      <w:hyperlink r:id="rId1311" w:anchor="SOSAPlatform" w:history="1">
        <w:r w:rsidRPr="008D2809">
          <w:rPr>
            <w:rFonts w:ascii="Times New Roman" w:eastAsia="Times New Roman" w:hAnsi="Times New Roman" w:cs="Times New Roman"/>
            <w:color w:val="0000FF"/>
            <w:kern w:val="0"/>
            <w:u w:val="single"/>
            <w14:ligatures w14:val="none"/>
          </w:rPr>
          <w:t>Platforms</w:t>
        </w:r>
      </w:hyperlink>
      <w:r w:rsidRPr="008D2809">
        <w:rPr>
          <w:rFonts w:ascii="Times New Roman" w:eastAsia="Times New Roman" w:hAnsi="Times New Roman" w:cs="Times New Roman"/>
          <w:kern w:val="0"/>
          <w14:ligatures w14:val="none"/>
        </w:rPr>
        <w:t xml:space="preserve"> for (technical or biological) </w:t>
      </w:r>
      <w:hyperlink r:id="rId1312" w:anchor="SOSASensor" w:history="1">
        <w:r w:rsidRPr="008D2809">
          <w:rPr>
            <w:rFonts w:ascii="Times New Roman" w:eastAsia="Times New Roman" w:hAnsi="Times New Roman" w:cs="Times New Roman"/>
            <w:color w:val="0000FF"/>
            <w:kern w:val="0"/>
            <w:u w:val="single"/>
            <w14:ligatures w14:val="none"/>
          </w:rPr>
          <w:t>Sensors</w:t>
        </w:r>
      </w:hyperlink>
      <w:r w:rsidRPr="008D2809">
        <w:rPr>
          <w:rFonts w:ascii="Times New Roman" w:eastAsia="Times New Roman" w:hAnsi="Times New Roman" w:cs="Times New Roman"/>
          <w:kern w:val="0"/>
          <w14:ligatures w14:val="none"/>
        </w:rPr>
        <w:t xml:space="preserve"> or </w:t>
      </w:r>
      <w:hyperlink r:id="rId1313" w:anchor="SOSAActuator" w:history="1">
        <w:r w:rsidRPr="008D2809">
          <w:rPr>
            <w:rFonts w:ascii="Times New Roman" w:eastAsia="Times New Roman" w:hAnsi="Times New Roman" w:cs="Times New Roman"/>
            <w:color w:val="0000FF"/>
            <w:kern w:val="0"/>
            <w:u w:val="single"/>
            <w14:ligatures w14:val="none"/>
          </w:rPr>
          <w:t>Actuators</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t xml:space="preserve">An environmental monitoring facility. </w:t>
      </w:r>
    </w:p>
    <w:p w14:paraId="37DA36B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Restrictions in SSN</w:t>
      </w:r>
    </w:p>
    <w:p w14:paraId="4971A5D4"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314" w:anchor="dfn-sosa-hosts" w:history="1">
        <w:r w:rsidRPr="008D2809">
          <w:rPr>
            <w:rFonts w:ascii="Times New Roman" w:eastAsia="Times New Roman" w:hAnsi="Times New Roman" w:cs="Times New Roman"/>
            <w:color w:val="0000FF"/>
            <w:kern w:val="0"/>
            <w:u w:val="single"/>
            <w14:ligatures w14:val="none"/>
          </w:rPr>
          <w:t>sosa:hosts</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315" w:anchor="dfn-sosa-asset" w:history="1">
        <w:r w:rsidRPr="008D2809">
          <w:rPr>
            <w:rFonts w:ascii="Times New Roman" w:eastAsia="Times New Roman" w:hAnsi="Times New Roman" w:cs="Times New Roman"/>
            <w:color w:val="0000FF"/>
            <w:kern w:val="0"/>
            <w:u w:val="single"/>
            <w14:ligatures w14:val="none"/>
          </w:rPr>
          <w:t>sosa:Asset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316" w:anchor="dfn-sosa-indeployment" w:history="1">
        <w:r w:rsidRPr="008D2809">
          <w:rPr>
            <w:rFonts w:ascii="Times New Roman" w:eastAsia="Times New Roman" w:hAnsi="Times New Roman" w:cs="Times New Roman"/>
            <w:color w:val="0000FF"/>
            <w:kern w:val="0"/>
            <w:u w:val="single"/>
            <w14:ligatures w14:val="none"/>
          </w:rPr>
          <w:t>sosa:inDeployment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317" w:anchor="dfn-sosa-deployment" w:history="1">
        <w:r w:rsidRPr="008D2809">
          <w:rPr>
            <w:rFonts w:ascii="Times New Roman" w:eastAsia="Times New Roman" w:hAnsi="Times New Roman" w:cs="Times New Roman"/>
            <w:color w:val="0000FF"/>
            <w:kern w:val="0"/>
            <w:u w:val="single"/>
            <w14:ligatures w14:val="none"/>
          </w:rPr>
          <w:t>sosa:Deployment</w:t>
        </w:r>
      </w:hyperlink>
      <w:r w:rsidRPr="008D2809">
        <w:rPr>
          <w:rFonts w:ascii="Times New Roman" w:eastAsia="Times New Roman" w:hAnsi="Times New Roman" w:cs="Times New Roman"/>
          <w:kern w:val="0"/>
          <w14:ligatures w14:val="none"/>
        </w:rPr>
        <w:t xml:space="preserve"> </w:t>
      </w:r>
    </w:p>
    <w:p w14:paraId="27F39B5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479A6272"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318"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08BF781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319"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320"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346F11E7"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5.3.5.2.4 </w:t>
      </w:r>
      <w:r w:rsidRPr="008D2809">
        <w:rPr>
          <w:rFonts w:ascii="Times New Roman" w:eastAsia="Times New Roman" w:hAnsi="Times New Roman" w:cs="Times New Roman"/>
          <w:b/>
          <w:bCs/>
          <w:i/>
          <w:iCs/>
          <w:kern w:val="0"/>
          <w:sz w:val="15"/>
          <w:szCs w:val="15"/>
          <w14:ligatures w14:val="none"/>
        </w:rPr>
        <w:t>sosa:System</w:t>
      </w:r>
    </w:p>
    <w:p w14:paraId="240E94F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http://www.w3.org/ns/sosa/System</w:t>
      </w:r>
    </w:p>
    <w:p w14:paraId="5E74F36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Class</w:t>
      </w:r>
    </w:p>
    <w:p w14:paraId="47ABDC44" w14:textId="452908CB"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System</w:t>
      </w:r>
      <w:r w:rsidRPr="008D2809">
        <w:rPr>
          <w:rFonts w:ascii="Times New Roman" w:eastAsia="Times New Roman" w:hAnsi="Times New Roman" w:cs="Times New Roman"/>
          <w:kern w:val="0"/>
          <w14:ligatures w14:val="none"/>
        </w:rPr>
        <w:t xml:space="preserve"> — An Asset that implements a Procedure in the context of an Execution</w:t>
      </w:r>
      <w:ins w:id="180" w:author="Carl Reed" w:date="2026-08-24T12:12:00Z" w16du:dateUtc="2026-08-24T18:12:00Z">
        <w:r w:rsidR="00F522D5">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272DE89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This may be a device, a piece of infrastructure, an agent (including humans), or software (simulation). </w:t>
      </w:r>
    </w:p>
    <w:p w14:paraId="27415C3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Different Systems can implement the same (reusable) Procedure for different Executions. </w:t>
      </w:r>
    </w:p>
    <w:p w14:paraId="117BCF5A"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 System may have components, its sub-systems, which are other systems. </w:t>
      </w:r>
    </w:p>
    <w:p w14:paraId="55CE5E9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6910088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See </w:t>
      </w:r>
      <w:hyperlink r:id="rId1321" w:anchor="ModelSystemType" w:history="1">
        <w:r w:rsidRPr="008D2809">
          <w:rPr>
            <w:rFonts w:ascii="Times New Roman" w:eastAsia="Times New Roman" w:hAnsi="Times New Roman" w:cs="Times New Roman"/>
            <w:color w:val="0000FF"/>
            <w:kern w:val="0"/>
            <w:u w:val="single"/>
            <w14:ligatures w14:val="none"/>
          </w:rPr>
          <w:t>Systems Types and Individuals</w:t>
        </w:r>
      </w:hyperlink>
      <w:r w:rsidRPr="008D2809">
        <w:rPr>
          <w:rFonts w:ascii="Times New Roman" w:eastAsia="Times New Roman" w:hAnsi="Times New Roman" w:cs="Times New Roman"/>
          <w:kern w:val="0"/>
          <w14:ligatures w14:val="none"/>
        </w:rPr>
        <w:t xml:space="preserve"> for guidance on describing types vs. individuals.</w:t>
      </w:r>
    </w:p>
    <w:p w14:paraId="2724AB1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44C46F1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 System may have a geographic location. See </w:t>
      </w:r>
      <w:hyperlink r:id="rId1322" w:anchor="ModelLocation" w:history="1">
        <w:r w:rsidRPr="008D2809">
          <w:rPr>
            <w:rFonts w:ascii="Times New Roman" w:eastAsia="Times New Roman" w:hAnsi="Times New Roman" w:cs="Times New Roman"/>
            <w:color w:val="0000FF"/>
            <w:kern w:val="0"/>
            <w:u w:val="single"/>
            <w14:ligatures w14:val="none"/>
          </w:rPr>
          <w:t>Location and Geometry</w:t>
        </w:r>
      </w:hyperlink>
      <w:r w:rsidRPr="008D2809">
        <w:rPr>
          <w:rFonts w:ascii="Times New Roman" w:eastAsia="Times New Roman" w:hAnsi="Times New Roman" w:cs="Times New Roman"/>
          <w:kern w:val="0"/>
          <w14:ligatures w14:val="none"/>
        </w:rPr>
        <w:t xml:space="preserve"> for patterns to describe this. </w:t>
      </w:r>
    </w:p>
    <w:p w14:paraId="3EE6A81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Subclass of</w:t>
      </w:r>
    </w:p>
    <w:p w14:paraId="31CC2373"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323" w:anchor="dfn-sosa-asset" w:history="1">
        <w:r w:rsidRPr="008D2809">
          <w:rPr>
            <w:rFonts w:ascii="Times New Roman" w:eastAsia="Times New Roman" w:hAnsi="Times New Roman" w:cs="Times New Roman"/>
            <w:color w:val="0000FF"/>
            <w:kern w:val="0"/>
            <w:u w:val="single"/>
            <w14:ligatures w14:val="none"/>
          </w:rPr>
          <w:t>sosa:Asset</w:t>
        </w:r>
      </w:hyperlink>
      <w:r w:rsidRPr="008D2809">
        <w:rPr>
          <w:rFonts w:ascii="Times New Roman" w:eastAsia="Times New Roman" w:hAnsi="Times New Roman" w:cs="Times New Roman"/>
          <w:kern w:val="0"/>
          <w14:ligatures w14:val="none"/>
        </w:rPr>
        <w:t xml:space="preserve"> </w:t>
      </w:r>
    </w:p>
    <w:p w14:paraId="7F78AE1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Scope note</w:t>
      </w:r>
    </w:p>
    <w:p w14:paraId="53BCAFB4"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System generalizes the </w:t>
      </w:r>
      <w:hyperlink r:id="rId1324" w:anchor="SOSAActuator" w:history="1">
        <w:r w:rsidRPr="008D2809">
          <w:rPr>
            <w:rFonts w:ascii="Times New Roman" w:eastAsia="Times New Roman" w:hAnsi="Times New Roman" w:cs="Times New Roman"/>
            <w:color w:val="0000FF"/>
            <w:kern w:val="0"/>
            <w:u w:val="single"/>
            <w14:ligatures w14:val="none"/>
          </w:rPr>
          <w:t>Actuator</w:t>
        </w:r>
      </w:hyperlink>
      <w:r w:rsidRPr="008D2809">
        <w:rPr>
          <w:rFonts w:ascii="Times New Roman" w:eastAsia="Times New Roman" w:hAnsi="Times New Roman" w:cs="Times New Roman"/>
          <w:kern w:val="0"/>
          <w14:ligatures w14:val="none"/>
        </w:rPr>
        <w:t xml:space="preserve">, </w:t>
      </w:r>
      <w:hyperlink r:id="rId1325" w:anchor="SOSASensor" w:history="1">
        <w:r w:rsidRPr="008D2809">
          <w:rPr>
            <w:rFonts w:ascii="Times New Roman" w:eastAsia="Times New Roman" w:hAnsi="Times New Roman" w:cs="Times New Roman"/>
            <w:color w:val="0000FF"/>
            <w:kern w:val="0"/>
            <w:u w:val="single"/>
            <w14:ligatures w14:val="none"/>
          </w:rPr>
          <w:t>Sensor</w:t>
        </w:r>
      </w:hyperlink>
      <w:r w:rsidRPr="008D2809">
        <w:rPr>
          <w:rFonts w:ascii="Times New Roman" w:eastAsia="Times New Roman" w:hAnsi="Times New Roman" w:cs="Times New Roman"/>
          <w:kern w:val="0"/>
          <w14:ligatures w14:val="none"/>
        </w:rPr>
        <w:t xml:space="preserve">, and </w:t>
      </w:r>
      <w:hyperlink r:id="rId1326" w:anchor="SOSASampler" w:history="1">
        <w:r w:rsidRPr="008D2809">
          <w:rPr>
            <w:rFonts w:ascii="Times New Roman" w:eastAsia="Times New Roman" w:hAnsi="Times New Roman" w:cs="Times New Roman"/>
            <w:color w:val="0000FF"/>
            <w:kern w:val="0"/>
            <w:u w:val="single"/>
            <w14:ligatures w14:val="none"/>
          </w:rPr>
          <w:t>Sampler</w:t>
        </w:r>
      </w:hyperlink>
      <w:r w:rsidRPr="008D2809">
        <w:rPr>
          <w:rFonts w:ascii="Times New Roman" w:eastAsia="Times New Roman" w:hAnsi="Times New Roman" w:cs="Times New Roman"/>
          <w:kern w:val="0"/>
          <w14:ligatures w14:val="none"/>
        </w:rPr>
        <w:t xml:space="preserve"> classes. It is included in the ontology to support the definition of a common pattern for executions and their properties.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kern w:val="0"/>
          <w14:ligatures w14:val="none"/>
        </w:rPr>
        <w:br/>
        <w:t xml:space="preserve">System is considered to be abstract. Individual systems </w:t>
      </w:r>
      <w:r w:rsidRPr="008D2809">
        <w:rPr>
          <w:rFonts w:ascii="Times New Roman" w:eastAsia="Times New Roman" w:hAnsi="Times New Roman" w:cs="Times New Roman"/>
          <w:i/>
          <w:iCs/>
          <w:kern w:val="0"/>
          <w14:ligatures w14:val="none"/>
        </w:rPr>
        <w:t>SHOULD</w:t>
      </w:r>
      <w:r w:rsidRPr="008D2809">
        <w:rPr>
          <w:rFonts w:ascii="Times New Roman" w:eastAsia="Times New Roman" w:hAnsi="Times New Roman" w:cs="Times New Roman"/>
          <w:kern w:val="0"/>
          <w14:ligatures w14:val="none"/>
        </w:rPr>
        <w:t xml:space="preserve"> be typed with one of the (concrete) sub-classes of System. </w:t>
      </w:r>
    </w:p>
    <w:p w14:paraId="08AD818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Scope note</w:t>
      </w:r>
    </w:p>
    <w:p w14:paraId="034E0809" w14:textId="74EA339C"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Specific system </w:t>
      </w:r>
      <w:r w:rsidRPr="008D2809">
        <w:rPr>
          <w:rFonts w:ascii="Times New Roman" w:eastAsia="Times New Roman" w:hAnsi="Times New Roman" w:cs="Times New Roman"/>
          <w:i/>
          <w:iCs/>
          <w:kern w:val="0"/>
          <w14:ligatures w14:val="none"/>
        </w:rPr>
        <w:t>types</w:t>
      </w:r>
      <w:r w:rsidRPr="008D2809">
        <w:rPr>
          <w:rFonts w:ascii="Times New Roman" w:eastAsia="Times New Roman" w:hAnsi="Times New Roman" w:cs="Times New Roman"/>
          <w:kern w:val="0"/>
          <w14:ligatures w14:val="none"/>
        </w:rPr>
        <w:t xml:space="preserve"> may be implemented as </w:t>
      </w:r>
      <w:r w:rsidRPr="008D2809">
        <w:rPr>
          <w:rFonts w:ascii="Times New Roman" w:eastAsia="Times New Roman" w:hAnsi="Times New Roman" w:cs="Times New Roman"/>
          <w:i/>
          <w:iCs/>
          <w:kern w:val="0"/>
          <w14:ligatures w14:val="none"/>
        </w:rPr>
        <w:t>sub-classes</w:t>
      </w:r>
      <w:r w:rsidRPr="008D2809">
        <w:rPr>
          <w:rFonts w:ascii="Times New Roman" w:eastAsia="Times New Roman" w:hAnsi="Times New Roman" w:cs="Times New Roman"/>
          <w:kern w:val="0"/>
          <w14:ligatures w14:val="none"/>
        </w:rPr>
        <w:t xml:space="preserve"> of this class or its sub-classes. Their descriptions may capture the properties and characteristics of a whole class of systems, corresponding with the information typically found in a </w:t>
      </w:r>
      <w:del w:id="181" w:author="Carl Reed" w:date="2026-08-24T12:10:00Z" w16du:dateUtc="2026-08-24T18:10:00Z">
        <w:r w:rsidRPr="008D2809" w:rsidDel="00CA4BF8">
          <w:rPr>
            <w:rFonts w:ascii="Times New Roman" w:eastAsia="Times New Roman" w:hAnsi="Times New Roman" w:cs="Times New Roman"/>
            <w:kern w:val="0"/>
            <w14:ligatures w14:val="none"/>
          </w:rPr>
          <w:delText>data-sheet</w:delText>
        </w:r>
      </w:del>
      <w:ins w:id="182" w:author="Carl Reed" w:date="2026-08-24T12:10:00Z" w16du:dateUtc="2026-08-24T18:10:00Z">
        <w:r w:rsidR="00CA4BF8" w:rsidRPr="008D2809">
          <w:rPr>
            <w:rFonts w:ascii="Times New Roman" w:eastAsia="Times New Roman" w:hAnsi="Times New Roman" w:cs="Times New Roman"/>
            <w:kern w:val="0"/>
            <w14:ligatures w14:val="none"/>
          </w:rPr>
          <w:t>datasheet</w:t>
        </w:r>
      </w:ins>
      <w:r w:rsidRPr="008D2809">
        <w:rPr>
          <w:rFonts w:ascii="Times New Roman" w:eastAsia="Times New Roman" w:hAnsi="Times New Roman" w:cs="Times New Roman"/>
          <w:kern w:val="0"/>
          <w14:ligatures w14:val="none"/>
        </w:rPr>
        <w:t xml:space="preserve">. Individual system </w:t>
      </w:r>
      <w:r w:rsidRPr="008D2809">
        <w:rPr>
          <w:rFonts w:ascii="Times New Roman" w:eastAsia="Times New Roman" w:hAnsi="Times New Roman" w:cs="Times New Roman"/>
          <w:i/>
          <w:iCs/>
          <w:kern w:val="0"/>
          <w14:ligatures w14:val="none"/>
        </w:rPr>
        <w:t>instances</w:t>
      </w:r>
      <w:r w:rsidRPr="008D2809">
        <w:rPr>
          <w:rFonts w:ascii="Times New Roman" w:eastAsia="Times New Roman" w:hAnsi="Times New Roman" w:cs="Times New Roman"/>
          <w:kern w:val="0"/>
          <w14:ligatures w14:val="none"/>
        </w:rPr>
        <w:t xml:space="preserve"> are </w:t>
      </w:r>
      <w:r w:rsidRPr="008D2809">
        <w:rPr>
          <w:rFonts w:ascii="Times New Roman" w:eastAsia="Times New Roman" w:hAnsi="Times New Roman" w:cs="Times New Roman"/>
          <w:i/>
          <w:iCs/>
          <w:kern w:val="0"/>
          <w14:ligatures w14:val="none"/>
        </w:rPr>
        <w:t>members</w:t>
      </w:r>
      <w:r w:rsidRPr="008D2809">
        <w:rPr>
          <w:rFonts w:ascii="Times New Roman" w:eastAsia="Times New Roman" w:hAnsi="Times New Roman" w:cs="Times New Roman"/>
          <w:kern w:val="0"/>
          <w14:ligatures w14:val="none"/>
        </w:rPr>
        <w:t xml:space="preserve"> of this class or its sub-classes. </w:t>
      </w:r>
    </w:p>
    <w:p w14:paraId="6396F06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Scope note</w:t>
      </w:r>
    </w:p>
    <w:p w14:paraId="30915C90"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The association of a System (</w:t>
      </w:r>
      <w:hyperlink r:id="rId1327" w:anchor="SOSAActuator" w:history="1">
        <w:r w:rsidRPr="008D2809">
          <w:rPr>
            <w:rFonts w:ascii="Times New Roman" w:eastAsia="Times New Roman" w:hAnsi="Times New Roman" w:cs="Times New Roman"/>
            <w:color w:val="0000FF"/>
            <w:kern w:val="0"/>
            <w:u w:val="single"/>
            <w14:ligatures w14:val="none"/>
          </w:rPr>
          <w:t>Actuator</w:t>
        </w:r>
      </w:hyperlink>
      <w:r w:rsidRPr="008D2809">
        <w:rPr>
          <w:rFonts w:ascii="Times New Roman" w:eastAsia="Times New Roman" w:hAnsi="Times New Roman" w:cs="Times New Roman"/>
          <w:kern w:val="0"/>
          <w14:ligatures w14:val="none"/>
        </w:rPr>
        <w:t xml:space="preserve">, </w:t>
      </w:r>
      <w:hyperlink r:id="rId1328" w:anchor="SOSASensor" w:history="1">
        <w:r w:rsidRPr="008D2809">
          <w:rPr>
            <w:rFonts w:ascii="Times New Roman" w:eastAsia="Times New Roman" w:hAnsi="Times New Roman" w:cs="Times New Roman"/>
            <w:color w:val="0000FF"/>
            <w:kern w:val="0"/>
            <w:u w:val="single"/>
            <w14:ligatures w14:val="none"/>
          </w:rPr>
          <w:t>Sensor</w:t>
        </w:r>
      </w:hyperlink>
      <w:r w:rsidRPr="008D2809">
        <w:rPr>
          <w:rFonts w:ascii="Times New Roman" w:eastAsia="Times New Roman" w:hAnsi="Times New Roman" w:cs="Times New Roman"/>
          <w:kern w:val="0"/>
          <w14:ligatures w14:val="none"/>
        </w:rPr>
        <w:t xml:space="preserve">, or </w:t>
      </w:r>
      <w:hyperlink r:id="rId1329" w:anchor="SOSASampler" w:history="1">
        <w:r w:rsidRPr="008D2809">
          <w:rPr>
            <w:rFonts w:ascii="Times New Roman" w:eastAsia="Times New Roman" w:hAnsi="Times New Roman" w:cs="Times New Roman"/>
            <w:color w:val="0000FF"/>
            <w:kern w:val="0"/>
            <w:u w:val="single"/>
            <w14:ligatures w14:val="none"/>
          </w:rPr>
          <w:t>Sampler</w:t>
        </w:r>
      </w:hyperlink>
      <w:r w:rsidRPr="008D2809">
        <w:rPr>
          <w:rFonts w:ascii="Times New Roman" w:eastAsia="Times New Roman" w:hAnsi="Times New Roman" w:cs="Times New Roman"/>
          <w:kern w:val="0"/>
          <w14:ligatures w14:val="none"/>
        </w:rPr>
        <w:t xml:space="preserve">) with a </w:t>
      </w:r>
      <w:hyperlink r:id="rId1330" w:anchor="SOSAFeatureOfInterest" w:history="1">
        <w:r w:rsidRPr="008D2809">
          <w:rPr>
            <w:rFonts w:ascii="Times New Roman" w:eastAsia="Times New Roman" w:hAnsi="Times New Roman" w:cs="Times New Roman"/>
            <w:color w:val="0000FF"/>
            <w:kern w:val="0"/>
            <w:u w:val="single"/>
            <w14:ligatures w14:val="none"/>
          </w:rPr>
          <w:t>FeatureOfInterest</w:t>
        </w:r>
      </w:hyperlink>
      <w:r w:rsidRPr="008D2809">
        <w:rPr>
          <w:rFonts w:ascii="Times New Roman" w:eastAsia="Times New Roman" w:hAnsi="Times New Roman" w:cs="Times New Roman"/>
          <w:kern w:val="0"/>
          <w14:ligatures w14:val="none"/>
        </w:rPr>
        <w:t xml:space="preserve"> is usually in the context of an </w:t>
      </w:r>
      <w:hyperlink r:id="rId1331" w:anchor="SOSAExecution" w:history="1">
        <w:r w:rsidRPr="008D2809">
          <w:rPr>
            <w:rFonts w:ascii="Times New Roman" w:eastAsia="Times New Roman" w:hAnsi="Times New Roman" w:cs="Times New Roman"/>
            <w:color w:val="0000FF"/>
            <w:kern w:val="0"/>
            <w:u w:val="single"/>
            <w14:ligatures w14:val="none"/>
          </w:rPr>
          <w:t>Execution</w:t>
        </w:r>
      </w:hyperlink>
      <w:r w:rsidRPr="008D2809">
        <w:rPr>
          <w:rFonts w:ascii="Times New Roman" w:eastAsia="Times New Roman" w:hAnsi="Times New Roman" w:cs="Times New Roman"/>
          <w:kern w:val="0"/>
          <w14:ligatures w14:val="none"/>
        </w:rPr>
        <w:t xml:space="preserve"> or a </w:t>
      </w:r>
      <w:hyperlink r:id="rId1332" w:anchor="SOSADeployment" w:history="1">
        <w:r w:rsidRPr="008D2809">
          <w:rPr>
            <w:rFonts w:ascii="Times New Roman" w:eastAsia="Times New Roman" w:hAnsi="Times New Roman" w:cs="Times New Roman"/>
            <w:color w:val="0000FF"/>
            <w:kern w:val="0"/>
            <w:u w:val="single"/>
            <w14:ligatures w14:val="none"/>
          </w:rPr>
          <w:t>Deployment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t xml:space="preserve">A </w:t>
      </w:r>
      <w:hyperlink r:id="rId1333" w:anchor="dfn-sosa-system" w:history="1">
        <w:r w:rsidRPr="008D2809">
          <w:rPr>
            <w:rFonts w:ascii="Times New Roman" w:eastAsia="Times New Roman" w:hAnsi="Times New Roman" w:cs="Times New Roman"/>
            <w:color w:val="0000FF"/>
            <w:kern w:val="0"/>
            <w:u w:val="single"/>
            <w14:ligatures w14:val="none"/>
          </w:rPr>
          <w:t>sosa:System</w:t>
        </w:r>
      </w:hyperlink>
      <w:r w:rsidRPr="008D2809">
        <w:rPr>
          <w:rFonts w:ascii="Times New Roman" w:eastAsia="Times New Roman" w:hAnsi="Times New Roman" w:cs="Times New Roman"/>
          <w:kern w:val="0"/>
          <w14:ligatures w14:val="none"/>
        </w:rPr>
        <w:t xml:space="preserve"> can be hosted by a </w:t>
      </w:r>
      <w:hyperlink r:id="rId1334" w:anchor="dfn-sosa-platform" w:history="1">
        <w:r w:rsidRPr="008D2809">
          <w:rPr>
            <w:rFonts w:ascii="Times New Roman" w:eastAsia="Times New Roman" w:hAnsi="Times New Roman" w:cs="Times New Roman"/>
            <w:color w:val="0000FF"/>
            <w:kern w:val="0"/>
            <w:u w:val="single"/>
            <w14:ligatures w14:val="none"/>
          </w:rPr>
          <w:t>sosa:Platform</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t xml:space="preserve">A </w:t>
      </w:r>
      <w:hyperlink r:id="rId1335" w:anchor="dfn-sosa-system" w:history="1">
        <w:r w:rsidRPr="008D2809">
          <w:rPr>
            <w:rFonts w:ascii="Times New Roman" w:eastAsia="Times New Roman" w:hAnsi="Times New Roman" w:cs="Times New Roman"/>
            <w:color w:val="0000FF"/>
            <w:kern w:val="0"/>
            <w:u w:val="single"/>
            <w14:ligatures w14:val="none"/>
          </w:rPr>
          <w:t>sosa:System</w:t>
        </w:r>
      </w:hyperlink>
      <w:r w:rsidRPr="008D2809">
        <w:rPr>
          <w:rFonts w:ascii="Times New Roman" w:eastAsia="Times New Roman" w:hAnsi="Times New Roman" w:cs="Times New Roman"/>
          <w:kern w:val="0"/>
          <w14:ligatures w14:val="none"/>
        </w:rPr>
        <w:t xml:space="preserve"> can be deployed for a specified time interval as part of a </w:t>
      </w:r>
      <w:hyperlink r:id="rId1336" w:anchor="dfn-sosa-deployment" w:history="1">
        <w:r w:rsidRPr="008D2809">
          <w:rPr>
            <w:rFonts w:ascii="Times New Roman" w:eastAsia="Times New Roman" w:hAnsi="Times New Roman" w:cs="Times New Roman"/>
            <w:color w:val="0000FF"/>
            <w:kern w:val="0"/>
            <w:u w:val="single"/>
            <w14:ligatures w14:val="none"/>
          </w:rPr>
          <w:t>sosa:Deployment</w:t>
        </w:r>
      </w:hyperlink>
      <w:r w:rsidRPr="008D2809">
        <w:rPr>
          <w:rFonts w:ascii="Times New Roman" w:eastAsia="Times New Roman" w:hAnsi="Times New Roman" w:cs="Times New Roman"/>
          <w:kern w:val="0"/>
          <w14:ligatures w14:val="none"/>
        </w:rPr>
        <w:t xml:space="preserve">. </w:t>
      </w:r>
    </w:p>
    <w:p w14:paraId="5398D32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Restrictions in SSN</w:t>
      </w:r>
    </w:p>
    <w:p w14:paraId="28EA87DE"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337" w:anchor="dfn-sosa-ishostedby" w:history="1">
        <w:r w:rsidRPr="008D2809">
          <w:rPr>
            <w:rFonts w:ascii="Times New Roman" w:eastAsia="Times New Roman" w:hAnsi="Times New Roman" w:cs="Times New Roman"/>
            <w:color w:val="0000FF"/>
            <w:kern w:val="0"/>
            <w:u w:val="single"/>
            <w14:ligatures w14:val="none"/>
          </w:rPr>
          <w:t>sosa:isHostedBy</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338" w:anchor="dfn-sosa-platform" w:history="1">
        <w:r w:rsidRPr="008D2809">
          <w:rPr>
            <w:rFonts w:ascii="Times New Roman" w:eastAsia="Times New Roman" w:hAnsi="Times New Roman" w:cs="Times New Roman"/>
            <w:color w:val="0000FF"/>
            <w:kern w:val="0"/>
            <w:u w:val="single"/>
            <w14:ligatures w14:val="none"/>
          </w:rPr>
          <w:t>sosa:Platform</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339" w:anchor="dfn-sosa-implements" w:history="1">
        <w:r w:rsidRPr="008D2809">
          <w:rPr>
            <w:rFonts w:ascii="Times New Roman" w:eastAsia="Times New Roman" w:hAnsi="Times New Roman" w:cs="Times New Roman"/>
            <w:color w:val="0000FF"/>
            <w:kern w:val="0"/>
            <w:u w:val="single"/>
            <w14:ligatures w14:val="none"/>
          </w:rPr>
          <w:t>sosa:implements</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340" w:anchor="dfn-sosa-procedure" w:history="1">
        <w:r w:rsidRPr="008D2809">
          <w:rPr>
            <w:rFonts w:ascii="Times New Roman" w:eastAsia="Times New Roman" w:hAnsi="Times New Roman" w:cs="Times New Roman"/>
            <w:color w:val="0000FF"/>
            <w:kern w:val="0"/>
            <w:u w:val="single"/>
            <w14:ligatures w14:val="none"/>
          </w:rPr>
          <w:t>sosa:Procedure</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341" w:anchor="dfn-sosa-forproperty" w:history="1">
        <w:r w:rsidRPr="008D2809">
          <w:rPr>
            <w:rFonts w:ascii="Times New Roman" w:eastAsia="Times New Roman" w:hAnsi="Times New Roman" w:cs="Times New Roman"/>
            <w:color w:val="0000FF"/>
            <w:kern w:val="0"/>
            <w:u w:val="single"/>
            <w14:ligatures w14:val="none"/>
          </w:rPr>
          <w:t>sosa:forProperty</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342"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343" w:anchor="dfn-sosa-hassubsystem" w:history="1">
        <w:r w:rsidRPr="008D2809">
          <w:rPr>
            <w:rFonts w:ascii="Times New Roman" w:eastAsia="Times New Roman" w:hAnsi="Times New Roman" w:cs="Times New Roman"/>
            <w:color w:val="0000FF"/>
            <w:kern w:val="0"/>
            <w:u w:val="single"/>
            <w14:ligatures w14:val="none"/>
          </w:rPr>
          <w:t>sosa:hasSubSystem</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344" w:anchor="dfn-sosa-system" w:history="1">
        <w:r w:rsidRPr="008D2809">
          <w:rPr>
            <w:rFonts w:ascii="Times New Roman" w:eastAsia="Times New Roman" w:hAnsi="Times New Roman" w:cs="Times New Roman"/>
            <w:color w:val="0000FF"/>
            <w:kern w:val="0"/>
            <w:u w:val="single"/>
            <w14:ligatures w14:val="none"/>
          </w:rPr>
          <w:t>sosa:System</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345" w:anchor="dfn-sosa-issubsystemof" w:history="1">
        <w:r w:rsidRPr="008D2809">
          <w:rPr>
            <w:rFonts w:ascii="Times New Roman" w:eastAsia="Times New Roman" w:hAnsi="Times New Roman" w:cs="Times New Roman"/>
            <w:color w:val="0000FF"/>
            <w:kern w:val="0"/>
            <w:u w:val="single"/>
            <w14:ligatures w14:val="none"/>
          </w:rPr>
          <w:t>sosa:isSubSystemOf</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346" w:anchor="dfn-sosa-system" w:history="1">
        <w:r w:rsidRPr="008D2809">
          <w:rPr>
            <w:rFonts w:ascii="Times New Roman" w:eastAsia="Times New Roman" w:hAnsi="Times New Roman" w:cs="Times New Roman"/>
            <w:color w:val="0000FF"/>
            <w:kern w:val="0"/>
            <w:u w:val="single"/>
            <w14:ligatures w14:val="none"/>
          </w:rPr>
          <w:t>sosa:System</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347" w:anchor="dfn-sosa-hasdeployment" w:history="1">
        <w:r w:rsidRPr="008D2809">
          <w:rPr>
            <w:rFonts w:ascii="Times New Roman" w:eastAsia="Times New Roman" w:hAnsi="Times New Roman" w:cs="Times New Roman"/>
            <w:color w:val="0000FF"/>
            <w:kern w:val="0"/>
            <w:u w:val="single"/>
            <w14:ligatures w14:val="none"/>
          </w:rPr>
          <w:t>sosa:hasDeployment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348" w:anchor="dfn-sosa-deployment" w:history="1">
        <w:r w:rsidRPr="008D2809">
          <w:rPr>
            <w:rFonts w:ascii="Times New Roman" w:eastAsia="Times New Roman" w:hAnsi="Times New Roman" w:cs="Times New Roman"/>
            <w:color w:val="0000FF"/>
            <w:kern w:val="0"/>
            <w:u w:val="single"/>
            <w14:ligatures w14:val="none"/>
          </w:rPr>
          <w:t>sosa:Deployment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349" w:anchor="dfn-sosa-madeexecution" w:history="1">
        <w:r w:rsidRPr="008D2809">
          <w:rPr>
            <w:rFonts w:ascii="Times New Roman" w:eastAsia="Times New Roman" w:hAnsi="Times New Roman" w:cs="Times New Roman"/>
            <w:color w:val="0000FF"/>
            <w:kern w:val="0"/>
            <w:u w:val="single"/>
            <w14:ligatures w14:val="none"/>
          </w:rPr>
          <w:t>sosa:madeExecution</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350"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OR</w:t>
      </w:r>
      <w:r w:rsidRPr="008D2809">
        <w:rPr>
          <w:rFonts w:ascii="Times New Roman" w:eastAsia="Times New Roman" w:hAnsi="Times New Roman" w:cs="Times New Roman"/>
          <w:kern w:val="0"/>
          <w14:ligatures w14:val="none"/>
        </w:rPr>
        <w:t xml:space="preserve"> </w:t>
      </w:r>
      <w:hyperlink r:id="rId1351" w:anchor="dfn-sosa-executioncollection" w:history="1">
        <w:r w:rsidRPr="008D2809">
          <w:rPr>
            <w:rFonts w:ascii="Times New Roman" w:eastAsia="Times New Roman" w:hAnsi="Times New Roman" w:cs="Times New Roman"/>
            <w:color w:val="0000FF"/>
            <w:kern w:val="0"/>
            <w:u w:val="single"/>
            <w14:ligatures w14:val="none"/>
          </w:rPr>
          <w:t>sosa:ExecutionCollection</w:t>
        </w:r>
      </w:hyperlink>
      <w:r w:rsidRPr="008D2809">
        <w:rPr>
          <w:rFonts w:ascii="Times New Roman" w:eastAsia="Times New Roman" w:hAnsi="Times New Roman" w:cs="Times New Roman"/>
          <w:kern w:val="0"/>
          <w14:ligatures w14:val="none"/>
        </w:rPr>
        <w:t xml:space="preserve">) </w:t>
      </w:r>
    </w:p>
    <w:p w14:paraId="486B28A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5203D38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352"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77D5DC3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353"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354"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626E40CF"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5.3.5.2.5 </w:t>
      </w:r>
      <w:r w:rsidRPr="008D2809">
        <w:rPr>
          <w:rFonts w:ascii="Times New Roman" w:eastAsia="Times New Roman" w:hAnsi="Times New Roman" w:cs="Times New Roman"/>
          <w:b/>
          <w:bCs/>
          <w:i/>
          <w:iCs/>
          <w:kern w:val="0"/>
          <w:sz w:val="15"/>
          <w:szCs w:val="15"/>
          <w14:ligatures w14:val="none"/>
        </w:rPr>
        <w:t>sosa:deployedAsset</w:t>
      </w:r>
    </w:p>
    <w:p w14:paraId="3AB937C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6E9D29A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http://www.w3.org/ns/sosa/deployedAsset</w:t>
      </w:r>
    </w:p>
    <w:p w14:paraId="1E52CDA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p>
    <w:p w14:paraId="69A809C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deployed asset</w:t>
      </w:r>
      <w:r w:rsidRPr="008D2809">
        <w:rPr>
          <w:rFonts w:ascii="Times New Roman" w:eastAsia="Times New Roman" w:hAnsi="Times New Roman" w:cs="Times New Roman"/>
          <w:kern w:val="0"/>
          <w14:ligatures w14:val="none"/>
        </w:rPr>
        <w:t xml:space="preserve"> — relation from a Deployment to an Asset (System or Platform). </w:t>
      </w:r>
    </w:p>
    <w:p w14:paraId="6E8C2B8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126DB248"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355" w:anchor="dfn-sosa-deployment" w:history="1">
        <w:r w:rsidRPr="008D2809">
          <w:rPr>
            <w:rFonts w:ascii="Times New Roman" w:eastAsia="Times New Roman" w:hAnsi="Times New Roman" w:cs="Times New Roman"/>
            <w:color w:val="0000FF"/>
            <w:kern w:val="0"/>
            <w:u w:val="single"/>
            <w14:ligatures w14:val="none"/>
          </w:rPr>
          <w:t>sosa:Deployment</w:t>
        </w:r>
      </w:hyperlink>
      <w:r w:rsidRPr="008D2809">
        <w:rPr>
          <w:rFonts w:ascii="Times New Roman" w:eastAsia="Times New Roman" w:hAnsi="Times New Roman" w:cs="Times New Roman"/>
          <w:kern w:val="0"/>
          <w14:ligatures w14:val="none"/>
        </w:rPr>
        <w:t xml:space="preserve"> </w:t>
      </w:r>
    </w:p>
    <w:p w14:paraId="155D337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338C6F17"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356" w:anchor="dfn-sosa-asset" w:history="1">
        <w:r w:rsidRPr="008D2809">
          <w:rPr>
            <w:rFonts w:ascii="Times New Roman" w:eastAsia="Times New Roman" w:hAnsi="Times New Roman" w:cs="Times New Roman"/>
            <w:color w:val="0000FF"/>
            <w:kern w:val="0"/>
            <w:u w:val="single"/>
            <w14:ligatures w14:val="none"/>
          </w:rPr>
          <w:t>sosa:Asset</w:t>
        </w:r>
      </w:hyperlink>
      <w:r w:rsidRPr="008D2809">
        <w:rPr>
          <w:rFonts w:ascii="Times New Roman" w:eastAsia="Times New Roman" w:hAnsi="Times New Roman" w:cs="Times New Roman"/>
          <w:kern w:val="0"/>
          <w14:ligatures w14:val="none"/>
        </w:rPr>
        <w:t xml:space="preserve">, </w:t>
      </w:r>
      <w:hyperlink r:id="rId1357" w:anchor="dfn-sosa-platform" w:history="1">
        <w:r w:rsidRPr="008D2809">
          <w:rPr>
            <w:rFonts w:ascii="Times New Roman" w:eastAsia="Times New Roman" w:hAnsi="Times New Roman" w:cs="Times New Roman"/>
            <w:color w:val="0000FF"/>
            <w:kern w:val="0"/>
            <w:u w:val="single"/>
            <w14:ligatures w14:val="none"/>
          </w:rPr>
          <w:t>sosa:Platform</w:t>
        </w:r>
      </w:hyperlink>
      <w:r w:rsidRPr="008D2809">
        <w:rPr>
          <w:rFonts w:ascii="Times New Roman" w:eastAsia="Times New Roman" w:hAnsi="Times New Roman" w:cs="Times New Roman"/>
          <w:kern w:val="0"/>
          <w14:ligatures w14:val="none"/>
        </w:rPr>
        <w:t xml:space="preserve">, </w:t>
      </w:r>
      <w:hyperlink r:id="rId1358" w:anchor="dfn-sosa-system" w:history="1">
        <w:r w:rsidRPr="008D2809">
          <w:rPr>
            <w:rFonts w:ascii="Times New Roman" w:eastAsia="Times New Roman" w:hAnsi="Times New Roman" w:cs="Times New Roman"/>
            <w:color w:val="0000FF"/>
            <w:kern w:val="0"/>
            <w:u w:val="single"/>
            <w14:ligatures w14:val="none"/>
          </w:rPr>
          <w:t>sosa:System</w:t>
        </w:r>
      </w:hyperlink>
      <w:r w:rsidRPr="008D2809">
        <w:rPr>
          <w:rFonts w:ascii="Times New Roman" w:eastAsia="Times New Roman" w:hAnsi="Times New Roman" w:cs="Times New Roman"/>
          <w:kern w:val="0"/>
          <w14:ligatures w14:val="none"/>
        </w:rPr>
        <w:t xml:space="preserve"> </w:t>
      </w:r>
    </w:p>
    <w:p w14:paraId="2D8E9FC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539511CD"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359" w:anchor="dfn-sosa-hasdeployment" w:history="1">
        <w:r w:rsidRPr="008D2809">
          <w:rPr>
            <w:rFonts w:ascii="Times New Roman" w:eastAsia="Times New Roman" w:hAnsi="Times New Roman" w:cs="Times New Roman"/>
            <w:color w:val="0000FF"/>
            <w:kern w:val="0"/>
            <w:u w:val="single"/>
            <w14:ligatures w14:val="none"/>
          </w:rPr>
          <w:t>sosa:hasDeployment</w:t>
        </w:r>
      </w:hyperlink>
      <w:r w:rsidRPr="008D2809">
        <w:rPr>
          <w:rFonts w:ascii="Times New Roman" w:eastAsia="Times New Roman" w:hAnsi="Times New Roman" w:cs="Times New Roman"/>
          <w:kern w:val="0"/>
          <w14:ligatures w14:val="none"/>
        </w:rPr>
        <w:t xml:space="preserve"> </w:t>
      </w:r>
    </w:p>
    <w:p w14:paraId="18D8C44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4EEDE933"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360"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18181F7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361"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362"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707C258B"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5.3.5.2.6 </w:t>
      </w:r>
      <w:r w:rsidRPr="008D2809">
        <w:rPr>
          <w:rFonts w:ascii="Times New Roman" w:eastAsia="Times New Roman" w:hAnsi="Times New Roman" w:cs="Times New Roman"/>
          <w:b/>
          <w:bCs/>
          <w:i/>
          <w:iCs/>
          <w:kern w:val="0"/>
          <w:sz w:val="15"/>
          <w:szCs w:val="15"/>
          <w14:ligatures w14:val="none"/>
        </w:rPr>
        <w:t>sosa:deployedOnPlatform</w:t>
      </w:r>
    </w:p>
    <w:p w14:paraId="65B9355D"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http://www.w3.org/ns/sosa/deployedOnPlatform</w:t>
      </w:r>
    </w:p>
    <w:p w14:paraId="0D4111F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p>
    <w:p w14:paraId="145B2120" w14:textId="7333ABE3"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deployed on platform</w:t>
      </w:r>
      <w:r w:rsidRPr="008D2809">
        <w:rPr>
          <w:rFonts w:ascii="Times New Roman" w:eastAsia="Times New Roman" w:hAnsi="Times New Roman" w:cs="Times New Roman"/>
          <w:kern w:val="0"/>
          <w14:ligatures w14:val="none"/>
        </w:rPr>
        <w:t xml:space="preserve"> — relation from a Deployment to a Platform on which Systems are hosted</w:t>
      </w:r>
      <w:ins w:id="183" w:author="Carl Reed" w:date="2026-08-24T12:12:00Z" w16du:dateUtc="2026-08-24T18:12:00Z">
        <w:r w:rsidR="00F522D5">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07128DC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Subproperty of</w:t>
      </w:r>
    </w:p>
    <w:p w14:paraId="6DD62498"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363" w:anchor="dfn-sosa-deployedasset" w:history="1">
        <w:r w:rsidRPr="008D2809">
          <w:rPr>
            <w:rFonts w:ascii="Times New Roman" w:eastAsia="Times New Roman" w:hAnsi="Times New Roman" w:cs="Times New Roman"/>
            <w:color w:val="0000FF"/>
            <w:kern w:val="0"/>
            <w:u w:val="single"/>
            <w14:ligatures w14:val="none"/>
          </w:rPr>
          <w:t>sosa:deployedAsset</w:t>
        </w:r>
      </w:hyperlink>
      <w:r w:rsidRPr="008D2809">
        <w:rPr>
          <w:rFonts w:ascii="Times New Roman" w:eastAsia="Times New Roman" w:hAnsi="Times New Roman" w:cs="Times New Roman"/>
          <w:kern w:val="0"/>
          <w14:ligatures w14:val="none"/>
        </w:rPr>
        <w:t xml:space="preserve"> </w:t>
      </w:r>
    </w:p>
    <w:p w14:paraId="4B46CD7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7645E808"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364" w:anchor="dfn-sosa-deployment" w:history="1">
        <w:r w:rsidRPr="008D2809">
          <w:rPr>
            <w:rFonts w:ascii="Times New Roman" w:eastAsia="Times New Roman" w:hAnsi="Times New Roman" w:cs="Times New Roman"/>
            <w:color w:val="0000FF"/>
            <w:kern w:val="0"/>
            <w:u w:val="single"/>
            <w14:ligatures w14:val="none"/>
          </w:rPr>
          <w:t>sosa:Deployment</w:t>
        </w:r>
      </w:hyperlink>
      <w:r w:rsidRPr="008D2809">
        <w:rPr>
          <w:rFonts w:ascii="Times New Roman" w:eastAsia="Times New Roman" w:hAnsi="Times New Roman" w:cs="Times New Roman"/>
          <w:kern w:val="0"/>
          <w14:ligatures w14:val="none"/>
        </w:rPr>
        <w:t xml:space="preserve"> </w:t>
      </w:r>
    </w:p>
    <w:p w14:paraId="72E380E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1CD408E3"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365" w:anchor="dfn-sosa-platform" w:history="1">
        <w:r w:rsidRPr="008D2809">
          <w:rPr>
            <w:rFonts w:ascii="Times New Roman" w:eastAsia="Times New Roman" w:hAnsi="Times New Roman" w:cs="Times New Roman"/>
            <w:color w:val="0000FF"/>
            <w:kern w:val="0"/>
            <w:u w:val="single"/>
            <w14:ligatures w14:val="none"/>
          </w:rPr>
          <w:t>sosa:Platform</w:t>
        </w:r>
      </w:hyperlink>
      <w:r w:rsidRPr="008D2809">
        <w:rPr>
          <w:rFonts w:ascii="Times New Roman" w:eastAsia="Times New Roman" w:hAnsi="Times New Roman" w:cs="Times New Roman"/>
          <w:kern w:val="0"/>
          <w14:ligatures w14:val="none"/>
        </w:rPr>
        <w:t xml:space="preserve"> </w:t>
      </w:r>
    </w:p>
    <w:p w14:paraId="0D65BB8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12D782A2"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366" w:anchor="dfn-sosa-indeployment" w:history="1">
        <w:r w:rsidRPr="008D2809">
          <w:rPr>
            <w:rFonts w:ascii="Times New Roman" w:eastAsia="Times New Roman" w:hAnsi="Times New Roman" w:cs="Times New Roman"/>
            <w:color w:val="0000FF"/>
            <w:kern w:val="0"/>
            <w:u w:val="single"/>
            <w14:ligatures w14:val="none"/>
          </w:rPr>
          <w:t>sosa:inDeployment</w:t>
        </w:r>
      </w:hyperlink>
      <w:r w:rsidRPr="008D2809">
        <w:rPr>
          <w:rFonts w:ascii="Times New Roman" w:eastAsia="Times New Roman" w:hAnsi="Times New Roman" w:cs="Times New Roman"/>
          <w:kern w:val="0"/>
          <w14:ligatures w14:val="none"/>
        </w:rPr>
        <w:t xml:space="preserve"> </w:t>
      </w:r>
    </w:p>
    <w:p w14:paraId="70BB45D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5B73EDED"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367"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097B713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368"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369"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5FB430B0"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5.3.5.2.7 </w:t>
      </w:r>
      <w:r w:rsidRPr="008D2809">
        <w:rPr>
          <w:rFonts w:ascii="Times New Roman" w:eastAsia="Times New Roman" w:hAnsi="Times New Roman" w:cs="Times New Roman"/>
          <w:b/>
          <w:bCs/>
          <w:i/>
          <w:iCs/>
          <w:kern w:val="0"/>
          <w:sz w:val="15"/>
          <w:szCs w:val="15"/>
          <w14:ligatures w14:val="none"/>
        </w:rPr>
        <w:t>sosa:deployedSystem</w:t>
      </w:r>
    </w:p>
    <w:p w14:paraId="1EBCAFA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http://www.w3.org/ns/sosa/deployedSystem</w:t>
      </w:r>
    </w:p>
    <w:p w14:paraId="47AA3EE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p>
    <w:p w14:paraId="693B0897" w14:textId="61A0CBDC"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deployed system</w:t>
      </w:r>
      <w:r w:rsidRPr="008D2809">
        <w:rPr>
          <w:rFonts w:ascii="Times New Roman" w:eastAsia="Times New Roman" w:hAnsi="Times New Roman" w:cs="Times New Roman"/>
          <w:kern w:val="0"/>
          <w14:ligatures w14:val="none"/>
        </w:rPr>
        <w:t xml:space="preserve"> — relation from a Deployment to a deployed System</w:t>
      </w:r>
      <w:ins w:id="184" w:author="Carl Reed" w:date="2026-08-24T12:12:00Z" w16du:dateUtc="2026-08-24T18:12:00Z">
        <w:r w:rsidR="0082020F">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18C5744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Subproperty of</w:t>
      </w:r>
    </w:p>
    <w:p w14:paraId="6A0B99F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370" w:anchor="dfn-sosa-deployedasset" w:history="1">
        <w:r w:rsidRPr="008D2809">
          <w:rPr>
            <w:rFonts w:ascii="Times New Roman" w:eastAsia="Times New Roman" w:hAnsi="Times New Roman" w:cs="Times New Roman"/>
            <w:color w:val="0000FF"/>
            <w:kern w:val="0"/>
            <w:u w:val="single"/>
            <w14:ligatures w14:val="none"/>
          </w:rPr>
          <w:t>sosa:deployedAsset</w:t>
        </w:r>
      </w:hyperlink>
      <w:r w:rsidRPr="008D2809">
        <w:rPr>
          <w:rFonts w:ascii="Times New Roman" w:eastAsia="Times New Roman" w:hAnsi="Times New Roman" w:cs="Times New Roman"/>
          <w:kern w:val="0"/>
          <w14:ligatures w14:val="none"/>
        </w:rPr>
        <w:t xml:space="preserve"> </w:t>
      </w:r>
    </w:p>
    <w:p w14:paraId="5A1DA8F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3EE6D8BA"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371" w:anchor="dfn-sosa-deployment" w:history="1">
        <w:r w:rsidRPr="008D2809">
          <w:rPr>
            <w:rFonts w:ascii="Times New Roman" w:eastAsia="Times New Roman" w:hAnsi="Times New Roman" w:cs="Times New Roman"/>
            <w:color w:val="0000FF"/>
            <w:kern w:val="0"/>
            <w:u w:val="single"/>
            <w14:ligatures w14:val="none"/>
          </w:rPr>
          <w:t>sosa:Deployment</w:t>
        </w:r>
      </w:hyperlink>
      <w:r w:rsidRPr="008D2809">
        <w:rPr>
          <w:rFonts w:ascii="Times New Roman" w:eastAsia="Times New Roman" w:hAnsi="Times New Roman" w:cs="Times New Roman"/>
          <w:kern w:val="0"/>
          <w14:ligatures w14:val="none"/>
        </w:rPr>
        <w:t xml:space="preserve"> </w:t>
      </w:r>
    </w:p>
    <w:p w14:paraId="391533B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7D6E76CE"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372" w:anchor="dfn-sosa-system" w:history="1">
        <w:r w:rsidRPr="008D2809">
          <w:rPr>
            <w:rFonts w:ascii="Times New Roman" w:eastAsia="Times New Roman" w:hAnsi="Times New Roman" w:cs="Times New Roman"/>
            <w:color w:val="0000FF"/>
            <w:kern w:val="0"/>
            <w:u w:val="single"/>
            <w14:ligatures w14:val="none"/>
          </w:rPr>
          <w:t>sosa:System</w:t>
        </w:r>
      </w:hyperlink>
      <w:r w:rsidRPr="008D2809">
        <w:rPr>
          <w:rFonts w:ascii="Times New Roman" w:eastAsia="Times New Roman" w:hAnsi="Times New Roman" w:cs="Times New Roman"/>
          <w:kern w:val="0"/>
          <w14:ligatures w14:val="none"/>
        </w:rPr>
        <w:t xml:space="preserve"> </w:t>
      </w:r>
    </w:p>
    <w:p w14:paraId="11D0AFE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0DF9F0F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373" w:anchor="dfn-sosa-systemdeployment" w:history="1">
        <w:r w:rsidRPr="008D2809">
          <w:rPr>
            <w:rFonts w:ascii="Times New Roman" w:eastAsia="Times New Roman" w:hAnsi="Times New Roman" w:cs="Times New Roman"/>
            <w:color w:val="0000FF"/>
            <w:kern w:val="0"/>
            <w:u w:val="single"/>
            <w14:ligatures w14:val="none"/>
          </w:rPr>
          <w:t>sosa:systemDeployment</w:t>
        </w:r>
      </w:hyperlink>
      <w:r w:rsidRPr="008D2809">
        <w:rPr>
          <w:rFonts w:ascii="Times New Roman" w:eastAsia="Times New Roman" w:hAnsi="Times New Roman" w:cs="Times New Roman"/>
          <w:kern w:val="0"/>
          <w14:ligatures w14:val="none"/>
        </w:rPr>
        <w:t xml:space="preserve"> </w:t>
      </w:r>
    </w:p>
    <w:p w14:paraId="489CF8D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4903E950"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374"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361A704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375"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376"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2F5292A3"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5.3.5.2.8 </w:t>
      </w:r>
      <w:r w:rsidRPr="008D2809">
        <w:rPr>
          <w:rFonts w:ascii="Times New Roman" w:eastAsia="Times New Roman" w:hAnsi="Times New Roman" w:cs="Times New Roman"/>
          <w:b/>
          <w:bCs/>
          <w:i/>
          <w:iCs/>
          <w:kern w:val="0"/>
          <w:sz w:val="15"/>
          <w:szCs w:val="15"/>
          <w14:ligatures w14:val="none"/>
        </w:rPr>
        <w:t>sosa:hasDeployment</w:t>
      </w:r>
    </w:p>
    <w:p w14:paraId="0DD0433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lastRenderedPageBreak/>
        <w:t>IRI:</w:t>
      </w:r>
      <w:r w:rsidRPr="008D2809">
        <w:rPr>
          <w:rFonts w:ascii="Times New Roman" w:eastAsia="Times New Roman" w:hAnsi="Times New Roman" w:cs="Times New Roman"/>
          <w:kern w:val="0"/>
          <w14:ligatures w14:val="none"/>
        </w:rPr>
        <w:t xml:space="preserve"> http://www.w3.org/ns/sosa/hasDeployment</w:t>
      </w:r>
    </w:p>
    <w:p w14:paraId="09AE8FB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p>
    <w:p w14:paraId="08CB0119" w14:textId="7F8EDEAB"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has deployment</w:t>
      </w:r>
      <w:r w:rsidRPr="008D2809">
        <w:rPr>
          <w:rFonts w:ascii="Times New Roman" w:eastAsia="Times New Roman" w:hAnsi="Times New Roman" w:cs="Times New Roman"/>
          <w:kern w:val="0"/>
          <w14:ligatures w14:val="none"/>
        </w:rPr>
        <w:t xml:space="preserve"> — relation from an Asset (System or Platform) to a Deployment</w:t>
      </w:r>
      <w:ins w:id="185" w:author="Carl Reed" w:date="2026-08-24T12:12:00Z" w16du:dateUtc="2026-08-24T18:12:00Z">
        <w:r w:rsidR="0082020F">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6EF5CB5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668779DC"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377" w:anchor="dfn-sosa-asset" w:history="1">
        <w:r w:rsidRPr="008D2809">
          <w:rPr>
            <w:rFonts w:ascii="Times New Roman" w:eastAsia="Times New Roman" w:hAnsi="Times New Roman" w:cs="Times New Roman"/>
            <w:color w:val="0000FF"/>
            <w:kern w:val="0"/>
            <w:u w:val="single"/>
            <w14:ligatures w14:val="none"/>
          </w:rPr>
          <w:t>sosa:Asset</w:t>
        </w:r>
      </w:hyperlink>
      <w:r w:rsidRPr="008D2809">
        <w:rPr>
          <w:rFonts w:ascii="Times New Roman" w:eastAsia="Times New Roman" w:hAnsi="Times New Roman" w:cs="Times New Roman"/>
          <w:kern w:val="0"/>
          <w14:ligatures w14:val="none"/>
        </w:rPr>
        <w:t xml:space="preserve">, </w:t>
      </w:r>
      <w:hyperlink r:id="rId1378" w:anchor="dfn-sosa-platform" w:history="1">
        <w:r w:rsidRPr="008D2809">
          <w:rPr>
            <w:rFonts w:ascii="Times New Roman" w:eastAsia="Times New Roman" w:hAnsi="Times New Roman" w:cs="Times New Roman"/>
            <w:color w:val="0000FF"/>
            <w:kern w:val="0"/>
            <w:u w:val="single"/>
            <w14:ligatures w14:val="none"/>
          </w:rPr>
          <w:t>sosa:Platform</w:t>
        </w:r>
      </w:hyperlink>
      <w:r w:rsidRPr="008D2809">
        <w:rPr>
          <w:rFonts w:ascii="Times New Roman" w:eastAsia="Times New Roman" w:hAnsi="Times New Roman" w:cs="Times New Roman"/>
          <w:kern w:val="0"/>
          <w14:ligatures w14:val="none"/>
        </w:rPr>
        <w:t xml:space="preserve">, </w:t>
      </w:r>
      <w:hyperlink r:id="rId1379" w:anchor="dfn-sosa-system" w:history="1">
        <w:r w:rsidRPr="008D2809">
          <w:rPr>
            <w:rFonts w:ascii="Times New Roman" w:eastAsia="Times New Roman" w:hAnsi="Times New Roman" w:cs="Times New Roman"/>
            <w:color w:val="0000FF"/>
            <w:kern w:val="0"/>
            <w:u w:val="single"/>
            <w14:ligatures w14:val="none"/>
          </w:rPr>
          <w:t>sosa:System</w:t>
        </w:r>
      </w:hyperlink>
      <w:r w:rsidRPr="008D2809">
        <w:rPr>
          <w:rFonts w:ascii="Times New Roman" w:eastAsia="Times New Roman" w:hAnsi="Times New Roman" w:cs="Times New Roman"/>
          <w:kern w:val="0"/>
          <w14:ligatures w14:val="none"/>
        </w:rPr>
        <w:t xml:space="preserve"> </w:t>
      </w:r>
    </w:p>
    <w:p w14:paraId="765AED6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195335C8"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380" w:anchor="dfn-sosa-deployment" w:history="1">
        <w:r w:rsidRPr="008D2809">
          <w:rPr>
            <w:rFonts w:ascii="Times New Roman" w:eastAsia="Times New Roman" w:hAnsi="Times New Roman" w:cs="Times New Roman"/>
            <w:color w:val="0000FF"/>
            <w:kern w:val="0"/>
            <w:u w:val="single"/>
            <w14:ligatures w14:val="none"/>
          </w:rPr>
          <w:t>sosa:Deployment</w:t>
        </w:r>
      </w:hyperlink>
      <w:r w:rsidRPr="008D2809">
        <w:rPr>
          <w:rFonts w:ascii="Times New Roman" w:eastAsia="Times New Roman" w:hAnsi="Times New Roman" w:cs="Times New Roman"/>
          <w:kern w:val="0"/>
          <w14:ligatures w14:val="none"/>
        </w:rPr>
        <w:t xml:space="preserve"> </w:t>
      </w:r>
    </w:p>
    <w:p w14:paraId="284302B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2DCBDDC7"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381" w:anchor="dfn-sosa-deployedasset" w:history="1">
        <w:r w:rsidRPr="008D2809">
          <w:rPr>
            <w:rFonts w:ascii="Times New Roman" w:eastAsia="Times New Roman" w:hAnsi="Times New Roman" w:cs="Times New Roman"/>
            <w:color w:val="0000FF"/>
            <w:kern w:val="0"/>
            <w:u w:val="single"/>
            <w14:ligatures w14:val="none"/>
          </w:rPr>
          <w:t>sosa:deployedAsset</w:t>
        </w:r>
      </w:hyperlink>
      <w:r w:rsidRPr="008D2809">
        <w:rPr>
          <w:rFonts w:ascii="Times New Roman" w:eastAsia="Times New Roman" w:hAnsi="Times New Roman" w:cs="Times New Roman"/>
          <w:kern w:val="0"/>
          <w14:ligatures w14:val="none"/>
        </w:rPr>
        <w:t xml:space="preserve"> </w:t>
      </w:r>
    </w:p>
    <w:p w14:paraId="0107F71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299EA7AA"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382"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4692DFB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383"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384"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0B9DC60B"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5.3.5.2.9 </w:t>
      </w:r>
      <w:r w:rsidRPr="008D2809">
        <w:rPr>
          <w:rFonts w:ascii="Times New Roman" w:eastAsia="Times New Roman" w:hAnsi="Times New Roman" w:cs="Times New Roman"/>
          <w:b/>
          <w:bCs/>
          <w:i/>
          <w:iCs/>
          <w:kern w:val="0"/>
          <w:sz w:val="15"/>
          <w:szCs w:val="15"/>
          <w14:ligatures w14:val="none"/>
        </w:rPr>
        <w:t>sosa:hasSubSystem</w:t>
      </w:r>
    </w:p>
    <w:p w14:paraId="3EC3392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http://www.w3.org/ns/sosa/hasSubSystem</w:t>
      </w:r>
    </w:p>
    <w:p w14:paraId="6274B75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p>
    <w:p w14:paraId="32A9FEC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3E9F523C"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See </w:t>
      </w:r>
      <w:hyperlink r:id="rId1385" w:anchor="ModelComplexSystem" w:history="1">
        <w:r w:rsidRPr="008D2809">
          <w:rPr>
            <w:rFonts w:ascii="Times New Roman" w:eastAsia="Times New Roman" w:hAnsi="Times New Roman" w:cs="Times New Roman"/>
            <w:color w:val="0000FF"/>
            <w:kern w:val="0"/>
            <w:u w:val="single"/>
            <w14:ligatures w14:val="none"/>
          </w:rPr>
          <w:t>Complex devices</w:t>
        </w:r>
      </w:hyperlink>
      <w:r w:rsidRPr="008D2809">
        <w:rPr>
          <w:rFonts w:ascii="Times New Roman" w:eastAsia="Times New Roman" w:hAnsi="Times New Roman" w:cs="Times New Roman"/>
          <w:kern w:val="0"/>
          <w14:ligatures w14:val="none"/>
        </w:rPr>
        <w:t xml:space="preserve"> for guidance on describing complex systems. </w:t>
      </w:r>
    </w:p>
    <w:p w14:paraId="0122A802" w14:textId="05FB2E4B"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has subsystem</w:t>
      </w:r>
      <w:r w:rsidRPr="008D2809">
        <w:rPr>
          <w:rFonts w:ascii="Times New Roman" w:eastAsia="Times New Roman" w:hAnsi="Times New Roman" w:cs="Times New Roman"/>
          <w:kern w:val="0"/>
          <w14:ligatures w14:val="none"/>
        </w:rPr>
        <w:t xml:space="preserve"> — relation from a System to its component parts</w:t>
      </w:r>
      <w:ins w:id="186" w:author="Carl Reed" w:date="2026-08-24T12:12:00Z" w16du:dateUtc="2026-08-24T18:12:00Z">
        <w:r w:rsidR="0082020F">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299410E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3058F590"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386" w:anchor="dfn-sosa-system" w:history="1">
        <w:r w:rsidRPr="008D2809">
          <w:rPr>
            <w:rFonts w:ascii="Times New Roman" w:eastAsia="Times New Roman" w:hAnsi="Times New Roman" w:cs="Times New Roman"/>
            <w:color w:val="0000FF"/>
            <w:kern w:val="0"/>
            <w:u w:val="single"/>
            <w14:ligatures w14:val="none"/>
          </w:rPr>
          <w:t>sosa:System</w:t>
        </w:r>
      </w:hyperlink>
      <w:r w:rsidRPr="008D2809">
        <w:rPr>
          <w:rFonts w:ascii="Times New Roman" w:eastAsia="Times New Roman" w:hAnsi="Times New Roman" w:cs="Times New Roman"/>
          <w:kern w:val="0"/>
          <w14:ligatures w14:val="none"/>
        </w:rPr>
        <w:t xml:space="preserve"> </w:t>
      </w:r>
    </w:p>
    <w:p w14:paraId="5FD1688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7FA39848"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387" w:anchor="dfn-sosa-system" w:history="1">
        <w:r w:rsidRPr="008D2809">
          <w:rPr>
            <w:rFonts w:ascii="Times New Roman" w:eastAsia="Times New Roman" w:hAnsi="Times New Roman" w:cs="Times New Roman"/>
            <w:color w:val="0000FF"/>
            <w:kern w:val="0"/>
            <w:u w:val="single"/>
            <w14:ligatures w14:val="none"/>
          </w:rPr>
          <w:t>sosa:System</w:t>
        </w:r>
      </w:hyperlink>
      <w:r w:rsidRPr="008D2809">
        <w:rPr>
          <w:rFonts w:ascii="Times New Roman" w:eastAsia="Times New Roman" w:hAnsi="Times New Roman" w:cs="Times New Roman"/>
          <w:kern w:val="0"/>
          <w14:ligatures w14:val="none"/>
        </w:rPr>
        <w:t xml:space="preserve"> </w:t>
      </w:r>
    </w:p>
    <w:p w14:paraId="4216022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615CB57B"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388" w:anchor="dfn-sosa-issubsystemof" w:history="1">
        <w:r w:rsidRPr="008D2809">
          <w:rPr>
            <w:rFonts w:ascii="Times New Roman" w:eastAsia="Times New Roman" w:hAnsi="Times New Roman" w:cs="Times New Roman"/>
            <w:color w:val="0000FF"/>
            <w:kern w:val="0"/>
            <w:u w:val="single"/>
            <w14:ligatures w14:val="none"/>
          </w:rPr>
          <w:t>sosa:isSubSystemOf</w:t>
        </w:r>
      </w:hyperlink>
      <w:r w:rsidRPr="008D2809">
        <w:rPr>
          <w:rFonts w:ascii="Times New Roman" w:eastAsia="Times New Roman" w:hAnsi="Times New Roman" w:cs="Times New Roman"/>
          <w:kern w:val="0"/>
          <w14:ligatures w14:val="none"/>
        </w:rPr>
        <w:t xml:space="preserve"> </w:t>
      </w:r>
    </w:p>
    <w:p w14:paraId="3CAB157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0A6236CB"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389"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74DCB9B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390"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391"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52CCEB75"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5.3.5.2.10 </w:t>
      </w:r>
      <w:r w:rsidRPr="008D2809">
        <w:rPr>
          <w:rFonts w:ascii="Times New Roman" w:eastAsia="Times New Roman" w:hAnsi="Times New Roman" w:cs="Times New Roman"/>
          <w:b/>
          <w:bCs/>
          <w:i/>
          <w:iCs/>
          <w:kern w:val="0"/>
          <w:sz w:val="15"/>
          <w:szCs w:val="15"/>
          <w14:ligatures w14:val="none"/>
        </w:rPr>
        <w:t>sosa:hosts</w:t>
      </w:r>
    </w:p>
    <w:p w14:paraId="1A71C2D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http://www.w3.org/ns/sosa/hosts</w:t>
      </w:r>
    </w:p>
    <w:p w14:paraId="194C9C0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p>
    <w:p w14:paraId="2B0B98C8" w14:textId="6C2C4B28"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hosts</w:t>
      </w:r>
      <w:r w:rsidRPr="008D2809">
        <w:rPr>
          <w:rFonts w:ascii="Times New Roman" w:eastAsia="Times New Roman" w:hAnsi="Times New Roman" w:cs="Times New Roman"/>
          <w:kern w:val="0"/>
          <w14:ligatures w14:val="none"/>
        </w:rPr>
        <w:t xml:space="preserve"> — relation from a Platform to an Asset (System or Platform) hosted or mounted on </w:t>
      </w:r>
      <w:del w:id="187" w:author="Carl Reed" w:date="2026-08-24T12:12:00Z" w16du:dateUtc="2026-08-24T18:12:00Z">
        <w:r w:rsidRPr="008D2809" w:rsidDel="0082020F">
          <w:rPr>
            <w:rFonts w:ascii="Times New Roman" w:eastAsia="Times New Roman" w:hAnsi="Times New Roman" w:cs="Times New Roman"/>
            <w:kern w:val="0"/>
            <w14:ligatures w14:val="none"/>
          </w:rPr>
          <w:delText xml:space="preserve">it </w:delText>
        </w:r>
      </w:del>
      <w:ins w:id="188" w:author="Carl Reed" w:date="2026-08-24T12:12:00Z" w16du:dateUtc="2026-08-24T18:12:00Z">
        <w:r w:rsidR="0082020F">
          <w:rPr>
            <w:rFonts w:ascii="Times New Roman" w:eastAsia="Times New Roman" w:hAnsi="Times New Roman" w:cs="Times New Roman"/>
            <w:kern w:val="0"/>
            <w14:ligatures w14:val="none"/>
          </w:rPr>
          <w:t>the Platform/Asset.</w:t>
        </w:r>
      </w:ins>
    </w:p>
    <w:p w14:paraId="76F1065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Domain Includes</w:t>
      </w:r>
    </w:p>
    <w:p w14:paraId="178E62ED"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392" w:anchor="dfn-sosa-platform" w:history="1">
        <w:r w:rsidRPr="008D2809">
          <w:rPr>
            <w:rFonts w:ascii="Times New Roman" w:eastAsia="Times New Roman" w:hAnsi="Times New Roman" w:cs="Times New Roman"/>
            <w:color w:val="0000FF"/>
            <w:kern w:val="0"/>
            <w:u w:val="single"/>
            <w14:ligatures w14:val="none"/>
          </w:rPr>
          <w:t>sosa:Platform</w:t>
        </w:r>
      </w:hyperlink>
      <w:r w:rsidRPr="008D2809">
        <w:rPr>
          <w:rFonts w:ascii="Times New Roman" w:eastAsia="Times New Roman" w:hAnsi="Times New Roman" w:cs="Times New Roman"/>
          <w:kern w:val="0"/>
          <w14:ligatures w14:val="none"/>
        </w:rPr>
        <w:t xml:space="preserve"> </w:t>
      </w:r>
    </w:p>
    <w:p w14:paraId="4C75CDA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5E604CCC"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393" w:anchor="dfn-sosa-asset" w:history="1">
        <w:r w:rsidRPr="008D2809">
          <w:rPr>
            <w:rFonts w:ascii="Times New Roman" w:eastAsia="Times New Roman" w:hAnsi="Times New Roman" w:cs="Times New Roman"/>
            <w:color w:val="0000FF"/>
            <w:kern w:val="0"/>
            <w:u w:val="single"/>
            <w14:ligatures w14:val="none"/>
          </w:rPr>
          <w:t>sosa:Asset</w:t>
        </w:r>
      </w:hyperlink>
      <w:r w:rsidRPr="008D2809">
        <w:rPr>
          <w:rFonts w:ascii="Times New Roman" w:eastAsia="Times New Roman" w:hAnsi="Times New Roman" w:cs="Times New Roman"/>
          <w:kern w:val="0"/>
          <w14:ligatures w14:val="none"/>
        </w:rPr>
        <w:t xml:space="preserve">, </w:t>
      </w:r>
      <w:hyperlink r:id="rId1394" w:anchor="dfn-sosa-platform" w:history="1">
        <w:r w:rsidRPr="008D2809">
          <w:rPr>
            <w:rFonts w:ascii="Times New Roman" w:eastAsia="Times New Roman" w:hAnsi="Times New Roman" w:cs="Times New Roman"/>
            <w:color w:val="0000FF"/>
            <w:kern w:val="0"/>
            <w:u w:val="single"/>
            <w14:ligatures w14:val="none"/>
          </w:rPr>
          <w:t>sosa:Platform</w:t>
        </w:r>
      </w:hyperlink>
      <w:r w:rsidRPr="008D2809">
        <w:rPr>
          <w:rFonts w:ascii="Times New Roman" w:eastAsia="Times New Roman" w:hAnsi="Times New Roman" w:cs="Times New Roman"/>
          <w:kern w:val="0"/>
          <w14:ligatures w14:val="none"/>
        </w:rPr>
        <w:t xml:space="preserve">, </w:t>
      </w:r>
      <w:hyperlink r:id="rId1395" w:anchor="dfn-sosa-system" w:history="1">
        <w:r w:rsidRPr="008D2809">
          <w:rPr>
            <w:rFonts w:ascii="Times New Roman" w:eastAsia="Times New Roman" w:hAnsi="Times New Roman" w:cs="Times New Roman"/>
            <w:color w:val="0000FF"/>
            <w:kern w:val="0"/>
            <w:u w:val="single"/>
            <w14:ligatures w14:val="none"/>
          </w:rPr>
          <w:t>sosa:System</w:t>
        </w:r>
      </w:hyperlink>
      <w:r w:rsidRPr="008D2809">
        <w:rPr>
          <w:rFonts w:ascii="Times New Roman" w:eastAsia="Times New Roman" w:hAnsi="Times New Roman" w:cs="Times New Roman"/>
          <w:kern w:val="0"/>
          <w14:ligatures w14:val="none"/>
        </w:rPr>
        <w:t xml:space="preserve"> </w:t>
      </w:r>
    </w:p>
    <w:p w14:paraId="2F6F1DF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54DDE0ED"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396" w:anchor="dfn-sosa-ishostedby" w:history="1">
        <w:r w:rsidRPr="008D2809">
          <w:rPr>
            <w:rFonts w:ascii="Times New Roman" w:eastAsia="Times New Roman" w:hAnsi="Times New Roman" w:cs="Times New Roman"/>
            <w:color w:val="0000FF"/>
            <w:kern w:val="0"/>
            <w:u w:val="single"/>
            <w14:ligatures w14:val="none"/>
          </w:rPr>
          <w:t>sosa:isHostedBy</w:t>
        </w:r>
      </w:hyperlink>
      <w:r w:rsidRPr="008D2809">
        <w:rPr>
          <w:rFonts w:ascii="Times New Roman" w:eastAsia="Times New Roman" w:hAnsi="Times New Roman" w:cs="Times New Roman"/>
          <w:kern w:val="0"/>
          <w14:ligatures w14:val="none"/>
        </w:rPr>
        <w:t xml:space="preserve"> </w:t>
      </w:r>
    </w:p>
    <w:p w14:paraId="5F0ACD8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Super property of chain</w:t>
      </w:r>
    </w:p>
    <w:p w14:paraId="3C7B56F6"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397" w:anchor="dfn-sosa-indeployment" w:history="1">
        <w:r w:rsidRPr="008D2809">
          <w:rPr>
            <w:rFonts w:ascii="Times New Roman" w:eastAsia="Times New Roman" w:hAnsi="Times New Roman" w:cs="Times New Roman"/>
            <w:color w:val="0000FF"/>
            <w:kern w:val="0"/>
            <w:u w:val="single"/>
            <w14:ligatures w14:val="none"/>
          </w:rPr>
          <w:t>sosa:inDeployment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kern w:val="0"/>
          <w14:ligatures w14:val="none"/>
        </w:rPr>
        <w:t>o</w:t>
      </w:r>
      <w:r w:rsidRPr="008D2809">
        <w:rPr>
          <w:rFonts w:ascii="Times New Roman" w:eastAsia="Times New Roman" w:hAnsi="Times New Roman" w:cs="Times New Roman"/>
          <w:kern w:val="0"/>
          <w14:ligatures w14:val="none"/>
        </w:rPr>
        <w:t xml:space="preserve"> </w:t>
      </w:r>
      <w:hyperlink r:id="rId1398" w:anchor="dfn-sosa-deployedsystem" w:history="1">
        <w:r w:rsidRPr="008D2809">
          <w:rPr>
            <w:rFonts w:ascii="Times New Roman" w:eastAsia="Times New Roman" w:hAnsi="Times New Roman" w:cs="Times New Roman"/>
            <w:color w:val="0000FF"/>
            <w:kern w:val="0"/>
            <w:u w:val="single"/>
            <w14:ligatures w14:val="none"/>
          </w:rPr>
          <w:t>sosa:deployedSystem</w:t>
        </w:r>
      </w:hyperlink>
      <w:r w:rsidRPr="008D2809">
        <w:rPr>
          <w:rFonts w:ascii="Times New Roman" w:eastAsia="Times New Roman" w:hAnsi="Times New Roman" w:cs="Times New Roman"/>
          <w:kern w:val="0"/>
          <w14:ligatures w14:val="none"/>
        </w:rPr>
        <w:t xml:space="preserve"> </w:t>
      </w:r>
    </w:p>
    <w:p w14:paraId="62C3E79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10979B77"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399"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2333EC6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400"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401"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1A0068BC"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5.3.5.2.11 </w:t>
      </w:r>
      <w:r w:rsidRPr="008D2809">
        <w:rPr>
          <w:rFonts w:ascii="Times New Roman" w:eastAsia="Times New Roman" w:hAnsi="Times New Roman" w:cs="Times New Roman"/>
          <w:b/>
          <w:bCs/>
          <w:i/>
          <w:iCs/>
          <w:kern w:val="0"/>
          <w:sz w:val="15"/>
          <w:szCs w:val="15"/>
          <w14:ligatures w14:val="none"/>
        </w:rPr>
        <w:t>sosa:implements</w:t>
      </w:r>
    </w:p>
    <w:p w14:paraId="1CBEB4D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http://www.w3.org/ns/sosa/implements</w:t>
      </w:r>
    </w:p>
    <w:p w14:paraId="5B2B521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p>
    <w:p w14:paraId="27F96E50" w14:textId="77D7B9B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implements</w:t>
      </w:r>
      <w:r w:rsidRPr="008D2809">
        <w:rPr>
          <w:rFonts w:ascii="Times New Roman" w:eastAsia="Times New Roman" w:hAnsi="Times New Roman" w:cs="Times New Roman"/>
          <w:kern w:val="0"/>
          <w14:ligatures w14:val="none"/>
        </w:rPr>
        <w:t xml:space="preserve"> — relation from a System to a Procedure that it is capable of executing</w:t>
      </w:r>
      <w:ins w:id="189" w:author="Carl Reed" w:date="2026-08-24T12:11:00Z" w16du:dateUtc="2026-08-24T18:11:00Z">
        <w:r w:rsidR="00BD05CC">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2709B5C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3A8E538D"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402" w:anchor="dfn-sosa-system" w:history="1">
        <w:r w:rsidRPr="008D2809">
          <w:rPr>
            <w:rFonts w:ascii="Times New Roman" w:eastAsia="Times New Roman" w:hAnsi="Times New Roman" w:cs="Times New Roman"/>
            <w:color w:val="0000FF"/>
            <w:kern w:val="0"/>
            <w:u w:val="single"/>
            <w14:ligatures w14:val="none"/>
          </w:rPr>
          <w:t>sosa:System</w:t>
        </w:r>
      </w:hyperlink>
      <w:r w:rsidRPr="008D2809">
        <w:rPr>
          <w:rFonts w:ascii="Times New Roman" w:eastAsia="Times New Roman" w:hAnsi="Times New Roman" w:cs="Times New Roman"/>
          <w:kern w:val="0"/>
          <w14:ligatures w14:val="none"/>
        </w:rPr>
        <w:t xml:space="preserve"> </w:t>
      </w:r>
    </w:p>
    <w:p w14:paraId="0128290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7CBAE574"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403" w:anchor="dfn-sosa-procedure" w:history="1">
        <w:r w:rsidRPr="008D2809">
          <w:rPr>
            <w:rFonts w:ascii="Times New Roman" w:eastAsia="Times New Roman" w:hAnsi="Times New Roman" w:cs="Times New Roman"/>
            <w:color w:val="0000FF"/>
            <w:kern w:val="0"/>
            <w:u w:val="single"/>
            <w14:ligatures w14:val="none"/>
          </w:rPr>
          <w:t>sosa:Procedure</w:t>
        </w:r>
      </w:hyperlink>
      <w:r w:rsidRPr="008D2809">
        <w:rPr>
          <w:rFonts w:ascii="Times New Roman" w:eastAsia="Times New Roman" w:hAnsi="Times New Roman" w:cs="Times New Roman"/>
          <w:kern w:val="0"/>
          <w14:ligatures w14:val="none"/>
        </w:rPr>
        <w:t xml:space="preserve"> </w:t>
      </w:r>
    </w:p>
    <w:p w14:paraId="2901934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3C7B944F"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404" w:anchor="dfn-sosa-implementedby" w:history="1">
        <w:r w:rsidRPr="008D2809">
          <w:rPr>
            <w:rFonts w:ascii="Times New Roman" w:eastAsia="Times New Roman" w:hAnsi="Times New Roman" w:cs="Times New Roman"/>
            <w:color w:val="0000FF"/>
            <w:kern w:val="0"/>
            <w:u w:val="single"/>
            <w14:ligatures w14:val="none"/>
          </w:rPr>
          <w:t>sosa:implementedBy</w:t>
        </w:r>
      </w:hyperlink>
      <w:r w:rsidRPr="008D2809">
        <w:rPr>
          <w:rFonts w:ascii="Times New Roman" w:eastAsia="Times New Roman" w:hAnsi="Times New Roman" w:cs="Times New Roman"/>
          <w:kern w:val="0"/>
          <w14:ligatures w14:val="none"/>
        </w:rPr>
        <w:t xml:space="preserve"> </w:t>
      </w:r>
    </w:p>
    <w:p w14:paraId="6BF5772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42E93F47"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405"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092D697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406"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407"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2E342944"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5.3.5.2.12 </w:t>
      </w:r>
      <w:r w:rsidRPr="008D2809">
        <w:rPr>
          <w:rFonts w:ascii="Times New Roman" w:eastAsia="Times New Roman" w:hAnsi="Times New Roman" w:cs="Times New Roman"/>
          <w:b/>
          <w:bCs/>
          <w:i/>
          <w:iCs/>
          <w:kern w:val="0"/>
          <w:sz w:val="15"/>
          <w:szCs w:val="15"/>
          <w14:ligatures w14:val="none"/>
        </w:rPr>
        <w:t>sosa:inDeployment</w:t>
      </w:r>
    </w:p>
    <w:p w14:paraId="221FD52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http://www.w3.org/ns/sosa/inDeployment</w:t>
      </w:r>
    </w:p>
    <w:p w14:paraId="3A41A6B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p>
    <w:p w14:paraId="03A4A680" w14:textId="0F7339D0"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in deployment</w:t>
      </w:r>
      <w:r w:rsidRPr="008D2809">
        <w:rPr>
          <w:rFonts w:ascii="Times New Roman" w:eastAsia="Times New Roman" w:hAnsi="Times New Roman" w:cs="Times New Roman"/>
          <w:kern w:val="0"/>
          <w14:ligatures w14:val="none"/>
        </w:rPr>
        <w:t xml:space="preserve"> — relation from a Platform to a Deployment</w:t>
      </w:r>
      <w:ins w:id="190" w:author="Carl Reed" w:date="2026-08-24T12:11:00Z" w16du:dateUtc="2026-08-24T18:11:00Z">
        <w:r w:rsidR="00BD05CC">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5E9439F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Example</w:t>
      </w:r>
    </w:p>
    <w:p w14:paraId="777FAA4A"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For example, a relation between a buoy and a </w:t>
      </w:r>
      <w:hyperlink r:id="rId1408" w:anchor="SOSADeployment" w:history="1">
        <w:r w:rsidRPr="008D2809">
          <w:rPr>
            <w:rFonts w:ascii="Times New Roman" w:eastAsia="Times New Roman" w:hAnsi="Times New Roman" w:cs="Times New Roman"/>
            <w:color w:val="0000FF"/>
            <w:kern w:val="0"/>
            <w:u w:val="single"/>
            <w14:ligatures w14:val="none"/>
          </w:rPr>
          <w:t>Deployment</w:t>
        </w:r>
      </w:hyperlink>
      <w:r w:rsidRPr="008D2809">
        <w:rPr>
          <w:rFonts w:ascii="Times New Roman" w:eastAsia="Times New Roman" w:hAnsi="Times New Roman" w:cs="Times New Roman"/>
          <w:kern w:val="0"/>
          <w14:ligatures w14:val="none"/>
        </w:rPr>
        <w:t xml:space="preserve"> of several </w:t>
      </w:r>
      <w:hyperlink r:id="rId1409" w:anchor="SOSASensor" w:history="1">
        <w:r w:rsidRPr="008D2809">
          <w:rPr>
            <w:rFonts w:ascii="Times New Roman" w:eastAsia="Times New Roman" w:hAnsi="Times New Roman" w:cs="Times New Roman"/>
            <w:color w:val="0000FF"/>
            <w:kern w:val="0"/>
            <w:u w:val="single"/>
            <w14:ligatures w14:val="none"/>
          </w:rPr>
          <w:t>Sensors</w:t>
        </w:r>
      </w:hyperlink>
      <w:r w:rsidRPr="008D2809">
        <w:rPr>
          <w:rFonts w:ascii="Times New Roman" w:eastAsia="Times New Roman" w:hAnsi="Times New Roman" w:cs="Times New Roman"/>
          <w:kern w:val="0"/>
          <w14:ligatures w14:val="none"/>
        </w:rPr>
        <w:t xml:space="preserve">. </w:t>
      </w:r>
    </w:p>
    <w:p w14:paraId="77B4CD9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Subproperty of</w:t>
      </w:r>
    </w:p>
    <w:p w14:paraId="6E412699"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410" w:anchor="dfn-sosa-hasdeployment" w:history="1">
        <w:r w:rsidRPr="008D2809">
          <w:rPr>
            <w:rFonts w:ascii="Times New Roman" w:eastAsia="Times New Roman" w:hAnsi="Times New Roman" w:cs="Times New Roman"/>
            <w:color w:val="0000FF"/>
            <w:kern w:val="0"/>
            <w:u w:val="single"/>
            <w14:ligatures w14:val="none"/>
          </w:rPr>
          <w:t>sosa:hasDeployment</w:t>
        </w:r>
      </w:hyperlink>
      <w:r w:rsidRPr="008D2809">
        <w:rPr>
          <w:rFonts w:ascii="Times New Roman" w:eastAsia="Times New Roman" w:hAnsi="Times New Roman" w:cs="Times New Roman"/>
          <w:kern w:val="0"/>
          <w14:ligatures w14:val="none"/>
        </w:rPr>
        <w:t xml:space="preserve"> </w:t>
      </w:r>
    </w:p>
    <w:p w14:paraId="5472B3B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4F646DBC"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411" w:anchor="dfn-sosa-platform" w:history="1">
        <w:r w:rsidRPr="008D2809">
          <w:rPr>
            <w:rFonts w:ascii="Times New Roman" w:eastAsia="Times New Roman" w:hAnsi="Times New Roman" w:cs="Times New Roman"/>
            <w:color w:val="0000FF"/>
            <w:kern w:val="0"/>
            <w:u w:val="single"/>
            <w14:ligatures w14:val="none"/>
          </w:rPr>
          <w:t>sosa:Platform</w:t>
        </w:r>
      </w:hyperlink>
      <w:r w:rsidRPr="008D2809">
        <w:rPr>
          <w:rFonts w:ascii="Times New Roman" w:eastAsia="Times New Roman" w:hAnsi="Times New Roman" w:cs="Times New Roman"/>
          <w:kern w:val="0"/>
          <w14:ligatures w14:val="none"/>
        </w:rPr>
        <w:t xml:space="preserve"> </w:t>
      </w:r>
    </w:p>
    <w:p w14:paraId="5AD2965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5BDF8284"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412" w:anchor="dfn-sosa-deployment" w:history="1">
        <w:r w:rsidRPr="008D2809">
          <w:rPr>
            <w:rFonts w:ascii="Times New Roman" w:eastAsia="Times New Roman" w:hAnsi="Times New Roman" w:cs="Times New Roman"/>
            <w:color w:val="0000FF"/>
            <w:kern w:val="0"/>
            <w:u w:val="single"/>
            <w14:ligatures w14:val="none"/>
          </w:rPr>
          <w:t>sosa:Deployment</w:t>
        </w:r>
      </w:hyperlink>
      <w:r w:rsidRPr="008D2809">
        <w:rPr>
          <w:rFonts w:ascii="Times New Roman" w:eastAsia="Times New Roman" w:hAnsi="Times New Roman" w:cs="Times New Roman"/>
          <w:kern w:val="0"/>
          <w14:ligatures w14:val="none"/>
        </w:rPr>
        <w:t xml:space="preserve"> </w:t>
      </w:r>
    </w:p>
    <w:p w14:paraId="289EF12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7496078F"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413" w:anchor="dfn-sosa-deployedonplatform" w:history="1">
        <w:r w:rsidRPr="008D2809">
          <w:rPr>
            <w:rFonts w:ascii="Times New Roman" w:eastAsia="Times New Roman" w:hAnsi="Times New Roman" w:cs="Times New Roman"/>
            <w:color w:val="0000FF"/>
            <w:kern w:val="0"/>
            <w:u w:val="single"/>
            <w14:ligatures w14:val="none"/>
          </w:rPr>
          <w:t>sosa:deployedOnPlatform</w:t>
        </w:r>
      </w:hyperlink>
      <w:r w:rsidRPr="008D2809">
        <w:rPr>
          <w:rFonts w:ascii="Times New Roman" w:eastAsia="Times New Roman" w:hAnsi="Times New Roman" w:cs="Times New Roman"/>
          <w:kern w:val="0"/>
          <w14:ligatures w14:val="none"/>
        </w:rPr>
        <w:t xml:space="preserve"> </w:t>
      </w:r>
    </w:p>
    <w:p w14:paraId="3AACE11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15446882"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414"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7C69F05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415"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416"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0735D40F"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5.3.5.2.13 </w:t>
      </w:r>
      <w:r w:rsidRPr="008D2809">
        <w:rPr>
          <w:rFonts w:ascii="Times New Roman" w:eastAsia="Times New Roman" w:hAnsi="Times New Roman" w:cs="Times New Roman"/>
          <w:b/>
          <w:bCs/>
          <w:i/>
          <w:iCs/>
          <w:kern w:val="0"/>
          <w:sz w:val="15"/>
          <w:szCs w:val="15"/>
          <w14:ligatures w14:val="none"/>
        </w:rPr>
        <w:t>sosa:isHostedBy</w:t>
      </w:r>
    </w:p>
    <w:p w14:paraId="3714FB9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http://www.w3.org/ns/sosa/isHostedBy</w:t>
      </w:r>
    </w:p>
    <w:p w14:paraId="3B03EBC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p>
    <w:p w14:paraId="20780B2E" w14:textId="0479F372"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is hosted by</w:t>
      </w:r>
      <w:r w:rsidRPr="008D2809">
        <w:rPr>
          <w:rFonts w:ascii="Times New Roman" w:eastAsia="Times New Roman" w:hAnsi="Times New Roman" w:cs="Times New Roman"/>
          <w:kern w:val="0"/>
          <w14:ligatures w14:val="none"/>
        </w:rPr>
        <w:t xml:space="preserve"> — relation from an Asset (System or Platform)</w:t>
      </w:r>
      <w:del w:id="191" w:author="Carl Reed" w:date="2026-08-24T12:10:00Z" w16du:dateUtc="2026-08-24T18:10:00Z">
        <w:r w:rsidRPr="008D2809" w:rsidDel="00756AF2">
          <w:rPr>
            <w:rFonts w:ascii="Times New Roman" w:eastAsia="Times New Roman" w:hAnsi="Times New Roman" w:cs="Times New Roman"/>
            <w:kern w:val="0"/>
            <w14:ligatures w14:val="none"/>
          </w:rPr>
          <w:delText>,</w:delText>
        </w:r>
      </w:del>
      <w:r w:rsidRPr="008D2809">
        <w:rPr>
          <w:rFonts w:ascii="Times New Roman" w:eastAsia="Times New Roman" w:hAnsi="Times New Roman" w:cs="Times New Roman"/>
          <w:kern w:val="0"/>
          <w14:ligatures w14:val="none"/>
        </w:rPr>
        <w:t xml:space="preserve"> to a Platform that it is mounted on or hosted by</w:t>
      </w:r>
      <w:ins w:id="192" w:author="Carl Reed" w:date="2026-08-24T12:11:00Z" w16du:dateUtc="2026-08-24T18:11:00Z">
        <w:r w:rsidR="00BD05CC">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3851A2C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2EDF6A1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417" w:anchor="dfn-sosa-asset" w:history="1">
        <w:r w:rsidRPr="008D2809">
          <w:rPr>
            <w:rFonts w:ascii="Times New Roman" w:eastAsia="Times New Roman" w:hAnsi="Times New Roman" w:cs="Times New Roman"/>
            <w:color w:val="0000FF"/>
            <w:kern w:val="0"/>
            <w:u w:val="single"/>
            <w14:ligatures w14:val="none"/>
          </w:rPr>
          <w:t>sosa:Asset</w:t>
        </w:r>
      </w:hyperlink>
      <w:r w:rsidRPr="008D2809">
        <w:rPr>
          <w:rFonts w:ascii="Times New Roman" w:eastAsia="Times New Roman" w:hAnsi="Times New Roman" w:cs="Times New Roman"/>
          <w:kern w:val="0"/>
          <w14:ligatures w14:val="none"/>
        </w:rPr>
        <w:t xml:space="preserve">, </w:t>
      </w:r>
      <w:hyperlink r:id="rId1418" w:anchor="dfn-sosa-platform" w:history="1">
        <w:r w:rsidRPr="008D2809">
          <w:rPr>
            <w:rFonts w:ascii="Times New Roman" w:eastAsia="Times New Roman" w:hAnsi="Times New Roman" w:cs="Times New Roman"/>
            <w:color w:val="0000FF"/>
            <w:kern w:val="0"/>
            <w:u w:val="single"/>
            <w14:ligatures w14:val="none"/>
          </w:rPr>
          <w:t>sosa:Platform</w:t>
        </w:r>
      </w:hyperlink>
      <w:r w:rsidRPr="008D2809">
        <w:rPr>
          <w:rFonts w:ascii="Times New Roman" w:eastAsia="Times New Roman" w:hAnsi="Times New Roman" w:cs="Times New Roman"/>
          <w:kern w:val="0"/>
          <w14:ligatures w14:val="none"/>
        </w:rPr>
        <w:t xml:space="preserve">, </w:t>
      </w:r>
      <w:hyperlink r:id="rId1419" w:anchor="dfn-sosa-system" w:history="1">
        <w:r w:rsidRPr="008D2809">
          <w:rPr>
            <w:rFonts w:ascii="Times New Roman" w:eastAsia="Times New Roman" w:hAnsi="Times New Roman" w:cs="Times New Roman"/>
            <w:color w:val="0000FF"/>
            <w:kern w:val="0"/>
            <w:u w:val="single"/>
            <w14:ligatures w14:val="none"/>
          </w:rPr>
          <w:t>sosa:System</w:t>
        </w:r>
      </w:hyperlink>
      <w:r w:rsidRPr="008D2809">
        <w:rPr>
          <w:rFonts w:ascii="Times New Roman" w:eastAsia="Times New Roman" w:hAnsi="Times New Roman" w:cs="Times New Roman"/>
          <w:kern w:val="0"/>
          <w14:ligatures w14:val="none"/>
        </w:rPr>
        <w:t xml:space="preserve"> </w:t>
      </w:r>
    </w:p>
    <w:p w14:paraId="4BF4CE9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09A73EF8"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420" w:anchor="dfn-sosa-platform" w:history="1">
        <w:r w:rsidRPr="008D2809">
          <w:rPr>
            <w:rFonts w:ascii="Times New Roman" w:eastAsia="Times New Roman" w:hAnsi="Times New Roman" w:cs="Times New Roman"/>
            <w:color w:val="0000FF"/>
            <w:kern w:val="0"/>
            <w:u w:val="single"/>
            <w14:ligatures w14:val="none"/>
          </w:rPr>
          <w:t>sosa:Platform</w:t>
        </w:r>
      </w:hyperlink>
      <w:r w:rsidRPr="008D2809">
        <w:rPr>
          <w:rFonts w:ascii="Times New Roman" w:eastAsia="Times New Roman" w:hAnsi="Times New Roman" w:cs="Times New Roman"/>
          <w:kern w:val="0"/>
          <w14:ligatures w14:val="none"/>
        </w:rPr>
        <w:t xml:space="preserve"> </w:t>
      </w:r>
    </w:p>
    <w:p w14:paraId="7027731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3476AEF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421" w:anchor="dfn-sosa-hosts" w:history="1">
        <w:r w:rsidRPr="008D2809">
          <w:rPr>
            <w:rFonts w:ascii="Times New Roman" w:eastAsia="Times New Roman" w:hAnsi="Times New Roman" w:cs="Times New Roman"/>
            <w:color w:val="0000FF"/>
            <w:kern w:val="0"/>
            <w:u w:val="single"/>
            <w14:ligatures w14:val="none"/>
          </w:rPr>
          <w:t>sosa:hosts</w:t>
        </w:r>
      </w:hyperlink>
      <w:r w:rsidRPr="008D2809">
        <w:rPr>
          <w:rFonts w:ascii="Times New Roman" w:eastAsia="Times New Roman" w:hAnsi="Times New Roman" w:cs="Times New Roman"/>
          <w:kern w:val="0"/>
          <w14:ligatures w14:val="none"/>
        </w:rPr>
        <w:t xml:space="preserve"> </w:t>
      </w:r>
    </w:p>
    <w:p w14:paraId="482223F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60C9F74B"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422"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3F20E62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423"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424"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6C2AC501"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5.3.5.2.14 </w:t>
      </w:r>
      <w:r w:rsidRPr="008D2809">
        <w:rPr>
          <w:rFonts w:ascii="Times New Roman" w:eastAsia="Times New Roman" w:hAnsi="Times New Roman" w:cs="Times New Roman"/>
          <w:b/>
          <w:bCs/>
          <w:i/>
          <w:iCs/>
          <w:kern w:val="0"/>
          <w:sz w:val="15"/>
          <w:szCs w:val="15"/>
          <w14:ligatures w14:val="none"/>
        </w:rPr>
        <w:t>sosa:isSubSystemOf</w:t>
      </w:r>
    </w:p>
    <w:p w14:paraId="3FD498D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http://www.w3.org/ns/sosa/isSubSystemOf</w:t>
      </w:r>
    </w:p>
    <w:p w14:paraId="59F87C7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p>
    <w:p w14:paraId="2CCB036C" w14:textId="37CD4894"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is subsystem of</w:t>
      </w:r>
      <w:r w:rsidRPr="008D2809">
        <w:rPr>
          <w:rFonts w:ascii="Times New Roman" w:eastAsia="Times New Roman" w:hAnsi="Times New Roman" w:cs="Times New Roman"/>
          <w:kern w:val="0"/>
          <w14:ligatures w14:val="none"/>
        </w:rPr>
        <w:t xml:space="preserve"> — relation from a component System to a System that it belongs to</w:t>
      </w:r>
      <w:ins w:id="193" w:author="Carl Reed" w:date="2026-08-24T12:11:00Z" w16du:dateUtc="2026-08-24T18:11:00Z">
        <w:r w:rsidR="00BD05CC">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034F103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0B2CE5FF"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425" w:anchor="dfn-sosa-system" w:history="1">
        <w:r w:rsidRPr="008D2809">
          <w:rPr>
            <w:rFonts w:ascii="Times New Roman" w:eastAsia="Times New Roman" w:hAnsi="Times New Roman" w:cs="Times New Roman"/>
            <w:color w:val="0000FF"/>
            <w:kern w:val="0"/>
            <w:u w:val="single"/>
            <w14:ligatures w14:val="none"/>
          </w:rPr>
          <w:t>sosa:System</w:t>
        </w:r>
      </w:hyperlink>
      <w:r w:rsidRPr="008D2809">
        <w:rPr>
          <w:rFonts w:ascii="Times New Roman" w:eastAsia="Times New Roman" w:hAnsi="Times New Roman" w:cs="Times New Roman"/>
          <w:kern w:val="0"/>
          <w14:ligatures w14:val="none"/>
        </w:rPr>
        <w:t xml:space="preserve"> </w:t>
      </w:r>
    </w:p>
    <w:p w14:paraId="548011F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503E5FFA"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426" w:anchor="dfn-sosa-system" w:history="1">
        <w:r w:rsidRPr="008D2809">
          <w:rPr>
            <w:rFonts w:ascii="Times New Roman" w:eastAsia="Times New Roman" w:hAnsi="Times New Roman" w:cs="Times New Roman"/>
            <w:color w:val="0000FF"/>
            <w:kern w:val="0"/>
            <w:u w:val="single"/>
            <w14:ligatures w14:val="none"/>
          </w:rPr>
          <w:t>sosa:System</w:t>
        </w:r>
      </w:hyperlink>
      <w:r w:rsidRPr="008D2809">
        <w:rPr>
          <w:rFonts w:ascii="Times New Roman" w:eastAsia="Times New Roman" w:hAnsi="Times New Roman" w:cs="Times New Roman"/>
          <w:kern w:val="0"/>
          <w14:ligatures w14:val="none"/>
        </w:rPr>
        <w:t xml:space="preserve"> </w:t>
      </w:r>
    </w:p>
    <w:p w14:paraId="03F4E54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650C4DAC"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427" w:anchor="dfn-sosa-hassubsystem" w:history="1">
        <w:r w:rsidRPr="008D2809">
          <w:rPr>
            <w:rFonts w:ascii="Times New Roman" w:eastAsia="Times New Roman" w:hAnsi="Times New Roman" w:cs="Times New Roman"/>
            <w:color w:val="0000FF"/>
            <w:kern w:val="0"/>
            <w:u w:val="single"/>
            <w14:ligatures w14:val="none"/>
          </w:rPr>
          <w:t>sosa:hasSubSystem</w:t>
        </w:r>
      </w:hyperlink>
      <w:r w:rsidRPr="008D2809">
        <w:rPr>
          <w:rFonts w:ascii="Times New Roman" w:eastAsia="Times New Roman" w:hAnsi="Times New Roman" w:cs="Times New Roman"/>
          <w:kern w:val="0"/>
          <w14:ligatures w14:val="none"/>
        </w:rPr>
        <w:t xml:space="preserve"> </w:t>
      </w:r>
    </w:p>
    <w:p w14:paraId="240CB5E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16AA058E"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428"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13A3CE6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429"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430"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0E316F7B"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5.3.5.2.15 </w:t>
      </w:r>
      <w:r w:rsidRPr="008D2809">
        <w:rPr>
          <w:rFonts w:ascii="Times New Roman" w:eastAsia="Times New Roman" w:hAnsi="Times New Roman" w:cs="Times New Roman"/>
          <w:b/>
          <w:bCs/>
          <w:i/>
          <w:iCs/>
          <w:kern w:val="0"/>
          <w:sz w:val="15"/>
          <w:szCs w:val="15"/>
          <w14:ligatures w14:val="none"/>
        </w:rPr>
        <w:t>sosa:madeExecution</w:t>
      </w:r>
    </w:p>
    <w:p w14:paraId="198E680D"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073A6E3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http://www.w3.org/ns/sosa/madeExecution</w:t>
      </w:r>
    </w:p>
    <w:p w14:paraId="67A26C3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lastRenderedPageBreak/>
        <w:t>an OWL Object Property</w:t>
      </w:r>
    </w:p>
    <w:p w14:paraId="5D1DB9EA" w14:textId="11125441"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madeExecution</w:t>
      </w:r>
      <w:r w:rsidRPr="008D2809">
        <w:rPr>
          <w:rFonts w:ascii="Times New Roman" w:eastAsia="Times New Roman" w:hAnsi="Times New Roman" w:cs="Times New Roman"/>
          <w:kern w:val="0"/>
          <w14:ligatures w14:val="none"/>
        </w:rPr>
        <w:t xml:space="preserve"> — relation from a System to an Execution or ExecutionCollection that it has made</w:t>
      </w:r>
      <w:ins w:id="194" w:author="Carl Reed" w:date="2026-08-24T12:11:00Z" w16du:dateUtc="2026-08-24T18:11:00Z">
        <w:r w:rsidR="00BD05CC">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58723A9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Scope note</w:t>
      </w:r>
    </w:p>
    <w:p w14:paraId="313ECB56"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madeExecution generalizes the </w:t>
      </w:r>
      <w:hyperlink r:id="rId1431" w:anchor="dfn-sosa-madeactuation" w:history="1">
        <w:r w:rsidRPr="008D2809">
          <w:rPr>
            <w:rFonts w:ascii="Times New Roman" w:eastAsia="Times New Roman" w:hAnsi="Times New Roman" w:cs="Times New Roman"/>
            <w:color w:val="0000FF"/>
            <w:kern w:val="0"/>
            <w:u w:val="single"/>
            <w14:ligatures w14:val="none"/>
          </w:rPr>
          <w:t>sosa:madeActuation</w:t>
        </w:r>
      </w:hyperlink>
      <w:r w:rsidRPr="008D2809">
        <w:rPr>
          <w:rFonts w:ascii="Times New Roman" w:eastAsia="Times New Roman" w:hAnsi="Times New Roman" w:cs="Times New Roman"/>
          <w:kern w:val="0"/>
          <w14:ligatures w14:val="none"/>
        </w:rPr>
        <w:t xml:space="preserve">, </w:t>
      </w:r>
      <w:hyperlink r:id="rId1432" w:anchor="dfn-sosa-madeobservation" w:history="1">
        <w:r w:rsidRPr="008D2809">
          <w:rPr>
            <w:rFonts w:ascii="Times New Roman" w:eastAsia="Times New Roman" w:hAnsi="Times New Roman" w:cs="Times New Roman"/>
            <w:color w:val="0000FF"/>
            <w:kern w:val="0"/>
            <w:u w:val="single"/>
            <w14:ligatures w14:val="none"/>
          </w:rPr>
          <w:t>sosa:madeObservation</w:t>
        </w:r>
      </w:hyperlink>
      <w:r w:rsidRPr="008D2809">
        <w:rPr>
          <w:rFonts w:ascii="Times New Roman" w:eastAsia="Times New Roman" w:hAnsi="Times New Roman" w:cs="Times New Roman"/>
          <w:kern w:val="0"/>
          <w14:ligatures w14:val="none"/>
        </w:rPr>
        <w:t xml:space="preserve">, and </w:t>
      </w:r>
      <w:hyperlink r:id="rId1433" w:anchor="dfn-sosa-madesampling" w:history="1">
        <w:r w:rsidRPr="008D2809">
          <w:rPr>
            <w:rFonts w:ascii="Times New Roman" w:eastAsia="Times New Roman" w:hAnsi="Times New Roman" w:cs="Times New Roman"/>
            <w:color w:val="0000FF"/>
            <w:kern w:val="0"/>
            <w:u w:val="single"/>
            <w14:ligatures w14:val="none"/>
          </w:rPr>
          <w:t>sosa:madeSampling</w:t>
        </w:r>
      </w:hyperlink>
      <w:r w:rsidRPr="008D2809">
        <w:rPr>
          <w:rFonts w:ascii="Times New Roman" w:eastAsia="Times New Roman" w:hAnsi="Times New Roman" w:cs="Times New Roman"/>
          <w:kern w:val="0"/>
          <w14:ligatures w14:val="none"/>
        </w:rPr>
        <w:t xml:space="preserve"> properties. It is included in the ontology to support the definition of a common pattern for executions and their properties.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kern w:val="0"/>
          <w14:ligatures w14:val="none"/>
        </w:rPr>
        <w:br/>
        <w:t xml:space="preserve">madeExecution is considered to be abstract. Applications </w:t>
      </w:r>
      <w:r w:rsidRPr="008D2809">
        <w:rPr>
          <w:rFonts w:ascii="Times New Roman" w:eastAsia="Times New Roman" w:hAnsi="Times New Roman" w:cs="Times New Roman"/>
          <w:i/>
          <w:iCs/>
          <w:kern w:val="0"/>
          <w14:ligatures w14:val="none"/>
        </w:rPr>
        <w:t>SHOULD</w:t>
      </w:r>
      <w:r w:rsidRPr="008D2809">
        <w:rPr>
          <w:rFonts w:ascii="Times New Roman" w:eastAsia="Times New Roman" w:hAnsi="Times New Roman" w:cs="Times New Roman"/>
          <w:kern w:val="0"/>
          <w14:ligatures w14:val="none"/>
        </w:rPr>
        <w:t xml:space="preserve"> use concrete sub-properties of madeExecution. </w:t>
      </w:r>
    </w:p>
    <w:p w14:paraId="510B6E3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3E903B3A"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434" w:anchor="dfn-sosa-system" w:history="1">
        <w:r w:rsidRPr="008D2809">
          <w:rPr>
            <w:rFonts w:ascii="Times New Roman" w:eastAsia="Times New Roman" w:hAnsi="Times New Roman" w:cs="Times New Roman"/>
            <w:color w:val="0000FF"/>
            <w:kern w:val="0"/>
            <w:u w:val="single"/>
            <w14:ligatures w14:val="none"/>
          </w:rPr>
          <w:t>sosa:System</w:t>
        </w:r>
      </w:hyperlink>
      <w:r w:rsidRPr="008D2809">
        <w:rPr>
          <w:rFonts w:ascii="Times New Roman" w:eastAsia="Times New Roman" w:hAnsi="Times New Roman" w:cs="Times New Roman"/>
          <w:kern w:val="0"/>
          <w14:ligatures w14:val="none"/>
        </w:rPr>
        <w:t xml:space="preserve"> </w:t>
      </w:r>
    </w:p>
    <w:p w14:paraId="3E3CF49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43801A80"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435"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w:t>
      </w:r>
      <w:hyperlink r:id="rId1436" w:anchor="dfn-sosa-executioncollection" w:history="1">
        <w:r w:rsidRPr="008D2809">
          <w:rPr>
            <w:rFonts w:ascii="Times New Roman" w:eastAsia="Times New Roman" w:hAnsi="Times New Roman" w:cs="Times New Roman"/>
            <w:color w:val="0000FF"/>
            <w:kern w:val="0"/>
            <w:u w:val="single"/>
            <w14:ligatures w14:val="none"/>
          </w:rPr>
          <w:t>sosa:ExecutionCollection</w:t>
        </w:r>
      </w:hyperlink>
      <w:r w:rsidRPr="008D2809">
        <w:rPr>
          <w:rFonts w:ascii="Times New Roman" w:eastAsia="Times New Roman" w:hAnsi="Times New Roman" w:cs="Times New Roman"/>
          <w:kern w:val="0"/>
          <w14:ligatures w14:val="none"/>
        </w:rPr>
        <w:t xml:space="preserve"> </w:t>
      </w:r>
    </w:p>
    <w:p w14:paraId="24856B9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2D7CE6C2"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437" w:anchor="dfn-sosa-madebysystem" w:history="1">
        <w:r w:rsidRPr="008D2809">
          <w:rPr>
            <w:rFonts w:ascii="Times New Roman" w:eastAsia="Times New Roman" w:hAnsi="Times New Roman" w:cs="Times New Roman"/>
            <w:color w:val="0000FF"/>
            <w:kern w:val="0"/>
            <w:u w:val="single"/>
            <w14:ligatures w14:val="none"/>
          </w:rPr>
          <w:t>sosa:madeBySystem</w:t>
        </w:r>
      </w:hyperlink>
      <w:r w:rsidRPr="008D2809">
        <w:rPr>
          <w:rFonts w:ascii="Times New Roman" w:eastAsia="Times New Roman" w:hAnsi="Times New Roman" w:cs="Times New Roman"/>
          <w:kern w:val="0"/>
          <w14:ligatures w14:val="none"/>
        </w:rPr>
        <w:t xml:space="preserve"> </w:t>
      </w:r>
    </w:p>
    <w:p w14:paraId="2BAD59B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3457DF5B"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438"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2A20750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439"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440"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3A369EFB"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5.3.5.2.16 </w:t>
      </w:r>
      <w:r w:rsidRPr="008D2809">
        <w:rPr>
          <w:rFonts w:ascii="Times New Roman" w:eastAsia="Times New Roman" w:hAnsi="Times New Roman" w:cs="Times New Roman"/>
          <w:b/>
          <w:bCs/>
          <w:i/>
          <w:iCs/>
          <w:kern w:val="0"/>
          <w:sz w:val="15"/>
          <w:szCs w:val="15"/>
          <w14:ligatures w14:val="none"/>
        </w:rPr>
        <w:t>sosa:systemDeployment</w:t>
      </w:r>
    </w:p>
    <w:p w14:paraId="5C7DCC5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http://www.w3.org/ns/sosa/systemDeployment</w:t>
      </w:r>
    </w:p>
    <w:p w14:paraId="6113FDB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p>
    <w:p w14:paraId="56F846F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system deployment</w:t>
      </w:r>
      <w:r w:rsidRPr="008D2809">
        <w:rPr>
          <w:rFonts w:ascii="Times New Roman" w:eastAsia="Times New Roman" w:hAnsi="Times New Roman" w:cs="Times New Roman"/>
          <w:kern w:val="0"/>
          <w14:ligatures w14:val="none"/>
        </w:rPr>
        <w:t xml:space="preserve"> — relation from a System to a Deployment </w:t>
      </w:r>
    </w:p>
    <w:p w14:paraId="0DC75F8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34A78F50"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441" w:anchor="dfn-sosa-system" w:history="1">
        <w:r w:rsidRPr="008D2809">
          <w:rPr>
            <w:rFonts w:ascii="Times New Roman" w:eastAsia="Times New Roman" w:hAnsi="Times New Roman" w:cs="Times New Roman"/>
            <w:color w:val="0000FF"/>
            <w:kern w:val="0"/>
            <w:u w:val="single"/>
            <w14:ligatures w14:val="none"/>
          </w:rPr>
          <w:t>sosa:System</w:t>
        </w:r>
      </w:hyperlink>
      <w:r w:rsidRPr="008D2809">
        <w:rPr>
          <w:rFonts w:ascii="Times New Roman" w:eastAsia="Times New Roman" w:hAnsi="Times New Roman" w:cs="Times New Roman"/>
          <w:kern w:val="0"/>
          <w14:ligatures w14:val="none"/>
        </w:rPr>
        <w:t xml:space="preserve"> </w:t>
      </w:r>
    </w:p>
    <w:p w14:paraId="1B31B36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5CBD1B63"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442" w:anchor="dfn-sosa-deployment" w:history="1">
        <w:r w:rsidRPr="008D2809">
          <w:rPr>
            <w:rFonts w:ascii="Times New Roman" w:eastAsia="Times New Roman" w:hAnsi="Times New Roman" w:cs="Times New Roman"/>
            <w:color w:val="0000FF"/>
            <w:kern w:val="0"/>
            <w:u w:val="single"/>
            <w14:ligatures w14:val="none"/>
          </w:rPr>
          <w:t>sosa:Deployment</w:t>
        </w:r>
      </w:hyperlink>
      <w:r w:rsidRPr="008D2809">
        <w:rPr>
          <w:rFonts w:ascii="Times New Roman" w:eastAsia="Times New Roman" w:hAnsi="Times New Roman" w:cs="Times New Roman"/>
          <w:kern w:val="0"/>
          <w14:ligatures w14:val="none"/>
        </w:rPr>
        <w:t xml:space="preserve"> </w:t>
      </w:r>
    </w:p>
    <w:p w14:paraId="5DD0870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23D9A849"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443" w:anchor="dfn-sosa-deployedsystem" w:history="1">
        <w:r w:rsidRPr="008D2809">
          <w:rPr>
            <w:rFonts w:ascii="Times New Roman" w:eastAsia="Times New Roman" w:hAnsi="Times New Roman" w:cs="Times New Roman"/>
            <w:color w:val="0000FF"/>
            <w:kern w:val="0"/>
            <w:u w:val="single"/>
            <w14:ligatures w14:val="none"/>
          </w:rPr>
          <w:t>sosa:deployedSystem</w:t>
        </w:r>
      </w:hyperlink>
      <w:r w:rsidRPr="008D2809">
        <w:rPr>
          <w:rFonts w:ascii="Times New Roman" w:eastAsia="Times New Roman" w:hAnsi="Times New Roman" w:cs="Times New Roman"/>
          <w:kern w:val="0"/>
          <w14:ligatures w14:val="none"/>
        </w:rPr>
        <w:t xml:space="preserve"> </w:t>
      </w:r>
    </w:p>
    <w:p w14:paraId="7019B29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24E51BEE"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444"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046D419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445"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446"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6E7B212A"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5.3.6 Collections</w:t>
      </w:r>
    </w:p>
    <w:p w14:paraId="04B42F2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0F81145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Collections added in the 2023 Edition</w:t>
      </w:r>
    </w:p>
    <w:p w14:paraId="65F5A059"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5.3.6.1 Requirement for collections</w:t>
      </w:r>
    </w:p>
    <w:p w14:paraId="1B155B4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lastRenderedPageBreak/>
        <w:t>This section is non-normative.</w:t>
      </w:r>
    </w:p>
    <w:p w14:paraId="1D5AE68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results of multiple observations are typically assessed together in order to discover or detect a pattern or signal. Similarly, a single sample is usually insufficient to provide insight regarding the properties of its source entity or population. </w:t>
      </w:r>
    </w:p>
    <w:p w14:paraId="434A333D" w14:textId="7897D96B"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Collections (sets) that are useful for analysis will typically be homogeneous with respect to one or more properties of the members. For example, a collection of observations of the same </w:t>
      </w:r>
      <w:del w:id="195" w:author="Carl Reed" w:date="2026-08-24T12:13:00Z" w16du:dateUtc="2026-08-24T18:13:00Z">
        <w:r w:rsidRPr="008D2809" w:rsidDel="00575B6D">
          <w:rPr>
            <w:rFonts w:ascii="Times New Roman" w:eastAsia="Times New Roman" w:hAnsi="Times New Roman" w:cs="Times New Roman"/>
            <w:kern w:val="0"/>
            <w14:ligatures w14:val="none"/>
          </w:rPr>
          <w:delText>observed-property</w:delText>
        </w:r>
      </w:del>
      <w:ins w:id="196" w:author="Carl Reed" w:date="2026-08-24T12:13:00Z" w16du:dateUtc="2026-08-24T18:13:00Z">
        <w:r w:rsidR="00575B6D" w:rsidRPr="008D2809">
          <w:rPr>
            <w:rFonts w:ascii="Times New Roman" w:eastAsia="Times New Roman" w:hAnsi="Times New Roman" w:cs="Times New Roman"/>
            <w:kern w:val="0"/>
            <w14:ligatures w14:val="none"/>
          </w:rPr>
          <w:t>observed property</w:t>
        </w:r>
      </w:ins>
      <w:r w:rsidRPr="008D2809">
        <w:rPr>
          <w:rFonts w:ascii="Times New Roman" w:eastAsia="Times New Roman" w:hAnsi="Times New Roman" w:cs="Times New Roman"/>
          <w:kern w:val="0"/>
          <w14:ligatures w14:val="none"/>
        </w:rPr>
        <w:t xml:space="preserve"> on the same feature of interest at a series of different times. A collection of actuations may act on different properties of the same feature of interest, but other cases also apply. A collection of samplings may use the same sampler. A collection of samples may be of the same feature (entity) of interest. </w:t>
      </w:r>
    </w:p>
    <w:p w14:paraId="109C8A7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SSN Ontology supports the description of collections (sets) primarily through the provision of: </w:t>
      </w:r>
    </w:p>
    <w:p w14:paraId="6078F93B" w14:textId="714C4CEB" w:rsidR="008D2809" w:rsidRPr="008D2809" w:rsidRDefault="001B76C2" w:rsidP="008D280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ins w:id="197" w:author="Carl Reed" w:date="2026-08-24T12:14:00Z" w16du:dateUtc="2026-08-24T18:14:00Z">
        <w:r>
          <w:rPr>
            <w:rFonts w:ascii="Times New Roman" w:eastAsia="Times New Roman" w:hAnsi="Times New Roman" w:cs="Times New Roman"/>
            <w:kern w:val="0"/>
            <w14:ligatures w14:val="none"/>
          </w:rPr>
          <w:t>A</w:t>
        </w:r>
      </w:ins>
      <w:del w:id="198" w:author="Carl Reed" w:date="2026-08-24T12:14:00Z" w16du:dateUtc="2026-08-24T18:14:00Z">
        <w:r w:rsidR="008D2809" w:rsidRPr="008D2809" w:rsidDel="001B76C2">
          <w:rPr>
            <w:rFonts w:ascii="Times New Roman" w:eastAsia="Times New Roman" w:hAnsi="Times New Roman" w:cs="Times New Roman"/>
            <w:kern w:val="0"/>
            <w14:ligatures w14:val="none"/>
          </w:rPr>
          <w:delText>a</w:delText>
        </w:r>
      </w:del>
      <w:r w:rsidR="008D2809" w:rsidRPr="008D2809">
        <w:rPr>
          <w:rFonts w:ascii="Times New Roman" w:eastAsia="Times New Roman" w:hAnsi="Times New Roman" w:cs="Times New Roman"/>
          <w:kern w:val="0"/>
          <w14:ligatures w14:val="none"/>
        </w:rPr>
        <w:t xml:space="preserve"> property for membership of a collection, and its inverse, described in this section </w:t>
      </w:r>
    </w:p>
    <w:p w14:paraId="1BFE2BE5" w14:textId="6818E00D" w:rsidR="008D2809" w:rsidRPr="008D2809" w:rsidRDefault="008D2809" w:rsidP="008D280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del w:id="199" w:author="Carl Reed" w:date="2026-08-24T12:14:00Z" w16du:dateUtc="2026-08-24T18:14:00Z">
        <w:r w:rsidRPr="008D2809" w:rsidDel="001B76C2">
          <w:rPr>
            <w:rFonts w:ascii="Times New Roman" w:eastAsia="Times New Roman" w:hAnsi="Times New Roman" w:cs="Times New Roman"/>
            <w:kern w:val="0"/>
            <w14:ligatures w14:val="none"/>
          </w:rPr>
          <w:delText>t</w:delText>
        </w:r>
      </w:del>
      <w:ins w:id="200" w:author="Carl Reed" w:date="2026-08-24T12:14:00Z" w16du:dateUtc="2026-08-24T18:14:00Z">
        <w:r w:rsidR="001B76C2">
          <w:rPr>
            <w:rFonts w:ascii="Times New Roman" w:eastAsia="Times New Roman" w:hAnsi="Times New Roman" w:cs="Times New Roman"/>
            <w:kern w:val="0"/>
            <w14:ligatures w14:val="none"/>
          </w:rPr>
          <w:t>T</w:t>
        </w:r>
      </w:ins>
      <w:r w:rsidRPr="008D2809">
        <w:rPr>
          <w:rFonts w:ascii="Times New Roman" w:eastAsia="Times New Roman" w:hAnsi="Times New Roman" w:cs="Times New Roman"/>
          <w:kern w:val="0"/>
          <w14:ligatures w14:val="none"/>
        </w:rPr>
        <w:t xml:space="preserve">he generic class </w:t>
      </w:r>
      <w:hyperlink r:id="rId1447" w:anchor="SOSAExecutionCollection" w:history="1">
        <w:r w:rsidRPr="008D2809">
          <w:rPr>
            <w:rFonts w:ascii="Times New Roman" w:eastAsia="Times New Roman" w:hAnsi="Times New Roman" w:cs="Times New Roman"/>
            <w:color w:val="0000FF"/>
            <w:kern w:val="0"/>
            <w:u w:val="single"/>
            <w14:ligatures w14:val="none"/>
          </w:rPr>
          <w:t>ExecutionCollection</w:t>
        </w:r>
      </w:hyperlink>
      <w:r w:rsidRPr="008D2809">
        <w:rPr>
          <w:rFonts w:ascii="Times New Roman" w:eastAsia="Times New Roman" w:hAnsi="Times New Roman" w:cs="Times New Roman"/>
          <w:kern w:val="0"/>
          <w14:ligatures w14:val="none"/>
        </w:rPr>
        <w:t xml:space="preserve"> and specializations for actuations, observations</w:t>
      </w:r>
      <w:ins w:id="201" w:author="Carl Reed" w:date="2026-08-24T12:14:00Z" w16du:dateUtc="2026-08-24T18:14:00Z">
        <w:r w:rsidR="001B76C2">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and samplings</w:t>
      </w:r>
      <w:ins w:id="202" w:author="Carl Reed" w:date="2026-08-24T12:14:00Z" w16du:dateUtc="2026-08-24T18:14:00Z">
        <w:r w:rsidR="001B76C2">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00E6B368" w14:textId="47419D00" w:rsidR="008D2809" w:rsidRPr="008D2809" w:rsidRDefault="008D2809" w:rsidP="008D280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del w:id="203" w:author="Carl Reed" w:date="2026-08-24T12:14:00Z" w16du:dateUtc="2026-08-24T18:14:00Z">
        <w:r w:rsidRPr="008D2809" w:rsidDel="001B76C2">
          <w:rPr>
            <w:rFonts w:ascii="Times New Roman" w:eastAsia="Times New Roman" w:hAnsi="Times New Roman" w:cs="Times New Roman"/>
            <w:kern w:val="0"/>
            <w14:ligatures w14:val="none"/>
          </w:rPr>
          <w:delText>t</w:delText>
        </w:r>
      </w:del>
      <w:ins w:id="204" w:author="Carl Reed" w:date="2026-08-24T12:14:00Z" w16du:dateUtc="2026-08-24T18:14:00Z">
        <w:r w:rsidR="001B76C2">
          <w:rPr>
            <w:rFonts w:ascii="Times New Roman" w:eastAsia="Times New Roman" w:hAnsi="Times New Roman" w:cs="Times New Roman"/>
            <w:kern w:val="0"/>
            <w14:ligatures w14:val="none"/>
          </w:rPr>
          <w:t>T</w:t>
        </w:r>
      </w:ins>
      <w:r w:rsidRPr="008D2809">
        <w:rPr>
          <w:rFonts w:ascii="Times New Roman" w:eastAsia="Times New Roman" w:hAnsi="Times New Roman" w:cs="Times New Roman"/>
          <w:kern w:val="0"/>
          <w14:ligatures w14:val="none"/>
        </w:rPr>
        <w:t xml:space="preserve">he class </w:t>
      </w:r>
      <w:hyperlink r:id="rId1448" w:anchor="SOSASampleCollection" w:history="1">
        <w:r w:rsidRPr="008D2809">
          <w:rPr>
            <w:rFonts w:ascii="Times New Roman" w:eastAsia="Times New Roman" w:hAnsi="Times New Roman" w:cs="Times New Roman"/>
            <w:color w:val="0000FF"/>
            <w:kern w:val="0"/>
            <w:u w:val="single"/>
            <w14:ligatures w14:val="none"/>
          </w:rPr>
          <w:t>SampleCollection</w:t>
        </w:r>
      </w:hyperlink>
      <w:ins w:id="205" w:author="Carl Reed" w:date="2026-08-24T12:14:00Z" w16du:dateUtc="2026-08-24T18:14:00Z">
        <w:r w:rsidR="001B76C2">
          <w:t>.</w:t>
        </w:r>
      </w:ins>
      <w:r w:rsidRPr="008D2809">
        <w:rPr>
          <w:rFonts w:ascii="Times New Roman" w:eastAsia="Times New Roman" w:hAnsi="Times New Roman" w:cs="Times New Roman"/>
          <w:kern w:val="0"/>
          <w14:ligatures w14:val="none"/>
        </w:rPr>
        <w:t xml:space="preserve"> </w:t>
      </w:r>
    </w:p>
    <w:p w14:paraId="2D7D4DA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Consistency rules for the properties of collections and their members are described in the definitions of the specific collection types </w:t>
      </w:r>
      <w:hyperlink r:id="rId1449" w:anchor="SOSAExecutionCollection" w:history="1">
        <w:r w:rsidRPr="008D2809">
          <w:rPr>
            <w:rFonts w:ascii="Times New Roman" w:eastAsia="Times New Roman" w:hAnsi="Times New Roman" w:cs="Times New Roman"/>
            <w:color w:val="0000FF"/>
            <w:kern w:val="0"/>
            <w:u w:val="single"/>
            <w14:ligatures w14:val="none"/>
          </w:rPr>
          <w:t>ExecutionCollection</w:t>
        </w:r>
      </w:hyperlink>
      <w:r w:rsidRPr="008D2809">
        <w:rPr>
          <w:rFonts w:ascii="Times New Roman" w:eastAsia="Times New Roman" w:hAnsi="Times New Roman" w:cs="Times New Roman"/>
          <w:kern w:val="0"/>
          <w14:ligatures w14:val="none"/>
        </w:rPr>
        <w:t xml:space="preserve">, </w:t>
      </w:r>
      <w:hyperlink r:id="rId1450" w:anchor="SOSAActuationCollection" w:history="1">
        <w:r w:rsidRPr="008D2809">
          <w:rPr>
            <w:rFonts w:ascii="Times New Roman" w:eastAsia="Times New Roman" w:hAnsi="Times New Roman" w:cs="Times New Roman"/>
            <w:color w:val="0000FF"/>
            <w:kern w:val="0"/>
            <w:u w:val="single"/>
            <w14:ligatures w14:val="none"/>
          </w:rPr>
          <w:t>ActuationCollection</w:t>
        </w:r>
      </w:hyperlink>
      <w:r w:rsidRPr="008D2809">
        <w:rPr>
          <w:rFonts w:ascii="Times New Roman" w:eastAsia="Times New Roman" w:hAnsi="Times New Roman" w:cs="Times New Roman"/>
          <w:kern w:val="0"/>
          <w14:ligatures w14:val="none"/>
        </w:rPr>
        <w:t xml:space="preserve">, </w:t>
      </w:r>
      <w:hyperlink r:id="rId1451" w:anchor="SOSAObservationCollection" w:history="1">
        <w:r w:rsidRPr="008D2809">
          <w:rPr>
            <w:rFonts w:ascii="Times New Roman" w:eastAsia="Times New Roman" w:hAnsi="Times New Roman" w:cs="Times New Roman"/>
            <w:color w:val="0000FF"/>
            <w:kern w:val="0"/>
            <w:u w:val="single"/>
            <w14:ligatures w14:val="none"/>
          </w:rPr>
          <w:t>ObservationCollection</w:t>
        </w:r>
      </w:hyperlink>
      <w:r w:rsidRPr="008D2809">
        <w:rPr>
          <w:rFonts w:ascii="Times New Roman" w:eastAsia="Times New Roman" w:hAnsi="Times New Roman" w:cs="Times New Roman"/>
          <w:kern w:val="0"/>
          <w14:ligatures w14:val="none"/>
        </w:rPr>
        <w:t xml:space="preserve">, </w:t>
      </w:r>
      <w:hyperlink r:id="rId1452" w:anchor="SOSASampleCollection" w:history="1">
        <w:r w:rsidRPr="008D2809">
          <w:rPr>
            <w:rFonts w:ascii="Times New Roman" w:eastAsia="Times New Roman" w:hAnsi="Times New Roman" w:cs="Times New Roman"/>
            <w:color w:val="0000FF"/>
            <w:kern w:val="0"/>
            <w:u w:val="single"/>
            <w14:ligatures w14:val="none"/>
          </w:rPr>
          <w:t>SampleCollection</w:t>
        </w:r>
      </w:hyperlink>
      <w:r w:rsidRPr="008D2809">
        <w:rPr>
          <w:rFonts w:ascii="Times New Roman" w:eastAsia="Times New Roman" w:hAnsi="Times New Roman" w:cs="Times New Roman"/>
          <w:kern w:val="0"/>
          <w14:ligatures w14:val="none"/>
        </w:rPr>
        <w:t xml:space="preserve">, and </w:t>
      </w:r>
      <w:hyperlink r:id="rId1453" w:anchor="SOSASamplingCollection" w:history="1">
        <w:r w:rsidRPr="008D2809">
          <w:rPr>
            <w:rFonts w:ascii="Times New Roman" w:eastAsia="Times New Roman" w:hAnsi="Times New Roman" w:cs="Times New Roman"/>
            <w:color w:val="0000FF"/>
            <w:kern w:val="0"/>
            <w:u w:val="single"/>
            <w14:ligatures w14:val="none"/>
          </w:rPr>
          <w:t>SamplingCollection</w:t>
        </w:r>
      </w:hyperlink>
      <w:r w:rsidRPr="008D2809">
        <w:rPr>
          <w:rFonts w:ascii="Times New Roman" w:eastAsia="Times New Roman" w:hAnsi="Times New Roman" w:cs="Times New Roman"/>
          <w:kern w:val="0"/>
          <w14:ligatures w14:val="none"/>
        </w:rPr>
        <w:t xml:space="preserve">. </w:t>
      </w:r>
    </w:p>
    <w:p w14:paraId="3B182A2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2916DC0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Examples of Collections conforming to the rules are provided in </w:t>
      </w:r>
      <w:hyperlink r:id="rId1454" w:anchor="ModelCollectionRules" w:history="1">
        <w:r w:rsidRPr="008D2809">
          <w:rPr>
            <w:rFonts w:ascii="Times New Roman" w:eastAsia="Times New Roman" w:hAnsi="Times New Roman" w:cs="Times New Roman"/>
            <w:color w:val="0000FF"/>
            <w:kern w:val="0"/>
            <w:u w:val="single"/>
            <w14:ligatures w14:val="none"/>
          </w:rPr>
          <w:t>Collections and their members' property values</w:t>
        </w:r>
      </w:hyperlink>
      <w:r w:rsidRPr="008D2809">
        <w:rPr>
          <w:rFonts w:ascii="Times New Roman" w:eastAsia="Times New Roman" w:hAnsi="Times New Roman" w:cs="Times New Roman"/>
          <w:kern w:val="0"/>
          <w14:ligatures w14:val="none"/>
        </w:rPr>
        <w:t xml:space="preserve">. </w:t>
      </w:r>
    </w:p>
    <w:p w14:paraId="6D03A1E7"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5.3.6.2 Overview</w:t>
      </w:r>
    </w:p>
    <w:p w14:paraId="3F66FEF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6D4F76A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hyperlink r:id="rId1455" w:anchor="Fig-Collections" w:tooltip="Classes and relationships related to collections of executions or samples See explanation of the notation used in class diagrams." w:history="1">
        <w:r w:rsidRPr="008D2809">
          <w:rPr>
            <w:rFonts w:ascii="Times New Roman" w:eastAsia="Times New Roman" w:hAnsi="Times New Roman" w:cs="Times New Roman"/>
            <w:color w:val="0000FF"/>
            <w:kern w:val="0"/>
            <w:u w:val="single"/>
            <w14:ligatures w14:val="none"/>
          </w:rPr>
          <w:t>Figure 16</w:t>
        </w:r>
      </w:hyperlink>
      <w:r w:rsidRPr="008D2809">
        <w:rPr>
          <w:rFonts w:ascii="Times New Roman" w:eastAsia="Times New Roman" w:hAnsi="Times New Roman" w:cs="Times New Roman"/>
          <w:kern w:val="0"/>
          <w14:ligatures w14:val="none"/>
        </w:rPr>
        <w:t xml:space="preserve"> provides an overview of the classes and properties that are specifically related to describing collections of executions or of samples. </w:t>
      </w:r>
    </w:p>
    <w:p w14:paraId="1C87143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1456" w:anchor="Fig-Collections" w:history="1">
        <w:r w:rsidRPr="008D2809">
          <w:rPr>
            <w:rFonts w:ascii="Times New Roman" w:eastAsia="Times New Roman" w:hAnsi="Times New Roman" w:cs="Times New Roman"/>
            <w:color w:val="0000FF"/>
            <w:kern w:val="0"/>
            <w:u w:val="single"/>
            <w14:ligatures w14:val="none"/>
          </w:rPr>
          <w:t>Figure 16</w:t>
        </w:r>
      </w:hyperlink>
      <w:r w:rsidRPr="008D2809">
        <w:rPr>
          <w:rFonts w:ascii="Times New Roman" w:eastAsia="Times New Roman" w:hAnsi="Times New Roman" w:cs="Times New Roman"/>
          <w:kern w:val="0"/>
          <w14:ligatures w14:val="none"/>
        </w:rPr>
        <w:t xml:space="preserve"> Classes and relationships related to collections of executions or samples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i/>
          <w:iCs/>
          <w:kern w:val="0"/>
          <w14:ligatures w14:val="none"/>
        </w:rPr>
        <w:t xml:space="preserve">See </w:t>
      </w:r>
      <w:hyperlink r:id="rId1457" w:anchor="Class-diagram" w:history="1">
        <w:r w:rsidRPr="008D2809">
          <w:rPr>
            <w:rFonts w:ascii="Times New Roman" w:eastAsia="Times New Roman" w:hAnsi="Times New Roman" w:cs="Times New Roman"/>
            <w:i/>
            <w:iCs/>
            <w:color w:val="0000FF"/>
            <w:kern w:val="0"/>
            <w:u w:val="single"/>
            <w14:ligatures w14:val="none"/>
          </w:rPr>
          <w:t>explanation of the notation used in class diagrams</w:t>
        </w:r>
      </w:hyperlink>
      <w:r w:rsidRPr="008D2809">
        <w:rPr>
          <w:rFonts w:ascii="Times New Roman" w:eastAsia="Times New Roman" w:hAnsi="Times New Roman" w:cs="Times New Roman"/>
          <w:kern w:val="0"/>
          <w14:ligatures w14:val="none"/>
        </w:rPr>
        <w:t xml:space="preserve">. </w:t>
      </w:r>
    </w:p>
    <w:p w14:paraId="051E9903"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5.3.6.3 Specification</w:t>
      </w:r>
    </w:p>
    <w:p w14:paraId="01E0A93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This section introduces the following properties:</w:t>
      </w:r>
    </w:p>
    <w:p w14:paraId="22C83B0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hyperlink r:id="rId1458" w:anchor="dfn-sosa-hasmember" w:history="1">
        <w:r w:rsidRPr="008D2809">
          <w:rPr>
            <w:rFonts w:ascii="Times New Roman" w:eastAsia="Times New Roman" w:hAnsi="Times New Roman" w:cs="Times New Roman"/>
            <w:color w:val="0000FF"/>
            <w:kern w:val="0"/>
            <w:u w:val="single"/>
            <w14:ligatures w14:val="none"/>
          </w:rPr>
          <w:t>sosa:hasMember</w:t>
        </w:r>
      </w:hyperlink>
      <w:r w:rsidRPr="008D2809">
        <w:rPr>
          <w:rFonts w:ascii="Times New Roman" w:eastAsia="Times New Roman" w:hAnsi="Times New Roman" w:cs="Times New Roman"/>
          <w:kern w:val="0"/>
          <w14:ligatures w14:val="none"/>
        </w:rPr>
        <w:t xml:space="preserve">, </w:t>
      </w:r>
      <w:hyperlink r:id="rId1459" w:anchor="dfn-sosa-ismemberof" w:history="1">
        <w:r w:rsidRPr="008D2809">
          <w:rPr>
            <w:rFonts w:ascii="Times New Roman" w:eastAsia="Times New Roman" w:hAnsi="Times New Roman" w:cs="Times New Roman"/>
            <w:color w:val="0000FF"/>
            <w:kern w:val="0"/>
            <w:u w:val="single"/>
            <w14:ligatures w14:val="none"/>
          </w:rPr>
          <w:t>sosa:isMemberOf</w:t>
        </w:r>
      </w:hyperlink>
      <w:r w:rsidRPr="008D2809">
        <w:rPr>
          <w:rFonts w:ascii="Times New Roman" w:eastAsia="Times New Roman" w:hAnsi="Times New Roman" w:cs="Times New Roman"/>
          <w:kern w:val="0"/>
          <w14:ligatures w14:val="none"/>
        </w:rPr>
        <w:t xml:space="preserve"> </w:t>
      </w:r>
    </w:p>
    <w:p w14:paraId="768D8782"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5.3.6.3.1 </w:t>
      </w:r>
      <w:r w:rsidRPr="008D2809">
        <w:rPr>
          <w:rFonts w:ascii="Times New Roman" w:eastAsia="Times New Roman" w:hAnsi="Times New Roman" w:cs="Times New Roman"/>
          <w:b/>
          <w:bCs/>
          <w:i/>
          <w:iCs/>
          <w:kern w:val="0"/>
          <w:sz w:val="15"/>
          <w:szCs w:val="15"/>
          <w14:ligatures w14:val="none"/>
        </w:rPr>
        <w:t>sosa:hasMember</w:t>
      </w:r>
    </w:p>
    <w:p w14:paraId="2E9482C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lastRenderedPageBreak/>
        <w:t>This section is non-normative.</w:t>
      </w:r>
    </w:p>
    <w:p w14:paraId="1269221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http://www.w3.org/ns/sosa/hasMember</w:t>
      </w:r>
    </w:p>
    <w:p w14:paraId="664ECA5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p>
    <w:p w14:paraId="77B54597" w14:textId="064B23BF"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has member of collection</w:t>
      </w:r>
      <w:r w:rsidRPr="008D2809">
        <w:rPr>
          <w:rFonts w:ascii="Times New Roman" w:eastAsia="Times New Roman" w:hAnsi="Times New Roman" w:cs="Times New Roman"/>
          <w:kern w:val="0"/>
          <w14:ligatures w14:val="none"/>
        </w:rPr>
        <w:t xml:space="preserve"> — link from a Collection to an Execution or Sample or Collection of </w:t>
      </w:r>
      <w:commentRangeStart w:id="206"/>
      <w:r w:rsidRPr="008D2809">
        <w:rPr>
          <w:rFonts w:ascii="Times New Roman" w:eastAsia="Times New Roman" w:hAnsi="Times New Roman" w:cs="Times New Roman"/>
          <w:kern w:val="0"/>
          <w14:ligatures w14:val="none"/>
        </w:rPr>
        <w:t>these that is part of it</w:t>
      </w:r>
      <w:ins w:id="207" w:author="Carl Reed" w:date="2026-08-24T12:15:00Z" w16du:dateUtc="2026-08-24T18:15:00Z">
        <w:r w:rsidR="00826326">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commentRangeEnd w:id="206"/>
      <w:r w:rsidR="0024182F" w:rsidRPr="008D2809">
        <w:rPr>
          <w:rStyle w:val="CommentReference"/>
          <w:rFonts w:ascii="Times New Roman" w:eastAsia="Times New Roman" w:hAnsi="Times New Roman" w:cs="Times New Roman"/>
          <w:kern w:val="0"/>
          <w:sz w:val="24"/>
          <w:szCs w:val="24"/>
          <w14:ligatures w14:val="none"/>
        </w:rPr>
        <w:commentReference w:id="206"/>
      </w:r>
    </w:p>
    <w:p w14:paraId="003BB7D5" w14:textId="1174847A"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del w:id="208" w:author="Carl Reed" w:date="2026-08-24T12:15:00Z" w16du:dateUtc="2026-08-24T18:15:00Z">
        <w:r w:rsidRPr="008D2809" w:rsidDel="00826326">
          <w:rPr>
            <w:rFonts w:ascii="Times New Roman" w:eastAsia="Times New Roman" w:hAnsi="Times New Roman" w:cs="Times New Roman"/>
            <w:kern w:val="0"/>
            <w14:ligatures w14:val="none"/>
          </w:rPr>
          <w:delText>r</w:delText>
        </w:r>
      </w:del>
      <w:ins w:id="209" w:author="Carl Reed" w:date="2026-08-24T12:15:00Z" w16du:dateUtc="2026-08-24T18:15:00Z">
        <w:r w:rsidR="00826326">
          <w:rPr>
            <w:rFonts w:ascii="Times New Roman" w:eastAsia="Times New Roman" w:hAnsi="Times New Roman" w:cs="Times New Roman"/>
            <w:kern w:val="0"/>
            <w14:ligatures w14:val="none"/>
          </w:rPr>
          <w:t>R</w:t>
        </w:r>
      </w:ins>
      <w:r w:rsidRPr="008D2809">
        <w:rPr>
          <w:rFonts w:ascii="Times New Roman" w:eastAsia="Times New Roman" w:hAnsi="Times New Roman" w:cs="Times New Roman"/>
          <w:kern w:val="0"/>
          <w14:ligatures w14:val="none"/>
        </w:rPr>
        <w:t xml:space="preserve">ules for the consistency of values of properties of collections and properties of their members are given for each collection type. </w:t>
      </w:r>
    </w:p>
    <w:p w14:paraId="0E08112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Note that there is a single </w:t>
      </w:r>
      <w:r w:rsidRPr="008D2809">
        <w:rPr>
          <w:rFonts w:ascii="Courier New" w:eastAsia="Times New Roman" w:hAnsi="Courier New" w:cs="Courier New"/>
          <w:kern w:val="0"/>
          <w:sz w:val="20"/>
          <w:szCs w:val="20"/>
          <w14:ligatures w14:val="none"/>
        </w:rPr>
        <w:t>member</w:t>
      </w:r>
      <w:r w:rsidRPr="008D2809">
        <w:rPr>
          <w:rFonts w:ascii="Times New Roman" w:eastAsia="Times New Roman" w:hAnsi="Times New Roman" w:cs="Times New Roman"/>
          <w:kern w:val="0"/>
          <w14:ligatures w14:val="none"/>
        </w:rPr>
        <w:t xml:space="preserve"> property. OWL or SHACL constraints may limit the range depending on the context of different collection types. </w:t>
      </w:r>
    </w:p>
    <w:p w14:paraId="6687473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6EC49BD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See </w:t>
      </w:r>
      <w:hyperlink r:id="rId1460" w:anchor="ModelTimeSeries" w:history="1">
        <w:r w:rsidRPr="008D2809">
          <w:rPr>
            <w:rFonts w:ascii="Times New Roman" w:eastAsia="Times New Roman" w:hAnsi="Times New Roman" w:cs="Times New Roman"/>
            <w:color w:val="0000FF"/>
            <w:kern w:val="0"/>
            <w:u w:val="single"/>
            <w14:ligatures w14:val="none"/>
          </w:rPr>
          <w:t>Time series</w:t>
        </w:r>
      </w:hyperlink>
      <w:r w:rsidRPr="008D2809">
        <w:rPr>
          <w:rFonts w:ascii="Times New Roman" w:eastAsia="Times New Roman" w:hAnsi="Times New Roman" w:cs="Times New Roman"/>
          <w:kern w:val="0"/>
          <w14:ligatures w14:val="none"/>
        </w:rPr>
        <w:t xml:space="preserve"> and </w:t>
      </w:r>
      <w:hyperlink r:id="rId1461" w:anchor="ModelObservationCollection" w:history="1">
        <w:r w:rsidRPr="008D2809">
          <w:rPr>
            <w:rFonts w:ascii="Times New Roman" w:eastAsia="Times New Roman" w:hAnsi="Times New Roman" w:cs="Times New Roman"/>
            <w:color w:val="0000FF"/>
            <w:kern w:val="0"/>
            <w:u w:val="single"/>
            <w14:ligatures w14:val="none"/>
          </w:rPr>
          <w:t>Homogeneous observation collection</w:t>
        </w:r>
      </w:hyperlink>
      <w:r w:rsidRPr="008D2809">
        <w:rPr>
          <w:rFonts w:ascii="Times New Roman" w:eastAsia="Times New Roman" w:hAnsi="Times New Roman" w:cs="Times New Roman"/>
          <w:kern w:val="0"/>
          <w14:ligatures w14:val="none"/>
        </w:rPr>
        <w:t xml:space="preserve"> for examples of use of </w:t>
      </w:r>
      <w:r w:rsidRPr="008D2809">
        <w:rPr>
          <w:rFonts w:ascii="Courier New" w:eastAsia="Times New Roman" w:hAnsi="Courier New" w:cs="Courier New"/>
          <w:kern w:val="0"/>
          <w:sz w:val="20"/>
          <w:szCs w:val="20"/>
          <w14:ligatures w14:val="none"/>
        </w:rPr>
        <w:t>hasMember</w:t>
      </w:r>
      <w:r w:rsidRPr="008D2809">
        <w:rPr>
          <w:rFonts w:ascii="Times New Roman" w:eastAsia="Times New Roman" w:hAnsi="Times New Roman" w:cs="Times New Roman"/>
          <w:kern w:val="0"/>
          <w14:ligatures w14:val="none"/>
        </w:rPr>
        <w:t xml:space="preserve">. </w:t>
      </w:r>
    </w:p>
    <w:p w14:paraId="079CAC9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20957944"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462" w:anchor="dfn-sosa-executioncollection" w:history="1">
        <w:r w:rsidRPr="008D2809">
          <w:rPr>
            <w:rFonts w:ascii="Times New Roman" w:eastAsia="Times New Roman" w:hAnsi="Times New Roman" w:cs="Times New Roman"/>
            <w:color w:val="0000FF"/>
            <w:kern w:val="0"/>
            <w:u w:val="single"/>
            <w14:ligatures w14:val="none"/>
          </w:rPr>
          <w:t>sosa:ExecutionCollection</w:t>
        </w:r>
      </w:hyperlink>
      <w:r w:rsidRPr="008D2809">
        <w:rPr>
          <w:rFonts w:ascii="Times New Roman" w:eastAsia="Times New Roman" w:hAnsi="Times New Roman" w:cs="Times New Roman"/>
          <w:kern w:val="0"/>
          <w14:ligatures w14:val="none"/>
        </w:rPr>
        <w:t xml:space="preserve">, </w:t>
      </w:r>
      <w:hyperlink r:id="rId1463" w:anchor="dfn-sosa-samplecollection" w:history="1">
        <w:r w:rsidRPr="008D2809">
          <w:rPr>
            <w:rFonts w:ascii="Times New Roman" w:eastAsia="Times New Roman" w:hAnsi="Times New Roman" w:cs="Times New Roman"/>
            <w:color w:val="0000FF"/>
            <w:kern w:val="0"/>
            <w:u w:val="single"/>
            <w14:ligatures w14:val="none"/>
          </w:rPr>
          <w:t>sosa:SampleCollection</w:t>
        </w:r>
      </w:hyperlink>
      <w:r w:rsidRPr="008D2809">
        <w:rPr>
          <w:rFonts w:ascii="Times New Roman" w:eastAsia="Times New Roman" w:hAnsi="Times New Roman" w:cs="Times New Roman"/>
          <w:kern w:val="0"/>
          <w14:ligatures w14:val="none"/>
        </w:rPr>
        <w:t xml:space="preserve"> </w:t>
      </w:r>
    </w:p>
    <w:p w14:paraId="2159F4D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13123BAA"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464"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w:t>
      </w:r>
      <w:hyperlink r:id="rId1465" w:anchor="dfn-sosa-sample" w:history="1">
        <w:r w:rsidRPr="008D2809">
          <w:rPr>
            <w:rFonts w:ascii="Times New Roman" w:eastAsia="Times New Roman" w:hAnsi="Times New Roman" w:cs="Times New Roman"/>
            <w:color w:val="0000FF"/>
            <w:kern w:val="0"/>
            <w:u w:val="single"/>
            <w14:ligatures w14:val="none"/>
          </w:rPr>
          <w:t>sosa:Sample</w:t>
        </w:r>
      </w:hyperlink>
      <w:r w:rsidRPr="008D2809">
        <w:rPr>
          <w:rFonts w:ascii="Times New Roman" w:eastAsia="Times New Roman" w:hAnsi="Times New Roman" w:cs="Times New Roman"/>
          <w:kern w:val="0"/>
          <w14:ligatures w14:val="none"/>
        </w:rPr>
        <w:t xml:space="preserve">, </w:t>
      </w:r>
      <w:hyperlink r:id="rId1466" w:anchor="dfn-sosa-executioncollection" w:history="1">
        <w:r w:rsidRPr="008D2809">
          <w:rPr>
            <w:rFonts w:ascii="Times New Roman" w:eastAsia="Times New Roman" w:hAnsi="Times New Roman" w:cs="Times New Roman"/>
            <w:color w:val="0000FF"/>
            <w:kern w:val="0"/>
            <w:u w:val="single"/>
            <w14:ligatures w14:val="none"/>
          </w:rPr>
          <w:t>sosa:ExecutionCollection</w:t>
        </w:r>
      </w:hyperlink>
      <w:r w:rsidRPr="008D2809">
        <w:rPr>
          <w:rFonts w:ascii="Times New Roman" w:eastAsia="Times New Roman" w:hAnsi="Times New Roman" w:cs="Times New Roman"/>
          <w:kern w:val="0"/>
          <w14:ligatures w14:val="none"/>
        </w:rPr>
        <w:t xml:space="preserve">, </w:t>
      </w:r>
      <w:hyperlink r:id="rId1467" w:anchor="dfn-sosa-samplecollection" w:history="1">
        <w:r w:rsidRPr="008D2809">
          <w:rPr>
            <w:rFonts w:ascii="Times New Roman" w:eastAsia="Times New Roman" w:hAnsi="Times New Roman" w:cs="Times New Roman"/>
            <w:color w:val="0000FF"/>
            <w:kern w:val="0"/>
            <w:u w:val="single"/>
            <w14:ligatures w14:val="none"/>
          </w:rPr>
          <w:t>sosa:SampleCollection</w:t>
        </w:r>
      </w:hyperlink>
      <w:r w:rsidRPr="008D2809">
        <w:rPr>
          <w:rFonts w:ascii="Times New Roman" w:eastAsia="Times New Roman" w:hAnsi="Times New Roman" w:cs="Times New Roman"/>
          <w:kern w:val="0"/>
          <w14:ligatures w14:val="none"/>
        </w:rPr>
        <w:t xml:space="preserve"> </w:t>
      </w:r>
    </w:p>
    <w:p w14:paraId="3D87A9A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18840452"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468" w:anchor="dfn-sosa-ismemberof" w:history="1">
        <w:r w:rsidRPr="008D2809">
          <w:rPr>
            <w:rFonts w:ascii="Times New Roman" w:eastAsia="Times New Roman" w:hAnsi="Times New Roman" w:cs="Times New Roman"/>
            <w:color w:val="0000FF"/>
            <w:kern w:val="0"/>
            <w:u w:val="single"/>
            <w14:ligatures w14:val="none"/>
          </w:rPr>
          <w:t>sosa:isMemberOf</w:t>
        </w:r>
      </w:hyperlink>
      <w:r w:rsidRPr="008D2809">
        <w:rPr>
          <w:rFonts w:ascii="Times New Roman" w:eastAsia="Times New Roman" w:hAnsi="Times New Roman" w:cs="Times New Roman"/>
          <w:kern w:val="0"/>
          <w14:ligatures w14:val="none"/>
        </w:rPr>
        <w:t xml:space="preserve"> </w:t>
      </w:r>
    </w:p>
    <w:p w14:paraId="1BA68E6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5FB23D1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469"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53DD96B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470"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471"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76EC70CD" w14:textId="77777777" w:rsidR="008D2809" w:rsidRPr="008D2809" w:rsidRDefault="008D2809" w:rsidP="008D280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D2809">
        <w:rPr>
          <w:rFonts w:ascii="Times New Roman" w:eastAsia="Times New Roman" w:hAnsi="Times New Roman" w:cs="Times New Roman"/>
          <w:b/>
          <w:bCs/>
          <w:kern w:val="0"/>
          <w:sz w:val="15"/>
          <w:szCs w:val="15"/>
          <w14:ligatures w14:val="none"/>
        </w:rPr>
        <w:t xml:space="preserve">5.3.6.3.2 </w:t>
      </w:r>
      <w:r w:rsidRPr="008D2809">
        <w:rPr>
          <w:rFonts w:ascii="Times New Roman" w:eastAsia="Times New Roman" w:hAnsi="Times New Roman" w:cs="Times New Roman"/>
          <w:b/>
          <w:bCs/>
          <w:i/>
          <w:iCs/>
          <w:kern w:val="0"/>
          <w:sz w:val="15"/>
          <w:szCs w:val="15"/>
          <w14:ligatures w14:val="none"/>
        </w:rPr>
        <w:t>sosa:isMemberOf</w:t>
      </w:r>
    </w:p>
    <w:p w14:paraId="67B065C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753C6B8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http://www.w3.org/ns/sosa/isMemberOf</w:t>
      </w:r>
    </w:p>
    <w:p w14:paraId="29F753F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p>
    <w:p w14:paraId="105D3739" w14:textId="1D22AC68"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is member of collection</w:t>
      </w:r>
      <w:r w:rsidRPr="008D2809">
        <w:rPr>
          <w:rFonts w:ascii="Times New Roman" w:eastAsia="Times New Roman" w:hAnsi="Times New Roman" w:cs="Times New Roman"/>
          <w:kern w:val="0"/>
          <w14:ligatures w14:val="none"/>
        </w:rPr>
        <w:t xml:space="preserve"> — link from an Execution or Sample or Collection of these, to a collection that </w:t>
      </w:r>
      <w:commentRangeStart w:id="210"/>
      <w:r w:rsidRPr="008D2809">
        <w:rPr>
          <w:rFonts w:ascii="Times New Roman" w:eastAsia="Times New Roman" w:hAnsi="Times New Roman" w:cs="Times New Roman"/>
          <w:kern w:val="0"/>
          <w14:ligatures w14:val="none"/>
        </w:rPr>
        <w:t xml:space="preserve">it </w:t>
      </w:r>
      <w:commentRangeEnd w:id="210"/>
      <w:r w:rsidR="005755D4" w:rsidRPr="008D2809">
        <w:rPr>
          <w:rStyle w:val="CommentReference"/>
          <w:rFonts w:ascii="Times New Roman" w:eastAsia="Times New Roman" w:hAnsi="Times New Roman" w:cs="Times New Roman"/>
          <w:kern w:val="0"/>
          <w:sz w:val="24"/>
          <w:szCs w:val="24"/>
          <w14:ligatures w14:val="none"/>
        </w:rPr>
        <w:commentReference w:id="210"/>
      </w:r>
      <w:r w:rsidRPr="008D2809">
        <w:rPr>
          <w:rFonts w:ascii="Times New Roman" w:eastAsia="Times New Roman" w:hAnsi="Times New Roman" w:cs="Times New Roman"/>
          <w:kern w:val="0"/>
          <w14:ligatures w14:val="none"/>
        </w:rPr>
        <w:t>is part of</w:t>
      </w:r>
      <w:ins w:id="211" w:author="Carl Reed" w:date="2026-08-24T12:15:00Z" w16du:dateUtc="2026-08-24T18:15:00Z">
        <w:r w:rsidR="00826326">
          <w:rPr>
            <w:rFonts w:ascii="Times New Roman" w:eastAsia="Times New Roman" w:hAnsi="Times New Roman" w:cs="Times New Roman"/>
            <w:kern w:val="0"/>
            <w14:ligatures w14:val="none"/>
          </w:rPr>
          <w:t>.</w:t>
        </w:r>
      </w:ins>
      <w:del w:id="212" w:author="Carl Reed" w:date="2026-08-24T12:15:00Z" w16du:dateUtc="2026-08-24T18:15:00Z">
        <w:r w:rsidRPr="008D2809" w:rsidDel="00826326">
          <w:rPr>
            <w:rFonts w:ascii="Times New Roman" w:eastAsia="Times New Roman" w:hAnsi="Times New Roman" w:cs="Times New Roman"/>
            <w:kern w:val="0"/>
            <w14:ligatures w14:val="none"/>
          </w:rPr>
          <w:delText xml:space="preserve"> </w:delText>
        </w:r>
      </w:del>
    </w:p>
    <w:p w14:paraId="631C4F49" w14:textId="2073B4FD"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del w:id="213" w:author="Carl Reed" w:date="2026-08-24T12:16:00Z" w16du:dateUtc="2026-08-24T18:16:00Z">
        <w:r w:rsidRPr="008D2809" w:rsidDel="005755D4">
          <w:rPr>
            <w:rFonts w:ascii="Times New Roman" w:eastAsia="Times New Roman" w:hAnsi="Times New Roman" w:cs="Times New Roman"/>
            <w:kern w:val="0"/>
            <w14:ligatures w14:val="none"/>
          </w:rPr>
          <w:delText>r</w:delText>
        </w:r>
      </w:del>
      <w:ins w:id="214" w:author="Carl Reed" w:date="2026-08-24T12:16:00Z" w16du:dateUtc="2026-08-24T18:16:00Z">
        <w:r w:rsidR="005755D4">
          <w:rPr>
            <w:rFonts w:ascii="Times New Roman" w:eastAsia="Times New Roman" w:hAnsi="Times New Roman" w:cs="Times New Roman"/>
            <w:kern w:val="0"/>
            <w14:ligatures w14:val="none"/>
          </w:rPr>
          <w:t>R</w:t>
        </w:r>
      </w:ins>
      <w:r w:rsidRPr="008D2809">
        <w:rPr>
          <w:rFonts w:ascii="Times New Roman" w:eastAsia="Times New Roman" w:hAnsi="Times New Roman" w:cs="Times New Roman"/>
          <w:kern w:val="0"/>
          <w14:ligatures w14:val="none"/>
        </w:rPr>
        <w:t xml:space="preserve">ules for the consistency of values of properties of collections and properties of their members are given for each collection type. </w:t>
      </w:r>
    </w:p>
    <w:p w14:paraId="501A8B9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Note that there is a single </w:t>
      </w:r>
      <w:r w:rsidRPr="008D2809">
        <w:rPr>
          <w:rFonts w:ascii="Courier New" w:eastAsia="Times New Roman" w:hAnsi="Courier New" w:cs="Courier New"/>
          <w:kern w:val="0"/>
          <w:sz w:val="20"/>
          <w:szCs w:val="20"/>
          <w14:ligatures w14:val="none"/>
        </w:rPr>
        <w:t>member</w:t>
      </w:r>
      <w:r w:rsidRPr="008D2809">
        <w:rPr>
          <w:rFonts w:ascii="Times New Roman" w:eastAsia="Times New Roman" w:hAnsi="Times New Roman" w:cs="Times New Roman"/>
          <w:kern w:val="0"/>
          <w14:ligatures w14:val="none"/>
        </w:rPr>
        <w:t xml:space="preserve"> property. OWL or SHACL constraints may limit the range depending on the context of different collection types. </w:t>
      </w:r>
    </w:p>
    <w:p w14:paraId="256A2B8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75147D55"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472"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w:t>
      </w:r>
      <w:hyperlink r:id="rId1473" w:anchor="dfn-sosa-sample" w:history="1">
        <w:r w:rsidRPr="008D2809">
          <w:rPr>
            <w:rFonts w:ascii="Times New Roman" w:eastAsia="Times New Roman" w:hAnsi="Times New Roman" w:cs="Times New Roman"/>
            <w:color w:val="0000FF"/>
            <w:kern w:val="0"/>
            <w:u w:val="single"/>
            <w14:ligatures w14:val="none"/>
          </w:rPr>
          <w:t>sosa:Sample</w:t>
        </w:r>
      </w:hyperlink>
      <w:r w:rsidRPr="008D2809">
        <w:rPr>
          <w:rFonts w:ascii="Times New Roman" w:eastAsia="Times New Roman" w:hAnsi="Times New Roman" w:cs="Times New Roman"/>
          <w:kern w:val="0"/>
          <w14:ligatures w14:val="none"/>
        </w:rPr>
        <w:t xml:space="preserve">, </w:t>
      </w:r>
      <w:hyperlink r:id="rId1474" w:anchor="dfn-sosa-executioncollection" w:history="1">
        <w:r w:rsidRPr="008D2809">
          <w:rPr>
            <w:rFonts w:ascii="Times New Roman" w:eastAsia="Times New Roman" w:hAnsi="Times New Roman" w:cs="Times New Roman"/>
            <w:color w:val="0000FF"/>
            <w:kern w:val="0"/>
            <w:u w:val="single"/>
            <w14:ligatures w14:val="none"/>
          </w:rPr>
          <w:t>sosa:ExecutionCollection</w:t>
        </w:r>
      </w:hyperlink>
      <w:r w:rsidRPr="008D2809">
        <w:rPr>
          <w:rFonts w:ascii="Times New Roman" w:eastAsia="Times New Roman" w:hAnsi="Times New Roman" w:cs="Times New Roman"/>
          <w:kern w:val="0"/>
          <w14:ligatures w14:val="none"/>
        </w:rPr>
        <w:t xml:space="preserve">, </w:t>
      </w:r>
      <w:hyperlink r:id="rId1475" w:anchor="dfn-sosa-samplecollection" w:history="1">
        <w:r w:rsidRPr="008D2809">
          <w:rPr>
            <w:rFonts w:ascii="Times New Roman" w:eastAsia="Times New Roman" w:hAnsi="Times New Roman" w:cs="Times New Roman"/>
            <w:color w:val="0000FF"/>
            <w:kern w:val="0"/>
            <w:u w:val="single"/>
            <w14:ligatures w14:val="none"/>
          </w:rPr>
          <w:t>sosa:SampleCollection</w:t>
        </w:r>
      </w:hyperlink>
      <w:r w:rsidRPr="008D2809">
        <w:rPr>
          <w:rFonts w:ascii="Times New Roman" w:eastAsia="Times New Roman" w:hAnsi="Times New Roman" w:cs="Times New Roman"/>
          <w:kern w:val="0"/>
          <w14:ligatures w14:val="none"/>
        </w:rPr>
        <w:t xml:space="preserve"> </w:t>
      </w:r>
    </w:p>
    <w:p w14:paraId="2E1914E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13448312"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476" w:anchor="dfn-sosa-executioncollection" w:history="1">
        <w:r w:rsidRPr="008D2809">
          <w:rPr>
            <w:rFonts w:ascii="Times New Roman" w:eastAsia="Times New Roman" w:hAnsi="Times New Roman" w:cs="Times New Roman"/>
            <w:color w:val="0000FF"/>
            <w:kern w:val="0"/>
            <w:u w:val="single"/>
            <w14:ligatures w14:val="none"/>
          </w:rPr>
          <w:t>sosa:ExecutionCollection</w:t>
        </w:r>
      </w:hyperlink>
      <w:r w:rsidRPr="008D2809">
        <w:rPr>
          <w:rFonts w:ascii="Times New Roman" w:eastAsia="Times New Roman" w:hAnsi="Times New Roman" w:cs="Times New Roman"/>
          <w:kern w:val="0"/>
          <w14:ligatures w14:val="none"/>
        </w:rPr>
        <w:t xml:space="preserve">, </w:t>
      </w:r>
      <w:hyperlink r:id="rId1477" w:anchor="dfn-sosa-samplecollection" w:history="1">
        <w:r w:rsidRPr="008D2809">
          <w:rPr>
            <w:rFonts w:ascii="Times New Roman" w:eastAsia="Times New Roman" w:hAnsi="Times New Roman" w:cs="Times New Roman"/>
            <w:color w:val="0000FF"/>
            <w:kern w:val="0"/>
            <w:u w:val="single"/>
            <w14:ligatures w14:val="none"/>
          </w:rPr>
          <w:t>sosa:SampleCollection</w:t>
        </w:r>
      </w:hyperlink>
      <w:r w:rsidRPr="008D2809">
        <w:rPr>
          <w:rFonts w:ascii="Times New Roman" w:eastAsia="Times New Roman" w:hAnsi="Times New Roman" w:cs="Times New Roman"/>
          <w:kern w:val="0"/>
          <w14:ligatures w14:val="none"/>
        </w:rPr>
        <w:t xml:space="preserve"> </w:t>
      </w:r>
    </w:p>
    <w:p w14:paraId="4664FB2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2B03775C"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478" w:anchor="dfn-sosa-hasmember" w:history="1">
        <w:r w:rsidRPr="008D2809">
          <w:rPr>
            <w:rFonts w:ascii="Times New Roman" w:eastAsia="Times New Roman" w:hAnsi="Times New Roman" w:cs="Times New Roman"/>
            <w:color w:val="0000FF"/>
            <w:kern w:val="0"/>
            <w:u w:val="single"/>
            <w14:ligatures w14:val="none"/>
          </w:rPr>
          <w:t>sosa:hasMember</w:t>
        </w:r>
      </w:hyperlink>
      <w:r w:rsidRPr="008D2809">
        <w:rPr>
          <w:rFonts w:ascii="Times New Roman" w:eastAsia="Times New Roman" w:hAnsi="Times New Roman" w:cs="Times New Roman"/>
          <w:kern w:val="0"/>
          <w14:ligatures w14:val="none"/>
        </w:rPr>
        <w:t xml:space="preserve"> </w:t>
      </w:r>
    </w:p>
    <w:p w14:paraId="3F06D1C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03A9779D"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479" w:history="1">
        <w:r w:rsidRPr="008D2809">
          <w:rPr>
            <w:rFonts w:ascii="Times New Roman" w:eastAsia="Times New Roman" w:hAnsi="Times New Roman" w:cs="Times New Roman"/>
            <w:color w:val="0000FF"/>
            <w:kern w:val="0"/>
            <w:u w:val="single"/>
            <w14:ligatures w14:val="none"/>
          </w:rPr>
          <w:t>http://www.w3.org/ns/sosa/common/</w:t>
        </w:r>
      </w:hyperlink>
      <w:r w:rsidRPr="008D2809">
        <w:rPr>
          <w:rFonts w:ascii="Times New Roman" w:eastAsia="Times New Roman" w:hAnsi="Times New Roman" w:cs="Times New Roman"/>
          <w:kern w:val="0"/>
          <w14:ligatures w14:val="none"/>
        </w:rPr>
        <w:t xml:space="preserve"> </w:t>
      </w:r>
    </w:p>
    <w:p w14:paraId="175E72B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480" w:anchor="Common-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481"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1D64990D"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5.3.6.4 Other collections</w:t>
      </w:r>
    </w:p>
    <w:p w14:paraId="375039C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1BC547A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Collections of other entities associated with sensing, actuation and sampling could use the same pattern. For example, networks of sensors and platforms (sites and stations) are common in environmental monitoring. Furthermore, higher level aggregations of both entities and activities, such as occur in the context of projects, initiatives, and campaigns, might be described using similar patterns. However, the details of these cases are currently beyond the scope of the SSN Ontology. </w:t>
      </w:r>
    </w:p>
    <w:p w14:paraId="7A5AD2F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095D47B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The PROV Ontology provides a generic framework for describing and relating Activities and Entities [</w:t>
      </w:r>
      <w:hyperlink r:id="rId1482" w:anchor="bib-prov-o" w:tooltip="PROV-O: The PROV Ontology" w:history="1">
        <w:r w:rsidRPr="008D2809">
          <w:rPr>
            <w:rFonts w:ascii="Times New Roman" w:eastAsia="Times New Roman" w:hAnsi="Times New Roman" w:cs="Times New Roman"/>
            <w:i/>
            <w:iCs/>
            <w:color w:val="0000FF"/>
            <w:kern w:val="0"/>
            <w:u w:val="single"/>
            <w14:ligatures w14:val="none"/>
          </w:rPr>
          <w:t>prov-o</w:t>
        </w:r>
      </w:hyperlink>
      <w:r w:rsidRPr="008D2809">
        <w:rPr>
          <w:rFonts w:ascii="Times New Roman" w:eastAsia="Times New Roman" w:hAnsi="Times New Roman" w:cs="Times New Roman"/>
          <w:kern w:val="0"/>
          <w14:ligatures w14:val="none"/>
        </w:rPr>
        <w:t xml:space="preserve">]. An </w:t>
      </w:r>
      <w:hyperlink r:id="rId1483" w:anchor="PROV-alignment" w:history="1">
        <w:r w:rsidRPr="008D2809">
          <w:rPr>
            <w:rFonts w:ascii="Times New Roman" w:eastAsia="Times New Roman" w:hAnsi="Times New Roman" w:cs="Times New Roman"/>
            <w:color w:val="0000FF"/>
            <w:kern w:val="0"/>
            <w:u w:val="single"/>
            <w14:ligatures w14:val="none"/>
          </w:rPr>
          <w:t>alignment of SSN to PROV</w:t>
        </w:r>
      </w:hyperlink>
      <w:r w:rsidRPr="008D2809">
        <w:rPr>
          <w:rFonts w:ascii="Times New Roman" w:eastAsia="Times New Roman" w:hAnsi="Times New Roman" w:cs="Times New Roman"/>
          <w:kern w:val="0"/>
          <w14:ligatures w14:val="none"/>
        </w:rPr>
        <w:t xml:space="preserve"> is provided in this document. A basic Project Ontology based on PROV has also been proposed [</w:t>
      </w:r>
      <w:hyperlink r:id="rId1484" w:anchor="bib-project-prov" w:tooltip="A Project Ontology" w:history="1">
        <w:r w:rsidRPr="008D2809">
          <w:rPr>
            <w:rFonts w:ascii="Times New Roman" w:eastAsia="Times New Roman" w:hAnsi="Times New Roman" w:cs="Times New Roman"/>
            <w:i/>
            <w:iCs/>
            <w:color w:val="0000FF"/>
            <w:kern w:val="0"/>
            <w:u w:val="single"/>
            <w14:ligatures w14:val="none"/>
          </w:rPr>
          <w:t>Project-PROV</w:t>
        </w:r>
      </w:hyperlink>
      <w:r w:rsidRPr="008D2809">
        <w:rPr>
          <w:rFonts w:ascii="Times New Roman" w:eastAsia="Times New Roman" w:hAnsi="Times New Roman" w:cs="Times New Roman"/>
          <w:kern w:val="0"/>
          <w14:ligatures w14:val="none"/>
        </w:rPr>
        <w:t xml:space="preserve">]. Higher level aggregations in SSN applications should consider the PROV framework along with the recursive </w:t>
      </w:r>
      <w:hyperlink r:id="rId1485" w:anchor="dfn-sosa-hasmember" w:history="1">
        <w:r w:rsidRPr="008D2809">
          <w:rPr>
            <w:rFonts w:ascii="Times New Roman" w:eastAsia="Times New Roman" w:hAnsi="Times New Roman" w:cs="Times New Roman"/>
            <w:color w:val="0000FF"/>
            <w:kern w:val="0"/>
            <w:u w:val="single"/>
            <w14:ligatures w14:val="none"/>
          </w:rPr>
          <w:t>sosa:hasMember</w:t>
        </w:r>
      </w:hyperlink>
      <w:r w:rsidRPr="008D2809">
        <w:rPr>
          <w:rFonts w:ascii="Times New Roman" w:eastAsia="Times New Roman" w:hAnsi="Times New Roman" w:cs="Times New Roman"/>
          <w:kern w:val="0"/>
          <w14:ligatures w14:val="none"/>
        </w:rPr>
        <w:t>/</w:t>
      </w:r>
      <w:hyperlink r:id="rId1486" w:anchor="dfn-sosa-ismemberof" w:history="1">
        <w:r w:rsidRPr="008D2809">
          <w:rPr>
            <w:rFonts w:ascii="Times New Roman" w:eastAsia="Times New Roman" w:hAnsi="Times New Roman" w:cs="Times New Roman"/>
            <w:color w:val="0000FF"/>
            <w:kern w:val="0"/>
            <w:u w:val="single"/>
            <w14:ligatures w14:val="none"/>
          </w:rPr>
          <w:t>sosa:isMemberOf</w:t>
        </w:r>
      </w:hyperlink>
      <w:r w:rsidRPr="008D2809">
        <w:rPr>
          <w:rFonts w:ascii="Times New Roman" w:eastAsia="Times New Roman" w:hAnsi="Times New Roman" w:cs="Times New Roman"/>
          <w:kern w:val="0"/>
          <w14:ligatures w14:val="none"/>
        </w:rPr>
        <w:t xml:space="preserve"> pattern used for SSN collections. </w:t>
      </w:r>
    </w:p>
    <w:p w14:paraId="5A962C66" w14:textId="77777777" w:rsidR="008D2809" w:rsidRPr="008D2809" w:rsidRDefault="008D2809" w:rsidP="008D28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809">
        <w:rPr>
          <w:rFonts w:ascii="Times New Roman" w:eastAsia="Times New Roman" w:hAnsi="Times New Roman" w:cs="Times New Roman"/>
          <w:b/>
          <w:bCs/>
          <w:kern w:val="0"/>
          <w:sz w:val="27"/>
          <w:szCs w:val="27"/>
          <w14:ligatures w14:val="none"/>
        </w:rPr>
        <w:t>5.4 Actuations</w:t>
      </w:r>
    </w:p>
    <w:p w14:paraId="4E321FDE"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5.4.1 Overview</w:t>
      </w:r>
    </w:p>
    <w:p w14:paraId="73FD672E"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5B6C404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hyperlink r:id="rId1487" w:anchor="Fig-Actuation" w:tooltip="Classes and relationships involved in Actuation Explanation of the notation used in class diagrams." w:history="1">
        <w:r w:rsidRPr="008D2809">
          <w:rPr>
            <w:rFonts w:ascii="Times New Roman" w:eastAsia="Times New Roman" w:hAnsi="Times New Roman" w:cs="Times New Roman"/>
            <w:color w:val="0000FF"/>
            <w:kern w:val="0"/>
            <w:u w:val="single"/>
            <w14:ligatures w14:val="none"/>
          </w:rPr>
          <w:t>Figure 17</w:t>
        </w:r>
      </w:hyperlink>
      <w:r w:rsidRPr="008D2809">
        <w:rPr>
          <w:rFonts w:ascii="Times New Roman" w:eastAsia="Times New Roman" w:hAnsi="Times New Roman" w:cs="Times New Roman"/>
          <w:kern w:val="0"/>
          <w14:ligatures w14:val="none"/>
        </w:rPr>
        <w:t xml:space="preserve"> provides an overview of the core classes and properties that are specifically related to modeling Actuations. </w:t>
      </w:r>
    </w:p>
    <w:p w14:paraId="62E9D0D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1488" w:anchor="Fig-Actuation" w:history="1">
        <w:r w:rsidRPr="008D2809">
          <w:rPr>
            <w:rFonts w:ascii="Times New Roman" w:eastAsia="Times New Roman" w:hAnsi="Times New Roman" w:cs="Times New Roman"/>
            <w:color w:val="0000FF"/>
            <w:kern w:val="0"/>
            <w:u w:val="single"/>
            <w14:ligatures w14:val="none"/>
          </w:rPr>
          <w:t>Figure 17</w:t>
        </w:r>
      </w:hyperlink>
      <w:r w:rsidRPr="008D2809">
        <w:rPr>
          <w:rFonts w:ascii="Times New Roman" w:eastAsia="Times New Roman" w:hAnsi="Times New Roman" w:cs="Times New Roman"/>
          <w:kern w:val="0"/>
          <w14:ligatures w14:val="none"/>
        </w:rPr>
        <w:t xml:space="preserve"> Classes and relationships involved in Actuation </w:t>
      </w:r>
      <w:r w:rsidRPr="008D2809">
        <w:rPr>
          <w:rFonts w:ascii="Times New Roman" w:eastAsia="Times New Roman" w:hAnsi="Times New Roman" w:cs="Times New Roman"/>
          <w:kern w:val="0"/>
          <w14:ligatures w14:val="none"/>
        </w:rPr>
        <w:br/>
      </w:r>
      <w:hyperlink r:id="rId1489" w:anchor="Class-diagram" w:history="1">
        <w:r w:rsidRPr="008D2809">
          <w:rPr>
            <w:rFonts w:ascii="Times New Roman" w:eastAsia="Times New Roman" w:hAnsi="Times New Roman" w:cs="Times New Roman"/>
            <w:i/>
            <w:iCs/>
            <w:color w:val="0000FF"/>
            <w:kern w:val="0"/>
            <w:u w:val="single"/>
            <w14:ligatures w14:val="none"/>
          </w:rPr>
          <w:t>Explanation of the notation used in class diagrams</w:t>
        </w:r>
      </w:hyperlink>
      <w:r w:rsidRPr="008D2809">
        <w:rPr>
          <w:rFonts w:ascii="Times New Roman" w:eastAsia="Times New Roman" w:hAnsi="Times New Roman" w:cs="Times New Roman"/>
          <w:kern w:val="0"/>
          <w14:ligatures w14:val="none"/>
        </w:rPr>
        <w:t xml:space="preserve">. </w:t>
      </w:r>
    </w:p>
    <w:p w14:paraId="3EFE5A32"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5.4.2 Specification</w:t>
      </w:r>
    </w:p>
    <w:p w14:paraId="3ED6F49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This section introduces the following classes and properties:</w:t>
      </w:r>
    </w:p>
    <w:p w14:paraId="57717F0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hyperlink r:id="rId1490" w:anchor="dfn-sosa-actuatingprocedure" w:history="1">
        <w:r w:rsidRPr="008D2809">
          <w:rPr>
            <w:rFonts w:ascii="Times New Roman" w:eastAsia="Times New Roman" w:hAnsi="Times New Roman" w:cs="Times New Roman"/>
            <w:color w:val="0000FF"/>
            <w:kern w:val="0"/>
            <w:u w:val="single"/>
            <w14:ligatures w14:val="none"/>
          </w:rPr>
          <w:t>sosa:ActuatingProcedure</w:t>
        </w:r>
      </w:hyperlink>
      <w:r w:rsidRPr="008D2809">
        <w:rPr>
          <w:rFonts w:ascii="Times New Roman" w:eastAsia="Times New Roman" w:hAnsi="Times New Roman" w:cs="Times New Roman"/>
          <w:kern w:val="0"/>
          <w14:ligatures w14:val="none"/>
        </w:rPr>
        <w:t xml:space="preserve">, </w:t>
      </w:r>
      <w:hyperlink r:id="rId1491" w:anchor="dfn-sosa-actuation" w:history="1">
        <w:r w:rsidRPr="008D2809">
          <w:rPr>
            <w:rFonts w:ascii="Times New Roman" w:eastAsia="Times New Roman" w:hAnsi="Times New Roman" w:cs="Times New Roman"/>
            <w:color w:val="0000FF"/>
            <w:kern w:val="0"/>
            <w:u w:val="single"/>
            <w14:ligatures w14:val="none"/>
          </w:rPr>
          <w:t>sosa:Actuation</w:t>
        </w:r>
      </w:hyperlink>
      <w:r w:rsidRPr="008D2809">
        <w:rPr>
          <w:rFonts w:ascii="Times New Roman" w:eastAsia="Times New Roman" w:hAnsi="Times New Roman" w:cs="Times New Roman"/>
          <w:kern w:val="0"/>
          <w14:ligatures w14:val="none"/>
        </w:rPr>
        <w:t xml:space="preserve">, </w:t>
      </w:r>
      <w:hyperlink r:id="rId1492" w:anchor="dfn-sosa-actuationcollection" w:history="1">
        <w:r w:rsidRPr="008D2809">
          <w:rPr>
            <w:rFonts w:ascii="Times New Roman" w:eastAsia="Times New Roman" w:hAnsi="Times New Roman" w:cs="Times New Roman"/>
            <w:color w:val="0000FF"/>
            <w:kern w:val="0"/>
            <w:u w:val="single"/>
            <w14:ligatures w14:val="none"/>
          </w:rPr>
          <w:t>sosa:ActuationCollection</w:t>
        </w:r>
      </w:hyperlink>
      <w:r w:rsidRPr="008D2809">
        <w:rPr>
          <w:rFonts w:ascii="Times New Roman" w:eastAsia="Times New Roman" w:hAnsi="Times New Roman" w:cs="Times New Roman"/>
          <w:kern w:val="0"/>
          <w14:ligatures w14:val="none"/>
        </w:rPr>
        <w:t xml:space="preserve">, </w:t>
      </w:r>
      <w:hyperlink r:id="rId1493" w:anchor="dfn-sosa-actuator" w:history="1">
        <w:r w:rsidRPr="008D2809">
          <w:rPr>
            <w:rFonts w:ascii="Times New Roman" w:eastAsia="Times New Roman" w:hAnsi="Times New Roman" w:cs="Times New Roman"/>
            <w:color w:val="0000FF"/>
            <w:kern w:val="0"/>
            <w:u w:val="single"/>
            <w14:ligatures w14:val="none"/>
          </w:rPr>
          <w:t>sosa:Actuator</w:t>
        </w:r>
      </w:hyperlink>
      <w:r w:rsidRPr="008D2809">
        <w:rPr>
          <w:rFonts w:ascii="Times New Roman" w:eastAsia="Times New Roman" w:hAnsi="Times New Roman" w:cs="Times New Roman"/>
          <w:kern w:val="0"/>
          <w14:ligatures w14:val="none"/>
        </w:rPr>
        <w:t xml:space="preserve">, </w:t>
      </w:r>
      <w:hyperlink r:id="rId1494" w:anchor="dfn-sosa-actson" w:history="1">
        <w:r w:rsidRPr="008D2809">
          <w:rPr>
            <w:rFonts w:ascii="Times New Roman" w:eastAsia="Times New Roman" w:hAnsi="Times New Roman" w:cs="Times New Roman"/>
            <w:color w:val="0000FF"/>
            <w:kern w:val="0"/>
            <w:u w:val="single"/>
            <w14:ligatures w14:val="none"/>
          </w:rPr>
          <w:t>sosa:actsOn</w:t>
        </w:r>
      </w:hyperlink>
      <w:r w:rsidRPr="008D2809">
        <w:rPr>
          <w:rFonts w:ascii="Times New Roman" w:eastAsia="Times New Roman" w:hAnsi="Times New Roman" w:cs="Times New Roman"/>
          <w:kern w:val="0"/>
          <w14:ligatures w14:val="none"/>
        </w:rPr>
        <w:t xml:space="preserve">, </w:t>
      </w:r>
      <w:hyperlink r:id="rId1495" w:anchor="dfn-sosa-actsonproperty" w:history="1">
        <w:r w:rsidRPr="008D2809">
          <w:rPr>
            <w:rFonts w:ascii="Times New Roman" w:eastAsia="Times New Roman" w:hAnsi="Times New Roman" w:cs="Times New Roman"/>
            <w:color w:val="0000FF"/>
            <w:kern w:val="0"/>
            <w:u w:val="single"/>
            <w14:ligatures w14:val="none"/>
          </w:rPr>
          <w:t>sosa:actsOnProperty</w:t>
        </w:r>
      </w:hyperlink>
      <w:r w:rsidRPr="008D2809">
        <w:rPr>
          <w:rFonts w:ascii="Times New Roman" w:eastAsia="Times New Roman" w:hAnsi="Times New Roman" w:cs="Times New Roman"/>
          <w:kern w:val="0"/>
          <w14:ligatures w14:val="none"/>
        </w:rPr>
        <w:t xml:space="preserve">, </w:t>
      </w:r>
      <w:hyperlink r:id="rId1496" w:anchor="dfn-sosa-isactedonby" w:history="1">
        <w:r w:rsidRPr="008D2809">
          <w:rPr>
            <w:rFonts w:ascii="Times New Roman" w:eastAsia="Times New Roman" w:hAnsi="Times New Roman" w:cs="Times New Roman"/>
            <w:color w:val="0000FF"/>
            <w:kern w:val="0"/>
            <w:u w:val="single"/>
            <w14:ligatures w14:val="none"/>
          </w:rPr>
          <w:t>sosa:isActedOnBy</w:t>
        </w:r>
      </w:hyperlink>
      <w:r w:rsidRPr="008D2809">
        <w:rPr>
          <w:rFonts w:ascii="Times New Roman" w:eastAsia="Times New Roman" w:hAnsi="Times New Roman" w:cs="Times New Roman"/>
          <w:kern w:val="0"/>
          <w14:ligatures w14:val="none"/>
        </w:rPr>
        <w:t xml:space="preserve">, </w:t>
      </w:r>
      <w:hyperlink r:id="rId1497" w:anchor="dfn-sosa-madeactuation" w:history="1">
        <w:r w:rsidRPr="008D2809">
          <w:rPr>
            <w:rFonts w:ascii="Times New Roman" w:eastAsia="Times New Roman" w:hAnsi="Times New Roman" w:cs="Times New Roman"/>
            <w:color w:val="0000FF"/>
            <w:kern w:val="0"/>
            <w:u w:val="single"/>
            <w14:ligatures w14:val="none"/>
          </w:rPr>
          <w:t>sosa:madeActuation</w:t>
        </w:r>
      </w:hyperlink>
      <w:r w:rsidRPr="008D2809">
        <w:rPr>
          <w:rFonts w:ascii="Times New Roman" w:eastAsia="Times New Roman" w:hAnsi="Times New Roman" w:cs="Times New Roman"/>
          <w:kern w:val="0"/>
          <w14:ligatures w14:val="none"/>
        </w:rPr>
        <w:t xml:space="preserve">, </w:t>
      </w:r>
      <w:hyperlink r:id="rId1498" w:anchor="dfn-sosa-madebyactuator" w:history="1">
        <w:r w:rsidRPr="008D2809">
          <w:rPr>
            <w:rFonts w:ascii="Times New Roman" w:eastAsia="Times New Roman" w:hAnsi="Times New Roman" w:cs="Times New Roman"/>
            <w:color w:val="0000FF"/>
            <w:kern w:val="0"/>
            <w:u w:val="single"/>
            <w14:ligatures w14:val="none"/>
          </w:rPr>
          <w:t>sosa:madeByActuator</w:t>
        </w:r>
      </w:hyperlink>
      <w:r w:rsidRPr="008D2809">
        <w:rPr>
          <w:rFonts w:ascii="Times New Roman" w:eastAsia="Times New Roman" w:hAnsi="Times New Roman" w:cs="Times New Roman"/>
          <w:kern w:val="0"/>
          <w14:ligatures w14:val="none"/>
        </w:rPr>
        <w:t xml:space="preserve">, </w:t>
      </w:r>
      <w:hyperlink r:id="rId1499" w:anchor="dfn-sosa-wasactedonby" w:history="1">
        <w:r w:rsidRPr="008D2809">
          <w:rPr>
            <w:rFonts w:ascii="Times New Roman" w:eastAsia="Times New Roman" w:hAnsi="Times New Roman" w:cs="Times New Roman"/>
            <w:color w:val="0000FF"/>
            <w:kern w:val="0"/>
            <w:u w:val="single"/>
            <w14:ligatures w14:val="none"/>
          </w:rPr>
          <w:t>sosa:wasActedOnBy</w:t>
        </w:r>
      </w:hyperlink>
      <w:r w:rsidRPr="008D2809">
        <w:rPr>
          <w:rFonts w:ascii="Times New Roman" w:eastAsia="Times New Roman" w:hAnsi="Times New Roman" w:cs="Times New Roman"/>
          <w:kern w:val="0"/>
          <w14:ligatures w14:val="none"/>
        </w:rPr>
        <w:t xml:space="preserve"> </w:t>
      </w:r>
    </w:p>
    <w:p w14:paraId="3822D7EE"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5.4.2.1 </w:t>
      </w:r>
      <w:r w:rsidRPr="008D2809">
        <w:rPr>
          <w:rFonts w:ascii="Times New Roman" w:eastAsia="Times New Roman" w:hAnsi="Times New Roman" w:cs="Times New Roman"/>
          <w:b/>
          <w:bCs/>
          <w:i/>
          <w:iCs/>
          <w:kern w:val="0"/>
          <w:sz w:val="20"/>
          <w:szCs w:val="20"/>
          <w14:ligatures w14:val="none"/>
        </w:rPr>
        <w:t>sosa:ActuatingProcedure</w:t>
      </w:r>
    </w:p>
    <w:p w14:paraId="2BC29BA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http://www.w3.org/ns/sosa/ActuatingProcedure </w:t>
      </w:r>
    </w:p>
    <w:p w14:paraId="63D944F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Class</w:t>
      </w:r>
      <w:r w:rsidRPr="008D2809">
        <w:rPr>
          <w:rFonts w:ascii="Times New Roman" w:eastAsia="Times New Roman" w:hAnsi="Times New Roman" w:cs="Times New Roman"/>
          <w:kern w:val="0"/>
          <w14:ligatures w14:val="none"/>
        </w:rPr>
        <w:t xml:space="preserve"> </w:t>
      </w:r>
    </w:p>
    <w:p w14:paraId="213834B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Warning</w:t>
      </w:r>
    </w:p>
    <w:p w14:paraId="044A262C" w14:textId="5067EE8A"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ActuatingProcedure </w:t>
      </w:r>
      <w:ins w:id="215" w:author="Carl Reed" w:date="2026-08-24T12:17:00Z" w16du:dateUtc="2026-08-24T18:17:00Z">
        <w:r w:rsidR="00D96B13">
          <w:rPr>
            <w:rFonts w:ascii="Times New Roman" w:eastAsia="Times New Roman" w:hAnsi="Times New Roman" w:cs="Times New Roman"/>
            <w:kern w:val="0"/>
            <w14:ligatures w14:val="none"/>
          </w:rPr>
          <w:t xml:space="preserve">- </w:t>
        </w:r>
      </w:ins>
      <w:r w:rsidRPr="008D2809">
        <w:rPr>
          <w:rFonts w:ascii="Times New Roman" w:eastAsia="Times New Roman" w:hAnsi="Times New Roman" w:cs="Times New Roman"/>
          <w:kern w:val="0"/>
          <w14:ligatures w14:val="none"/>
        </w:rPr>
        <w:t>added in the 2023 Edition This term is non-normative, pending further implementation experience</w:t>
      </w:r>
      <w:ins w:id="216" w:author="Carl Reed" w:date="2026-08-24T12:17:00Z" w16du:dateUtc="2026-08-24T18:17:00Z">
        <w:r w:rsidR="00D96B13">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2BA71E7B" w14:textId="10F18780"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Actuating Procedure</w:t>
      </w:r>
      <w:r w:rsidRPr="008D2809">
        <w:rPr>
          <w:rFonts w:ascii="Times New Roman" w:eastAsia="Times New Roman" w:hAnsi="Times New Roman" w:cs="Times New Roman"/>
          <w:kern w:val="0"/>
          <w14:ligatures w14:val="none"/>
        </w:rPr>
        <w:t xml:space="preserve"> — workflow, protocol, plan, algorithm, program, or computational method specifying how to make an Actuation</w:t>
      </w:r>
      <w:ins w:id="217" w:author="Carl Reed" w:date="2026-08-24T12:17:00Z" w16du:dateUtc="2026-08-24T18:17:00Z">
        <w:r w:rsidR="00D96B13">
          <w:rPr>
            <w:rFonts w:ascii="Times New Roman" w:eastAsia="Times New Roman" w:hAnsi="Times New Roman" w:cs="Times New Roman"/>
            <w:kern w:val="0"/>
            <w14:ligatures w14:val="none"/>
          </w:rPr>
          <w:t>.</w:t>
        </w:r>
      </w:ins>
      <w:del w:id="218" w:author="Carl Reed" w:date="2026-08-24T12:17:00Z" w16du:dateUtc="2026-08-24T18:17:00Z">
        <w:r w:rsidRPr="008D2809" w:rsidDel="00D96B13">
          <w:rPr>
            <w:rFonts w:ascii="Times New Roman" w:eastAsia="Times New Roman" w:hAnsi="Times New Roman" w:cs="Times New Roman"/>
            <w:kern w:val="0"/>
            <w14:ligatures w14:val="none"/>
          </w:rPr>
          <w:delText xml:space="preserve"> </w:delText>
        </w:r>
      </w:del>
    </w:p>
    <w:p w14:paraId="45492CE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An Actuating Procedure is re-usable, and might be applied in many Actuations. It explains the steps to be carried out to arrive at reproducible results. </w:t>
      </w:r>
    </w:p>
    <w:p w14:paraId="234B5F3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Subclass of</w:t>
      </w:r>
    </w:p>
    <w:p w14:paraId="1D8FE87E"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500" w:anchor="dfn-sosa-procedure" w:history="1">
        <w:r w:rsidRPr="008D2809">
          <w:rPr>
            <w:rFonts w:ascii="Times New Roman" w:eastAsia="Times New Roman" w:hAnsi="Times New Roman" w:cs="Times New Roman"/>
            <w:color w:val="0000FF"/>
            <w:kern w:val="0"/>
            <w:u w:val="single"/>
            <w14:ligatures w14:val="none"/>
          </w:rPr>
          <w:t>sosa:Procedure</w:t>
        </w:r>
      </w:hyperlink>
      <w:r w:rsidRPr="008D2809">
        <w:rPr>
          <w:rFonts w:ascii="Times New Roman" w:eastAsia="Times New Roman" w:hAnsi="Times New Roman" w:cs="Times New Roman"/>
          <w:kern w:val="0"/>
          <w14:ligatures w14:val="none"/>
        </w:rPr>
        <w:t xml:space="preserve"> </w:t>
      </w:r>
    </w:p>
    <w:p w14:paraId="34D6EFC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Restrictions in SSN</w:t>
      </w:r>
    </w:p>
    <w:p w14:paraId="34B8B1FB"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501" w:anchor="dfn-sosa-implementedby" w:history="1">
        <w:r w:rsidRPr="008D2809">
          <w:rPr>
            <w:rFonts w:ascii="Times New Roman" w:eastAsia="Times New Roman" w:hAnsi="Times New Roman" w:cs="Times New Roman"/>
            <w:color w:val="0000FF"/>
            <w:kern w:val="0"/>
            <w:u w:val="single"/>
            <w14:ligatures w14:val="none"/>
          </w:rPr>
          <w:t>sosa:implementedBy</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502" w:anchor="dfn-sosa-actuator" w:history="1">
        <w:r w:rsidRPr="008D2809">
          <w:rPr>
            <w:rFonts w:ascii="Times New Roman" w:eastAsia="Times New Roman" w:hAnsi="Times New Roman" w:cs="Times New Roman"/>
            <w:color w:val="0000FF"/>
            <w:kern w:val="0"/>
            <w:u w:val="single"/>
            <w14:ligatures w14:val="none"/>
          </w:rPr>
          <w:t>sosa:Actuator</w:t>
        </w:r>
      </w:hyperlink>
      <w:r w:rsidRPr="008D2809">
        <w:rPr>
          <w:rFonts w:ascii="Times New Roman" w:eastAsia="Times New Roman" w:hAnsi="Times New Roman" w:cs="Times New Roman"/>
          <w:kern w:val="0"/>
          <w14:ligatures w14:val="none"/>
        </w:rPr>
        <w:t xml:space="preserve"> </w:t>
      </w:r>
    </w:p>
    <w:p w14:paraId="2C90AF1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459AEFEF"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503" w:history="1">
        <w:r w:rsidRPr="008D2809">
          <w:rPr>
            <w:rFonts w:ascii="Times New Roman" w:eastAsia="Times New Roman" w:hAnsi="Times New Roman" w:cs="Times New Roman"/>
            <w:color w:val="0000FF"/>
            <w:kern w:val="0"/>
            <w:u w:val="single"/>
            <w14:ligatures w14:val="none"/>
          </w:rPr>
          <w:t>http://www.w3.org/ns/sosa/oms/</w:t>
        </w:r>
      </w:hyperlink>
      <w:r w:rsidRPr="008D2809">
        <w:rPr>
          <w:rFonts w:ascii="Times New Roman" w:eastAsia="Times New Roman" w:hAnsi="Times New Roman" w:cs="Times New Roman"/>
          <w:kern w:val="0"/>
          <w14:ligatures w14:val="none"/>
        </w:rPr>
        <w:t xml:space="preserve"> </w:t>
      </w:r>
    </w:p>
    <w:p w14:paraId="63F37C1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504" w:anchor="Actuation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505"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0EEC5726"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5.4.2.2 </w:t>
      </w:r>
      <w:r w:rsidRPr="008D2809">
        <w:rPr>
          <w:rFonts w:ascii="Times New Roman" w:eastAsia="Times New Roman" w:hAnsi="Times New Roman" w:cs="Times New Roman"/>
          <w:b/>
          <w:bCs/>
          <w:i/>
          <w:iCs/>
          <w:kern w:val="0"/>
          <w:sz w:val="20"/>
          <w:szCs w:val="20"/>
          <w14:ligatures w14:val="none"/>
        </w:rPr>
        <w:t>sosa:Actuation</w:t>
      </w:r>
    </w:p>
    <w:p w14:paraId="1BD809A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http://www.w3.org/ns/sosa/Actuation </w:t>
      </w:r>
    </w:p>
    <w:p w14:paraId="49F6EBA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Class</w:t>
      </w:r>
      <w:r w:rsidRPr="008D2809">
        <w:rPr>
          <w:rFonts w:ascii="Times New Roman" w:eastAsia="Times New Roman" w:hAnsi="Times New Roman" w:cs="Times New Roman"/>
          <w:kern w:val="0"/>
          <w14:ligatures w14:val="none"/>
        </w:rPr>
        <w:t xml:space="preserve"> </w:t>
      </w:r>
    </w:p>
    <w:p w14:paraId="20BBA1BD" w14:textId="2987B482"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Actuation</w:t>
      </w:r>
      <w:r w:rsidRPr="008D2809">
        <w:rPr>
          <w:rFonts w:ascii="Times New Roman" w:eastAsia="Times New Roman" w:hAnsi="Times New Roman" w:cs="Times New Roman"/>
          <w:kern w:val="0"/>
          <w14:ligatures w14:val="none"/>
        </w:rPr>
        <w:t xml:space="preserve"> — act of carrying out an ActuatingProcedure using an Actuator to change the value of an actuatable Property of a FeatureOfInterest</w:t>
      </w:r>
      <w:ins w:id="219" w:author="Carl Reed" w:date="2026-08-24T12:17:00Z" w16du:dateUtc="2026-08-24T18:17:00Z">
        <w:r w:rsidR="00D96B13">
          <w:rPr>
            <w:rFonts w:ascii="Times New Roman" w:eastAsia="Times New Roman" w:hAnsi="Times New Roman" w:cs="Times New Roman"/>
            <w:kern w:val="0"/>
            <w14:ligatures w14:val="none"/>
          </w:rPr>
          <w:t>.</w:t>
        </w:r>
      </w:ins>
      <w:del w:id="220" w:author="Carl Reed" w:date="2026-08-24T12:17:00Z" w16du:dateUtc="2026-08-24T18:17:00Z">
        <w:r w:rsidRPr="008D2809" w:rsidDel="00D96B13">
          <w:rPr>
            <w:rFonts w:ascii="Times New Roman" w:eastAsia="Times New Roman" w:hAnsi="Times New Roman" w:cs="Times New Roman"/>
            <w:kern w:val="0"/>
            <w14:ligatures w14:val="none"/>
          </w:rPr>
          <w:delText xml:space="preserve"> </w:delText>
        </w:r>
      </w:del>
    </w:p>
    <w:p w14:paraId="5938A65A" w14:textId="105D6C6A" w:rsidR="008D2809" w:rsidRPr="008D2809" w:rsidRDefault="008D2809" w:rsidP="008D280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hyperlink r:id="rId1506" w:anchor="SOSAhasResult" w:history="1">
        <w:r w:rsidRPr="008D2809">
          <w:rPr>
            <w:rFonts w:ascii="Times New Roman" w:eastAsia="Times New Roman" w:hAnsi="Times New Roman" w:cs="Times New Roman"/>
            <w:color w:val="0000FF"/>
            <w:kern w:val="0"/>
            <w:u w:val="single"/>
            <w14:ligatures w14:val="none"/>
          </w:rPr>
          <w:t>hasResult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i/>
          <w:iCs/>
          <w:kern w:val="0"/>
          <w14:ligatures w14:val="none"/>
        </w:rPr>
        <w:t>MAY</w:t>
      </w:r>
      <w:r w:rsidRPr="008D2809">
        <w:rPr>
          <w:rFonts w:ascii="Times New Roman" w:eastAsia="Times New Roman" w:hAnsi="Times New Roman" w:cs="Times New Roman"/>
          <w:kern w:val="0"/>
          <w14:ligatures w14:val="none"/>
        </w:rPr>
        <w:t xml:space="preserve"> indicate the value of the </w:t>
      </w:r>
      <w:hyperlink r:id="rId1507" w:anchor="SOSAProperty" w:history="1">
        <w:r w:rsidRPr="008D2809">
          <w:rPr>
            <w:rFonts w:ascii="Times New Roman" w:eastAsia="Times New Roman" w:hAnsi="Times New Roman" w:cs="Times New Roman"/>
            <w:color w:val="0000FF"/>
            <w:kern w:val="0"/>
            <w:u w:val="single"/>
            <w14:ligatures w14:val="none"/>
          </w:rPr>
          <w:t>Property</w:t>
        </w:r>
      </w:hyperlink>
      <w:r w:rsidRPr="008D2809">
        <w:rPr>
          <w:rFonts w:ascii="Times New Roman" w:eastAsia="Times New Roman" w:hAnsi="Times New Roman" w:cs="Times New Roman"/>
          <w:kern w:val="0"/>
          <w14:ligatures w14:val="none"/>
        </w:rPr>
        <w:t xml:space="preserve"> at the completion of the </w:t>
      </w:r>
      <w:hyperlink r:id="rId1508" w:anchor="SOSAActuation" w:history="1">
        <w:r w:rsidRPr="008D2809">
          <w:rPr>
            <w:rFonts w:ascii="Times New Roman" w:eastAsia="Times New Roman" w:hAnsi="Times New Roman" w:cs="Times New Roman"/>
            <w:color w:val="0000FF"/>
            <w:kern w:val="0"/>
            <w:u w:val="single"/>
            <w14:ligatures w14:val="none"/>
          </w:rPr>
          <w:t>Actuation</w:t>
        </w:r>
      </w:hyperlink>
      <w:r w:rsidRPr="008D2809">
        <w:rPr>
          <w:rFonts w:ascii="Times New Roman" w:eastAsia="Times New Roman" w:hAnsi="Times New Roman" w:cs="Times New Roman"/>
          <w:kern w:val="0"/>
          <w14:ligatures w14:val="none"/>
        </w:rPr>
        <w:t xml:space="preserve"> </w:t>
      </w:r>
      <w:ins w:id="221" w:author="Carl Reed" w:date="2026-08-24T12:27:00Z" w16du:dateUtc="2026-08-24T18:27:00Z">
        <w:r w:rsidR="00183DB4">
          <w:rPr>
            <w:rFonts w:ascii="Times New Roman" w:eastAsia="Times New Roman" w:hAnsi="Times New Roman" w:cs="Times New Roman"/>
            <w:kern w:val="0"/>
            <w14:ligatures w14:val="none"/>
          </w:rPr>
          <w:t>.</w:t>
        </w:r>
      </w:ins>
    </w:p>
    <w:p w14:paraId="6D52AA9A" w14:textId="6A4DD245" w:rsidR="008D2809" w:rsidRPr="008D2809" w:rsidRDefault="008D2809" w:rsidP="008D280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hyperlink r:id="rId1509" w:anchor="SOSArelatedObservation" w:history="1">
        <w:r w:rsidRPr="008D2809">
          <w:rPr>
            <w:rFonts w:ascii="Times New Roman" w:eastAsia="Times New Roman" w:hAnsi="Times New Roman" w:cs="Times New Roman"/>
            <w:color w:val="0000FF"/>
            <w:kern w:val="0"/>
            <w:u w:val="single"/>
            <w14:ligatures w14:val="none"/>
          </w:rPr>
          <w:t>relatedObservation</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i/>
          <w:iCs/>
          <w:kern w:val="0"/>
          <w14:ligatures w14:val="none"/>
        </w:rPr>
        <w:t>SHOULD</w:t>
      </w:r>
      <w:r w:rsidRPr="008D2809">
        <w:rPr>
          <w:rFonts w:ascii="Times New Roman" w:eastAsia="Times New Roman" w:hAnsi="Times New Roman" w:cs="Times New Roman"/>
          <w:kern w:val="0"/>
          <w14:ligatures w14:val="none"/>
        </w:rPr>
        <w:t xml:space="preserve"> be used to link to an associated </w:t>
      </w:r>
      <w:hyperlink r:id="rId1510" w:anchor="SOSAObservation" w:history="1">
        <w:r w:rsidRPr="008D2809">
          <w:rPr>
            <w:rFonts w:ascii="Times New Roman" w:eastAsia="Times New Roman" w:hAnsi="Times New Roman" w:cs="Times New Roman"/>
            <w:color w:val="0000FF"/>
            <w:kern w:val="0"/>
            <w:u w:val="single"/>
            <w14:ligatures w14:val="none"/>
          </w:rPr>
          <w:t>Observation</w:t>
        </w:r>
      </w:hyperlink>
      <w:r w:rsidRPr="008D2809">
        <w:rPr>
          <w:rFonts w:ascii="Times New Roman" w:eastAsia="Times New Roman" w:hAnsi="Times New Roman" w:cs="Times New Roman"/>
          <w:kern w:val="0"/>
          <w14:ligatures w14:val="none"/>
        </w:rPr>
        <w:t xml:space="preserve"> or </w:t>
      </w:r>
      <w:hyperlink r:id="rId1511" w:anchor="SOSAObservationCollection" w:history="1">
        <w:r w:rsidRPr="008D2809">
          <w:rPr>
            <w:rFonts w:ascii="Times New Roman" w:eastAsia="Times New Roman" w:hAnsi="Times New Roman" w:cs="Times New Roman"/>
            <w:color w:val="0000FF"/>
            <w:kern w:val="0"/>
            <w:u w:val="single"/>
            <w14:ligatures w14:val="none"/>
          </w:rPr>
          <w:t>ObservationCollection</w:t>
        </w:r>
      </w:hyperlink>
      <w:r w:rsidRPr="008D2809">
        <w:rPr>
          <w:rFonts w:ascii="Times New Roman" w:eastAsia="Times New Roman" w:hAnsi="Times New Roman" w:cs="Times New Roman"/>
          <w:kern w:val="0"/>
          <w14:ligatures w14:val="none"/>
        </w:rPr>
        <w:t xml:space="preserve"> that monitors the actuated property in order to verify that the result value has been obtained</w:t>
      </w:r>
      <w:ins w:id="222" w:author="Carl Reed" w:date="2026-08-24T12:27:00Z" w16du:dateUtc="2026-08-24T18:27:00Z">
        <w:r w:rsidR="00183DB4">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1767C2F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An </w:t>
      </w:r>
      <w:hyperlink r:id="rId1512" w:anchor="SOSAActuation" w:history="1">
        <w:r w:rsidRPr="008D2809">
          <w:rPr>
            <w:rFonts w:ascii="Times New Roman" w:eastAsia="Times New Roman" w:hAnsi="Times New Roman" w:cs="Times New Roman"/>
            <w:color w:val="0000FF"/>
            <w:kern w:val="0"/>
            <w:u w:val="single"/>
            <w14:ligatures w14:val="none"/>
          </w:rPr>
          <w:t>Actuation</w:t>
        </w:r>
      </w:hyperlink>
      <w:r w:rsidRPr="008D2809">
        <w:rPr>
          <w:rFonts w:ascii="Times New Roman" w:eastAsia="Times New Roman" w:hAnsi="Times New Roman" w:cs="Times New Roman"/>
          <w:kern w:val="0"/>
          <w14:ligatures w14:val="none"/>
        </w:rPr>
        <w:t xml:space="preserve"> concerns a single </w:t>
      </w:r>
      <w:hyperlink r:id="rId1513" w:anchor="SOSAProperty" w:history="1">
        <w:r w:rsidRPr="008D2809">
          <w:rPr>
            <w:rFonts w:ascii="Times New Roman" w:eastAsia="Times New Roman" w:hAnsi="Times New Roman" w:cs="Times New Roman"/>
            <w:color w:val="0000FF"/>
            <w:kern w:val="0"/>
            <w:u w:val="single"/>
            <w14:ligatures w14:val="none"/>
          </w:rPr>
          <w:t>Property</w:t>
        </w:r>
      </w:hyperlink>
      <w:r w:rsidRPr="008D2809">
        <w:rPr>
          <w:rFonts w:ascii="Times New Roman" w:eastAsia="Times New Roman" w:hAnsi="Times New Roman" w:cs="Times New Roman"/>
          <w:kern w:val="0"/>
          <w14:ligatures w14:val="none"/>
        </w:rPr>
        <w:t xml:space="preserve"> of a single </w:t>
      </w:r>
      <w:hyperlink r:id="rId1514" w:anchor="SOSAFeatureOfInterest" w:history="1">
        <w:r w:rsidRPr="008D2809">
          <w:rPr>
            <w:rFonts w:ascii="Times New Roman" w:eastAsia="Times New Roman" w:hAnsi="Times New Roman" w:cs="Times New Roman"/>
            <w:color w:val="0000FF"/>
            <w:kern w:val="0"/>
            <w:u w:val="single"/>
            <w14:ligatures w14:val="none"/>
          </w:rPr>
          <w:t>FeatureOfInterest</w:t>
        </w:r>
      </w:hyperlink>
      <w:r w:rsidRPr="008D2809">
        <w:rPr>
          <w:rFonts w:ascii="Times New Roman" w:eastAsia="Times New Roman" w:hAnsi="Times New Roman" w:cs="Times New Roman"/>
          <w:kern w:val="0"/>
          <w14:ligatures w14:val="none"/>
        </w:rPr>
        <w:t xml:space="preserve">. Changes to multiple properties, or other combinations of Actuations, may be described in an </w:t>
      </w:r>
      <w:hyperlink r:id="rId1515" w:anchor="SOSAActuationCollection" w:history="1">
        <w:r w:rsidRPr="008D2809">
          <w:rPr>
            <w:rFonts w:ascii="Times New Roman" w:eastAsia="Times New Roman" w:hAnsi="Times New Roman" w:cs="Times New Roman"/>
            <w:color w:val="0000FF"/>
            <w:kern w:val="0"/>
            <w:u w:val="single"/>
            <w14:ligatures w14:val="none"/>
          </w:rPr>
          <w:t>ActuationCollection</w:t>
        </w:r>
      </w:hyperlink>
      <w:r w:rsidRPr="008D2809">
        <w:rPr>
          <w:rFonts w:ascii="Times New Roman" w:eastAsia="Times New Roman" w:hAnsi="Times New Roman" w:cs="Times New Roman"/>
          <w:kern w:val="0"/>
          <w14:ligatures w14:val="none"/>
        </w:rPr>
        <w:t xml:space="preserve">. </w:t>
      </w:r>
    </w:p>
    <w:p w14:paraId="02AF62AA"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 xml:space="preserve">Alternatively, applications may choose to encapsulate complexity by defining a complex property with multiple individual components, and a corresponding complex result (e.g., a vector). This approach is not prohibited by the SSN Ontology, but the details are beyond the scope of SSN. </w:t>
      </w:r>
    </w:p>
    <w:p w14:paraId="1D68BA9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55CA505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different time-properties on a </w:t>
      </w:r>
      <w:hyperlink r:id="rId1516" w:anchor="dfn-sosa-actuation" w:history="1">
        <w:r w:rsidRPr="008D2809">
          <w:rPr>
            <w:rFonts w:ascii="Times New Roman" w:eastAsia="Times New Roman" w:hAnsi="Times New Roman" w:cs="Times New Roman"/>
            <w:color w:val="0000FF"/>
            <w:kern w:val="0"/>
            <w:u w:val="single"/>
            <w14:ligatures w14:val="none"/>
          </w:rPr>
          <w:t>sosa:Actuation</w:t>
        </w:r>
      </w:hyperlink>
      <w:r w:rsidRPr="008D2809">
        <w:rPr>
          <w:rFonts w:ascii="Times New Roman" w:eastAsia="Times New Roman" w:hAnsi="Times New Roman" w:cs="Times New Roman"/>
          <w:kern w:val="0"/>
          <w14:ligatures w14:val="none"/>
        </w:rPr>
        <w:t xml:space="preserve"> support the description of plans, forecasts, and predictions, as well as descriptions of various historical scenarios. See </w:t>
      </w:r>
      <w:hyperlink r:id="rId1517" w:anchor="ModelTimes" w:history="1">
        <w:r w:rsidRPr="008D2809">
          <w:rPr>
            <w:rFonts w:ascii="Times New Roman" w:eastAsia="Times New Roman" w:hAnsi="Times New Roman" w:cs="Times New Roman"/>
            <w:color w:val="0000FF"/>
            <w:kern w:val="0"/>
            <w:u w:val="single"/>
            <w14:ligatures w14:val="none"/>
          </w:rPr>
          <w:t>Temporal properties</w:t>
        </w:r>
      </w:hyperlink>
      <w:r w:rsidRPr="008D2809">
        <w:rPr>
          <w:rFonts w:ascii="Times New Roman" w:eastAsia="Times New Roman" w:hAnsi="Times New Roman" w:cs="Times New Roman"/>
          <w:kern w:val="0"/>
          <w14:ligatures w14:val="none"/>
        </w:rPr>
        <w:t xml:space="preserve"> for patterns related to these.</w:t>
      </w:r>
    </w:p>
    <w:p w14:paraId="4D78767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Example</w:t>
      </w:r>
    </w:p>
    <w:p w14:paraId="216585CE" w14:textId="1ED57FA9"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activity of automatically closing a window if the temperature in a room drops below 20 </w:t>
      </w:r>
      <w:del w:id="223" w:author="Carl Reed" w:date="2026-08-24T12:29:00Z" w16du:dateUtc="2026-08-24T18:29:00Z">
        <w:r w:rsidRPr="008D2809" w:rsidDel="009B31D5">
          <w:rPr>
            <w:rFonts w:ascii="Times New Roman" w:eastAsia="Times New Roman" w:hAnsi="Times New Roman" w:cs="Times New Roman"/>
            <w:kern w:val="0"/>
            <w14:ligatures w14:val="none"/>
          </w:rPr>
          <w:delText>degree</w:delText>
        </w:r>
      </w:del>
      <w:ins w:id="224" w:author="Carl Reed" w:date="2026-08-24T12:29:00Z" w16du:dateUtc="2026-08-24T18:29:00Z">
        <w:r w:rsidR="009B31D5" w:rsidRPr="008D2809">
          <w:rPr>
            <w:rFonts w:ascii="Times New Roman" w:eastAsia="Times New Roman" w:hAnsi="Times New Roman" w:cs="Times New Roman"/>
            <w:kern w:val="0"/>
            <w14:ligatures w14:val="none"/>
          </w:rPr>
          <w:t>degrees</w:t>
        </w:r>
      </w:ins>
      <w:r w:rsidRPr="008D2809">
        <w:rPr>
          <w:rFonts w:ascii="Times New Roman" w:eastAsia="Times New Roman" w:hAnsi="Times New Roman" w:cs="Times New Roman"/>
          <w:kern w:val="0"/>
          <w14:ligatures w14:val="none"/>
        </w:rPr>
        <w:t xml:space="preserve"> Celsius. The activity is the </w:t>
      </w:r>
      <w:hyperlink r:id="rId1518" w:anchor="SOSAActuation" w:history="1">
        <w:r w:rsidRPr="008D2809">
          <w:rPr>
            <w:rFonts w:ascii="Times New Roman" w:eastAsia="Times New Roman" w:hAnsi="Times New Roman" w:cs="Times New Roman"/>
            <w:color w:val="0000FF"/>
            <w:kern w:val="0"/>
            <w:u w:val="single"/>
            <w14:ligatures w14:val="none"/>
          </w:rPr>
          <w:t>Actuation</w:t>
        </w:r>
      </w:hyperlink>
      <w:r w:rsidRPr="008D2809">
        <w:rPr>
          <w:rFonts w:ascii="Times New Roman" w:eastAsia="Times New Roman" w:hAnsi="Times New Roman" w:cs="Times New Roman"/>
          <w:kern w:val="0"/>
          <w14:ligatures w14:val="none"/>
        </w:rPr>
        <w:t xml:space="preserve"> and the device that closes the window is the </w:t>
      </w:r>
      <w:hyperlink r:id="rId1519" w:anchor="SOSAActuator" w:history="1">
        <w:r w:rsidRPr="008D2809">
          <w:rPr>
            <w:rFonts w:ascii="Times New Roman" w:eastAsia="Times New Roman" w:hAnsi="Times New Roman" w:cs="Times New Roman"/>
            <w:color w:val="0000FF"/>
            <w:kern w:val="0"/>
            <w:u w:val="single"/>
            <w14:ligatures w14:val="none"/>
          </w:rPr>
          <w:t>Actuator</w:t>
        </w:r>
      </w:hyperlink>
      <w:r w:rsidRPr="008D2809">
        <w:rPr>
          <w:rFonts w:ascii="Times New Roman" w:eastAsia="Times New Roman" w:hAnsi="Times New Roman" w:cs="Times New Roman"/>
          <w:kern w:val="0"/>
          <w14:ligatures w14:val="none"/>
        </w:rPr>
        <w:t xml:space="preserve">. The </w:t>
      </w:r>
      <w:hyperlink r:id="rId1520" w:anchor="SOSAProcedure" w:history="1">
        <w:r w:rsidRPr="008D2809">
          <w:rPr>
            <w:rFonts w:ascii="Times New Roman" w:eastAsia="Times New Roman" w:hAnsi="Times New Roman" w:cs="Times New Roman"/>
            <w:color w:val="0000FF"/>
            <w:kern w:val="0"/>
            <w:u w:val="single"/>
            <w14:ligatures w14:val="none"/>
          </w:rPr>
          <w:t>Procedure</w:t>
        </w:r>
      </w:hyperlink>
      <w:r w:rsidRPr="008D2809">
        <w:rPr>
          <w:rFonts w:ascii="Times New Roman" w:eastAsia="Times New Roman" w:hAnsi="Times New Roman" w:cs="Times New Roman"/>
          <w:kern w:val="0"/>
          <w14:ligatures w14:val="none"/>
        </w:rPr>
        <w:t xml:space="preserve"> is the rule, plan, or specification that may define the condition that triggers the </w:t>
      </w:r>
      <w:hyperlink r:id="rId1521" w:anchor="SOSAActuation" w:history="1">
        <w:r w:rsidRPr="008D2809">
          <w:rPr>
            <w:rFonts w:ascii="Times New Roman" w:eastAsia="Times New Roman" w:hAnsi="Times New Roman" w:cs="Times New Roman"/>
            <w:color w:val="0000FF"/>
            <w:kern w:val="0"/>
            <w:u w:val="single"/>
            <w14:ligatures w14:val="none"/>
          </w:rPr>
          <w:t>Actuation</w:t>
        </w:r>
      </w:hyperlink>
      <w:r w:rsidRPr="008D2809">
        <w:rPr>
          <w:rFonts w:ascii="Times New Roman" w:eastAsia="Times New Roman" w:hAnsi="Times New Roman" w:cs="Times New Roman"/>
          <w:kern w:val="0"/>
          <w14:ligatures w14:val="none"/>
        </w:rPr>
        <w:t xml:space="preserve"> (a drop in temperature). </w:t>
      </w:r>
    </w:p>
    <w:p w14:paraId="4ECAE9C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Subclass of</w:t>
      </w:r>
    </w:p>
    <w:p w14:paraId="59767A9C"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522"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w:t>
      </w:r>
    </w:p>
    <w:p w14:paraId="314AA94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Restrictions in SSN</w:t>
      </w:r>
    </w:p>
    <w:p w14:paraId="184D1D9A"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523" w:anchor="dfn-sosa-madebyactuator" w:history="1">
        <w:r w:rsidRPr="008D2809">
          <w:rPr>
            <w:rFonts w:ascii="Times New Roman" w:eastAsia="Times New Roman" w:hAnsi="Times New Roman" w:cs="Times New Roman"/>
            <w:color w:val="0000FF"/>
            <w:kern w:val="0"/>
            <w:u w:val="single"/>
            <w14:ligatures w14:val="none"/>
          </w:rPr>
          <w:t>sosa:madeByActuator</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524" w:anchor="dfn-sosa-actuator" w:history="1">
        <w:r w:rsidRPr="008D2809">
          <w:rPr>
            <w:rFonts w:ascii="Times New Roman" w:eastAsia="Times New Roman" w:hAnsi="Times New Roman" w:cs="Times New Roman"/>
            <w:color w:val="0000FF"/>
            <w:kern w:val="0"/>
            <w:u w:val="single"/>
            <w14:ligatures w14:val="none"/>
          </w:rPr>
          <w:t>sosa:Actuator</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525" w:anchor="dfn-sosa-usedprocedure" w:history="1">
        <w:r w:rsidRPr="008D2809">
          <w:rPr>
            <w:rFonts w:ascii="Times New Roman" w:eastAsia="Times New Roman" w:hAnsi="Times New Roman" w:cs="Times New Roman"/>
            <w:color w:val="0000FF"/>
            <w:kern w:val="0"/>
            <w:u w:val="single"/>
            <w14:ligatures w14:val="none"/>
          </w:rPr>
          <w:t>sosa:usedProcedure</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526" w:anchor="dfn-sosa-actuatingprocedure" w:history="1">
        <w:r w:rsidRPr="008D2809">
          <w:rPr>
            <w:rFonts w:ascii="Times New Roman" w:eastAsia="Times New Roman" w:hAnsi="Times New Roman" w:cs="Times New Roman"/>
            <w:color w:val="0000FF"/>
            <w:kern w:val="0"/>
            <w:u w:val="single"/>
            <w14:ligatures w14:val="none"/>
          </w:rPr>
          <w:t>sosa:ActuatingProcedure</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527" w:anchor="dfn-sosa-hasfeatureofinterest" w:history="1">
        <w:r w:rsidRPr="008D2809">
          <w:rPr>
            <w:rFonts w:ascii="Times New Roman" w:eastAsia="Times New Roman" w:hAnsi="Times New Roman" w:cs="Times New Roman"/>
            <w:color w:val="0000FF"/>
            <w:kern w:val="0"/>
            <w:u w:val="single"/>
            <w14:ligatures w14:val="none"/>
          </w:rPr>
          <w:t>sosa:hasFeatureOfInterest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528"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529" w:anchor="dfn-sosa-actsonproperty" w:history="1">
        <w:r w:rsidRPr="008D2809">
          <w:rPr>
            <w:rFonts w:ascii="Times New Roman" w:eastAsia="Times New Roman" w:hAnsi="Times New Roman" w:cs="Times New Roman"/>
            <w:color w:val="0000FF"/>
            <w:kern w:val="0"/>
            <w:u w:val="single"/>
            <w14:ligatures w14:val="none"/>
          </w:rPr>
          <w:t>sosa:actsOnProperty</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530"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w:t>
      </w:r>
    </w:p>
    <w:p w14:paraId="61756CB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70D9A005"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531" w:history="1">
        <w:r w:rsidRPr="008D2809">
          <w:rPr>
            <w:rFonts w:ascii="Times New Roman" w:eastAsia="Times New Roman" w:hAnsi="Times New Roman" w:cs="Times New Roman"/>
            <w:color w:val="0000FF"/>
            <w:kern w:val="0"/>
            <w:u w:val="single"/>
            <w14:ligatures w14:val="none"/>
          </w:rPr>
          <w:t>http://www.w3.org/ns/sosa/actuation/</w:t>
        </w:r>
      </w:hyperlink>
      <w:r w:rsidRPr="008D2809">
        <w:rPr>
          <w:rFonts w:ascii="Times New Roman" w:eastAsia="Times New Roman" w:hAnsi="Times New Roman" w:cs="Times New Roman"/>
          <w:kern w:val="0"/>
          <w14:ligatures w14:val="none"/>
        </w:rPr>
        <w:t xml:space="preserve"> </w:t>
      </w:r>
    </w:p>
    <w:p w14:paraId="67DCC85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532" w:anchor="Actuation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533"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1BFE9A6F"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5.4.2.3 </w:t>
      </w:r>
      <w:r w:rsidRPr="008D2809">
        <w:rPr>
          <w:rFonts w:ascii="Times New Roman" w:eastAsia="Times New Roman" w:hAnsi="Times New Roman" w:cs="Times New Roman"/>
          <w:b/>
          <w:bCs/>
          <w:i/>
          <w:iCs/>
          <w:kern w:val="0"/>
          <w:sz w:val="20"/>
          <w:szCs w:val="20"/>
          <w14:ligatures w14:val="none"/>
        </w:rPr>
        <w:t>sosa:ActuationCollection</w:t>
      </w:r>
    </w:p>
    <w:p w14:paraId="11774C3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28B3ED8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http://www.w3.org/ns/sosa/ActuationCollection </w:t>
      </w:r>
    </w:p>
    <w:p w14:paraId="19ABAD6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Class</w:t>
      </w:r>
      <w:r w:rsidRPr="008D2809">
        <w:rPr>
          <w:rFonts w:ascii="Times New Roman" w:eastAsia="Times New Roman" w:hAnsi="Times New Roman" w:cs="Times New Roman"/>
          <w:kern w:val="0"/>
          <w14:ligatures w14:val="none"/>
        </w:rPr>
        <w:t xml:space="preserve"> </w:t>
      </w:r>
    </w:p>
    <w:p w14:paraId="6A27469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Warning</w:t>
      </w:r>
    </w:p>
    <w:p w14:paraId="7FCB0AD4" w14:textId="5A09DFDD"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ActuationCollection added in 2023 Edition. This term is non-normative, pending further implementation experience</w:t>
      </w:r>
      <w:ins w:id="225" w:author="Carl Reed" w:date="2026-08-24T12:29:00Z" w16du:dateUtc="2026-08-24T18:29:00Z">
        <w:r w:rsidR="00BB51D0">
          <w:rPr>
            <w:rFonts w:ascii="Times New Roman" w:eastAsia="Times New Roman" w:hAnsi="Times New Roman" w:cs="Times New Roman"/>
            <w:kern w:val="0"/>
            <w14:ligatures w14:val="none"/>
          </w:rPr>
          <w:t>.</w:t>
        </w:r>
      </w:ins>
    </w:p>
    <w:p w14:paraId="2B6B654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Actuation Collection</w:t>
      </w:r>
      <w:r w:rsidRPr="008D2809">
        <w:rPr>
          <w:rFonts w:ascii="Times New Roman" w:eastAsia="Times New Roman" w:hAnsi="Times New Roman" w:cs="Times New Roman"/>
          <w:kern w:val="0"/>
          <w14:ligatures w14:val="none"/>
        </w:rPr>
        <w:t xml:space="preserve"> — set of one or more Actuations or ActuationCollections; collections may be nested </w:t>
      </w:r>
    </w:p>
    <w:p w14:paraId="5218E474" w14:textId="7D3FBD79"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All </w:t>
      </w:r>
      <w:hyperlink r:id="rId1534" w:anchor="SOSAActuation" w:history="1">
        <w:r w:rsidRPr="008D2809">
          <w:rPr>
            <w:rFonts w:ascii="Times New Roman" w:eastAsia="Times New Roman" w:hAnsi="Times New Roman" w:cs="Times New Roman"/>
            <w:color w:val="0000FF"/>
            <w:kern w:val="0"/>
            <w:u w:val="single"/>
            <w14:ligatures w14:val="none"/>
          </w:rPr>
          <w:t>Actuation</w:t>
        </w:r>
      </w:hyperlink>
      <w:r w:rsidRPr="008D2809">
        <w:rPr>
          <w:rFonts w:ascii="Times New Roman" w:eastAsia="Times New Roman" w:hAnsi="Times New Roman" w:cs="Times New Roman"/>
          <w:kern w:val="0"/>
          <w14:ligatures w14:val="none"/>
        </w:rPr>
        <w:t xml:space="preserve"> properties may appear in an </w:t>
      </w:r>
      <w:hyperlink r:id="rId1535" w:anchor="dfn-sosa-actuationcollection" w:history="1">
        <w:r w:rsidRPr="008D2809">
          <w:rPr>
            <w:rFonts w:ascii="Times New Roman" w:eastAsia="Times New Roman" w:hAnsi="Times New Roman" w:cs="Times New Roman"/>
            <w:color w:val="0000FF"/>
            <w:kern w:val="0"/>
            <w:u w:val="single"/>
            <w14:ligatures w14:val="none"/>
          </w:rPr>
          <w:t>sosa:ActuationCollection</w:t>
        </w:r>
      </w:hyperlink>
      <w:r w:rsidRPr="008D2809">
        <w:rPr>
          <w:rFonts w:ascii="Times New Roman" w:eastAsia="Times New Roman" w:hAnsi="Times New Roman" w:cs="Times New Roman"/>
          <w:kern w:val="0"/>
          <w14:ligatures w14:val="none"/>
        </w:rPr>
        <w:t xml:space="preserve">, including: </w:t>
      </w:r>
      <w:hyperlink r:id="rId1536" w:anchor="dfn-sosa-hasfeatureofinterest" w:history="1">
        <w:r w:rsidRPr="008D2809">
          <w:rPr>
            <w:rFonts w:ascii="Times New Roman" w:eastAsia="Times New Roman" w:hAnsi="Times New Roman" w:cs="Times New Roman"/>
            <w:color w:val="0000FF"/>
            <w:kern w:val="0"/>
            <w:u w:val="single"/>
            <w14:ligatures w14:val="none"/>
          </w:rPr>
          <w:t>sosa:hasFeatureOfInterest</w:t>
        </w:r>
      </w:hyperlink>
      <w:r w:rsidRPr="008D2809">
        <w:rPr>
          <w:rFonts w:ascii="Times New Roman" w:eastAsia="Times New Roman" w:hAnsi="Times New Roman" w:cs="Times New Roman"/>
          <w:kern w:val="0"/>
          <w14:ligatures w14:val="none"/>
        </w:rPr>
        <w:t xml:space="preserve">, </w:t>
      </w:r>
      <w:hyperlink r:id="rId1537" w:anchor="dfn-sosa-usedprocedure" w:history="1">
        <w:r w:rsidRPr="008D2809">
          <w:rPr>
            <w:rFonts w:ascii="Times New Roman" w:eastAsia="Times New Roman" w:hAnsi="Times New Roman" w:cs="Times New Roman"/>
            <w:color w:val="0000FF"/>
            <w:kern w:val="0"/>
            <w:u w:val="single"/>
            <w14:ligatures w14:val="none"/>
          </w:rPr>
          <w:t>sosa:usedProcedure</w:t>
        </w:r>
      </w:hyperlink>
      <w:r w:rsidRPr="008D2809">
        <w:rPr>
          <w:rFonts w:ascii="Times New Roman" w:eastAsia="Times New Roman" w:hAnsi="Times New Roman" w:cs="Times New Roman"/>
          <w:kern w:val="0"/>
          <w14:ligatures w14:val="none"/>
        </w:rPr>
        <w:t xml:space="preserve">, </w:t>
      </w:r>
      <w:hyperlink r:id="rId1538" w:anchor="dfn-sosa-madebyactuator" w:history="1">
        <w:r w:rsidRPr="008D2809">
          <w:rPr>
            <w:rFonts w:ascii="Times New Roman" w:eastAsia="Times New Roman" w:hAnsi="Times New Roman" w:cs="Times New Roman"/>
            <w:color w:val="0000FF"/>
            <w:kern w:val="0"/>
            <w:u w:val="single"/>
            <w14:ligatures w14:val="none"/>
          </w:rPr>
          <w:t>sosa:madeByActuator</w:t>
        </w:r>
      </w:hyperlink>
      <w:r w:rsidRPr="008D2809">
        <w:rPr>
          <w:rFonts w:ascii="Times New Roman" w:eastAsia="Times New Roman" w:hAnsi="Times New Roman" w:cs="Times New Roman"/>
          <w:kern w:val="0"/>
          <w14:ligatures w14:val="none"/>
        </w:rPr>
        <w:t xml:space="preserve">, </w:t>
      </w:r>
      <w:hyperlink r:id="rId1539" w:anchor="dfn-sosa-actsonproperty" w:history="1">
        <w:r w:rsidRPr="008D2809">
          <w:rPr>
            <w:rFonts w:ascii="Times New Roman" w:eastAsia="Times New Roman" w:hAnsi="Times New Roman" w:cs="Times New Roman"/>
            <w:color w:val="0000FF"/>
            <w:kern w:val="0"/>
            <w:u w:val="single"/>
            <w14:ligatures w14:val="none"/>
          </w:rPr>
          <w:t>sosa:actsOnProperty</w:t>
        </w:r>
      </w:hyperlink>
      <w:r w:rsidRPr="008D2809">
        <w:rPr>
          <w:rFonts w:ascii="Times New Roman" w:eastAsia="Times New Roman" w:hAnsi="Times New Roman" w:cs="Times New Roman"/>
          <w:kern w:val="0"/>
          <w14:ligatures w14:val="none"/>
        </w:rPr>
        <w:t xml:space="preserve">, </w:t>
      </w:r>
      <w:hyperlink r:id="rId1540" w:anchor="dfn-sosa-endtime" w:history="1">
        <w:r w:rsidRPr="008D2809">
          <w:rPr>
            <w:rFonts w:ascii="Times New Roman" w:eastAsia="Times New Roman" w:hAnsi="Times New Roman" w:cs="Times New Roman"/>
            <w:color w:val="0000FF"/>
            <w:kern w:val="0"/>
            <w:u w:val="single"/>
            <w14:ligatures w14:val="none"/>
          </w:rPr>
          <w:t>sosa:endTime</w:t>
        </w:r>
      </w:hyperlink>
      <w:r w:rsidRPr="008D2809">
        <w:rPr>
          <w:rFonts w:ascii="Times New Roman" w:eastAsia="Times New Roman" w:hAnsi="Times New Roman" w:cs="Times New Roman"/>
          <w:kern w:val="0"/>
          <w14:ligatures w14:val="none"/>
        </w:rPr>
        <w:t xml:space="preserve">, </w:t>
      </w:r>
      <w:hyperlink r:id="rId1541" w:anchor="dfn-sosa-hasresult" w:history="1">
        <w:r w:rsidRPr="008D2809">
          <w:rPr>
            <w:rFonts w:ascii="Times New Roman" w:eastAsia="Times New Roman" w:hAnsi="Times New Roman" w:cs="Times New Roman"/>
            <w:color w:val="0000FF"/>
            <w:kern w:val="0"/>
            <w:u w:val="single"/>
            <w14:ligatures w14:val="none"/>
          </w:rPr>
          <w:t>sosa:hasResult</w:t>
        </w:r>
      </w:hyperlink>
      <w:r w:rsidRPr="008D2809">
        <w:rPr>
          <w:rFonts w:ascii="Times New Roman" w:eastAsia="Times New Roman" w:hAnsi="Times New Roman" w:cs="Times New Roman"/>
          <w:kern w:val="0"/>
          <w14:ligatures w14:val="none"/>
        </w:rPr>
        <w:t xml:space="preserve">, </w:t>
      </w:r>
      <w:hyperlink r:id="rId1542" w:anchor="dfn-sosa-hassimpleresult" w:history="1">
        <w:r w:rsidRPr="008D2809">
          <w:rPr>
            <w:rFonts w:ascii="Times New Roman" w:eastAsia="Times New Roman" w:hAnsi="Times New Roman" w:cs="Times New Roman"/>
            <w:color w:val="0000FF"/>
            <w:kern w:val="0"/>
            <w:u w:val="single"/>
            <w14:ligatures w14:val="none"/>
          </w:rPr>
          <w:t>sosa:hasSimpleResult</w:t>
        </w:r>
      </w:hyperlink>
      <w:r w:rsidRPr="008D2809">
        <w:rPr>
          <w:rFonts w:ascii="Times New Roman" w:eastAsia="Times New Roman" w:hAnsi="Times New Roman" w:cs="Times New Roman"/>
          <w:kern w:val="0"/>
          <w14:ligatures w14:val="none"/>
        </w:rPr>
        <w:t xml:space="preserve">. If they are present, the value of these </w:t>
      </w:r>
      <w:r w:rsidRPr="008D2809">
        <w:rPr>
          <w:rFonts w:ascii="Times New Roman" w:eastAsia="Times New Roman" w:hAnsi="Times New Roman" w:cs="Times New Roman"/>
          <w:kern w:val="0"/>
          <w14:ligatures w14:val="none"/>
        </w:rPr>
        <w:lastRenderedPageBreak/>
        <w:t xml:space="preserve">properties </w:t>
      </w:r>
      <w:del w:id="226" w:author="Carl Reed" w:date="2026-08-24T12:29:00Z" w16du:dateUtc="2026-08-24T18:29:00Z">
        <w:r w:rsidRPr="008D2809" w:rsidDel="00BB51D0">
          <w:rPr>
            <w:rFonts w:ascii="Times New Roman" w:eastAsia="Times New Roman" w:hAnsi="Times New Roman" w:cs="Times New Roman"/>
            <w:kern w:val="0"/>
            <w14:ligatures w14:val="none"/>
          </w:rPr>
          <w:delText>summarize</w:delText>
        </w:r>
      </w:del>
      <w:ins w:id="227" w:author="Carl Reed" w:date="2026-08-24T12:29:00Z" w16du:dateUtc="2026-08-24T18:29:00Z">
        <w:r w:rsidR="00BB51D0" w:rsidRPr="008D2809">
          <w:rPr>
            <w:rFonts w:ascii="Times New Roman" w:eastAsia="Times New Roman" w:hAnsi="Times New Roman" w:cs="Times New Roman"/>
            <w:kern w:val="0"/>
            <w14:ligatures w14:val="none"/>
          </w:rPr>
          <w:t>summarizes</w:t>
        </w:r>
      </w:ins>
      <w:r w:rsidRPr="008D2809">
        <w:rPr>
          <w:rFonts w:ascii="Times New Roman" w:eastAsia="Times New Roman" w:hAnsi="Times New Roman" w:cs="Times New Roman"/>
          <w:kern w:val="0"/>
          <w14:ligatures w14:val="none"/>
        </w:rPr>
        <w:t xml:space="preserve"> the values of the matching properties of the member actuations, where membership is either direct or transitive through one or more member actuation collections. </w:t>
      </w:r>
    </w:p>
    <w:p w14:paraId="20010E8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following consistency rules apply to the Actuation properties listed above: </w:t>
      </w:r>
    </w:p>
    <w:p w14:paraId="63984450" w14:textId="77777777" w:rsidR="008D2809" w:rsidRPr="008D2809" w:rsidRDefault="008D2809" w:rsidP="008D280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Where an individual </w:t>
      </w:r>
      <w:hyperlink r:id="rId1543" w:anchor="SOSAActuationCollection" w:history="1">
        <w:r w:rsidRPr="008D2809">
          <w:rPr>
            <w:rFonts w:ascii="Times New Roman" w:eastAsia="Times New Roman" w:hAnsi="Times New Roman" w:cs="Times New Roman"/>
            <w:color w:val="0000FF"/>
            <w:kern w:val="0"/>
            <w:u w:val="single"/>
            <w14:ligatures w14:val="none"/>
          </w:rPr>
          <w:t>ActuationCollection</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i/>
          <w:iCs/>
          <w:kern w:val="0"/>
          <w14:ligatures w14:val="none"/>
        </w:rPr>
        <w:t>omits a property</w:t>
      </w:r>
      <w:r w:rsidRPr="008D2809">
        <w:rPr>
          <w:rFonts w:ascii="Times New Roman" w:eastAsia="Times New Roman" w:hAnsi="Times New Roman" w:cs="Times New Roman"/>
          <w:kern w:val="0"/>
          <w14:ligatures w14:val="none"/>
        </w:rPr>
        <w:t xml:space="preserve">, a member </w:t>
      </w:r>
      <w:hyperlink r:id="rId1544" w:anchor="SOSAActuation" w:history="1">
        <w:r w:rsidRPr="008D2809">
          <w:rPr>
            <w:rFonts w:ascii="Times New Roman" w:eastAsia="Times New Roman" w:hAnsi="Times New Roman" w:cs="Times New Roman"/>
            <w:color w:val="0000FF"/>
            <w:kern w:val="0"/>
            <w:u w:val="single"/>
            <w14:ligatures w14:val="none"/>
          </w:rPr>
          <w:t>Actuation</w:t>
        </w:r>
      </w:hyperlink>
      <w:r w:rsidRPr="008D2809">
        <w:rPr>
          <w:rFonts w:ascii="Times New Roman" w:eastAsia="Times New Roman" w:hAnsi="Times New Roman" w:cs="Times New Roman"/>
          <w:kern w:val="0"/>
          <w14:ligatures w14:val="none"/>
        </w:rPr>
        <w:t xml:space="preserve"> (direct or transitive) </w:t>
      </w:r>
      <w:r w:rsidRPr="008D2809">
        <w:rPr>
          <w:rFonts w:ascii="Times New Roman" w:eastAsia="Times New Roman" w:hAnsi="Times New Roman" w:cs="Times New Roman"/>
          <w:i/>
          <w:iCs/>
          <w:kern w:val="0"/>
          <w14:ligatures w14:val="none"/>
        </w:rPr>
        <w:t>MAY</w:t>
      </w:r>
      <w:r w:rsidRPr="008D2809">
        <w:rPr>
          <w:rFonts w:ascii="Times New Roman" w:eastAsia="Times New Roman" w:hAnsi="Times New Roman" w:cs="Times New Roman"/>
          <w:kern w:val="0"/>
          <w14:ligatures w14:val="none"/>
        </w:rPr>
        <w:t xml:space="preserve"> have any value for that property. </w:t>
      </w:r>
    </w:p>
    <w:p w14:paraId="63818C06" w14:textId="77777777" w:rsidR="008D2809" w:rsidRPr="008D2809" w:rsidRDefault="008D2809" w:rsidP="008D280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Where an individual </w:t>
      </w:r>
      <w:hyperlink r:id="rId1545" w:anchor="SOSAActuationCollection" w:history="1">
        <w:r w:rsidRPr="008D2809">
          <w:rPr>
            <w:rFonts w:ascii="Times New Roman" w:eastAsia="Times New Roman" w:hAnsi="Times New Roman" w:cs="Times New Roman"/>
            <w:color w:val="0000FF"/>
            <w:kern w:val="0"/>
            <w:u w:val="single"/>
            <w14:ligatures w14:val="none"/>
          </w:rPr>
          <w:t>ActuationCollection</w:t>
        </w:r>
      </w:hyperlink>
      <w:r w:rsidRPr="008D2809">
        <w:rPr>
          <w:rFonts w:ascii="Times New Roman" w:eastAsia="Times New Roman" w:hAnsi="Times New Roman" w:cs="Times New Roman"/>
          <w:kern w:val="0"/>
          <w14:ligatures w14:val="none"/>
        </w:rPr>
        <w:t xml:space="preserve"> has </w:t>
      </w:r>
      <w:r w:rsidRPr="008D2809">
        <w:rPr>
          <w:rFonts w:ascii="Times New Roman" w:eastAsia="Times New Roman" w:hAnsi="Times New Roman" w:cs="Times New Roman"/>
          <w:i/>
          <w:iCs/>
          <w:kern w:val="0"/>
          <w14:ligatures w14:val="none"/>
        </w:rPr>
        <w:t>a single value for a property</w:t>
      </w:r>
      <w:r w:rsidRPr="008D2809">
        <w:rPr>
          <w:rFonts w:ascii="Times New Roman" w:eastAsia="Times New Roman" w:hAnsi="Times New Roman" w:cs="Times New Roman"/>
          <w:kern w:val="0"/>
          <w14:ligatures w14:val="none"/>
        </w:rPr>
        <w:t xml:space="preserve">, each member </w:t>
      </w:r>
      <w:hyperlink r:id="rId1546" w:anchor="SOSAActuation" w:history="1">
        <w:r w:rsidRPr="008D2809">
          <w:rPr>
            <w:rFonts w:ascii="Times New Roman" w:eastAsia="Times New Roman" w:hAnsi="Times New Roman" w:cs="Times New Roman"/>
            <w:color w:val="0000FF"/>
            <w:kern w:val="0"/>
            <w:u w:val="single"/>
            <w14:ligatures w14:val="none"/>
          </w:rPr>
          <w:t>Actuation</w:t>
        </w:r>
      </w:hyperlink>
      <w:r w:rsidRPr="008D2809">
        <w:rPr>
          <w:rFonts w:ascii="Times New Roman" w:eastAsia="Times New Roman" w:hAnsi="Times New Roman" w:cs="Times New Roman"/>
          <w:kern w:val="0"/>
          <w14:ligatures w14:val="none"/>
        </w:rPr>
        <w:t xml:space="preserve"> (direct or transitive) </w:t>
      </w:r>
      <w:r w:rsidRPr="008D2809">
        <w:rPr>
          <w:rFonts w:ascii="Times New Roman" w:eastAsia="Times New Roman" w:hAnsi="Times New Roman" w:cs="Times New Roman"/>
          <w:i/>
          <w:iCs/>
          <w:kern w:val="0"/>
          <w14:ligatures w14:val="none"/>
        </w:rPr>
        <w:t>MUST</w:t>
      </w:r>
      <w:r w:rsidRPr="008D2809">
        <w:rPr>
          <w:rFonts w:ascii="Times New Roman" w:eastAsia="Times New Roman" w:hAnsi="Times New Roman" w:cs="Times New Roman"/>
          <w:kern w:val="0"/>
          <w14:ligatures w14:val="none"/>
        </w:rPr>
        <w:t xml:space="preserve"> have that same value for that property; i.e., the collection is homogeneous in that property. That property </w:t>
      </w:r>
      <w:r w:rsidRPr="008D2809">
        <w:rPr>
          <w:rFonts w:ascii="Times New Roman" w:eastAsia="Times New Roman" w:hAnsi="Times New Roman" w:cs="Times New Roman"/>
          <w:i/>
          <w:iCs/>
          <w:kern w:val="0"/>
          <w14:ligatures w14:val="none"/>
        </w:rPr>
        <w:t>MAY</w:t>
      </w:r>
      <w:r w:rsidRPr="008D2809">
        <w:rPr>
          <w:rFonts w:ascii="Times New Roman" w:eastAsia="Times New Roman" w:hAnsi="Times New Roman" w:cs="Times New Roman"/>
          <w:kern w:val="0"/>
          <w14:ligatures w14:val="none"/>
        </w:rPr>
        <w:t xml:space="preserve"> then be omitted in any member </w:t>
      </w:r>
      <w:hyperlink r:id="rId1547" w:anchor="SOSAActuation" w:history="1">
        <w:r w:rsidRPr="008D2809">
          <w:rPr>
            <w:rFonts w:ascii="Times New Roman" w:eastAsia="Times New Roman" w:hAnsi="Times New Roman" w:cs="Times New Roman"/>
            <w:color w:val="0000FF"/>
            <w:kern w:val="0"/>
            <w:u w:val="single"/>
            <w14:ligatures w14:val="none"/>
          </w:rPr>
          <w:t>Actuation</w:t>
        </w:r>
      </w:hyperlink>
      <w:r w:rsidRPr="008D2809">
        <w:rPr>
          <w:rFonts w:ascii="Times New Roman" w:eastAsia="Times New Roman" w:hAnsi="Times New Roman" w:cs="Times New Roman"/>
          <w:kern w:val="0"/>
          <w14:ligatures w14:val="none"/>
        </w:rPr>
        <w:t xml:space="preserve"> or </w:t>
      </w:r>
      <w:hyperlink r:id="rId1548" w:anchor="SOSAActuationCollection" w:history="1">
        <w:r w:rsidRPr="008D2809">
          <w:rPr>
            <w:rFonts w:ascii="Times New Roman" w:eastAsia="Times New Roman" w:hAnsi="Times New Roman" w:cs="Times New Roman"/>
            <w:color w:val="0000FF"/>
            <w:kern w:val="0"/>
            <w:u w:val="single"/>
            <w14:ligatures w14:val="none"/>
          </w:rPr>
          <w:t>ActuationCollection</w:t>
        </w:r>
      </w:hyperlink>
      <w:r w:rsidRPr="008D2809">
        <w:rPr>
          <w:rFonts w:ascii="Times New Roman" w:eastAsia="Times New Roman" w:hAnsi="Times New Roman" w:cs="Times New Roman"/>
          <w:kern w:val="0"/>
          <w14:ligatures w14:val="none"/>
        </w:rPr>
        <w:t xml:space="preserve">. </w:t>
      </w:r>
    </w:p>
    <w:p w14:paraId="7BE5AFA6" w14:textId="77777777" w:rsidR="008D2809" w:rsidRPr="008D2809" w:rsidRDefault="008D2809" w:rsidP="008D280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Where an individual </w:t>
      </w:r>
      <w:hyperlink r:id="rId1549" w:anchor="SOSAActuationCollection" w:history="1">
        <w:r w:rsidRPr="008D2809">
          <w:rPr>
            <w:rFonts w:ascii="Times New Roman" w:eastAsia="Times New Roman" w:hAnsi="Times New Roman" w:cs="Times New Roman"/>
            <w:color w:val="0000FF"/>
            <w:kern w:val="0"/>
            <w:u w:val="single"/>
            <w14:ligatures w14:val="none"/>
          </w:rPr>
          <w:t>ActuationCollection</w:t>
        </w:r>
      </w:hyperlink>
      <w:r w:rsidRPr="008D2809">
        <w:rPr>
          <w:rFonts w:ascii="Times New Roman" w:eastAsia="Times New Roman" w:hAnsi="Times New Roman" w:cs="Times New Roman"/>
          <w:kern w:val="0"/>
          <w14:ligatures w14:val="none"/>
        </w:rPr>
        <w:t xml:space="preserve"> has </w:t>
      </w:r>
      <w:r w:rsidRPr="008D2809">
        <w:rPr>
          <w:rFonts w:ascii="Times New Roman" w:eastAsia="Times New Roman" w:hAnsi="Times New Roman" w:cs="Times New Roman"/>
          <w:i/>
          <w:iCs/>
          <w:kern w:val="0"/>
          <w14:ligatures w14:val="none"/>
        </w:rPr>
        <w:t>more than one value for a property</w:t>
      </w:r>
      <w:r w:rsidRPr="008D2809">
        <w:rPr>
          <w:rFonts w:ascii="Times New Roman" w:eastAsia="Times New Roman" w:hAnsi="Times New Roman" w:cs="Times New Roman"/>
          <w:kern w:val="0"/>
          <w14:ligatures w14:val="none"/>
        </w:rPr>
        <w:t xml:space="preserve">, each member </w:t>
      </w:r>
      <w:hyperlink r:id="rId1550" w:anchor="SOSAActuation" w:history="1">
        <w:r w:rsidRPr="008D2809">
          <w:rPr>
            <w:rFonts w:ascii="Times New Roman" w:eastAsia="Times New Roman" w:hAnsi="Times New Roman" w:cs="Times New Roman"/>
            <w:color w:val="0000FF"/>
            <w:kern w:val="0"/>
            <w:u w:val="single"/>
            <w14:ligatures w14:val="none"/>
          </w:rPr>
          <w:t>Actuation</w:t>
        </w:r>
      </w:hyperlink>
      <w:r w:rsidRPr="008D2809">
        <w:rPr>
          <w:rFonts w:ascii="Times New Roman" w:eastAsia="Times New Roman" w:hAnsi="Times New Roman" w:cs="Times New Roman"/>
          <w:kern w:val="0"/>
          <w14:ligatures w14:val="none"/>
        </w:rPr>
        <w:t xml:space="preserve"> (direct or transitive) </w:t>
      </w:r>
      <w:r w:rsidRPr="008D2809">
        <w:rPr>
          <w:rFonts w:ascii="Times New Roman" w:eastAsia="Times New Roman" w:hAnsi="Times New Roman" w:cs="Times New Roman"/>
          <w:i/>
          <w:iCs/>
          <w:kern w:val="0"/>
          <w14:ligatures w14:val="none"/>
        </w:rPr>
        <w:t>MUST</w:t>
      </w:r>
      <w:r w:rsidRPr="008D2809">
        <w:rPr>
          <w:rFonts w:ascii="Times New Roman" w:eastAsia="Times New Roman" w:hAnsi="Times New Roman" w:cs="Times New Roman"/>
          <w:kern w:val="0"/>
          <w14:ligatures w14:val="none"/>
        </w:rPr>
        <w:t xml:space="preserve"> have a value for that property that matches one of the values for the property in the collection. </w:t>
      </w:r>
    </w:p>
    <w:p w14:paraId="35905B9B" w14:textId="77777777" w:rsidR="008D2809" w:rsidRPr="008D2809" w:rsidRDefault="008D2809" w:rsidP="008D280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Where an individual </w:t>
      </w:r>
      <w:hyperlink r:id="rId1551" w:anchor="SOSAActuationCollection" w:history="1">
        <w:r w:rsidRPr="008D2809">
          <w:rPr>
            <w:rFonts w:ascii="Times New Roman" w:eastAsia="Times New Roman" w:hAnsi="Times New Roman" w:cs="Times New Roman"/>
            <w:color w:val="0000FF"/>
            <w:kern w:val="0"/>
            <w:u w:val="single"/>
            <w14:ligatures w14:val="none"/>
          </w:rPr>
          <w:t>ActuationCollection</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i/>
          <w:iCs/>
          <w:kern w:val="0"/>
          <w14:ligatures w14:val="none"/>
        </w:rPr>
        <w:t>has a value for a property that is a range or interval</w:t>
      </w:r>
      <w:r w:rsidRPr="008D2809">
        <w:rPr>
          <w:rFonts w:ascii="Times New Roman" w:eastAsia="Times New Roman" w:hAnsi="Times New Roman" w:cs="Times New Roman"/>
          <w:kern w:val="0"/>
          <w14:ligatures w14:val="none"/>
        </w:rPr>
        <w:t xml:space="preserve">, each member </w:t>
      </w:r>
      <w:hyperlink r:id="rId1552" w:anchor="SOSAActuation" w:history="1">
        <w:r w:rsidRPr="008D2809">
          <w:rPr>
            <w:rFonts w:ascii="Times New Roman" w:eastAsia="Times New Roman" w:hAnsi="Times New Roman" w:cs="Times New Roman"/>
            <w:color w:val="0000FF"/>
            <w:kern w:val="0"/>
            <w:u w:val="single"/>
            <w14:ligatures w14:val="none"/>
          </w:rPr>
          <w:t>Actuation</w:t>
        </w:r>
      </w:hyperlink>
      <w:r w:rsidRPr="008D2809">
        <w:rPr>
          <w:rFonts w:ascii="Times New Roman" w:eastAsia="Times New Roman" w:hAnsi="Times New Roman" w:cs="Times New Roman"/>
          <w:kern w:val="0"/>
          <w14:ligatures w14:val="none"/>
        </w:rPr>
        <w:t xml:space="preserve"> (direct or transitive) </w:t>
      </w:r>
      <w:r w:rsidRPr="008D2809">
        <w:rPr>
          <w:rFonts w:ascii="Times New Roman" w:eastAsia="Times New Roman" w:hAnsi="Times New Roman" w:cs="Times New Roman"/>
          <w:i/>
          <w:iCs/>
          <w:kern w:val="0"/>
          <w14:ligatures w14:val="none"/>
        </w:rPr>
        <w:t>MUST</w:t>
      </w:r>
      <w:r w:rsidRPr="008D2809">
        <w:rPr>
          <w:rFonts w:ascii="Times New Roman" w:eastAsia="Times New Roman" w:hAnsi="Times New Roman" w:cs="Times New Roman"/>
          <w:kern w:val="0"/>
          <w14:ligatures w14:val="none"/>
        </w:rPr>
        <w:t xml:space="preserve"> have a value for that property that matches or falls within that range or interval. </w:t>
      </w:r>
    </w:p>
    <w:p w14:paraId="7E171D26" w14:textId="77777777" w:rsidR="008D2809" w:rsidRPr="008D2809" w:rsidRDefault="008D2809" w:rsidP="008D280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Where an individual </w:t>
      </w:r>
      <w:hyperlink r:id="rId1553" w:anchor="SOSAActuationCollection" w:history="1">
        <w:r w:rsidRPr="008D2809">
          <w:rPr>
            <w:rFonts w:ascii="Times New Roman" w:eastAsia="Times New Roman" w:hAnsi="Times New Roman" w:cs="Times New Roman"/>
            <w:color w:val="0000FF"/>
            <w:kern w:val="0"/>
            <w:u w:val="single"/>
            <w14:ligatures w14:val="none"/>
          </w:rPr>
          <w:t>ActuationCollection</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i/>
          <w:iCs/>
          <w:kern w:val="0"/>
          <w14:ligatures w14:val="none"/>
        </w:rPr>
        <w:t>has more than one value for a property that is a range or interval</w:t>
      </w:r>
      <w:r w:rsidRPr="008D2809">
        <w:rPr>
          <w:rFonts w:ascii="Times New Roman" w:eastAsia="Times New Roman" w:hAnsi="Times New Roman" w:cs="Times New Roman"/>
          <w:kern w:val="0"/>
          <w14:ligatures w14:val="none"/>
        </w:rPr>
        <w:t xml:space="preserve">, each member </w:t>
      </w:r>
      <w:hyperlink r:id="rId1554" w:anchor="SOSAActuation" w:history="1">
        <w:r w:rsidRPr="008D2809">
          <w:rPr>
            <w:rFonts w:ascii="Times New Roman" w:eastAsia="Times New Roman" w:hAnsi="Times New Roman" w:cs="Times New Roman"/>
            <w:color w:val="0000FF"/>
            <w:kern w:val="0"/>
            <w:u w:val="single"/>
            <w14:ligatures w14:val="none"/>
          </w:rPr>
          <w:t>Actuation</w:t>
        </w:r>
      </w:hyperlink>
      <w:r w:rsidRPr="008D2809">
        <w:rPr>
          <w:rFonts w:ascii="Times New Roman" w:eastAsia="Times New Roman" w:hAnsi="Times New Roman" w:cs="Times New Roman"/>
          <w:kern w:val="0"/>
          <w14:ligatures w14:val="none"/>
        </w:rPr>
        <w:t xml:space="preserve"> (direct or transitive) </w:t>
      </w:r>
      <w:r w:rsidRPr="008D2809">
        <w:rPr>
          <w:rFonts w:ascii="Times New Roman" w:eastAsia="Times New Roman" w:hAnsi="Times New Roman" w:cs="Times New Roman"/>
          <w:i/>
          <w:iCs/>
          <w:kern w:val="0"/>
          <w14:ligatures w14:val="none"/>
        </w:rPr>
        <w:t>MUST</w:t>
      </w:r>
      <w:r w:rsidRPr="008D2809">
        <w:rPr>
          <w:rFonts w:ascii="Times New Roman" w:eastAsia="Times New Roman" w:hAnsi="Times New Roman" w:cs="Times New Roman"/>
          <w:kern w:val="0"/>
          <w14:ligatures w14:val="none"/>
        </w:rPr>
        <w:t xml:space="preserve"> have a value for that property that matches or falls within one of those ranges or intervals. </w:t>
      </w:r>
    </w:p>
    <w:p w14:paraId="57C644D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members of a collection do not necessarily share a common value for any property. </w:t>
      </w:r>
    </w:p>
    <w:p w14:paraId="6C4B1C9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18954ADD"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Examples of Collections conforming to the rules are provided in and </w:t>
      </w:r>
      <w:hyperlink r:id="rId1555" w:anchor="ModelCollectionRules" w:history="1">
        <w:r w:rsidRPr="008D2809">
          <w:rPr>
            <w:rFonts w:ascii="Times New Roman" w:eastAsia="Times New Roman" w:hAnsi="Times New Roman" w:cs="Times New Roman"/>
            <w:color w:val="0000FF"/>
            <w:kern w:val="0"/>
            <w:u w:val="single"/>
            <w14:ligatures w14:val="none"/>
          </w:rPr>
          <w:t>Collections and their members' property values</w:t>
        </w:r>
      </w:hyperlink>
      <w:r w:rsidRPr="008D2809">
        <w:rPr>
          <w:rFonts w:ascii="Times New Roman" w:eastAsia="Times New Roman" w:hAnsi="Times New Roman" w:cs="Times New Roman"/>
          <w:kern w:val="0"/>
          <w14:ligatures w14:val="none"/>
        </w:rPr>
        <w:t xml:space="preserve">. These illustrate all the cases described above. </w:t>
      </w:r>
    </w:p>
    <w:p w14:paraId="3265D12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Subclass of</w:t>
      </w:r>
    </w:p>
    <w:p w14:paraId="0714DED2"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556" w:anchor="dfn-sosa-executioncollection" w:history="1">
        <w:r w:rsidRPr="008D2809">
          <w:rPr>
            <w:rFonts w:ascii="Times New Roman" w:eastAsia="Times New Roman" w:hAnsi="Times New Roman" w:cs="Times New Roman"/>
            <w:color w:val="0000FF"/>
            <w:kern w:val="0"/>
            <w:u w:val="single"/>
            <w14:ligatures w14:val="none"/>
          </w:rPr>
          <w:t>sosa:ExecutionCollection</w:t>
        </w:r>
      </w:hyperlink>
      <w:r w:rsidRPr="008D2809">
        <w:rPr>
          <w:rFonts w:ascii="Times New Roman" w:eastAsia="Times New Roman" w:hAnsi="Times New Roman" w:cs="Times New Roman"/>
          <w:kern w:val="0"/>
          <w14:ligatures w14:val="none"/>
        </w:rPr>
        <w:t xml:space="preserve"> </w:t>
      </w:r>
    </w:p>
    <w:p w14:paraId="46B4CD1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Disjoint with</w:t>
      </w:r>
    </w:p>
    <w:p w14:paraId="212DE5E5"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557" w:anchor="dfn-sosa-observationcollection" w:history="1">
        <w:r w:rsidRPr="008D2809">
          <w:rPr>
            <w:rFonts w:ascii="Times New Roman" w:eastAsia="Times New Roman" w:hAnsi="Times New Roman" w:cs="Times New Roman"/>
            <w:color w:val="0000FF"/>
            <w:kern w:val="0"/>
            <w:u w:val="single"/>
            <w14:ligatures w14:val="none"/>
          </w:rPr>
          <w:t>sosa:ObservationCollection</w:t>
        </w:r>
      </w:hyperlink>
      <w:r w:rsidRPr="008D2809">
        <w:rPr>
          <w:rFonts w:ascii="Times New Roman" w:eastAsia="Times New Roman" w:hAnsi="Times New Roman" w:cs="Times New Roman"/>
          <w:kern w:val="0"/>
          <w14:ligatures w14:val="none"/>
        </w:rPr>
        <w:t xml:space="preserve">, </w:t>
      </w:r>
      <w:hyperlink r:id="rId1558" w:anchor="dfn-sosa-samplecollection" w:history="1">
        <w:r w:rsidRPr="008D2809">
          <w:rPr>
            <w:rFonts w:ascii="Times New Roman" w:eastAsia="Times New Roman" w:hAnsi="Times New Roman" w:cs="Times New Roman"/>
            <w:color w:val="0000FF"/>
            <w:kern w:val="0"/>
            <w:u w:val="single"/>
            <w14:ligatures w14:val="none"/>
          </w:rPr>
          <w:t>sosa:SampleCollection</w:t>
        </w:r>
      </w:hyperlink>
      <w:r w:rsidRPr="008D2809">
        <w:rPr>
          <w:rFonts w:ascii="Times New Roman" w:eastAsia="Times New Roman" w:hAnsi="Times New Roman" w:cs="Times New Roman"/>
          <w:kern w:val="0"/>
          <w14:ligatures w14:val="none"/>
        </w:rPr>
        <w:t xml:space="preserve">, </w:t>
      </w:r>
      <w:hyperlink r:id="rId1559" w:anchor="dfn-sosa-samplingcollection" w:history="1">
        <w:r w:rsidRPr="008D2809">
          <w:rPr>
            <w:rFonts w:ascii="Times New Roman" w:eastAsia="Times New Roman" w:hAnsi="Times New Roman" w:cs="Times New Roman"/>
            <w:color w:val="0000FF"/>
            <w:kern w:val="0"/>
            <w:u w:val="single"/>
            <w14:ligatures w14:val="none"/>
          </w:rPr>
          <w:t>sosa:SamplingCollection</w:t>
        </w:r>
      </w:hyperlink>
      <w:r w:rsidRPr="008D2809">
        <w:rPr>
          <w:rFonts w:ascii="Times New Roman" w:eastAsia="Times New Roman" w:hAnsi="Times New Roman" w:cs="Times New Roman"/>
          <w:kern w:val="0"/>
          <w14:ligatures w14:val="none"/>
        </w:rPr>
        <w:t xml:space="preserve"> </w:t>
      </w:r>
    </w:p>
    <w:p w14:paraId="78D94E8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Restrictions in SSN</w:t>
      </w:r>
    </w:p>
    <w:p w14:paraId="43A707DB"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560" w:anchor="dfn-sosa-madebyactuator" w:history="1">
        <w:r w:rsidRPr="008D2809">
          <w:rPr>
            <w:rFonts w:ascii="Times New Roman" w:eastAsia="Times New Roman" w:hAnsi="Times New Roman" w:cs="Times New Roman"/>
            <w:color w:val="0000FF"/>
            <w:kern w:val="0"/>
            <w:u w:val="single"/>
            <w14:ligatures w14:val="none"/>
          </w:rPr>
          <w:t>sosa:madeByActuator</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561" w:anchor="dfn-sosa-actuator" w:history="1">
        <w:r w:rsidRPr="008D2809">
          <w:rPr>
            <w:rFonts w:ascii="Times New Roman" w:eastAsia="Times New Roman" w:hAnsi="Times New Roman" w:cs="Times New Roman"/>
            <w:color w:val="0000FF"/>
            <w:kern w:val="0"/>
            <w:u w:val="single"/>
            <w14:ligatures w14:val="none"/>
          </w:rPr>
          <w:t>sosa:Actuator</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562" w:anchor="dfn-sosa-usedprocedure" w:history="1">
        <w:r w:rsidRPr="008D2809">
          <w:rPr>
            <w:rFonts w:ascii="Times New Roman" w:eastAsia="Times New Roman" w:hAnsi="Times New Roman" w:cs="Times New Roman"/>
            <w:color w:val="0000FF"/>
            <w:kern w:val="0"/>
            <w:u w:val="single"/>
            <w14:ligatures w14:val="none"/>
          </w:rPr>
          <w:t>sosa:usedProcedure</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563" w:anchor="dfn-sosa-actuatingprocedure" w:history="1">
        <w:r w:rsidRPr="008D2809">
          <w:rPr>
            <w:rFonts w:ascii="Times New Roman" w:eastAsia="Times New Roman" w:hAnsi="Times New Roman" w:cs="Times New Roman"/>
            <w:color w:val="0000FF"/>
            <w:kern w:val="0"/>
            <w:u w:val="single"/>
            <w14:ligatures w14:val="none"/>
          </w:rPr>
          <w:t>sosa:ActuatingProcedure</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564" w:anchor="dfn-sosa-hasfeatureofinterest" w:history="1">
        <w:r w:rsidRPr="008D2809">
          <w:rPr>
            <w:rFonts w:ascii="Times New Roman" w:eastAsia="Times New Roman" w:hAnsi="Times New Roman" w:cs="Times New Roman"/>
            <w:color w:val="0000FF"/>
            <w:kern w:val="0"/>
            <w:u w:val="single"/>
            <w14:ligatures w14:val="none"/>
          </w:rPr>
          <w:t>sosa:hasFeatureOfInterest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565"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566" w:anchor="dfn-sosa-actsonproperty" w:history="1">
        <w:r w:rsidRPr="008D2809">
          <w:rPr>
            <w:rFonts w:ascii="Times New Roman" w:eastAsia="Times New Roman" w:hAnsi="Times New Roman" w:cs="Times New Roman"/>
            <w:color w:val="0000FF"/>
            <w:kern w:val="0"/>
            <w:u w:val="single"/>
            <w14:ligatures w14:val="none"/>
          </w:rPr>
          <w:t>sosa:actsOnProperty</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567"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568" w:anchor="dfn-sosa-hasmember" w:history="1">
        <w:r w:rsidRPr="008D2809">
          <w:rPr>
            <w:rFonts w:ascii="Times New Roman" w:eastAsia="Times New Roman" w:hAnsi="Times New Roman" w:cs="Times New Roman"/>
            <w:color w:val="0000FF"/>
            <w:kern w:val="0"/>
            <w:u w:val="single"/>
            <w14:ligatures w14:val="none"/>
          </w:rPr>
          <w:t>sosa:hasMember</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569" w:anchor="dfn-sosa-actuation" w:history="1">
        <w:r w:rsidRPr="008D2809">
          <w:rPr>
            <w:rFonts w:ascii="Times New Roman" w:eastAsia="Times New Roman" w:hAnsi="Times New Roman" w:cs="Times New Roman"/>
            <w:color w:val="0000FF"/>
            <w:kern w:val="0"/>
            <w:u w:val="single"/>
            <w14:ligatures w14:val="none"/>
          </w:rPr>
          <w:t>sosa:Actuation</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or</w:t>
      </w:r>
      <w:r w:rsidRPr="008D2809">
        <w:rPr>
          <w:rFonts w:ascii="Times New Roman" w:eastAsia="Times New Roman" w:hAnsi="Times New Roman" w:cs="Times New Roman"/>
          <w:kern w:val="0"/>
          <w14:ligatures w14:val="none"/>
        </w:rPr>
        <w:t xml:space="preserve"> </w:t>
      </w:r>
      <w:hyperlink r:id="rId1570" w:anchor="dfn-sosa-actuationcollection" w:history="1">
        <w:r w:rsidRPr="008D2809">
          <w:rPr>
            <w:rFonts w:ascii="Times New Roman" w:eastAsia="Times New Roman" w:hAnsi="Times New Roman" w:cs="Times New Roman"/>
            <w:color w:val="0000FF"/>
            <w:kern w:val="0"/>
            <w:u w:val="single"/>
            <w14:ligatures w14:val="none"/>
          </w:rPr>
          <w:t>sosa:ActuationCollection</w:t>
        </w:r>
      </w:hyperlink>
      <w:r w:rsidRPr="008D2809">
        <w:rPr>
          <w:rFonts w:ascii="Times New Roman" w:eastAsia="Times New Roman" w:hAnsi="Times New Roman" w:cs="Times New Roman"/>
          <w:kern w:val="0"/>
          <w14:ligatures w14:val="none"/>
        </w:rPr>
        <w:t xml:space="preserve">) </w:t>
      </w:r>
    </w:p>
    <w:p w14:paraId="79E542F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6B47A2FF"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571" w:history="1">
        <w:r w:rsidRPr="008D2809">
          <w:rPr>
            <w:rFonts w:ascii="Times New Roman" w:eastAsia="Times New Roman" w:hAnsi="Times New Roman" w:cs="Times New Roman"/>
            <w:color w:val="0000FF"/>
            <w:kern w:val="0"/>
            <w:u w:val="single"/>
            <w14:ligatures w14:val="none"/>
          </w:rPr>
          <w:t>http://www.w3.org/ns/sosa/actuation/</w:t>
        </w:r>
      </w:hyperlink>
      <w:r w:rsidRPr="008D2809">
        <w:rPr>
          <w:rFonts w:ascii="Times New Roman" w:eastAsia="Times New Roman" w:hAnsi="Times New Roman" w:cs="Times New Roman"/>
          <w:kern w:val="0"/>
          <w14:ligatures w14:val="none"/>
        </w:rPr>
        <w:t xml:space="preserve"> </w:t>
      </w:r>
    </w:p>
    <w:p w14:paraId="36450EB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572" w:anchor="Actuation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573"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12535D7A"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5.4.2.4 </w:t>
      </w:r>
      <w:r w:rsidRPr="008D2809">
        <w:rPr>
          <w:rFonts w:ascii="Times New Roman" w:eastAsia="Times New Roman" w:hAnsi="Times New Roman" w:cs="Times New Roman"/>
          <w:b/>
          <w:bCs/>
          <w:i/>
          <w:iCs/>
          <w:kern w:val="0"/>
          <w:sz w:val="20"/>
          <w:szCs w:val="20"/>
          <w14:ligatures w14:val="none"/>
        </w:rPr>
        <w:t>sosa:Actuator</w:t>
      </w:r>
    </w:p>
    <w:p w14:paraId="2335CB9E"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http://www.w3.org/ns/sosa/Actuator </w:t>
      </w:r>
    </w:p>
    <w:p w14:paraId="61D12C0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lastRenderedPageBreak/>
        <w:t>an OWL Class</w:t>
      </w:r>
      <w:r w:rsidRPr="008D2809">
        <w:rPr>
          <w:rFonts w:ascii="Times New Roman" w:eastAsia="Times New Roman" w:hAnsi="Times New Roman" w:cs="Times New Roman"/>
          <w:kern w:val="0"/>
          <w14:ligatures w14:val="none"/>
        </w:rPr>
        <w:t xml:space="preserve"> </w:t>
      </w:r>
    </w:p>
    <w:p w14:paraId="30925119" w14:textId="383C088F"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Actuator</w:t>
      </w:r>
      <w:r w:rsidRPr="008D2809">
        <w:rPr>
          <w:rFonts w:ascii="Times New Roman" w:eastAsia="Times New Roman" w:hAnsi="Times New Roman" w:cs="Times New Roman"/>
          <w:kern w:val="0"/>
          <w14:ligatures w14:val="none"/>
        </w:rPr>
        <w:t xml:space="preserve"> — System that implements an ActuatingProcedure to change the value of an actuatable Property</w:t>
      </w:r>
      <w:ins w:id="228" w:author="Carl Reed" w:date="2026-08-24T12:30:00Z" w16du:dateUtc="2026-08-24T18:30:00Z">
        <w:r w:rsidR="00884376">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783DF60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This may be a device, a piece of infrastructure, an agent (including humans), or a software-based system, including systems performing simulations. </w:t>
      </w:r>
    </w:p>
    <w:p w14:paraId="7C149BD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3DAABE8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An Actuator may have a geographic location. See </w:t>
      </w:r>
      <w:hyperlink r:id="rId1574" w:anchor="ModelLocation" w:history="1">
        <w:r w:rsidRPr="008D2809">
          <w:rPr>
            <w:rFonts w:ascii="Times New Roman" w:eastAsia="Times New Roman" w:hAnsi="Times New Roman" w:cs="Times New Roman"/>
            <w:color w:val="0000FF"/>
            <w:kern w:val="0"/>
            <w:u w:val="single"/>
            <w14:ligatures w14:val="none"/>
          </w:rPr>
          <w:t>Location and Geometry</w:t>
        </w:r>
      </w:hyperlink>
      <w:r w:rsidRPr="008D2809">
        <w:rPr>
          <w:rFonts w:ascii="Times New Roman" w:eastAsia="Times New Roman" w:hAnsi="Times New Roman" w:cs="Times New Roman"/>
          <w:kern w:val="0"/>
          <w14:ligatures w14:val="none"/>
        </w:rPr>
        <w:t xml:space="preserve"> for patterns to describe this. </w:t>
      </w:r>
    </w:p>
    <w:p w14:paraId="5A5B0E0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723671CB" w14:textId="45BD85BB"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Specific actuator </w:t>
      </w:r>
      <w:r w:rsidRPr="008D2809">
        <w:rPr>
          <w:rFonts w:ascii="Times New Roman" w:eastAsia="Times New Roman" w:hAnsi="Times New Roman" w:cs="Times New Roman"/>
          <w:i/>
          <w:iCs/>
          <w:kern w:val="0"/>
          <w14:ligatures w14:val="none"/>
        </w:rPr>
        <w:t>types</w:t>
      </w:r>
      <w:r w:rsidRPr="008D2809">
        <w:rPr>
          <w:rFonts w:ascii="Times New Roman" w:eastAsia="Times New Roman" w:hAnsi="Times New Roman" w:cs="Times New Roman"/>
          <w:kern w:val="0"/>
          <w14:ligatures w14:val="none"/>
        </w:rPr>
        <w:t xml:space="preserve"> may be implemented as </w:t>
      </w:r>
      <w:r w:rsidRPr="008D2809">
        <w:rPr>
          <w:rFonts w:ascii="Times New Roman" w:eastAsia="Times New Roman" w:hAnsi="Times New Roman" w:cs="Times New Roman"/>
          <w:i/>
          <w:iCs/>
          <w:kern w:val="0"/>
          <w14:ligatures w14:val="none"/>
        </w:rPr>
        <w:t>sub-classes</w:t>
      </w:r>
      <w:r w:rsidRPr="008D2809">
        <w:rPr>
          <w:rFonts w:ascii="Times New Roman" w:eastAsia="Times New Roman" w:hAnsi="Times New Roman" w:cs="Times New Roman"/>
          <w:kern w:val="0"/>
          <w14:ligatures w14:val="none"/>
        </w:rPr>
        <w:t xml:space="preserve"> of this class or its sub-classes. Their descriptions may capture the properties and characteristics of a whole class of actuators, corresponding with the information typically found in a spec-sheet or </w:t>
      </w:r>
      <w:del w:id="229" w:author="Carl Reed" w:date="2026-08-24T12:30:00Z" w16du:dateUtc="2026-08-24T18:30:00Z">
        <w:r w:rsidRPr="008D2809" w:rsidDel="00441DC4">
          <w:rPr>
            <w:rFonts w:ascii="Times New Roman" w:eastAsia="Times New Roman" w:hAnsi="Times New Roman" w:cs="Times New Roman"/>
            <w:kern w:val="0"/>
            <w14:ligatures w14:val="none"/>
          </w:rPr>
          <w:delText>data-sheet</w:delText>
        </w:r>
      </w:del>
      <w:ins w:id="230" w:author="Carl Reed" w:date="2026-08-24T12:30:00Z" w16du:dateUtc="2026-08-24T18:30:00Z">
        <w:r w:rsidR="00441DC4" w:rsidRPr="008D2809">
          <w:rPr>
            <w:rFonts w:ascii="Times New Roman" w:eastAsia="Times New Roman" w:hAnsi="Times New Roman" w:cs="Times New Roman"/>
            <w:kern w:val="0"/>
            <w14:ligatures w14:val="none"/>
          </w:rPr>
          <w:t>datasheet</w:t>
        </w:r>
      </w:ins>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t xml:space="preserve">Individual actuator </w:t>
      </w:r>
      <w:r w:rsidRPr="008D2809">
        <w:rPr>
          <w:rFonts w:ascii="Times New Roman" w:eastAsia="Times New Roman" w:hAnsi="Times New Roman" w:cs="Times New Roman"/>
          <w:i/>
          <w:iCs/>
          <w:kern w:val="0"/>
          <w14:ligatures w14:val="none"/>
        </w:rPr>
        <w:t>instances</w:t>
      </w:r>
      <w:r w:rsidRPr="008D2809">
        <w:rPr>
          <w:rFonts w:ascii="Times New Roman" w:eastAsia="Times New Roman" w:hAnsi="Times New Roman" w:cs="Times New Roman"/>
          <w:kern w:val="0"/>
          <w14:ligatures w14:val="none"/>
        </w:rPr>
        <w:t xml:space="preserve"> are </w:t>
      </w:r>
      <w:r w:rsidRPr="008D2809">
        <w:rPr>
          <w:rFonts w:ascii="Times New Roman" w:eastAsia="Times New Roman" w:hAnsi="Times New Roman" w:cs="Times New Roman"/>
          <w:i/>
          <w:iCs/>
          <w:kern w:val="0"/>
          <w14:ligatures w14:val="none"/>
        </w:rPr>
        <w:t>members</w:t>
      </w:r>
      <w:r w:rsidRPr="008D2809">
        <w:rPr>
          <w:rFonts w:ascii="Times New Roman" w:eastAsia="Times New Roman" w:hAnsi="Times New Roman" w:cs="Times New Roman"/>
          <w:kern w:val="0"/>
          <w14:ligatures w14:val="none"/>
        </w:rPr>
        <w:t xml:space="preserve"> of this class or its sub-classes. </w:t>
      </w:r>
      <w:r w:rsidRPr="008D2809">
        <w:rPr>
          <w:rFonts w:ascii="Times New Roman" w:eastAsia="Times New Roman" w:hAnsi="Times New Roman" w:cs="Times New Roman"/>
          <w:kern w:val="0"/>
          <w14:ligatures w14:val="none"/>
        </w:rPr>
        <w:br/>
        <w:t xml:space="preserve">See </w:t>
      </w:r>
      <w:hyperlink r:id="rId1575" w:anchor="ModelSystemType" w:history="1">
        <w:r w:rsidRPr="008D2809">
          <w:rPr>
            <w:rFonts w:ascii="Times New Roman" w:eastAsia="Times New Roman" w:hAnsi="Times New Roman" w:cs="Times New Roman"/>
            <w:color w:val="0000FF"/>
            <w:kern w:val="0"/>
            <w:u w:val="single"/>
            <w14:ligatures w14:val="none"/>
          </w:rPr>
          <w:t>Systems Types and Individuals</w:t>
        </w:r>
      </w:hyperlink>
      <w:r w:rsidRPr="008D2809">
        <w:rPr>
          <w:rFonts w:ascii="Times New Roman" w:eastAsia="Times New Roman" w:hAnsi="Times New Roman" w:cs="Times New Roman"/>
          <w:kern w:val="0"/>
          <w14:ligatures w14:val="none"/>
        </w:rPr>
        <w:t xml:space="preserve"> for patterns to describe this. </w:t>
      </w:r>
    </w:p>
    <w:p w14:paraId="2DB8629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Example</w:t>
      </w:r>
    </w:p>
    <w:p w14:paraId="15AC3A9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 window actuator for automatic window control, i.e., opening or closing the window. </w:t>
      </w:r>
    </w:p>
    <w:p w14:paraId="0B4F872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Subclass of</w:t>
      </w:r>
    </w:p>
    <w:p w14:paraId="04FF7DD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576" w:anchor="dfn-sosa-system" w:history="1">
        <w:r w:rsidRPr="008D2809">
          <w:rPr>
            <w:rFonts w:ascii="Times New Roman" w:eastAsia="Times New Roman" w:hAnsi="Times New Roman" w:cs="Times New Roman"/>
            <w:color w:val="0000FF"/>
            <w:kern w:val="0"/>
            <w:u w:val="single"/>
            <w14:ligatures w14:val="none"/>
          </w:rPr>
          <w:t>sosa:System</w:t>
        </w:r>
      </w:hyperlink>
      <w:r w:rsidRPr="008D2809">
        <w:rPr>
          <w:rFonts w:ascii="Times New Roman" w:eastAsia="Times New Roman" w:hAnsi="Times New Roman" w:cs="Times New Roman"/>
          <w:kern w:val="0"/>
          <w14:ligatures w14:val="none"/>
        </w:rPr>
        <w:t xml:space="preserve"> </w:t>
      </w:r>
    </w:p>
    <w:p w14:paraId="588A6E5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Restrictions in SSN</w:t>
      </w:r>
    </w:p>
    <w:p w14:paraId="51B75738"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577" w:anchor="dfn-sosa-madeactuation" w:history="1">
        <w:r w:rsidRPr="008D2809">
          <w:rPr>
            <w:rFonts w:ascii="Times New Roman" w:eastAsia="Times New Roman" w:hAnsi="Times New Roman" w:cs="Times New Roman"/>
            <w:color w:val="0000FF"/>
            <w:kern w:val="0"/>
            <w:u w:val="single"/>
            <w14:ligatures w14:val="none"/>
          </w:rPr>
          <w:t>sosa:madeActuation</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578" w:anchor="dfn-sosa-actuation" w:history="1">
        <w:r w:rsidRPr="008D2809">
          <w:rPr>
            <w:rFonts w:ascii="Times New Roman" w:eastAsia="Times New Roman" w:hAnsi="Times New Roman" w:cs="Times New Roman"/>
            <w:color w:val="0000FF"/>
            <w:kern w:val="0"/>
            <w:u w:val="single"/>
            <w14:ligatures w14:val="none"/>
          </w:rPr>
          <w:t>sosa:Actuation</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or</w:t>
      </w:r>
      <w:r w:rsidRPr="008D2809">
        <w:rPr>
          <w:rFonts w:ascii="Times New Roman" w:eastAsia="Times New Roman" w:hAnsi="Times New Roman" w:cs="Times New Roman"/>
          <w:kern w:val="0"/>
          <w14:ligatures w14:val="none"/>
        </w:rPr>
        <w:t xml:space="preserve"> </w:t>
      </w:r>
      <w:hyperlink r:id="rId1579" w:anchor="dfn-sosa-actuationcollection" w:history="1">
        <w:r w:rsidRPr="008D2809">
          <w:rPr>
            <w:rFonts w:ascii="Times New Roman" w:eastAsia="Times New Roman" w:hAnsi="Times New Roman" w:cs="Times New Roman"/>
            <w:color w:val="0000FF"/>
            <w:kern w:val="0"/>
            <w:u w:val="single"/>
            <w14:ligatures w14:val="none"/>
          </w:rPr>
          <w:t>sosa:ActuationCollection</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580" w:anchor="dfn-sosa-actson" w:history="1">
        <w:r w:rsidRPr="008D2809">
          <w:rPr>
            <w:rFonts w:ascii="Times New Roman" w:eastAsia="Times New Roman" w:hAnsi="Times New Roman" w:cs="Times New Roman"/>
            <w:color w:val="0000FF"/>
            <w:kern w:val="0"/>
            <w:u w:val="single"/>
            <w14:ligatures w14:val="none"/>
          </w:rPr>
          <w:t>sosa:actsOn</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581"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582" w:anchor="dfn-sosa-implements" w:history="1">
        <w:r w:rsidRPr="008D2809">
          <w:rPr>
            <w:rFonts w:ascii="Times New Roman" w:eastAsia="Times New Roman" w:hAnsi="Times New Roman" w:cs="Times New Roman"/>
            <w:color w:val="0000FF"/>
            <w:kern w:val="0"/>
            <w:u w:val="single"/>
            <w14:ligatures w14:val="none"/>
          </w:rPr>
          <w:t>sosa:implements</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583" w:anchor="dfn-sosa-actuatingprocedure" w:history="1">
        <w:r w:rsidRPr="008D2809">
          <w:rPr>
            <w:rFonts w:ascii="Times New Roman" w:eastAsia="Times New Roman" w:hAnsi="Times New Roman" w:cs="Times New Roman"/>
            <w:color w:val="0000FF"/>
            <w:kern w:val="0"/>
            <w:u w:val="single"/>
            <w14:ligatures w14:val="none"/>
          </w:rPr>
          <w:t>sosa:ActuatingProcedure</w:t>
        </w:r>
      </w:hyperlink>
      <w:r w:rsidRPr="008D2809">
        <w:rPr>
          <w:rFonts w:ascii="Times New Roman" w:eastAsia="Times New Roman" w:hAnsi="Times New Roman" w:cs="Times New Roman"/>
          <w:kern w:val="0"/>
          <w14:ligatures w14:val="none"/>
        </w:rPr>
        <w:t xml:space="preserve"> </w:t>
      </w:r>
    </w:p>
    <w:p w14:paraId="0199DCD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06BA8B6A"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584" w:history="1">
        <w:r w:rsidRPr="008D2809">
          <w:rPr>
            <w:rFonts w:ascii="Times New Roman" w:eastAsia="Times New Roman" w:hAnsi="Times New Roman" w:cs="Times New Roman"/>
            <w:color w:val="0000FF"/>
            <w:kern w:val="0"/>
            <w:u w:val="single"/>
            <w14:ligatures w14:val="none"/>
          </w:rPr>
          <w:t>http://www.w3.org/ns/sosa/actuation/</w:t>
        </w:r>
      </w:hyperlink>
      <w:r w:rsidRPr="008D2809">
        <w:rPr>
          <w:rFonts w:ascii="Times New Roman" w:eastAsia="Times New Roman" w:hAnsi="Times New Roman" w:cs="Times New Roman"/>
          <w:kern w:val="0"/>
          <w14:ligatures w14:val="none"/>
        </w:rPr>
        <w:t xml:space="preserve"> </w:t>
      </w:r>
    </w:p>
    <w:p w14:paraId="3D830A6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585" w:anchor="Actuation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586"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673396F4"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5.4.2.5 </w:t>
      </w:r>
      <w:r w:rsidRPr="008D2809">
        <w:rPr>
          <w:rFonts w:ascii="Times New Roman" w:eastAsia="Times New Roman" w:hAnsi="Times New Roman" w:cs="Times New Roman"/>
          <w:b/>
          <w:bCs/>
          <w:i/>
          <w:iCs/>
          <w:kern w:val="0"/>
          <w:sz w:val="20"/>
          <w:szCs w:val="20"/>
          <w14:ligatures w14:val="none"/>
        </w:rPr>
        <w:t>sosa:actsOn</w:t>
      </w:r>
    </w:p>
    <w:p w14:paraId="4132FC5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http://www.w3.org/ns/sosa/actsOn </w:t>
      </w:r>
    </w:p>
    <w:p w14:paraId="5C07461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1E18817A" w14:textId="7D4D4892"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acts on</w:t>
      </w:r>
      <w:r w:rsidRPr="008D2809">
        <w:rPr>
          <w:rFonts w:ascii="Times New Roman" w:eastAsia="Times New Roman" w:hAnsi="Times New Roman" w:cs="Times New Roman"/>
          <w:kern w:val="0"/>
          <w14:ligatures w14:val="none"/>
        </w:rPr>
        <w:t xml:space="preserve"> — relation from an Actuator to a Property whose state may be changed by </w:t>
      </w:r>
      <w:commentRangeStart w:id="231"/>
      <w:r w:rsidRPr="008D2809">
        <w:rPr>
          <w:rFonts w:ascii="Times New Roman" w:eastAsia="Times New Roman" w:hAnsi="Times New Roman" w:cs="Times New Roman"/>
          <w:kern w:val="0"/>
          <w14:ligatures w14:val="none"/>
        </w:rPr>
        <w:t xml:space="preserve">using it </w:t>
      </w:r>
      <w:commentRangeEnd w:id="231"/>
      <w:r w:rsidR="00441DC4">
        <w:rPr>
          <w:rStyle w:val="CommentReference"/>
          <w:rFonts w:ascii="Times New Roman" w:eastAsia="Times New Roman" w:hAnsi="Times New Roman" w:cs="Times New Roman"/>
          <w:kern w:val="0"/>
          <w:sz w:val="24"/>
          <w:szCs w:val="24"/>
          <w14:ligatures w14:val="none"/>
        </w:rPr>
        <w:commentReference w:id="231"/>
      </w:r>
      <w:ins w:id="232" w:author="Carl Reed" w:date="2026-08-24T12:31:00Z" w16du:dateUtc="2026-08-24T18:31:00Z">
        <w:r w:rsidR="00441DC4">
          <w:rPr>
            <w:rFonts w:ascii="Times New Roman" w:eastAsia="Times New Roman" w:hAnsi="Times New Roman" w:cs="Times New Roman"/>
            <w:kern w:val="0"/>
            <w14:ligatures w14:val="none"/>
          </w:rPr>
          <w:t>.</w:t>
        </w:r>
      </w:ins>
    </w:p>
    <w:p w14:paraId="2D2BE3B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Subproperty of</w:t>
      </w:r>
    </w:p>
    <w:p w14:paraId="07CC88E7"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587" w:anchor="dfn-sosa-forproperty" w:history="1">
        <w:r w:rsidRPr="008D2809">
          <w:rPr>
            <w:rFonts w:ascii="Times New Roman" w:eastAsia="Times New Roman" w:hAnsi="Times New Roman" w:cs="Times New Roman"/>
            <w:color w:val="0000FF"/>
            <w:kern w:val="0"/>
            <w:u w:val="single"/>
            <w14:ligatures w14:val="none"/>
          </w:rPr>
          <w:t>sosa:forProperty</w:t>
        </w:r>
      </w:hyperlink>
      <w:r w:rsidRPr="008D2809">
        <w:rPr>
          <w:rFonts w:ascii="Times New Roman" w:eastAsia="Times New Roman" w:hAnsi="Times New Roman" w:cs="Times New Roman"/>
          <w:kern w:val="0"/>
          <w14:ligatures w14:val="none"/>
        </w:rPr>
        <w:t xml:space="preserve"> </w:t>
      </w:r>
    </w:p>
    <w:p w14:paraId="4CACC51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1B11953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588" w:anchor="dfn-sosa-actuator" w:history="1">
        <w:r w:rsidRPr="008D2809">
          <w:rPr>
            <w:rFonts w:ascii="Times New Roman" w:eastAsia="Times New Roman" w:hAnsi="Times New Roman" w:cs="Times New Roman"/>
            <w:color w:val="0000FF"/>
            <w:kern w:val="0"/>
            <w:u w:val="single"/>
            <w14:ligatures w14:val="none"/>
          </w:rPr>
          <w:t>sosa:Actuator</w:t>
        </w:r>
      </w:hyperlink>
      <w:r w:rsidRPr="008D2809">
        <w:rPr>
          <w:rFonts w:ascii="Times New Roman" w:eastAsia="Times New Roman" w:hAnsi="Times New Roman" w:cs="Times New Roman"/>
          <w:kern w:val="0"/>
          <w14:ligatures w14:val="none"/>
        </w:rPr>
        <w:t xml:space="preserve"> </w:t>
      </w:r>
    </w:p>
    <w:p w14:paraId="0C95351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5323A234"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589"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w:t>
      </w:r>
    </w:p>
    <w:p w14:paraId="19128AB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776088E9"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590" w:anchor="dfn-sosa-isactedonby" w:history="1">
        <w:r w:rsidRPr="008D2809">
          <w:rPr>
            <w:rFonts w:ascii="Times New Roman" w:eastAsia="Times New Roman" w:hAnsi="Times New Roman" w:cs="Times New Roman"/>
            <w:color w:val="0000FF"/>
            <w:kern w:val="0"/>
            <w:u w:val="single"/>
            <w14:ligatures w14:val="none"/>
          </w:rPr>
          <w:t>sosa:isActedOnBy</w:t>
        </w:r>
      </w:hyperlink>
      <w:r w:rsidRPr="008D2809">
        <w:rPr>
          <w:rFonts w:ascii="Times New Roman" w:eastAsia="Times New Roman" w:hAnsi="Times New Roman" w:cs="Times New Roman"/>
          <w:kern w:val="0"/>
          <w14:ligatures w14:val="none"/>
        </w:rPr>
        <w:t xml:space="preserve"> </w:t>
      </w:r>
    </w:p>
    <w:p w14:paraId="4D714B3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0E5EEDC6"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591" w:history="1">
        <w:r w:rsidRPr="008D2809">
          <w:rPr>
            <w:rFonts w:ascii="Times New Roman" w:eastAsia="Times New Roman" w:hAnsi="Times New Roman" w:cs="Times New Roman"/>
            <w:color w:val="0000FF"/>
            <w:kern w:val="0"/>
            <w:u w:val="single"/>
            <w14:ligatures w14:val="none"/>
          </w:rPr>
          <w:t>http://www.w3.org/ns/sosa/actuation/</w:t>
        </w:r>
      </w:hyperlink>
      <w:r w:rsidRPr="008D2809">
        <w:rPr>
          <w:rFonts w:ascii="Times New Roman" w:eastAsia="Times New Roman" w:hAnsi="Times New Roman" w:cs="Times New Roman"/>
          <w:kern w:val="0"/>
          <w14:ligatures w14:val="none"/>
        </w:rPr>
        <w:t xml:space="preserve"> </w:t>
      </w:r>
    </w:p>
    <w:p w14:paraId="6AD47D4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592" w:anchor="Actuation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593"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74D6D70B"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5.4.2.6 </w:t>
      </w:r>
      <w:r w:rsidRPr="008D2809">
        <w:rPr>
          <w:rFonts w:ascii="Times New Roman" w:eastAsia="Times New Roman" w:hAnsi="Times New Roman" w:cs="Times New Roman"/>
          <w:b/>
          <w:bCs/>
          <w:i/>
          <w:iCs/>
          <w:kern w:val="0"/>
          <w:sz w:val="20"/>
          <w:szCs w:val="20"/>
          <w14:ligatures w14:val="none"/>
        </w:rPr>
        <w:t>sosa:actsOnProperty</w:t>
      </w:r>
    </w:p>
    <w:p w14:paraId="7104C17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http://www.w3.org/ns/sosa/actsOnProperty </w:t>
      </w:r>
    </w:p>
    <w:p w14:paraId="5E8012C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725C6C6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5EB8642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2017 edition defined the term ActuatableProperty as the range of </w:t>
      </w:r>
      <w:hyperlink r:id="rId1594" w:anchor="dfn-sosa-actsonproperty" w:history="1">
        <w:r w:rsidRPr="008D2809">
          <w:rPr>
            <w:rFonts w:ascii="Times New Roman" w:eastAsia="Times New Roman" w:hAnsi="Times New Roman" w:cs="Times New Roman"/>
            <w:color w:val="0000FF"/>
            <w:kern w:val="0"/>
            <w:u w:val="single"/>
            <w14:ligatures w14:val="none"/>
          </w:rPr>
          <w:t>sosa:actsOnProperty</w:t>
        </w:r>
      </w:hyperlink>
      <w:r w:rsidRPr="008D2809">
        <w:rPr>
          <w:rFonts w:ascii="Times New Roman" w:eastAsia="Times New Roman" w:hAnsi="Times New Roman" w:cs="Times New Roman"/>
          <w:kern w:val="0"/>
          <w14:ligatures w14:val="none"/>
        </w:rPr>
        <w:t xml:space="preserve">. That specialization of </w:t>
      </w:r>
      <w:hyperlink r:id="rId1595"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is deprecated in this 2023 edition. </w:t>
      </w:r>
    </w:p>
    <w:p w14:paraId="62E7A60D" w14:textId="2FE5C873"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acts on property</w:t>
      </w:r>
      <w:r w:rsidRPr="008D2809">
        <w:rPr>
          <w:rFonts w:ascii="Times New Roman" w:eastAsia="Times New Roman" w:hAnsi="Times New Roman" w:cs="Times New Roman"/>
          <w:kern w:val="0"/>
          <w14:ligatures w14:val="none"/>
        </w:rPr>
        <w:t xml:space="preserve"> — relation from an Actuation to the Property it acted upon</w:t>
      </w:r>
      <w:ins w:id="233" w:author="Carl Reed" w:date="2026-08-24T12:31:00Z" w16du:dateUtc="2026-08-24T18:31:00Z">
        <w:r w:rsidR="002823B6">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6BDA382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Example</w:t>
      </w:r>
    </w:p>
    <w:p w14:paraId="2DA944E7"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 the activity (</w:t>
      </w:r>
      <w:hyperlink r:id="rId1596" w:anchor="SOSAActuation" w:history="1">
        <w:r w:rsidRPr="008D2809">
          <w:rPr>
            <w:rFonts w:ascii="Times New Roman" w:eastAsia="Times New Roman" w:hAnsi="Times New Roman" w:cs="Times New Roman"/>
            <w:color w:val="0000FF"/>
            <w:kern w:val="0"/>
            <w:u w:val="single"/>
            <w14:ligatures w14:val="none"/>
          </w:rPr>
          <w:t>Actuation</w:t>
        </w:r>
      </w:hyperlink>
      <w:r w:rsidRPr="008D2809">
        <w:rPr>
          <w:rFonts w:ascii="Times New Roman" w:eastAsia="Times New Roman" w:hAnsi="Times New Roman" w:cs="Times New Roman"/>
          <w:kern w:val="0"/>
          <w14:ligatures w14:val="none"/>
        </w:rPr>
        <w:t xml:space="preserve">) of automatically closing a window if the temperature in a room drops below 20 degrees Celsius, the property upon which the </w:t>
      </w:r>
      <w:hyperlink r:id="rId1597" w:anchor="SOSAActuator" w:history="1">
        <w:r w:rsidRPr="008D2809">
          <w:rPr>
            <w:rFonts w:ascii="Times New Roman" w:eastAsia="Times New Roman" w:hAnsi="Times New Roman" w:cs="Times New Roman"/>
            <w:color w:val="0000FF"/>
            <w:kern w:val="0"/>
            <w:u w:val="single"/>
            <w14:ligatures w14:val="none"/>
          </w:rPr>
          <w:t>Actuator</w:t>
        </w:r>
      </w:hyperlink>
      <w:r w:rsidRPr="008D2809">
        <w:rPr>
          <w:rFonts w:ascii="Times New Roman" w:eastAsia="Times New Roman" w:hAnsi="Times New Roman" w:cs="Times New Roman"/>
          <w:kern w:val="0"/>
          <w14:ligatures w14:val="none"/>
        </w:rPr>
        <w:t xml:space="preserve"> acts is the state of the window as it changes from being open to being closed. </w:t>
      </w:r>
    </w:p>
    <w:p w14:paraId="51C51AD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11A2E06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598" w:anchor="dfn-sosa-actuation" w:history="1">
        <w:r w:rsidRPr="008D2809">
          <w:rPr>
            <w:rFonts w:ascii="Times New Roman" w:eastAsia="Times New Roman" w:hAnsi="Times New Roman" w:cs="Times New Roman"/>
            <w:color w:val="0000FF"/>
            <w:kern w:val="0"/>
            <w:u w:val="single"/>
            <w14:ligatures w14:val="none"/>
          </w:rPr>
          <w:t>sosa:Actuation</w:t>
        </w:r>
      </w:hyperlink>
      <w:r w:rsidRPr="008D2809">
        <w:rPr>
          <w:rFonts w:ascii="Times New Roman" w:eastAsia="Times New Roman" w:hAnsi="Times New Roman" w:cs="Times New Roman"/>
          <w:kern w:val="0"/>
          <w14:ligatures w14:val="none"/>
        </w:rPr>
        <w:t xml:space="preserve">, </w:t>
      </w:r>
      <w:hyperlink r:id="rId1599" w:anchor="dfn-sosa-actuationcollection" w:history="1">
        <w:r w:rsidRPr="008D2809">
          <w:rPr>
            <w:rFonts w:ascii="Times New Roman" w:eastAsia="Times New Roman" w:hAnsi="Times New Roman" w:cs="Times New Roman"/>
            <w:color w:val="0000FF"/>
            <w:kern w:val="0"/>
            <w:u w:val="single"/>
            <w14:ligatures w14:val="none"/>
          </w:rPr>
          <w:t>sosa:ActuationCollection</w:t>
        </w:r>
      </w:hyperlink>
      <w:r w:rsidRPr="008D2809">
        <w:rPr>
          <w:rFonts w:ascii="Times New Roman" w:eastAsia="Times New Roman" w:hAnsi="Times New Roman" w:cs="Times New Roman"/>
          <w:kern w:val="0"/>
          <w14:ligatures w14:val="none"/>
        </w:rPr>
        <w:t xml:space="preserve"> </w:t>
      </w:r>
    </w:p>
    <w:p w14:paraId="3086A6E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38BDD89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600"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w:t>
      </w:r>
    </w:p>
    <w:p w14:paraId="6629F4B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729CDEBF"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601" w:anchor="dfn-sosa-wasactedonby" w:history="1">
        <w:r w:rsidRPr="008D2809">
          <w:rPr>
            <w:rFonts w:ascii="Times New Roman" w:eastAsia="Times New Roman" w:hAnsi="Times New Roman" w:cs="Times New Roman"/>
            <w:color w:val="0000FF"/>
            <w:kern w:val="0"/>
            <w:u w:val="single"/>
            <w14:ligatures w14:val="none"/>
          </w:rPr>
          <w:t>sosa:wasActedOnBy</w:t>
        </w:r>
      </w:hyperlink>
      <w:r w:rsidRPr="008D2809">
        <w:rPr>
          <w:rFonts w:ascii="Times New Roman" w:eastAsia="Times New Roman" w:hAnsi="Times New Roman" w:cs="Times New Roman"/>
          <w:kern w:val="0"/>
          <w14:ligatures w14:val="none"/>
        </w:rPr>
        <w:t xml:space="preserve"> </w:t>
      </w:r>
    </w:p>
    <w:p w14:paraId="071A4B4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16C6F9C7"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602" w:history="1">
        <w:r w:rsidRPr="008D2809">
          <w:rPr>
            <w:rFonts w:ascii="Times New Roman" w:eastAsia="Times New Roman" w:hAnsi="Times New Roman" w:cs="Times New Roman"/>
            <w:color w:val="0000FF"/>
            <w:kern w:val="0"/>
            <w:u w:val="single"/>
            <w14:ligatures w14:val="none"/>
          </w:rPr>
          <w:t>http://www.w3.org/ns/sosa/actuation/</w:t>
        </w:r>
      </w:hyperlink>
      <w:r w:rsidRPr="008D2809">
        <w:rPr>
          <w:rFonts w:ascii="Times New Roman" w:eastAsia="Times New Roman" w:hAnsi="Times New Roman" w:cs="Times New Roman"/>
          <w:kern w:val="0"/>
          <w14:ligatures w14:val="none"/>
        </w:rPr>
        <w:t xml:space="preserve"> </w:t>
      </w:r>
    </w:p>
    <w:p w14:paraId="6A68FAF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603" w:anchor="Actuation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604"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5871C8D9"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5.4.2.7 </w:t>
      </w:r>
      <w:r w:rsidRPr="008D2809">
        <w:rPr>
          <w:rFonts w:ascii="Times New Roman" w:eastAsia="Times New Roman" w:hAnsi="Times New Roman" w:cs="Times New Roman"/>
          <w:b/>
          <w:bCs/>
          <w:i/>
          <w:iCs/>
          <w:kern w:val="0"/>
          <w:sz w:val="20"/>
          <w:szCs w:val="20"/>
          <w14:ligatures w14:val="none"/>
        </w:rPr>
        <w:t>sosa:isActedOnBy</w:t>
      </w:r>
    </w:p>
    <w:p w14:paraId="2033203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http://www.w3.org/ns/sosa/isActedOnBy </w:t>
      </w:r>
    </w:p>
    <w:p w14:paraId="6467FA0E"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03F0D2A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48CD921A"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2017 edition defined the term ActuatableProperty as the domain of </w:t>
      </w:r>
      <w:hyperlink r:id="rId1605" w:anchor="dfn-sosa-isactedonby" w:history="1">
        <w:r w:rsidRPr="008D2809">
          <w:rPr>
            <w:rFonts w:ascii="Times New Roman" w:eastAsia="Times New Roman" w:hAnsi="Times New Roman" w:cs="Times New Roman"/>
            <w:color w:val="0000FF"/>
            <w:kern w:val="0"/>
            <w:u w:val="single"/>
            <w14:ligatures w14:val="none"/>
          </w:rPr>
          <w:t>sosa:isActedOnBy</w:t>
        </w:r>
      </w:hyperlink>
      <w:r w:rsidRPr="008D2809">
        <w:rPr>
          <w:rFonts w:ascii="Times New Roman" w:eastAsia="Times New Roman" w:hAnsi="Times New Roman" w:cs="Times New Roman"/>
          <w:kern w:val="0"/>
          <w14:ligatures w14:val="none"/>
        </w:rPr>
        <w:t xml:space="preserve">. That specialization of </w:t>
      </w:r>
      <w:hyperlink r:id="rId1606"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is deprecated in this 2023 edition. </w:t>
      </w:r>
    </w:p>
    <w:p w14:paraId="116AD5F3" w14:textId="0136324B"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is acted on by</w:t>
      </w:r>
      <w:r w:rsidRPr="008D2809">
        <w:rPr>
          <w:rFonts w:ascii="Times New Roman" w:eastAsia="Times New Roman" w:hAnsi="Times New Roman" w:cs="Times New Roman"/>
          <w:kern w:val="0"/>
          <w14:ligatures w14:val="none"/>
        </w:rPr>
        <w:t xml:space="preserve"> — relation from a Property to an Actuator that may change its state</w:t>
      </w:r>
      <w:ins w:id="234" w:author="Carl Reed" w:date="2026-08-24T12:31:00Z" w16du:dateUtc="2026-08-24T18:31:00Z">
        <w:r w:rsidR="002823B6">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4A9E915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Domain Includes</w:t>
      </w:r>
    </w:p>
    <w:p w14:paraId="403A63B6"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607"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w:t>
      </w:r>
    </w:p>
    <w:p w14:paraId="1B10244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554D2FA8"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608" w:anchor="dfn-sosa-actuator" w:history="1">
        <w:r w:rsidRPr="008D2809">
          <w:rPr>
            <w:rFonts w:ascii="Times New Roman" w:eastAsia="Times New Roman" w:hAnsi="Times New Roman" w:cs="Times New Roman"/>
            <w:color w:val="0000FF"/>
            <w:kern w:val="0"/>
            <w:u w:val="single"/>
            <w14:ligatures w14:val="none"/>
          </w:rPr>
          <w:t>sosa:Actuator</w:t>
        </w:r>
      </w:hyperlink>
      <w:r w:rsidRPr="008D2809">
        <w:rPr>
          <w:rFonts w:ascii="Times New Roman" w:eastAsia="Times New Roman" w:hAnsi="Times New Roman" w:cs="Times New Roman"/>
          <w:kern w:val="0"/>
          <w14:ligatures w14:val="none"/>
        </w:rPr>
        <w:t xml:space="preserve"> </w:t>
      </w:r>
    </w:p>
    <w:p w14:paraId="0D2A14C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226BDA7B"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609" w:anchor="dfn-sosa-actson" w:history="1">
        <w:r w:rsidRPr="008D2809">
          <w:rPr>
            <w:rFonts w:ascii="Times New Roman" w:eastAsia="Times New Roman" w:hAnsi="Times New Roman" w:cs="Times New Roman"/>
            <w:color w:val="0000FF"/>
            <w:kern w:val="0"/>
            <w:u w:val="single"/>
            <w14:ligatures w14:val="none"/>
          </w:rPr>
          <w:t>sosa:actsOn</w:t>
        </w:r>
      </w:hyperlink>
      <w:r w:rsidRPr="008D2809">
        <w:rPr>
          <w:rFonts w:ascii="Times New Roman" w:eastAsia="Times New Roman" w:hAnsi="Times New Roman" w:cs="Times New Roman"/>
          <w:kern w:val="0"/>
          <w14:ligatures w14:val="none"/>
        </w:rPr>
        <w:t xml:space="preserve"> </w:t>
      </w:r>
    </w:p>
    <w:p w14:paraId="1EA95F6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62BDA72A"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610" w:history="1">
        <w:r w:rsidRPr="008D2809">
          <w:rPr>
            <w:rFonts w:ascii="Times New Roman" w:eastAsia="Times New Roman" w:hAnsi="Times New Roman" w:cs="Times New Roman"/>
            <w:color w:val="0000FF"/>
            <w:kern w:val="0"/>
            <w:u w:val="single"/>
            <w14:ligatures w14:val="none"/>
          </w:rPr>
          <w:t>http://www.w3.org/ns/sosa/actuation/</w:t>
        </w:r>
      </w:hyperlink>
      <w:r w:rsidRPr="008D2809">
        <w:rPr>
          <w:rFonts w:ascii="Times New Roman" w:eastAsia="Times New Roman" w:hAnsi="Times New Roman" w:cs="Times New Roman"/>
          <w:kern w:val="0"/>
          <w14:ligatures w14:val="none"/>
        </w:rPr>
        <w:t xml:space="preserve"> </w:t>
      </w:r>
    </w:p>
    <w:p w14:paraId="20C2F1A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611" w:anchor="Actuation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612"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71BDE6D0"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5.4.2.8 </w:t>
      </w:r>
      <w:r w:rsidRPr="008D2809">
        <w:rPr>
          <w:rFonts w:ascii="Times New Roman" w:eastAsia="Times New Roman" w:hAnsi="Times New Roman" w:cs="Times New Roman"/>
          <w:b/>
          <w:bCs/>
          <w:i/>
          <w:iCs/>
          <w:kern w:val="0"/>
          <w:sz w:val="20"/>
          <w:szCs w:val="20"/>
          <w14:ligatures w14:val="none"/>
        </w:rPr>
        <w:t>sosa:madeActuation</w:t>
      </w:r>
    </w:p>
    <w:p w14:paraId="1D4CB48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http://www.w3.org/ns/sosa/madeActuation </w:t>
      </w:r>
    </w:p>
    <w:p w14:paraId="22B62F0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4236074A" w14:textId="75C02E41"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made actuation</w:t>
      </w:r>
      <w:r w:rsidRPr="008D2809">
        <w:rPr>
          <w:rFonts w:ascii="Times New Roman" w:eastAsia="Times New Roman" w:hAnsi="Times New Roman" w:cs="Times New Roman"/>
          <w:kern w:val="0"/>
          <w14:ligatures w14:val="none"/>
        </w:rPr>
        <w:t xml:space="preserve"> — relation from an Actuator to an Actuation or ActuationCollection </w:t>
      </w:r>
      <w:commentRangeStart w:id="235"/>
      <w:r w:rsidRPr="008D2809">
        <w:rPr>
          <w:rFonts w:ascii="Times New Roman" w:eastAsia="Times New Roman" w:hAnsi="Times New Roman" w:cs="Times New Roman"/>
          <w:kern w:val="0"/>
          <w14:ligatures w14:val="none"/>
        </w:rPr>
        <w:t>it has made</w:t>
      </w:r>
      <w:commentRangeEnd w:id="235"/>
      <w:r w:rsidR="001340A6">
        <w:rPr>
          <w:rStyle w:val="CommentReference"/>
          <w:rFonts w:ascii="Times New Roman" w:eastAsia="Times New Roman" w:hAnsi="Times New Roman" w:cs="Times New Roman"/>
          <w:kern w:val="0"/>
          <w:sz w:val="24"/>
          <w:szCs w:val="24"/>
          <w14:ligatures w14:val="none"/>
        </w:rPr>
        <w:commentReference w:id="235"/>
      </w:r>
      <w:ins w:id="236" w:author="Carl Reed" w:date="2026-08-24T12:32:00Z" w16du:dateUtc="2026-08-24T18:32:00Z">
        <w:r w:rsidR="002823B6">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2DC2782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Subproperty of</w:t>
      </w:r>
    </w:p>
    <w:p w14:paraId="18874017"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613" w:anchor="dfn-sosa-madeexecution" w:history="1">
        <w:r w:rsidRPr="008D2809">
          <w:rPr>
            <w:rFonts w:ascii="Times New Roman" w:eastAsia="Times New Roman" w:hAnsi="Times New Roman" w:cs="Times New Roman"/>
            <w:color w:val="0000FF"/>
            <w:kern w:val="0"/>
            <w:u w:val="single"/>
            <w14:ligatures w14:val="none"/>
          </w:rPr>
          <w:t>sosa:madeExecution</w:t>
        </w:r>
      </w:hyperlink>
      <w:r w:rsidRPr="008D2809">
        <w:rPr>
          <w:rFonts w:ascii="Times New Roman" w:eastAsia="Times New Roman" w:hAnsi="Times New Roman" w:cs="Times New Roman"/>
          <w:kern w:val="0"/>
          <w14:ligatures w14:val="none"/>
        </w:rPr>
        <w:t xml:space="preserve"> </w:t>
      </w:r>
    </w:p>
    <w:p w14:paraId="17B26B6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32CE247B"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614" w:anchor="dfn-sosa-actuator" w:history="1">
        <w:r w:rsidRPr="008D2809">
          <w:rPr>
            <w:rFonts w:ascii="Times New Roman" w:eastAsia="Times New Roman" w:hAnsi="Times New Roman" w:cs="Times New Roman"/>
            <w:color w:val="0000FF"/>
            <w:kern w:val="0"/>
            <w:u w:val="single"/>
            <w14:ligatures w14:val="none"/>
          </w:rPr>
          <w:t>sosa:Actuator</w:t>
        </w:r>
      </w:hyperlink>
      <w:r w:rsidRPr="008D2809">
        <w:rPr>
          <w:rFonts w:ascii="Times New Roman" w:eastAsia="Times New Roman" w:hAnsi="Times New Roman" w:cs="Times New Roman"/>
          <w:kern w:val="0"/>
          <w14:ligatures w14:val="none"/>
        </w:rPr>
        <w:t xml:space="preserve"> </w:t>
      </w:r>
    </w:p>
    <w:p w14:paraId="295A5E0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0AD5CFC5"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615" w:anchor="dfn-sosa-actuation" w:history="1">
        <w:r w:rsidRPr="008D2809">
          <w:rPr>
            <w:rFonts w:ascii="Times New Roman" w:eastAsia="Times New Roman" w:hAnsi="Times New Roman" w:cs="Times New Roman"/>
            <w:color w:val="0000FF"/>
            <w:kern w:val="0"/>
            <w:u w:val="single"/>
            <w14:ligatures w14:val="none"/>
          </w:rPr>
          <w:t>sosa:Actuation</w:t>
        </w:r>
      </w:hyperlink>
      <w:r w:rsidRPr="008D2809">
        <w:rPr>
          <w:rFonts w:ascii="Times New Roman" w:eastAsia="Times New Roman" w:hAnsi="Times New Roman" w:cs="Times New Roman"/>
          <w:kern w:val="0"/>
          <w14:ligatures w14:val="none"/>
        </w:rPr>
        <w:t xml:space="preserve">, </w:t>
      </w:r>
      <w:hyperlink r:id="rId1616" w:anchor="dfn-sosa-actuationcollection" w:history="1">
        <w:r w:rsidRPr="008D2809">
          <w:rPr>
            <w:rFonts w:ascii="Times New Roman" w:eastAsia="Times New Roman" w:hAnsi="Times New Roman" w:cs="Times New Roman"/>
            <w:color w:val="0000FF"/>
            <w:kern w:val="0"/>
            <w:u w:val="single"/>
            <w14:ligatures w14:val="none"/>
          </w:rPr>
          <w:t>sosa:ActuationCollection</w:t>
        </w:r>
      </w:hyperlink>
      <w:r w:rsidRPr="008D2809">
        <w:rPr>
          <w:rFonts w:ascii="Times New Roman" w:eastAsia="Times New Roman" w:hAnsi="Times New Roman" w:cs="Times New Roman"/>
          <w:kern w:val="0"/>
          <w14:ligatures w14:val="none"/>
        </w:rPr>
        <w:t xml:space="preserve"> </w:t>
      </w:r>
    </w:p>
    <w:p w14:paraId="479065E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09A1FE47"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617" w:anchor="dfn-sosa-madebyactuator" w:history="1">
        <w:r w:rsidRPr="008D2809">
          <w:rPr>
            <w:rFonts w:ascii="Times New Roman" w:eastAsia="Times New Roman" w:hAnsi="Times New Roman" w:cs="Times New Roman"/>
            <w:color w:val="0000FF"/>
            <w:kern w:val="0"/>
            <w:u w:val="single"/>
            <w14:ligatures w14:val="none"/>
          </w:rPr>
          <w:t>sosa:madeByActuator</w:t>
        </w:r>
      </w:hyperlink>
      <w:r w:rsidRPr="008D2809">
        <w:rPr>
          <w:rFonts w:ascii="Times New Roman" w:eastAsia="Times New Roman" w:hAnsi="Times New Roman" w:cs="Times New Roman"/>
          <w:kern w:val="0"/>
          <w14:ligatures w14:val="none"/>
        </w:rPr>
        <w:t xml:space="preserve"> </w:t>
      </w:r>
    </w:p>
    <w:p w14:paraId="26A4957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13073F3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618" w:history="1">
        <w:r w:rsidRPr="008D2809">
          <w:rPr>
            <w:rFonts w:ascii="Times New Roman" w:eastAsia="Times New Roman" w:hAnsi="Times New Roman" w:cs="Times New Roman"/>
            <w:color w:val="0000FF"/>
            <w:kern w:val="0"/>
            <w:u w:val="single"/>
            <w14:ligatures w14:val="none"/>
          </w:rPr>
          <w:t>http://www.w3.org/ns/sosa/actuation/</w:t>
        </w:r>
      </w:hyperlink>
      <w:r w:rsidRPr="008D2809">
        <w:rPr>
          <w:rFonts w:ascii="Times New Roman" w:eastAsia="Times New Roman" w:hAnsi="Times New Roman" w:cs="Times New Roman"/>
          <w:kern w:val="0"/>
          <w14:ligatures w14:val="none"/>
        </w:rPr>
        <w:t xml:space="preserve"> </w:t>
      </w:r>
    </w:p>
    <w:p w14:paraId="180FF46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619" w:anchor="Actuation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620"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3720A0DC"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5.4.2.9 </w:t>
      </w:r>
      <w:r w:rsidRPr="008D2809">
        <w:rPr>
          <w:rFonts w:ascii="Times New Roman" w:eastAsia="Times New Roman" w:hAnsi="Times New Roman" w:cs="Times New Roman"/>
          <w:b/>
          <w:bCs/>
          <w:i/>
          <w:iCs/>
          <w:kern w:val="0"/>
          <w:sz w:val="20"/>
          <w:szCs w:val="20"/>
          <w14:ligatures w14:val="none"/>
        </w:rPr>
        <w:t>sosa:madeByActuator</w:t>
      </w:r>
    </w:p>
    <w:p w14:paraId="79C7F8A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http://www.w3.org/ns/sosa/madeByActuator </w:t>
      </w:r>
    </w:p>
    <w:p w14:paraId="079B0B9E"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62196412" w14:textId="1108F90D"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made by actuator</w:t>
      </w:r>
      <w:r w:rsidRPr="008D2809">
        <w:rPr>
          <w:rFonts w:ascii="Times New Roman" w:eastAsia="Times New Roman" w:hAnsi="Times New Roman" w:cs="Times New Roman"/>
          <w:kern w:val="0"/>
          <w14:ligatures w14:val="none"/>
        </w:rPr>
        <w:t xml:space="preserve"> — relation from an Actuation or ActuationCollection to the Actuator that made it</w:t>
      </w:r>
      <w:ins w:id="237" w:author="Carl Reed" w:date="2026-08-24T12:32:00Z" w16du:dateUtc="2026-08-24T18:32:00Z">
        <w:r w:rsidR="00D92EE4">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0320DEC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Subproperty of</w:t>
      </w:r>
    </w:p>
    <w:p w14:paraId="1F105DA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621" w:anchor="dfn-sosa-madebysystem" w:history="1">
        <w:r w:rsidRPr="008D2809">
          <w:rPr>
            <w:rFonts w:ascii="Times New Roman" w:eastAsia="Times New Roman" w:hAnsi="Times New Roman" w:cs="Times New Roman"/>
            <w:color w:val="0000FF"/>
            <w:kern w:val="0"/>
            <w:u w:val="single"/>
            <w14:ligatures w14:val="none"/>
          </w:rPr>
          <w:t>sosa:madeBySystem</w:t>
        </w:r>
      </w:hyperlink>
      <w:r w:rsidRPr="008D2809">
        <w:rPr>
          <w:rFonts w:ascii="Times New Roman" w:eastAsia="Times New Roman" w:hAnsi="Times New Roman" w:cs="Times New Roman"/>
          <w:kern w:val="0"/>
          <w14:ligatures w14:val="none"/>
        </w:rPr>
        <w:t xml:space="preserve"> </w:t>
      </w:r>
    </w:p>
    <w:p w14:paraId="51E4A65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4BCDE83D"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622" w:anchor="dfn-sosa-actuation" w:history="1">
        <w:r w:rsidRPr="008D2809">
          <w:rPr>
            <w:rFonts w:ascii="Times New Roman" w:eastAsia="Times New Roman" w:hAnsi="Times New Roman" w:cs="Times New Roman"/>
            <w:color w:val="0000FF"/>
            <w:kern w:val="0"/>
            <w:u w:val="single"/>
            <w14:ligatures w14:val="none"/>
          </w:rPr>
          <w:t>sosa:Actuation</w:t>
        </w:r>
      </w:hyperlink>
      <w:r w:rsidRPr="008D2809">
        <w:rPr>
          <w:rFonts w:ascii="Times New Roman" w:eastAsia="Times New Roman" w:hAnsi="Times New Roman" w:cs="Times New Roman"/>
          <w:kern w:val="0"/>
          <w14:ligatures w14:val="none"/>
        </w:rPr>
        <w:t xml:space="preserve">, </w:t>
      </w:r>
      <w:hyperlink r:id="rId1623" w:anchor="dfn-sosa-actuationcollection" w:history="1">
        <w:r w:rsidRPr="008D2809">
          <w:rPr>
            <w:rFonts w:ascii="Times New Roman" w:eastAsia="Times New Roman" w:hAnsi="Times New Roman" w:cs="Times New Roman"/>
            <w:color w:val="0000FF"/>
            <w:kern w:val="0"/>
            <w:u w:val="single"/>
            <w14:ligatures w14:val="none"/>
          </w:rPr>
          <w:t>sosa:ActuationCollection</w:t>
        </w:r>
      </w:hyperlink>
      <w:r w:rsidRPr="008D2809">
        <w:rPr>
          <w:rFonts w:ascii="Times New Roman" w:eastAsia="Times New Roman" w:hAnsi="Times New Roman" w:cs="Times New Roman"/>
          <w:kern w:val="0"/>
          <w14:ligatures w14:val="none"/>
        </w:rPr>
        <w:t xml:space="preserve"> </w:t>
      </w:r>
    </w:p>
    <w:p w14:paraId="3553527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588E6A34"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624" w:anchor="dfn-sosa-actuator" w:history="1">
        <w:r w:rsidRPr="008D2809">
          <w:rPr>
            <w:rFonts w:ascii="Times New Roman" w:eastAsia="Times New Roman" w:hAnsi="Times New Roman" w:cs="Times New Roman"/>
            <w:color w:val="0000FF"/>
            <w:kern w:val="0"/>
            <w:u w:val="single"/>
            <w14:ligatures w14:val="none"/>
          </w:rPr>
          <w:t>sosa:Actuator</w:t>
        </w:r>
      </w:hyperlink>
      <w:r w:rsidRPr="008D2809">
        <w:rPr>
          <w:rFonts w:ascii="Times New Roman" w:eastAsia="Times New Roman" w:hAnsi="Times New Roman" w:cs="Times New Roman"/>
          <w:kern w:val="0"/>
          <w14:ligatures w14:val="none"/>
        </w:rPr>
        <w:t xml:space="preserve"> </w:t>
      </w:r>
    </w:p>
    <w:p w14:paraId="6A8D2CB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44F99B42"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625" w:anchor="dfn-sosa-madeactuation" w:history="1">
        <w:r w:rsidRPr="008D2809">
          <w:rPr>
            <w:rFonts w:ascii="Times New Roman" w:eastAsia="Times New Roman" w:hAnsi="Times New Roman" w:cs="Times New Roman"/>
            <w:color w:val="0000FF"/>
            <w:kern w:val="0"/>
            <w:u w:val="single"/>
            <w14:ligatures w14:val="none"/>
          </w:rPr>
          <w:t>sosa:madeActuation</w:t>
        </w:r>
      </w:hyperlink>
      <w:r w:rsidRPr="008D2809">
        <w:rPr>
          <w:rFonts w:ascii="Times New Roman" w:eastAsia="Times New Roman" w:hAnsi="Times New Roman" w:cs="Times New Roman"/>
          <w:kern w:val="0"/>
          <w14:ligatures w14:val="none"/>
        </w:rPr>
        <w:t xml:space="preserve"> </w:t>
      </w:r>
    </w:p>
    <w:p w14:paraId="36C61BF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is Defined By</w:t>
      </w:r>
    </w:p>
    <w:p w14:paraId="692B2579"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626" w:history="1">
        <w:r w:rsidRPr="008D2809">
          <w:rPr>
            <w:rFonts w:ascii="Times New Roman" w:eastAsia="Times New Roman" w:hAnsi="Times New Roman" w:cs="Times New Roman"/>
            <w:color w:val="0000FF"/>
            <w:kern w:val="0"/>
            <w:u w:val="single"/>
            <w14:ligatures w14:val="none"/>
          </w:rPr>
          <w:t>http://www.w3.org/ns/sosa/actuation/</w:t>
        </w:r>
      </w:hyperlink>
      <w:r w:rsidRPr="008D2809">
        <w:rPr>
          <w:rFonts w:ascii="Times New Roman" w:eastAsia="Times New Roman" w:hAnsi="Times New Roman" w:cs="Times New Roman"/>
          <w:kern w:val="0"/>
          <w14:ligatures w14:val="none"/>
        </w:rPr>
        <w:t xml:space="preserve"> </w:t>
      </w:r>
    </w:p>
    <w:p w14:paraId="374977E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627" w:anchor="Actuation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628"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18890CA5"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5.4.2.10 </w:t>
      </w:r>
      <w:r w:rsidRPr="008D2809">
        <w:rPr>
          <w:rFonts w:ascii="Times New Roman" w:eastAsia="Times New Roman" w:hAnsi="Times New Roman" w:cs="Times New Roman"/>
          <w:b/>
          <w:bCs/>
          <w:i/>
          <w:iCs/>
          <w:kern w:val="0"/>
          <w:sz w:val="20"/>
          <w:szCs w:val="20"/>
          <w14:ligatures w14:val="none"/>
        </w:rPr>
        <w:t>sosa:wasActedOnBy</w:t>
      </w:r>
    </w:p>
    <w:p w14:paraId="5CB6CCDD"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http://www.w3.org/ns/sosa/wasActedOnBy </w:t>
      </w:r>
    </w:p>
    <w:p w14:paraId="6BDE199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4288B7DB" w14:textId="598FB6D0"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was acted on by</w:t>
      </w:r>
      <w:r w:rsidRPr="008D2809">
        <w:rPr>
          <w:rFonts w:ascii="Times New Roman" w:eastAsia="Times New Roman" w:hAnsi="Times New Roman" w:cs="Times New Roman"/>
          <w:kern w:val="0"/>
          <w14:ligatures w14:val="none"/>
        </w:rPr>
        <w:t xml:space="preserve"> — relation from a Property to an Actuation that changed </w:t>
      </w:r>
      <w:commentRangeStart w:id="238"/>
      <w:r w:rsidRPr="008D2809">
        <w:rPr>
          <w:rFonts w:ascii="Times New Roman" w:eastAsia="Times New Roman" w:hAnsi="Times New Roman" w:cs="Times New Roman"/>
          <w:kern w:val="0"/>
          <w14:ligatures w14:val="none"/>
        </w:rPr>
        <w:t xml:space="preserve">its </w:t>
      </w:r>
      <w:commentRangeEnd w:id="238"/>
      <w:r w:rsidR="00B40CBB" w:rsidRPr="008D2809">
        <w:rPr>
          <w:rStyle w:val="CommentReference"/>
          <w:rFonts w:ascii="Times New Roman" w:eastAsia="Times New Roman" w:hAnsi="Times New Roman" w:cs="Times New Roman"/>
          <w:kern w:val="0"/>
          <w:sz w:val="24"/>
          <w:szCs w:val="24"/>
          <w14:ligatures w14:val="none"/>
        </w:rPr>
        <w:commentReference w:id="238"/>
      </w:r>
      <w:r w:rsidRPr="008D2809">
        <w:rPr>
          <w:rFonts w:ascii="Times New Roman" w:eastAsia="Times New Roman" w:hAnsi="Times New Roman" w:cs="Times New Roman"/>
          <w:kern w:val="0"/>
          <w14:ligatures w14:val="none"/>
        </w:rPr>
        <w:t>state</w:t>
      </w:r>
      <w:ins w:id="239" w:author="Carl Reed" w:date="2026-08-24T12:33:00Z" w16du:dateUtc="2026-08-24T18:33:00Z">
        <w:r w:rsidR="006F0102">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12022C1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78625EE5"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629"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w:t>
      </w:r>
    </w:p>
    <w:p w14:paraId="70DF70A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46F17B14"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630" w:anchor="dfn-sosa-actuation" w:history="1">
        <w:r w:rsidRPr="008D2809">
          <w:rPr>
            <w:rFonts w:ascii="Times New Roman" w:eastAsia="Times New Roman" w:hAnsi="Times New Roman" w:cs="Times New Roman"/>
            <w:color w:val="0000FF"/>
            <w:kern w:val="0"/>
            <w:u w:val="single"/>
            <w14:ligatures w14:val="none"/>
          </w:rPr>
          <w:t>sosa:Actuation</w:t>
        </w:r>
      </w:hyperlink>
      <w:r w:rsidRPr="008D2809">
        <w:rPr>
          <w:rFonts w:ascii="Times New Roman" w:eastAsia="Times New Roman" w:hAnsi="Times New Roman" w:cs="Times New Roman"/>
          <w:kern w:val="0"/>
          <w14:ligatures w14:val="none"/>
        </w:rPr>
        <w:t xml:space="preserve">, </w:t>
      </w:r>
      <w:hyperlink r:id="rId1631" w:anchor="dfn-sosa-actuationcollection" w:history="1">
        <w:r w:rsidRPr="008D2809">
          <w:rPr>
            <w:rFonts w:ascii="Times New Roman" w:eastAsia="Times New Roman" w:hAnsi="Times New Roman" w:cs="Times New Roman"/>
            <w:color w:val="0000FF"/>
            <w:kern w:val="0"/>
            <w:u w:val="single"/>
            <w14:ligatures w14:val="none"/>
          </w:rPr>
          <w:t>sosa:ActuationCollection</w:t>
        </w:r>
      </w:hyperlink>
      <w:r w:rsidRPr="008D2809">
        <w:rPr>
          <w:rFonts w:ascii="Times New Roman" w:eastAsia="Times New Roman" w:hAnsi="Times New Roman" w:cs="Times New Roman"/>
          <w:kern w:val="0"/>
          <w14:ligatures w14:val="none"/>
        </w:rPr>
        <w:t xml:space="preserve"> </w:t>
      </w:r>
    </w:p>
    <w:p w14:paraId="390B81F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09859017"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632" w:anchor="dfn-sosa-actsonproperty" w:history="1">
        <w:r w:rsidRPr="008D2809">
          <w:rPr>
            <w:rFonts w:ascii="Times New Roman" w:eastAsia="Times New Roman" w:hAnsi="Times New Roman" w:cs="Times New Roman"/>
            <w:color w:val="0000FF"/>
            <w:kern w:val="0"/>
            <w:u w:val="single"/>
            <w14:ligatures w14:val="none"/>
          </w:rPr>
          <w:t>sosa:actsOnProperty</w:t>
        </w:r>
      </w:hyperlink>
      <w:r w:rsidRPr="008D2809">
        <w:rPr>
          <w:rFonts w:ascii="Times New Roman" w:eastAsia="Times New Roman" w:hAnsi="Times New Roman" w:cs="Times New Roman"/>
          <w:kern w:val="0"/>
          <w14:ligatures w14:val="none"/>
        </w:rPr>
        <w:t xml:space="preserve"> </w:t>
      </w:r>
    </w:p>
    <w:p w14:paraId="63F56E0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598B4B80"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633" w:history="1">
        <w:r w:rsidRPr="008D2809">
          <w:rPr>
            <w:rFonts w:ascii="Times New Roman" w:eastAsia="Times New Roman" w:hAnsi="Times New Roman" w:cs="Times New Roman"/>
            <w:color w:val="0000FF"/>
            <w:kern w:val="0"/>
            <w:u w:val="single"/>
            <w14:ligatures w14:val="none"/>
          </w:rPr>
          <w:t>http://www.w3.org/ns/sosa/actuation/</w:t>
        </w:r>
      </w:hyperlink>
      <w:r w:rsidRPr="008D2809">
        <w:rPr>
          <w:rFonts w:ascii="Times New Roman" w:eastAsia="Times New Roman" w:hAnsi="Times New Roman" w:cs="Times New Roman"/>
          <w:kern w:val="0"/>
          <w14:ligatures w14:val="none"/>
        </w:rPr>
        <w:t xml:space="preserve"> </w:t>
      </w:r>
    </w:p>
    <w:p w14:paraId="4FDC4D7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634" w:anchor="Actuation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635"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51955BAC" w14:textId="77777777" w:rsidR="008D2809" w:rsidRPr="008D2809" w:rsidRDefault="008D2809" w:rsidP="008D28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809">
        <w:rPr>
          <w:rFonts w:ascii="Times New Roman" w:eastAsia="Times New Roman" w:hAnsi="Times New Roman" w:cs="Times New Roman"/>
          <w:b/>
          <w:bCs/>
          <w:kern w:val="0"/>
          <w:sz w:val="27"/>
          <w:szCs w:val="27"/>
          <w14:ligatures w14:val="none"/>
        </w:rPr>
        <w:t>5.5 Observations</w:t>
      </w:r>
    </w:p>
    <w:p w14:paraId="69EAB637"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5.5.1 Overview</w:t>
      </w:r>
    </w:p>
    <w:p w14:paraId="6C5D48EC"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51C389F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hyperlink r:id="rId1636" w:anchor="Fig-Observation" w:tooltip="Classes and relationships involved in Observation. The result of an observation should be an information item of a type appropriate for the observed-property (e.g., a number, quantity, category, image, vector, array, geometry etc.). Explanation of the notation" w:history="1">
        <w:r w:rsidRPr="008D2809">
          <w:rPr>
            <w:rFonts w:ascii="Times New Roman" w:eastAsia="Times New Roman" w:hAnsi="Times New Roman" w:cs="Times New Roman"/>
            <w:color w:val="0000FF"/>
            <w:kern w:val="0"/>
            <w:u w:val="single"/>
            <w14:ligatures w14:val="none"/>
          </w:rPr>
          <w:t>Figure 18</w:t>
        </w:r>
      </w:hyperlink>
      <w:r w:rsidRPr="008D2809">
        <w:rPr>
          <w:rFonts w:ascii="Times New Roman" w:eastAsia="Times New Roman" w:hAnsi="Times New Roman" w:cs="Times New Roman"/>
          <w:kern w:val="0"/>
          <w14:ligatures w14:val="none"/>
        </w:rPr>
        <w:t xml:space="preserve"> provides an overview of the core classes and properties that are specifically related to modeling Observations. </w:t>
      </w:r>
    </w:p>
    <w:p w14:paraId="559152F3" w14:textId="18E7A40F" w:rsidR="008D2809" w:rsidRPr="008D2809" w:rsidRDefault="008D2809" w:rsidP="008D2809">
      <w:pPr>
        <w:spacing w:after="0" w:line="240" w:lineRule="auto"/>
        <w:rPr>
          <w:rFonts w:ascii="Times New Roman" w:eastAsia="Times New Roman" w:hAnsi="Times New Roman" w:cs="Times New Roman"/>
          <w:kern w:val="0"/>
          <w14:ligatures w14:val="none"/>
        </w:rPr>
      </w:pPr>
      <w:hyperlink r:id="rId1637" w:anchor="Fig-Observation" w:history="1">
        <w:r w:rsidRPr="008D2809">
          <w:rPr>
            <w:rFonts w:ascii="Times New Roman" w:eastAsia="Times New Roman" w:hAnsi="Times New Roman" w:cs="Times New Roman"/>
            <w:color w:val="0000FF"/>
            <w:kern w:val="0"/>
            <w:u w:val="single"/>
            <w14:ligatures w14:val="none"/>
          </w:rPr>
          <w:t>Figure 18</w:t>
        </w:r>
      </w:hyperlink>
      <w:r w:rsidRPr="008D2809">
        <w:rPr>
          <w:rFonts w:ascii="Times New Roman" w:eastAsia="Times New Roman" w:hAnsi="Times New Roman" w:cs="Times New Roman"/>
          <w:kern w:val="0"/>
          <w14:ligatures w14:val="none"/>
        </w:rPr>
        <w:t xml:space="preserve"> Classes and relationships involved in Observation. </w:t>
      </w:r>
      <w:r w:rsidRPr="008D2809">
        <w:rPr>
          <w:rFonts w:ascii="Times New Roman" w:eastAsia="Times New Roman" w:hAnsi="Times New Roman" w:cs="Times New Roman"/>
          <w:kern w:val="0"/>
          <w14:ligatures w14:val="none"/>
        </w:rPr>
        <w:br/>
        <w:t xml:space="preserve">The result of an observation should be an information item of a type appropriate for the </w:t>
      </w:r>
      <w:del w:id="240" w:author="Carl Reed" w:date="2026-08-24T12:35:00Z" w16du:dateUtc="2026-08-24T18:35:00Z">
        <w:r w:rsidRPr="008D2809" w:rsidDel="00AE0B01">
          <w:rPr>
            <w:rFonts w:ascii="Times New Roman" w:eastAsia="Times New Roman" w:hAnsi="Times New Roman" w:cs="Times New Roman"/>
            <w:kern w:val="0"/>
            <w14:ligatures w14:val="none"/>
          </w:rPr>
          <w:delText>observed-property</w:delText>
        </w:r>
      </w:del>
      <w:ins w:id="241" w:author="Carl Reed" w:date="2026-08-24T12:35:00Z" w16du:dateUtc="2026-08-24T18:35:00Z">
        <w:r w:rsidR="00AE0B01" w:rsidRPr="008D2809">
          <w:rPr>
            <w:rFonts w:ascii="Times New Roman" w:eastAsia="Times New Roman" w:hAnsi="Times New Roman" w:cs="Times New Roman"/>
            <w:kern w:val="0"/>
            <w14:ligatures w14:val="none"/>
          </w:rPr>
          <w:t>observed property</w:t>
        </w:r>
      </w:ins>
      <w:r w:rsidRPr="008D2809">
        <w:rPr>
          <w:rFonts w:ascii="Times New Roman" w:eastAsia="Times New Roman" w:hAnsi="Times New Roman" w:cs="Times New Roman"/>
          <w:kern w:val="0"/>
          <w14:ligatures w14:val="none"/>
        </w:rPr>
        <w:t xml:space="preserve"> (e.g., a number, quantity, category, image, vector, array, geometry etc.). </w:t>
      </w:r>
      <w:r w:rsidRPr="008D2809">
        <w:rPr>
          <w:rFonts w:ascii="Times New Roman" w:eastAsia="Times New Roman" w:hAnsi="Times New Roman" w:cs="Times New Roman"/>
          <w:kern w:val="0"/>
          <w14:ligatures w14:val="none"/>
        </w:rPr>
        <w:br/>
      </w:r>
      <w:hyperlink r:id="rId1638" w:anchor="Class-diagram" w:history="1">
        <w:r w:rsidRPr="008D2809">
          <w:rPr>
            <w:rFonts w:ascii="Times New Roman" w:eastAsia="Times New Roman" w:hAnsi="Times New Roman" w:cs="Times New Roman"/>
            <w:i/>
            <w:iCs/>
            <w:color w:val="0000FF"/>
            <w:kern w:val="0"/>
            <w:u w:val="single"/>
            <w14:ligatures w14:val="none"/>
          </w:rPr>
          <w:t>Explanation of the notation used in class diagrams</w:t>
        </w:r>
      </w:hyperlink>
      <w:r w:rsidRPr="008D2809">
        <w:rPr>
          <w:rFonts w:ascii="Times New Roman" w:eastAsia="Times New Roman" w:hAnsi="Times New Roman" w:cs="Times New Roman"/>
          <w:kern w:val="0"/>
          <w14:ligatures w14:val="none"/>
        </w:rPr>
        <w:t xml:space="preserve">. </w:t>
      </w:r>
    </w:p>
    <w:p w14:paraId="107BF9F3" w14:textId="77777777" w:rsidR="008D2809" w:rsidRDefault="008D2809"/>
    <w:p w14:paraId="5D59C97E"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5.5.2 Specification</w:t>
      </w:r>
    </w:p>
    <w:p w14:paraId="5893DF4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This section introduces the following classes and properties:</w:t>
      </w:r>
    </w:p>
    <w:p w14:paraId="3BE8C3D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hyperlink r:id="rId1639" w:anchor="dfn-sosa-observation" w:history="1">
        <w:r w:rsidRPr="008D2809">
          <w:rPr>
            <w:rFonts w:ascii="Times New Roman" w:eastAsia="Times New Roman" w:hAnsi="Times New Roman" w:cs="Times New Roman"/>
            <w:color w:val="0000FF"/>
            <w:kern w:val="0"/>
            <w:u w:val="single"/>
            <w14:ligatures w14:val="none"/>
          </w:rPr>
          <w:t>sosa:Observation</w:t>
        </w:r>
      </w:hyperlink>
      <w:r w:rsidRPr="008D2809">
        <w:rPr>
          <w:rFonts w:ascii="Times New Roman" w:eastAsia="Times New Roman" w:hAnsi="Times New Roman" w:cs="Times New Roman"/>
          <w:kern w:val="0"/>
          <w14:ligatures w14:val="none"/>
        </w:rPr>
        <w:t xml:space="preserve">, </w:t>
      </w:r>
      <w:hyperlink r:id="rId1640" w:anchor="dfn-sosa-observationcollection" w:history="1">
        <w:r w:rsidRPr="008D2809">
          <w:rPr>
            <w:rFonts w:ascii="Times New Roman" w:eastAsia="Times New Roman" w:hAnsi="Times New Roman" w:cs="Times New Roman"/>
            <w:color w:val="0000FF"/>
            <w:kern w:val="0"/>
            <w:u w:val="single"/>
            <w14:ligatures w14:val="none"/>
          </w:rPr>
          <w:t>sosa:ObservationCollection</w:t>
        </w:r>
      </w:hyperlink>
      <w:r w:rsidRPr="008D2809">
        <w:rPr>
          <w:rFonts w:ascii="Times New Roman" w:eastAsia="Times New Roman" w:hAnsi="Times New Roman" w:cs="Times New Roman"/>
          <w:kern w:val="0"/>
          <w14:ligatures w14:val="none"/>
        </w:rPr>
        <w:t xml:space="preserve">, </w:t>
      </w:r>
      <w:hyperlink r:id="rId1641" w:anchor="dfn-sosa-observingprocedure" w:history="1">
        <w:r w:rsidRPr="008D2809">
          <w:rPr>
            <w:rFonts w:ascii="Times New Roman" w:eastAsia="Times New Roman" w:hAnsi="Times New Roman" w:cs="Times New Roman"/>
            <w:color w:val="0000FF"/>
            <w:kern w:val="0"/>
            <w:u w:val="single"/>
            <w14:ligatures w14:val="none"/>
          </w:rPr>
          <w:t>sosa:ObservingProcedure</w:t>
        </w:r>
      </w:hyperlink>
      <w:r w:rsidRPr="008D2809">
        <w:rPr>
          <w:rFonts w:ascii="Times New Roman" w:eastAsia="Times New Roman" w:hAnsi="Times New Roman" w:cs="Times New Roman"/>
          <w:kern w:val="0"/>
          <w14:ligatures w14:val="none"/>
        </w:rPr>
        <w:t xml:space="preserve">, </w:t>
      </w:r>
      <w:hyperlink r:id="rId1642" w:anchor="dfn-sosa-sensor" w:history="1">
        <w:r w:rsidRPr="008D2809">
          <w:rPr>
            <w:rFonts w:ascii="Times New Roman" w:eastAsia="Times New Roman" w:hAnsi="Times New Roman" w:cs="Times New Roman"/>
            <w:color w:val="0000FF"/>
            <w:kern w:val="0"/>
            <w:u w:val="single"/>
            <w14:ligatures w14:val="none"/>
          </w:rPr>
          <w:t>sosa:Sensor</w:t>
        </w:r>
      </w:hyperlink>
      <w:r w:rsidRPr="008D2809">
        <w:rPr>
          <w:rFonts w:ascii="Times New Roman" w:eastAsia="Times New Roman" w:hAnsi="Times New Roman" w:cs="Times New Roman"/>
          <w:kern w:val="0"/>
          <w14:ligatures w14:val="none"/>
        </w:rPr>
        <w:t xml:space="preserve">, </w:t>
      </w:r>
      <w:hyperlink r:id="rId1643" w:anchor="dfn-sosa-stimulus" w:history="1">
        <w:r w:rsidRPr="008D2809">
          <w:rPr>
            <w:rFonts w:ascii="Times New Roman" w:eastAsia="Times New Roman" w:hAnsi="Times New Roman" w:cs="Times New Roman"/>
            <w:color w:val="0000FF"/>
            <w:kern w:val="0"/>
            <w:u w:val="single"/>
            <w14:ligatures w14:val="none"/>
          </w:rPr>
          <w:t>sosa:Stimulus</w:t>
        </w:r>
      </w:hyperlink>
      <w:r w:rsidRPr="008D2809">
        <w:rPr>
          <w:rFonts w:ascii="Times New Roman" w:eastAsia="Times New Roman" w:hAnsi="Times New Roman" w:cs="Times New Roman"/>
          <w:kern w:val="0"/>
          <w14:ligatures w14:val="none"/>
        </w:rPr>
        <w:t xml:space="preserve">, </w:t>
      </w:r>
      <w:hyperlink r:id="rId1644" w:anchor="dfn-sosa-detects" w:history="1">
        <w:r w:rsidRPr="008D2809">
          <w:rPr>
            <w:rFonts w:ascii="Times New Roman" w:eastAsia="Times New Roman" w:hAnsi="Times New Roman" w:cs="Times New Roman"/>
            <w:color w:val="0000FF"/>
            <w:kern w:val="0"/>
            <w:u w:val="single"/>
            <w14:ligatures w14:val="none"/>
          </w:rPr>
          <w:t>sosa:detects</w:t>
        </w:r>
      </w:hyperlink>
      <w:r w:rsidRPr="008D2809">
        <w:rPr>
          <w:rFonts w:ascii="Times New Roman" w:eastAsia="Times New Roman" w:hAnsi="Times New Roman" w:cs="Times New Roman"/>
          <w:kern w:val="0"/>
          <w14:ligatures w14:val="none"/>
        </w:rPr>
        <w:t xml:space="preserve">, </w:t>
      </w:r>
      <w:hyperlink r:id="rId1645" w:anchor="dfn-sosa-hasproxy" w:history="1">
        <w:r w:rsidRPr="008D2809">
          <w:rPr>
            <w:rFonts w:ascii="Times New Roman" w:eastAsia="Times New Roman" w:hAnsi="Times New Roman" w:cs="Times New Roman"/>
            <w:color w:val="0000FF"/>
            <w:kern w:val="0"/>
            <w:u w:val="single"/>
            <w14:ligatures w14:val="none"/>
          </w:rPr>
          <w:t>sosa:hasProxy</w:t>
        </w:r>
      </w:hyperlink>
      <w:r w:rsidRPr="008D2809">
        <w:rPr>
          <w:rFonts w:ascii="Times New Roman" w:eastAsia="Times New Roman" w:hAnsi="Times New Roman" w:cs="Times New Roman"/>
          <w:kern w:val="0"/>
          <w14:ligatures w14:val="none"/>
        </w:rPr>
        <w:t xml:space="preserve">, </w:t>
      </w:r>
      <w:hyperlink r:id="rId1646" w:anchor="dfn-sosa-isdetectedby" w:history="1">
        <w:r w:rsidRPr="008D2809">
          <w:rPr>
            <w:rFonts w:ascii="Times New Roman" w:eastAsia="Times New Roman" w:hAnsi="Times New Roman" w:cs="Times New Roman"/>
            <w:color w:val="0000FF"/>
            <w:kern w:val="0"/>
            <w:u w:val="single"/>
            <w14:ligatures w14:val="none"/>
          </w:rPr>
          <w:t>sosa:isDetectedBy</w:t>
        </w:r>
      </w:hyperlink>
      <w:r w:rsidRPr="008D2809">
        <w:rPr>
          <w:rFonts w:ascii="Times New Roman" w:eastAsia="Times New Roman" w:hAnsi="Times New Roman" w:cs="Times New Roman"/>
          <w:kern w:val="0"/>
          <w14:ligatures w14:val="none"/>
        </w:rPr>
        <w:t xml:space="preserve">, </w:t>
      </w:r>
      <w:hyperlink r:id="rId1647" w:anchor="dfn-sosa-isobservedby" w:history="1">
        <w:r w:rsidRPr="008D2809">
          <w:rPr>
            <w:rFonts w:ascii="Times New Roman" w:eastAsia="Times New Roman" w:hAnsi="Times New Roman" w:cs="Times New Roman"/>
            <w:color w:val="0000FF"/>
            <w:kern w:val="0"/>
            <w:u w:val="single"/>
            <w14:ligatures w14:val="none"/>
          </w:rPr>
          <w:t>sosa:isObservedBy</w:t>
        </w:r>
      </w:hyperlink>
      <w:r w:rsidRPr="008D2809">
        <w:rPr>
          <w:rFonts w:ascii="Times New Roman" w:eastAsia="Times New Roman" w:hAnsi="Times New Roman" w:cs="Times New Roman"/>
          <w:kern w:val="0"/>
          <w14:ligatures w14:val="none"/>
        </w:rPr>
        <w:t xml:space="preserve">, </w:t>
      </w:r>
      <w:hyperlink r:id="rId1648" w:anchor="dfn-sosa-isproxyfor" w:history="1">
        <w:r w:rsidRPr="008D2809">
          <w:rPr>
            <w:rFonts w:ascii="Times New Roman" w:eastAsia="Times New Roman" w:hAnsi="Times New Roman" w:cs="Times New Roman"/>
            <w:color w:val="0000FF"/>
            <w:kern w:val="0"/>
            <w:u w:val="single"/>
            <w14:ligatures w14:val="none"/>
          </w:rPr>
          <w:t>sosa:isProxyFor</w:t>
        </w:r>
      </w:hyperlink>
      <w:r w:rsidRPr="008D2809">
        <w:rPr>
          <w:rFonts w:ascii="Times New Roman" w:eastAsia="Times New Roman" w:hAnsi="Times New Roman" w:cs="Times New Roman"/>
          <w:kern w:val="0"/>
          <w14:ligatures w14:val="none"/>
        </w:rPr>
        <w:t xml:space="preserve">, </w:t>
      </w:r>
      <w:hyperlink r:id="rId1649" w:anchor="dfn-sosa-madebysensor" w:history="1">
        <w:r w:rsidRPr="008D2809">
          <w:rPr>
            <w:rFonts w:ascii="Times New Roman" w:eastAsia="Times New Roman" w:hAnsi="Times New Roman" w:cs="Times New Roman"/>
            <w:color w:val="0000FF"/>
            <w:kern w:val="0"/>
            <w:u w:val="single"/>
            <w14:ligatures w14:val="none"/>
          </w:rPr>
          <w:t>sosa:madeBySensor</w:t>
        </w:r>
      </w:hyperlink>
      <w:r w:rsidRPr="008D2809">
        <w:rPr>
          <w:rFonts w:ascii="Times New Roman" w:eastAsia="Times New Roman" w:hAnsi="Times New Roman" w:cs="Times New Roman"/>
          <w:kern w:val="0"/>
          <w14:ligatures w14:val="none"/>
        </w:rPr>
        <w:t xml:space="preserve">, </w:t>
      </w:r>
      <w:hyperlink r:id="rId1650" w:anchor="dfn-sosa-madeobservation" w:history="1">
        <w:r w:rsidRPr="008D2809">
          <w:rPr>
            <w:rFonts w:ascii="Times New Roman" w:eastAsia="Times New Roman" w:hAnsi="Times New Roman" w:cs="Times New Roman"/>
            <w:color w:val="0000FF"/>
            <w:kern w:val="0"/>
            <w:u w:val="single"/>
            <w14:ligatures w14:val="none"/>
          </w:rPr>
          <w:t>sosa:madeObservation</w:t>
        </w:r>
      </w:hyperlink>
      <w:r w:rsidRPr="008D2809">
        <w:rPr>
          <w:rFonts w:ascii="Times New Roman" w:eastAsia="Times New Roman" w:hAnsi="Times New Roman" w:cs="Times New Roman"/>
          <w:kern w:val="0"/>
          <w14:ligatures w14:val="none"/>
        </w:rPr>
        <w:t xml:space="preserve">, </w:t>
      </w:r>
      <w:hyperlink r:id="rId1651" w:anchor="dfn-sosa-observationrelatedto" w:history="1">
        <w:r w:rsidRPr="008D2809">
          <w:rPr>
            <w:rFonts w:ascii="Times New Roman" w:eastAsia="Times New Roman" w:hAnsi="Times New Roman" w:cs="Times New Roman"/>
            <w:color w:val="0000FF"/>
            <w:kern w:val="0"/>
            <w:u w:val="single"/>
            <w14:ligatures w14:val="none"/>
          </w:rPr>
          <w:t>sosa:observationRelatedTo</w:t>
        </w:r>
      </w:hyperlink>
      <w:r w:rsidRPr="008D2809">
        <w:rPr>
          <w:rFonts w:ascii="Times New Roman" w:eastAsia="Times New Roman" w:hAnsi="Times New Roman" w:cs="Times New Roman"/>
          <w:kern w:val="0"/>
          <w14:ligatures w14:val="none"/>
        </w:rPr>
        <w:t xml:space="preserve">, </w:t>
      </w:r>
      <w:hyperlink r:id="rId1652" w:anchor="dfn-sosa-observedproperty" w:history="1">
        <w:r w:rsidRPr="008D2809">
          <w:rPr>
            <w:rFonts w:ascii="Times New Roman" w:eastAsia="Times New Roman" w:hAnsi="Times New Roman" w:cs="Times New Roman"/>
            <w:color w:val="0000FF"/>
            <w:kern w:val="0"/>
            <w:u w:val="single"/>
            <w14:ligatures w14:val="none"/>
          </w:rPr>
          <w:t>sosa:observedProperty</w:t>
        </w:r>
      </w:hyperlink>
      <w:r w:rsidRPr="008D2809">
        <w:rPr>
          <w:rFonts w:ascii="Times New Roman" w:eastAsia="Times New Roman" w:hAnsi="Times New Roman" w:cs="Times New Roman"/>
          <w:kern w:val="0"/>
          <w14:ligatures w14:val="none"/>
        </w:rPr>
        <w:t xml:space="preserve">, </w:t>
      </w:r>
      <w:hyperlink r:id="rId1653" w:anchor="dfn-sosa-observes" w:history="1">
        <w:r w:rsidRPr="008D2809">
          <w:rPr>
            <w:rFonts w:ascii="Times New Roman" w:eastAsia="Times New Roman" w:hAnsi="Times New Roman" w:cs="Times New Roman"/>
            <w:color w:val="0000FF"/>
            <w:kern w:val="0"/>
            <w:u w:val="single"/>
            <w14:ligatures w14:val="none"/>
          </w:rPr>
          <w:t>sosa:observes</w:t>
        </w:r>
      </w:hyperlink>
      <w:r w:rsidRPr="008D2809">
        <w:rPr>
          <w:rFonts w:ascii="Times New Roman" w:eastAsia="Times New Roman" w:hAnsi="Times New Roman" w:cs="Times New Roman"/>
          <w:kern w:val="0"/>
          <w14:ligatures w14:val="none"/>
        </w:rPr>
        <w:t xml:space="preserve">, </w:t>
      </w:r>
      <w:hyperlink r:id="rId1654" w:anchor="dfn-sosa-originated" w:history="1">
        <w:r w:rsidRPr="008D2809">
          <w:rPr>
            <w:rFonts w:ascii="Times New Roman" w:eastAsia="Times New Roman" w:hAnsi="Times New Roman" w:cs="Times New Roman"/>
            <w:color w:val="0000FF"/>
            <w:kern w:val="0"/>
            <w:u w:val="single"/>
            <w14:ligatures w14:val="none"/>
          </w:rPr>
          <w:t>sosa:originated</w:t>
        </w:r>
      </w:hyperlink>
      <w:r w:rsidRPr="008D2809">
        <w:rPr>
          <w:rFonts w:ascii="Times New Roman" w:eastAsia="Times New Roman" w:hAnsi="Times New Roman" w:cs="Times New Roman"/>
          <w:kern w:val="0"/>
          <w14:ligatures w14:val="none"/>
        </w:rPr>
        <w:t xml:space="preserve">, </w:t>
      </w:r>
      <w:hyperlink r:id="rId1655" w:anchor="dfn-sosa-qualityof" w:history="1">
        <w:r w:rsidRPr="008D2809">
          <w:rPr>
            <w:rFonts w:ascii="Times New Roman" w:eastAsia="Times New Roman" w:hAnsi="Times New Roman" w:cs="Times New Roman"/>
            <w:color w:val="0000FF"/>
            <w:kern w:val="0"/>
            <w:u w:val="single"/>
            <w14:ligatures w14:val="none"/>
          </w:rPr>
          <w:t>sosa:qualityOf</w:t>
        </w:r>
      </w:hyperlink>
      <w:r w:rsidRPr="008D2809">
        <w:rPr>
          <w:rFonts w:ascii="Times New Roman" w:eastAsia="Times New Roman" w:hAnsi="Times New Roman" w:cs="Times New Roman"/>
          <w:kern w:val="0"/>
          <w14:ligatures w14:val="none"/>
        </w:rPr>
        <w:t xml:space="preserve">, </w:t>
      </w:r>
      <w:hyperlink r:id="rId1656" w:anchor="dfn-sosa-relatedobservation" w:history="1">
        <w:r w:rsidRPr="008D2809">
          <w:rPr>
            <w:rFonts w:ascii="Times New Roman" w:eastAsia="Times New Roman" w:hAnsi="Times New Roman" w:cs="Times New Roman"/>
            <w:color w:val="0000FF"/>
            <w:kern w:val="0"/>
            <w:u w:val="single"/>
            <w14:ligatures w14:val="none"/>
          </w:rPr>
          <w:t>sosa:relatedObservation</w:t>
        </w:r>
      </w:hyperlink>
      <w:r w:rsidRPr="008D2809">
        <w:rPr>
          <w:rFonts w:ascii="Times New Roman" w:eastAsia="Times New Roman" w:hAnsi="Times New Roman" w:cs="Times New Roman"/>
          <w:kern w:val="0"/>
          <w14:ligatures w14:val="none"/>
        </w:rPr>
        <w:t xml:space="preserve">, </w:t>
      </w:r>
      <w:hyperlink r:id="rId1657" w:anchor="dfn-sosa-resultquality" w:history="1">
        <w:r w:rsidRPr="008D2809">
          <w:rPr>
            <w:rFonts w:ascii="Times New Roman" w:eastAsia="Times New Roman" w:hAnsi="Times New Roman" w:cs="Times New Roman"/>
            <w:color w:val="0000FF"/>
            <w:kern w:val="0"/>
            <w:u w:val="single"/>
            <w14:ligatures w14:val="none"/>
          </w:rPr>
          <w:t>sosa:resultQuality</w:t>
        </w:r>
      </w:hyperlink>
      <w:r w:rsidRPr="008D2809">
        <w:rPr>
          <w:rFonts w:ascii="Times New Roman" w:eastAsia="Times New Roman" w:hAnsi="Times New Roman" w:cs="Times New Roman"/>
          <w:kern w:val="0"/>
          <w14:ligatures w14:val="none"/>
        </w:rPr>
        <w:t xml:space="preserve">, </w:t>
      </w:r>
      <w:hyperlink r:id="rId1658" w:anchor="dfn-sosa-wasobservedby" w:history="1">
        <w:r w:rsidRPr="008D2809">
          <w:rPr>
            <w:rFonts w:ascii="Times New Roman" w:eastAsia="Times New Roman" w:hAnsi="Times New Roman" w:cs="Times New Roman"/>
            <w:color w:val="0000FF"/>
            <w:kern w:val="0"/>
            <w:u w:val="single"/>
            <w14:ligatures w14:val="none"/>
          </w:rPr>
          <w:t>sosa:wasObservedBy</w:t>
        </w:r>
      </w:hyperlink>
      <w:r w:rsidRPr="008D2809">
        <w:rPr>
          <w:rFonts w:ascii="Times New Roman" w:eastAsia="Times New Roman" w:hAnsi="Times New Roman" w:cs="Times New Roman"/>
          <w:kern w:val="0"/>
          <w14:ligatures w14:val="none"/>
        </w:rPr>
        <w:t xml:space="preserve">, </w:t>
      </w:r>
      <w:hyperlink r:id="rId1659" w:anchor="dfn-sosa-wasoriginatedby" w:history="1">
        <w:r w:rsidRPr="008D2809">
          <w:rPr>
            <w:rFonts w:ascii="Times New Roman" w:eastAsia="Times New Roman" w:hAnsi="Times New Roman" w:cs="Times New Roman"/>
            <w:color w:val="0000FF"/>
            <w:kern w:val="0"/>
            <w:u w:val="single"/>
            <w14:ligatures w14:val="none"/>
          </w:rPr>
          <w:t>sosa:wasOriginatedBy</w:t>
        </w:r>
      </w:hyperlink>
      <w:r w:rsidRPr="008D2809">
        <w:rPr>
          <w:rFonts w:ascii="Times New Roman" w:eastAsia="Times New Roman" w:hAnsi="Times New Roman" w:cs="Times New Roman"/>
          <w:kern w:val="0"/>
          <w14:ligatures w14:val="none"/>
        </w:rPr>
        <w:t xml:space="preserve"> </w:t>
      </w:r>
    </w:p>
    <w:p w14:paraId="6BACDE6C"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5.5.2.1 </w:t>
      </w:r>
      <w:r w:rsidRPr="008D2809">
        <w:rPr>
          <w:rFonts w:ascii="Times New Roman" w:eastAsia="Times New Roman" w:hAnsi="Times New Roman" w:cs="Times New Roman"/>
          <w:b/>
          <w:bCs/>
          <w:i/>
          <w:iCs/>
          <w:kern w:val="0"/>
          <w:sz w:val="20"/>
          <w:szCs w:val="20"/>
          <w14:ligatures w14:val="none"/>
        </w:rPr>
        <w:t>sosa:Observation</w:t>
      </w:r>
    </w:p>
    <w:p w14:paraId="61DDC99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http://www.w3.org/ns/sosa/Observation </w:t>
      </w:r>
    </w:p>
    <w:p w14:paraId="148BCFD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Class</w:t>
      </w:r>
      <w:r w:rsidRPr="008D2809">
        <w:rPr>
          <w:rFonts w:ascii="Times New Roman" w:eastAsia="Times New Roman" w:hAnsi="Times New Roman" w:cs="Times New Roman"/>
          <w:kern w:val="0"/>
          <w14:ligatures w14:val="none"/>
        </w:rPr>
        <w:t xml:space="preserve"> </w:t>
      </w:r>
    </w:p>
    <w:p w14:paraId="52B256F5" w14:textId="472C15CB"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Observation</w:t>
      </w:r>
      <w:r w:rsidRPr="008D2809">
        <w:rPr>
          <w:rFonts w:ascii="Times New Roman" w:eastAsia="Times New Roman" w:hAnsi="Times New Roman" w:cs="Times New Roman"/>
          <w:kern w:val="0"/>
          <w14:ligatures w14:val="none"/>
        </w:rPr>
        <w:t xml:space="preserve"> — act of carrying out an ObservingProcedure using a Sensor to estimate or calculate a value of an observable Property of a FeatureOfInterest</w:t>
      </w:r>
      <w:ins w:id="242" w:author="Carl Reed" w:date="2026-08-24T12:35:00Z" w16du:dateUtc="2026-08-24T18:35:00Z">
        <w:r w:rsidR="00AE0B01">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1EBED0A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An </w:t>
      </w:r>
      <w:hyperlink r:id="rId1660" w:anchor="SOSAObservation" w:history="1">
        <w:r w:rsidRPr="008D2809">
          <w:rPr>
            <w:rFonts w:ascii="Times New Roman" w:eastAsia="Times New Roman" w:hAnsi="Times New Roman" w:cs="Times New Roman"/>
            <w:color w:val="0000FF"/>
            <w:kern w:val="0"/>
            <w:u w:val="single"/>
            <w14:ligatures w14:val="none"/>
          </w:rPr>
          <w:t>Observation</w:t>
        </w:r>
      </w:hyperlink>
      <w:r w:rsidRPr="008D2809">
        <w:rPr>
          <w:rFonts w:ascii="Times New Roman" w:eastAsia="Times New Roman" w:hAnsi="Times New Roman" w:cs="Times New Roman"/>
          <w:kern w:val="0"/>
          <w14:ligatures w14:val="none"/>
        </w:rPr>
        <w:t xml:space="preserve"> primarily concerns a single </w:t>
      </w:r>
      <w:hyperlink r:id="rId1661" w:anchor="SOSAProperty" w:history="1">
        <w:r w:rsidRPr="008D2809">
          <w:rPr>
            <w:rFonts w:ascii="Times New Roman" w:eastAsia="Times New Roman" w:hAnsi="Times New Roman" w:cs="Times New Roman"/>
            <w:color w:val="0000FF"/>
            <w:kern w:val="0"/>
            <w:u w:val="single"/>
            <w14:ligatures w14:val="none"/>
          </w:rPr>
          <w:t>Property</w:t>
        </w:r>
      </w:hyperlink>
      <w:r w:rsidRPr="008D2809">
        <w:rPr>
          <w:rFonts w:ascii="Times New Roman" w:eastAsia="Times New Roman" w:hAnsi="Times New Roman" w:cs="Times New Roman"/>
          <w:kern w:val="0"/>
          <w14:ligatures w14:val="none"/>
        </w:rPr>
        <w:t xml:space="preserve"> of a single </w:t>
      </w:r>
      <w:hyperlink r:id="rId1662" w:anchor="SOSAFeatureOfInterest" w:history="1">
        <w:r w:rsidRPr="008D2809">
          <w:rPr>
            <w:rFonts w:ascii="Times New Roman" w:eastAsia="Times New Roman" w:hAnsi="Times New Roman" w:cs="Times New Roman"/>
            <w:color w:val="0000FF"/>
            <w:kern w:val="0"/>
            <w:u w:val="single"/>
            <w14:ligatures w14:val="none"/>
          </w:rPr>
          <w:t>FeatureOfInterest</w:t>
        </w:r>
      </w:hyperlink>
      <w:r w:rsidRPr="008D2809">
        <w:rPr>
          <w:rFonts w:ascii="Times New Roman" w:eastAsia="Times New Roman" w:hAnsi="Times New Roman" w:cs="Times New Roman"/>
          <w:kern w:val="0"/>
          <w14:ligatures w14:val="none"/>
        </w:rPr>
        <w:t xml:space="preserve">. Observations of multiple properties, or other combinations of Observations, may be described in an </w:t>
      </w:r>
      <w:hyperlink r:id="rId1663" w:anchor="SOSAObservationCollection" w:history="1">
        <w:r w:rsidRPr="008D2809">
          <w:rPr>
            <w:rFonts w:ascii="Times New Roman" w:eastAsia="Times New Roman" w:hAnsi="Times New Roman" w:cs="Times New Roman"/>
            <w:color w:val="0000FF"/>
            <w:kern w:val="0"/>
            <w:u w:val="single"/>
            <w14:ligatures w14:val="none"/>
          </w:rPr>
          <w:t>ObservationCollection</w:t>
        </w:r>
      </w:hyperlink>
      <w:r w:rsidRPr="008D2809">
        <w:rPr>
          <w:rFonts w:ascii="Times New Roman" w:eastAsia="Times New Roman" w:hAnsi="Times New Roman" w:cs="Times New Roman"/>
          <w:kern w:val="0"/>
          <w14:ligatures w14:val="none"/>
        </w:rPr>
        <w:t xml:space="preserve">. </w:t>
      </w:r>
    </w:p>
    <w:p w14:paraId="1957030A"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Alternatively, applications may choose to encapsulate complexity by defining a complex property with multiple individual components, and a corresponding complex result (e.g., a vector). This approach is not prohibited by the SSN Ontology, but the details are beyond the scope of SSN. </w:t>
      </w:r>
    </w:p>
    <w:p w14:paraId="3A1C59D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When the </w:t>
      </w:r>
      <w:hyperlink r:id="rId1664" w:anchor="SOSAFeatureOfInterest" w:history="1">
        <w:r w:rsidRPr="008D2809">
          <w:rPr>
            <w:rFonts w:ascii="Times New Roman" w:eastAsia="Times New Roman" w:hAnsi="Times New Roman" w:cs="Times New Roman"/>
            <w:color w:val="0000FF"/>
            <w:kern w:val="0"/>
            <w:u w:val="single"/>
            <w14:ligatures w14:val="none"/>
          </w:rPr>
          <w:t>FeatureOfInterest</w:t>
        </w:r>
      </w:hyperlink>
      <w:r w:rsidRPr="008D2809">
        <w:rPr>
          <w:rFonts w:ascii="Times New Roman" w:eastAsia="Times New Roman" w:hAnsi="Times New Roman" w:cs="Times New Roman"/>
          <w:kern w:val="0"/>
          <w14:ligatures w14:val="none"/>
        </w:rPr>
        <w:t xml:space="preserve"> cannot be observed directly, a </w:t>
      </w:r>
      <w:hyperlink r:id="rId1665" w:anchor="SOSASample" w:history="1">
        <w:r w:rsidRPr="008D2809">
          <w:rPr>
            <w:rFonts w:ascii="Times New Roman" w:eastAsia="Times New Roman" w:hAnsi="Times New Roman" w:cs="Times New Roman"/>
            <w:color w:val="0000FF"/>
            <w:kern w:val="0"/>
            <w:u w:val="single"/>
            <w14:ligatures w14:val="none"/>
          </w:rPr>
          <w:t>Sample</w:t>
        </w:r>
      </w:hyperlink>
      <w:r w:rsidRPr="008D2809">
        <w:rPr>
          <w:rFonts w:ascii="Times New Roman" w:eastAsia="Times New Roman" w:hAnsi="Times New Roman" w:cs="Times New Roman"/>
          <w:kern w:val="0"/>
          <w14:ligatures w14:val="none"/>
        </w:rPr>
        <w:t xml:space="preserve"> of it might be used in Observations as a proxy. In such a case the </w:t>
      </w:r>
      <w:hyperlink r:id="rId1666" w:anchor="SOSASample" w:history="1">
        <w:r w:rsidRPr="008D2809">
          <w:rPr>
            <w:rFonts w:ascii="Times New Roman" w:eastAsia="Times New Roman" w:hAnsi="Times New Roman" w:cs="Times New Roman"/>
            <w:color w:val="0000FF"/>
            <w:kern w:val="0"/>
            <w:u w:val="single"/>
            <w14:ligatures w14:val="none"/>
          </w:rPr>
          <w:t>Sample</w:t>
        </w:r>
      </w:hyperlink>
      <w:r w:rsidRPr="008D2809">
        <w:rPr>
          <w:rFonts w:ascii="Times New Roman" w:eastAsia="Times New Roman" w:hAnsi="Times New Roman" w:cs="Times New Roman"/>
          <w:kern w:val="0"/>
          <w14:ligatures w14:val="none"/>
        </w:rPr>
        <w:t xml:space="preserve"> is the proximate </w:t>
      </w:r>
      <w:hyperlink r:id="rId1667" w:anchor="SOSAFeatureOfInterest" w:history="1">
        <w:r w:rsidRPr="008D2809">
          <w:rPr>
            <w:rFonts w:ascii="Times New Roman" w:eastAsia="Times New Roman" w:hAnsi="Times New Roman" w:cs="Times New Roman"/>
            <w:color w:val="0000FF"/>
            <w:kern w:val="0"/>
            <w:u w:val="single"/>
            <w14:ligatures w14:val="none"/>
          </w:rPr>
          <w:t>FeatureOfInterest</w:t>
        </w:r>
      </w:hyperlink>
      <w:r w:rsidRPr="008D2809">
        <w:rPr>
          <w:rFonts w:ascii="Times New Roman" w:eastAsia="Times New Roman" w:hAnsi="Times New Roman" w:cs="Times New Roman"/>
          <w:kern w:val="0"/>
          <w14:ligatures w14:val="none"/>
        </w:rPr>
        <w:t xml:space="preserve"> of the Observation, while the (ultimate) </w:t>
      </w:r>
      <w:hyperlink r:id="rId1668" w:anchor="SOSAFeatureOfInterest" w:history="1">
        <w:r w:rsidRPr="008D2809">
          <w:rPr>
            <w:rFonts w:ascii="Times New Roman" w:eastAsia="Times New Roman" w:hAnsi="Times New Roman" w:cs="Times New Roman"/>
            <w:color w:val="0000FF"/>
            <w:kern w:val="0"/>
            <w:u w:val="single"/>
            <w14:ligatures w14:val="none"/>
          </w:rPr>
          <w:t>FeatureOfInterest</w:t>
        </w:r>
      </w:hyperlink>
      <w:r w:rsidRPr="008D2809">
        <w:rPr>
          <w:rFonts w:ascii="Times New Roman" w:eastAsia="Times New Roman" w:hAnsi="Times New Roman" w:cs="Times New Roman"/>
          <w:kern w:val="0"/>
          <w14:ligatures w14:val="none"/>
        </w:rPr>
        <w:t xml:space="preserve"> of the act of Sampling (i.e., the entity that the Sample is ultimately </w:t>
      </w:r>
      <w:hyperlink r:id="rId1669" w:anchor="SOSAisSampleOf" w:history="1">
        <w:r w:rsidRPr="008D2809">
          <w:rPr>
            <w:rFonts w:ascii="Times New Roman" w:eastAsia="Times New Roman" w:hAnsi="Times New Roman" w:cs="Times New Roman"/>
            <w:color w:val="0000FF"/>
            <w:kern w:val="0"/>
            <w:u w:val="single"/>
            <w14:ligatures w14:val="none"/>
          </w:rPr>
          <w:t>isSampleOf</w:t>
        </w:r>
      </w:hyperlink>
      <w:r w:rsidRPr="008D2809">
        <w:rPr>
          <w:rFonts w:ascii="Times New Roman" w:eastAsia="Times New Roman" w:hAnsi="Times New Roman" w:cs="Times New Roman"/>
          <w:kern w:val="0"/>
          <w14:ligatures w14:val="none"/>
        </w:rPr>
        <w:t xml:space="preserve">) is the ultimate </w:t>
      </w:r>
      <w:hyperlink r:id="rId1670" w:anchor="SOSAFeatureOfInterest" w:history="1">
        <w:r w:rsidRPr="008D2809">
          <w:rPr>
            <w:rFonts w:ascii="Times New Roman" w:eastAsia="Times New Roman" w:hAnsi="Times New Roman" w:cs="Times New Roman"/>
            <w:color w:val="0000FF"/>
            <w:kern w:val="0"/>
            <w:u w:val="single"/>
            <w14:ligatures w14:val="none"/>
          </w:rPr>
          <w:t>FeatureOfInterest</w:t>
        </w:r>
      </w:hyperlink>
      <w:r w:rsidRPr="008D2809">
        <w:rPr>
          <w:rFonts w:ascii="Times New Roman" w:eastAsia="Times New Roman" w:hAnsi="Times New Roman" w:cs="Times New Roman"/>
          <w:kern w:val="0"/>
          <w14:ligatures w14:val="none"/>
        </w:rPr>
        <w:t xml:space="preserve"> of the Observation. </w:t>
      </w:r>
    </w:p>
    <w:p w14:paraId="6CAF8AA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256845E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different time-properties on a </w:t>
      </w:r>
      <w:hyperlink r:id="rId1671" w:anchor="dfn-sosa-observation" w:history="1">
        <w:r w:rsidRPr="008D2809">
          <w:rPr>
            <w:rFonts w:ascii="Times New Roman" w:eastAsia="Times New Roman" w:hAnsi="Times New Roman" w:cs="Times New Roman"/>
            <w:color w:val="0000FF"/>
            <w:kern w:val="0"/>
            <w:u w:val="single"/>
            <w14:ligatures w14:val="none"/>
          </w:rPr>
          <w:t>sosa:Observation</w:t>
        </w:r>
      </w:hyperlink>
      <w:r w:rsidRPr="008D2809">
        <w:rPr>
          <w:rFonts w:ascii="Times New Roman" w:eastAsia="Times New Roman" w:hAnsi="Times New Roman" w:cs="Times New Roman"/>
          <w:kern w:val="0"/>
          <w14:ligatures w14:val="none"/>
        </w:rPr>
        <w:t xml:space="preserve"> support the description of plans, forecasts, and predictions, as well as observations relating to various historical scenarios. See </w:t>
      </w:r>
      <w:hyperlink r:id="rId1672" w:anchor="ModelTimes" w:history="1">
        <w:r w:rsidRPr="008D2809">
          <w:rPr>
            <w:rFonts w:ascii="Times New Roman" w:eastAsia="Times New Roman" w:hAnsi="Times New Roman" w:cs="Times New Roman"/>
            <w:color w:val="0000FF"/>
            <w:kern w:val="0"/>
            <w:u w:val="single"/>
            <w14:ligatures w14:val="none"/>
          </w:rPr>
          <w:t>Temporal properties</w:t>
        </w:r>
      </w:hyperlink>
      <w:r w:rsidRPr="008D2809">
        <w:rPr>
          <w:rFonts w:ascii="Times New Roman" w:eastAsia="Times New Roman" w:hAnsi="Times New Roman" w:cs="Times New Roman"/>
          <w:kern w:val="0"/>
          <w14:ligatures w14:val="none"/>
        </w:rPr>
        <w:t xml:space="preserve"> for patterns related to these. </w:t>
      </w:r>
    </w:p>
    <w:p w14:paraId="2C4E58CE" w14:textId="766D186F"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Examples</w:t>
      </w:r>
      <w:ins w:id="243" w:author="Carl Reed" w:date="2026-08-24T14:34:00Z" w16du:dateUtc="2026-08-24T20:34:00Z">
        <w:r w:rsidR="00362E21">
          <w:rPr>
            <w:rFonts w:ascii="Times New Roman" w:eastAsia="Times New Roman" w:hAnsi="Times New Roman" w:cs="Times New Roman"/>
            <w:kern w:val="0"/>
            <w14:ligatures w14:val="none"/>
          </w:rPr>
          <w:t>:</w:t>
        </w:r>
      </w:ins>
    </w:p>
    <w:p w14:paraId="54B19EEB" w14:textId="379ABFDA"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The activity of</w:t>
      </w:r>
      <w:ins w:id="244" w:author="Carl Reed" w:date="2026-08-24T12:42:00Z" w16du:dateUtc="2026-08-24T18:42:00Z">
        <w:r w:rsidR="008930FD">
          <w:rPr>
            <w:rFonts w:ascii="Times New Roman" w:eastAsia="Times New Roman" w:hAnsi="Times New Roman" w:cs="Times New Roman"/>
            <w:kern w:val="0"/>
            <w14:ligatures w14:val="none"/>
          </w:rPr>
          <w:t>:</w:t>
        </w:r>
      </w:ins>
      <w:del w:id="245" w:author="Carl Reed" w:date="2026-08-24T12:42:00Z" w16du:dateUtc="2026-08-24T18:42:00Z">
        <w:r w:rsidRPr="008D2809" w:rsidDel="008930FD">
          <w:rPr>
            <w:rFonts w:ascii="Times New Roman" w:eastAsia="Times New Roman" w:hAnsi="Times New Roman" w:cs="Times New Roman"/>
            <w:kern w:val="0"/>
            <w14:ligatures w14:val="none"/>
          </w:rPr>
          <w:delText xml:space="preserve"> </w:delText>
        </w:r>
      </w:del>
      <w:r w:rsidRPr="008D2809">
        <w:rPr>
          <w:rFonts w:ascii="Times New Roman" w:eastAsia="Times New Roman" w:hAnsi="Times New Roman" w:cs="Times New Roman"/>
          <w:kern w:val="0"/>
          <w14:ligatures w14:val="none"/>
        </w:rPr>
        <w:br/>
        <w:t xml:space="preserve">- estimating the magnitude or intensity of an earthquake </w:t>
      </w:r>
      <w:r w:rsidRPr="008D2809">
        <w:rPr>
          <w:rFonts w:ascii="Times New Roman" w:eastAsia="Times New Roman" w:hAnsi="Times New Roman" w:cs="Times New Roman"/>
          <w:kern w:val="0"/>
          <w14:ligatures w14:val="none"/>
        </w:rPr>
        <w:br/>
        <w:t xml:space="preserve">- measuring the height of a tree </w:t>
      </w:r>
      <w:r w:rsidRPr="008D2809">
        <w:rPr>
          <w:rFonts w:ascii="Times New Roman" w:eastAsia="Times New Roman" w:hAnsi="Times New Roman" w:cs="Times New Roman"/>
          <w:kern w:val="0"/>
          <w14:ligatures w14:val="none"/>
        </w:rPr>
        <w:br/>
        <w:t xml:space="preserve">- determining the color of a leaf </w:t>
      </w:r>
      <w:r w:rsidRPr="008D2809">
        <w:rPr>
          <w:rFonts w:ascii="Times New Roman" w:eastAsia="Times New Roman" w:hAnsi="Times New Roman" w:cs="Times New Roman"/>
          <w:kern w:val="0"/>
          <w14:ligatures w14:val="none"/>
        </w:rPr>
        <w:br/>
        <w:t xml:space="preserve">- measuring the CO2 concentration in a gas </w:t>
      </w:r>
      <w:r w:rsidRPr="008D2809">
        <w:rPr>
          <w:rFonts w:ascii="Times New Roman" w:eastAsia="Times New Roman" w:hAnsi="Times New Roman" w:cs="Times New Roman"/>
          <w:kern w:val="0"/>
          <w14:ligatures w14:val="none"/>
        </w:rPr>
        <w:br/>
        <w:t xml:space="preserve">- finding the location of a car </w:t>
      </w:r>
      <w:r w:rsidRPr="008D2809">
        <w:rPr>
          <w:rFonts w:ascii="Times New Roman" w:eastAsia="Times New Roman" w:hAnsi="Times New Roman" w:cs="Times New Roman"/>
          <w:kern w:val="0"/>
          <w14:ligatures w14:val="none"/>
        </w:rPr>
        <w:br/>
        <w:t xml:space="preserve">- measuring the temperature of a room </w:t>
      </w:r>
      <w:r w:rsidRPr="008D2809">
        <w:rPr>
          <w:rFonts w:ascii="Times New Roman" w:eastAsia="Times New Roman" w:hAnsi="Times New Roman" w:cs="Times New Roman"/>
          <w:kern w:val="0"/>
          <w14:ligatures w14:val="none"/>
        </w:rPr>
        <w:br/>
        <w:t xml:space="preserve">- capturing an image of a scene </w:t>
      </w:r>
    </w:p>
    <w:p w14:paraId="3D2A6D2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Subclass of</w:t>
      </w:r>
    </w:p>
    <w:p w14:paraId="1FAAF59F"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673"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w:t>
      </w:r>
    </w:p>
    <w:p w14:paraId="7C9D96E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Restrictions in SSN</w:t>
      </w:r>
    </w:p>
    <w:p w14:paraId="44B3C47C"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674" w:anchor="dfn-sosa-madebysensor" w:history="1">
        <w:r w:rsidRPr="008D2809">
          <w:rPr>
            <w:rFonts w:ascii="Times New Roman" w:eastAsia="Times New Roman" w:hAnsi="Times New Roman" w:cs="Times New Roman"/>
            <w:color w:val="0000FF"/>
            <w:kern w:val="0"/>
            <w:u w:val="single"/>
            <w14:ligatures w14:val="none"/>
          </w:rPr>
          <w:t>sosa:madeBySensor</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675" w:anchor="dfn-sosa-sensor" w:history="1">
        <w:r w:rsidRPr="008D2809">
          <w:rPr>
            <w:rFonts w:ascii="Times New Roman" w:eastAsia="Times New Roman" w:hAnsi="Times New Roman" w:cs="Times New Roman"/>
            <w:color w:val="0000FF"/>
            <w:kern w:val="0"/>
            <w:u w:val="single"/>
            <w14:ligatures w14:val="none"/>
          </w:rPr>
          <w:t>sosa:Sensor</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676" w:anchor="dfn-sosa-usedprocedure" w:history="1">
        <w:r w:rsidRPr="008D2809">
          <w:rPr>
            <w:rFonts w:ascii="Times New Roman" w:eastAsia="Times New Roman" w:hAnsi="Times New Roman" w:cs="Times New Roman"/>
            <w:color w:val="0000FF"/>
            <w:kern w:val="0"/>
            <w:u w:val="single"/>
            <w14:ligatures w14:val="none"/>
          </w:rPr>
          <w:t>sosa:usedProcedure</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677" w:anchor="dfn-sosa-observingprocedure" w:history="1">
        <w:r w:rsidRPr="008D2809">
          <w:rPr>
            <w:rFonts w:ascii="Times New Roman" w:eastAsia="Times New Roman" w:hAnsi="Times New Roman" w:cs="Times New Roman"/>
            <w:color w:val="0000FF"/>
            <w:kern w:val="0"/>
            <w:u w:val="single"/>
            <w14:ligatures w14:val="none"/>
          </w:rPr>
          <w:t>sosa:ObservingProcedure</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678" w:anchor="dfn-sosa-hasfeatureofinterest" w:history="1">
        <w:r w:rsidRPr="008D2809">
          <w:rPr>
            <w:rFonts w:ascii="Times New Roman" w:eastAsia="Times New Roman" w:hAnsi="Times New Roman" w:cs="Times New Roman"/>
            <w:color w:val="0000FF"/>
            <w:kern w:val="0"/>
            <w:u w:val="single"/>
            <w14:ligatures w14:val="none"/>
          </w:rPr>
          <w:t>sosa:hasFeatureOfInterest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679"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680" w:anchor="dfn-sosa-hasultimatefeatureofinterest" w:history="1">
        <w:r w:rsidRPr="008D2809">
          <w:rPr>
            <w:rFonts w:ascii="Times New Roman" w:eastAsia="Times New Roman" w:hAnsi="Times New Roman" w:cs="Times New Roman"/>
            <w:color w:val="0000FF"/>
            <w:kern w:val="0"/>
            <w:u w:val="single"/>
            <w14:ligatures w14:val="none"/>
          </w:rPr>
          <w:t>sosa:hasUltimateFeatureOfInterest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681"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682" w:anchor="dfn-sosa-observedproperty" w:history="1">
        <w:r w:rsidRPr="008D2809">
          <w:rPr>
            <w:rFonts w:ascii="Times New Roman" w:eastAsia="Times New Roman" w:hAnsi="Times New Roman" w:cs="Times New Roman"/>
            <w:color w:val="0000FF"/>
            <w:kern w:val="0"/>
            <w:u w:val="single"/>
            <w14:ligatures w14:val="none"/>
          </w:rPr>
          <w:t>sosa:observedProperty</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683"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684" w:anchor="dfn-sosa-wasoriginatedby" w:history="1">
        <w:r w:rsidRPr="008D2809">
          <w:rPr>
            <w:rFonts w:ascii="Times New Roman" w:eastAsia="Times New Roman" w:hAnsi="Times New Roman" w:cs="Times New Roman"/>
            <w:color w:val="0000FF"/>
            <w:kern w:val="0"/>
            <w:u w:val="single"/>
            <w14:ligatures w14:val="none"/>
          </w:rPr>
          <w:t>sosa:wasOriginatedBy</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685" w:anchor="dfn-sosa-stimulus" w:history="1">
        <w:r w:rsidRPr="008D2809">
          <w:rPr>
            <w:rFonts w:ascii="Times New Roman" w:eastAsia="Times New Roman" w:hAnsi="Times New Roman" w:cs="Times New Roman"/>
            <w:color w:val="0000FF"/>
            <w:kern w:val="0"/>
            <w:u w:val="single"/>
            <w14:ligatures w14:val="none"/>
          </w:rPr>
          <w:t>sosa:Stimulus</w:t>
        </w:r>
      </w:hyperlink>
      <w:r w:rsidRPr="008D2809">
        <w:rPr>
          <w:rFonts w:ascii="Times New Roman" w:eastAsia="Times New Roman" w:hAnsi="Times New Roman" w:cs="Times New Roman"/>
          <w:kern w:val="0"/>
          <w14:ligatures w14:val="none"/>
        </w:rPr>
        <w:t xml:space="preserve"> </w:t>
      </w:r>
    </w:p>
    <w:p w14:paraId="3F85A07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046AB447"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686" w:history="1">
        <w:r w:rsidRPr="008D2809">
          <w:rPr>
            <w:rFonts w:ascii="Times New Roman" w:eastAsia="Times New Roman" w:hAnsi="Times New Roman" w:cs="Times New Roman"/>
            <w:color w:val="0000FF"/>
            <w:kern w:val="0"/>
            <w:u w:val="single"/>
            <w14:ligatures w14:val="none"/>
          </w:rPr>
          <w:t>http://www.w3.org/ns/sosa/observation/</w:t>
        </w:r>
      </w:hyperlink>
      <w:r w:rsidRPr="008D2809">
        <w:rPr>
          <w:rFonts w:ascii="Times New Roman" w:eastAsia="Times New Roman" w:hAnsi="Times New Roman" w:cs="Times New Roman"/>
          <w:kern w:val="0"/>
          <w14:ligatures w14:val="none"/>
        </w:rPr>
        <w:t xml:space="preserve"> </w:t>
      </w:r>
    </w:p>
    <w:p w14:paraId="0C92CB9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687" w:anchor="Observation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688"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7699BB8B"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5.5.2.2 </w:t>
      </w:r>
      <w:r w:rsidRPr="008D2809">
        <w:rPr>
          <w:rFonts w:ascii="Times New Roman" w:eastAsia="Times New Roman" w:hAnsi="Times New Roman" w:cs="Times New Roman"/>
          <w:b/>
          <w:bCs/>
          <w:i/>
          <w:iCs/>
          <w:kern w:val="0"/>
          <w:sz w:val="20"/>
          <w:szCs w:val="20"/>
          <w14:ligatures w14:val="none"/>
        </w:rPr>
        <w:t>sosa:ObservationCollection</w:t>
      </w:r>
    </w:p>
    <w:p w14:paraId="02BCB33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1C34183A"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http://www.w3.org/ns/sosa/ObservationCollection </w:t>
      </w:r>
    </w:p>
    <w:p w14:paraId="15923B5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Class</w:t>
      </w:r>
      <w:r w:rsidRPr="008D2809">
        <w:rPr>
          <w:rFonts w:ascii="Times New Roman" w:eastAsia="Times New Roman" w:hAnsi="Times New Roman" w:cs="Times New Roman"/>
          <w:kern w:val="0"/>
          <w14:ligatures w14:val="none"/>
        </w:rPr>
        <w:t xml:space="preserve"> </w:t>
      </w:r>
    </w:p>
    <w:p w14:paraId="25FB7A62" w14:textId="37848EA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Observation Collection</w:t>
      </w:r>
      <w:r w:rsidRPr="008D2809">
        <w:rPr>
          <w:rFonts w:ascii="Times New Roman" w:eastAsia="Times New Roman" w:hAnsi="Times New Roman" w:cs="Times New Roman"/>
          <w:kern w:val="0"/>
          <w14:ligatures w14:val="none"/>
        </w:rPr>
        <w:t xml:space="preserve"> — set of Observations or ObservationCollections</w:t>
      </w:r>
      <w:ins w:id="246" w:author="Carl Reed" w:date="2026-08-24T12:42:00Z" w16du:dateUtc="2026-08-24T18:42:00Z">
        <w:r w:rsidR="00087709">
          <w:rPr>
            <w:rFonts w:ascii="Times New Roman" w:eastAsia="Times New Roman" w:hAnsi="Times New Roman" w:cs="Times New Roman"/>
            <w:kern w:val="0"/>
            <w14:ligatures w14:val="none"/>
          </w:rPr>
          <w:t>.</w:t>
        </w:r>
      </w:ins>
      <w:del w:id="247" w:author="Carl Reed" w:date="2026-08-24T12:42:00Z" w16du:dateUtc="2026-08-24T18:42:00Z">
        <w:r w:rsidRPr="008D2809" w:rsidDel="00087709">
          <w:rPr>
            <w:rFonts w:ascii="Times New Roman" w:eastAsia="Times New Roman" w:hAnsi="Times New Roman" w:cs="Times New Roman"/>
            <w:kern w:val="0"/>
            <w14:ligatures w14:val="none"/>
          </w:rPr>
          <w:delText>;</w:delText>
        </w:r>
      </w:del>
      <w:r w:rsidRPr="008D2809">
        <w:rPr>
          <w:rFonts w:ascii="Times New Roman" w:eastAsia="Times New Roman" w:hAnsi="Times New Roman" w:cs="Times New Roman"/>
          <w:kern w:val="0"/>
          <w14:ligatures w14:val="none"/>
        </w:rPr>
        <w:t xml:space="preserve"> </w:t>
      </w:r>
      <w:del w:id="248" w:author="Carl Reed" w:date="2026-08-24T12:42:00Z" w16du:dateUtc="2026-08-24T18:42:00Z">
        <w:r w:rsidRPr="008D2809" w:rsidDel="00087709">
          <w:rPr>
            <w:rFonts w:ascii="Times New Roman" w:eastAsia="Times New Roman" w:hAnsi="Times New Roman" w:cs="Times New Roman"/>
            <w:kern w:val="0"/>
            <w14:ligatures w14:val="none"/>
          </w:rPr>
          <w:delText>c</w:delText>
        </w:r>
      </w:del>
      <w:ins w:id="249" w:author="Carl Reed" w:date="2026-08-24T12:42:00Z" w16du:dateUtc="2026-08-24T18:42:00Z">
        <w:r w:rsidR="00087709">
          <w:rPr>
            <w:rFonts w:ascii="Times New Roman" w:eastAsia="Times New Roman" w:hAnsi="Times New Roman" w:cs="Times New Roman"/>
            <w:kern w:val="0"/>
            <w14:ligatures w14:val="none"/>
          </w:rPr>
          <w:t>C</w:t>
        </w:r>
      </w:ins>
      <w:r w:rsidRPr="008D2809">
        <w:rPr>
          <w:rFonts w:ascii="Times New Roman" w:eastAsia="Times New Roman" w:hAnsi="Times New Roman" w:cs="Times New Roman"/>
          <w:kern w:val="0"/>
          <w14:ligatures w14:val="none"/>
        </w:rPr>
        <w:t>ollections may be nested</w:t>
      </w:r>
      <w:ins w:id="250" w:author="Carl Reed" w:date="2026-08-24T12:42:00Z" w16du:dateUtc="2026-08-24T18:42:00Z">
        <w:r w:rsidR="00087709">
          <w:rPr>
            <w:rFonts w:ascii="Times New Roman" w:eastAsia="Times New Roman" w:hAnsi="Times New Roman" w:cs="Times New Roman"/>
            <w:kern w:val="0"/>
            <w14:ligatures w14:val="none"/>
          </w:rPr>
          <w:t>.</w:t>
        </w:r>
      </w:ins>
      <w:del w:id="251" w:author="Carl Reed" w:date="2026-08-24T12:42:00Z" w16du:dateUtc="2026-08-24T18:42:00Z">
        <w:r w:rsidRPr="008D2809" w:rsidDel="00087709">
          <w:rPr>
            <w:rFonts w:ascii="Times New Roman" w:eastAsia="Times New Roman" w:hAnsi="Times New Roman" w:cs="Times New Roman"/>
            <w:kern w:val="0"/>
            <w14:ligatures w14:val="none"/>
          </w:rPr>
          <w:delText xml:space="preserve"> </w:delText>
        </w:r>
      </w:del>
    </w:p>
    <w:p w14:paraId="3B92CC2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09AEEA1C"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An instance of </w:t>
      </w:r>
      <w:hyperlink r:id="rId1689" w:anchor="SOSAObservationCollection" w:history="1">
        <w:r w:rsidRPr="008D2809">
          <w:rPr>
            <w:rFonts w:ascii="Times New Roman" w:eastAsia="Times New Roman" w:hAnsi="Times New Roman" w:cs="Times New Roman"/>
            <w:color w:val="0000FF"/>
            <w:kern w:val="0"/>
            <w:u w:val="single"/>
            <w14:ligatures w14:val="none"/>
          </w:rPr>
          <w:t>ObservationCollection</w:t>
        </w:r>
      </w:hyperlink>
      <w:r w:rsidRPr="008D2809">
        <w:rPr>
          <w:rFonts w:ascii="Times New Roman" w:eastAsia="Times New Roman" w:hAnsi="Times New Roman" w:cs="Times New Roman"/>
          <w:kern w:val="0"/>
          <w14:ligatures w14:val="none"/>
        </w:rPr>
        <w:t xml:space="preserve"> represents a container for a set of data derived from observations. This broadly corresponds with the class </w:t>
      </w:r>
      <w:hyperlink r:id="rId1690" w:anchor="Class:Dataset" w:history="1">
        <w:r w:rsidRPr="008D2809">
          <w:rPr>
            <w:rFonts w:ascii="Times New Roman" w:eastAsia="Times New Roman" w:hAnsi="Times New Roman" w:cs="Times New Roman"/>
            <w:color w:val="0000FF"/>
            <w:kern w:val="0"/>
            <w:u w:val="single"/>
            <w14:ligatures w14:val="none"/>
          </w:rPr>
          <w:t>dcat:Dataset</w:t>
        </w:r>
      </w:hyperlink>
      <w:r w:rsidRPr="008D2809">
        <w:rPr>
          <w:rFonts w:ascii="Times New Roman" w:eastAsia="Times New Roman" w:hAnsi="Times New Roman" w:cs="Times New Roman"/>
          <w:kern w:val="0"/>
          <w14:ligatures w14:val="none"/>
        </w:rPr>
        <w:t xml:space="preserve"> from the Data Catalog Vocabulary [</w:t>
      </w:r>
      <w:hyperlink r:id="rId1691" w:anchor="bib-vocab-dcat-3" w:tooltip="Data Catalog Vocabulary (DCAT) - Version 3" w:history="1">
        <w:r w:rsidRPr="008D2809">
          <w:rPr>
            <w:rFonts w:ascii="Times New Roman" w:eastAsia="Times New Roman" w:hAnsi="Times New Roman" w:cs="Times New Roman"/>
            <w:i/>
            <w:iCs/>
            <w:color w:val="0000FF"/>
            <w:kern w:val="0"/>
            <w:u w:val="single"/>
            <w14:ligatures w14:val="none"/>
          </w:rPr>
          <w:t>vocab-dcat-3</w:t>
        </w:r>
      </w:hyperlink>
      <w:r w:rsidRPr="008D2809">
        <w:rPr>
          <w:rFonts w:ascii="Times New Roman" w:eastAsia="Times New Roman" w:hAnsi="Times New Roman" w:cs="Times New Roman"/>
          <w:kern w:val="0"/>
          <w14:ligatures w14:val="none"/>
        </w:rPr>
        <w:t xml:space="preserve">]. </w:t>
      </w:r>
    </w:p>
    <w:p w14:paraId="1657E3E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All </w:t>
      </w:r>
      <w:hyperlink r:id="rId1692" w:anchor="SOSAObservation" w:history="1">
        <w:r w:rsidRPr="008D2809">
          <w:rPr>
            <w:rFonts w:ascii="Times New Roman" w:eastAsia="Times New Roman" w:hAnsi="Times New Roman" w:cs="Times New Roman"/>
            <w:color w:val="0000FF"/>
            <w:kern w:val="0"/>
            <w:u w:val="single"/>
            <w14:ligatures w14:val="none"/>
          </w:rPr>
          <w:t>Observation</w:t>
        </w:r>
      </w:hyperlink>
      <w:r w:rsidRPr="008D2809">
        <w:rPr>
          <w:rFonts w:ascii="Times New Roman" w:eastAsia="Times New Roman" w:hAnsi="Times New Roman" w:cs="Times New Roman"/>
          <w:kern w:val="0"/>
          <w14:ligatures w14:val="none"/>
        </w:rPr>
        <w:t xml:space="preserve"> properties may appear in an </w:t>
      </w:r>
      <w:hyperlink r:id="rId1693" w:anchor="dfn-sosa-observationcollection" w:history="1">
        <w:r w:rsidRPr="008D2809">
          <w:rPr>
            <w:rFonts w:ascii="Times New Roman" w:eastAsia="Times New Roman" w:hAnsi="Times New Roman" w:cs="Times New Roman"/>
            <w:color w:val="0000FF"/>
            <w:kern w:val="0"/>
            <w:u w:val="single"/>
            <w14:ligatures w14:val="none"/>
          </w:rPr>
          <w:t>sosa:ObservationCollection</w:t>
        </w:r>
      </w:hyperlink>
      <w:r w:rsidRPr="008D2809">
        <w:rPr>
          <w:rFonts w:ascii="Times New Roman" w:eastAsia="Times New Roman" w:hAnsi="Times New Roman" w:cs="Times New Roman"/>
          <w:kern w:val="0"/>
          <w14:ligatures w14:val="none"/>
        </w:rPr>
        <w:t xml:space="preserve">, including: </w:t>
      </w:r>
      <w:hyperlink r:id="rId1694" w:anchor="dfn-sosa-hasfeatureofinterest" w:history="1">
        <w:r w:rsidRPr="008D2809">
          <w:rPr>
            <w:rFonts w:ascii="Times New Roman" w:eastAsia="Times New Roman" w:hAnsi="Times New Roman" w:cs="Times New Roman"/>
            <w:color w:val="0000FF"/>
            <w:kern w:val="0"/>
            <w:u w:val="single"/>
            <w14:ligatures w14:val="none"/>
          </w:rPr>
          <w:t>sosa:hasFeatureOfInterest</w:t>
        </w:r>
      </w:hyperlink>
      <w:r w:rsidRPr="008D2809">
        <w:rPr>
          <w:rFonts w:ascii="Times New Roman" w:eastAsia="Times New Roman" w:hAnsi="Times New Roman" w:cs="Times New Roman"/>
          <w:kern w:val="0"/>
          <w14:ligatures w14:val="none"/>
        </w:rPr>
        <w:t xml:space="preserve">, </w:t>
      </w:r>
      <w:hyperlink r:id="rId1695" w:anchor="dfn-sosa-hasultimatefeatureofinterest" w:history="1">
        <w:r w:rsidRPr="008D2809">
          <w:rPr>
            <w:rFonts w:ascii="Times New Roman" w:eastAsia="Times New Roman" w:hAnsi="Times New Roman" w:cs="Times New Roman"/>
            <w:color w:val="0000FF"/>
            <w:kern w:val="0"/>
            <w:u w:val="single"/>
            <w14:ligatures w14:val="none"/>
          </w:rPr>
          <w:t>sosa:hasUltimateFeatureOfInterest</w:t>
        </w:r>
      </w:hyperlink>
      <w:r w:rsidRPr="008D2809">
        <w:rPr>
          <w:rFonts w:ascii="Times New Roman" w:eastAsia="Times New Roman" w:hAnsi="Times New Roman" w:cs="Times New Roman"/>
          <w:kern w:val="0"/>
          <w14:ligatures w14:val="none"/>
        </w:rPr>
        <w:t xml:space="preserve">, </w:t>
      </w:r>
      <w:hyperlink r:id="rId1696" w:anchor="dfn-sosa-usedprocedure" w:history="1">
        <w:r w:rsidRPr="008D2809">
          <w:rPr>
            <w:rFonts w:ascii="Times New Roman" w:eastAsia="Times New Roman" w:hAnsi="Times New Roman" w:cs="Times New Roman"/>
            <w:color w:val="0000FF"/>
            <w:kern w:val="0"/>
            <w:u w:val="single"/>
            <w14:ligatures w14:val="none"/>
          </w:rPr>
          <w:t>sosa:usedProcedure</w:t>
        </w:r>
      </w:hyperlink>
      <w:r w:rsidRPr="008D2809">
        <w:rPr>
          <w:rFonts w:ascii="Times New Roman" w:eastAsia="Times New Roman" w:hAnsi="Times New Roman" w:cs="Times New Roman"/>
          <w:kern w:val="0"/>
          <w14:ligatures w14:val="none"/>
        </w:rPr>
        <w:t xml:space="preserve">, </w:t>
      </w:r>
      <w:hyperlink r:id="rId1697" w:anchor="dfn-sosa-madebysensor" w:history="1">
        <w:r w:rsidRPr="008D2809">
          <w:rPr>
            <w:rFonts w:ascii="Times New Roman" w:eastAsia="Times New Roman" w:hAnsi="Times New Roman" w:cs="Times New Roman"/>
            <w:color w:val="0000FF"/>
            <w:kern w:val="0"/>
            <w:u w:val="single"/>
            <w14:ligatures w14:val="none"/>
          </w:rPr>
          <w:t>sosa:madeBySensor</w:t>
        </w:r>
      </w:hyperlink>
      <w:r w:rsidRPr="008D2809">
        <w:rPr>
          <w:rFonts w:ascii="Times New Roman" w:eastAsia="Times New Roman" w:hAnsi="Times New Roman" w:cs="Times New Roman"/>
          <w:kern w:val="0"/>
          <w14:ligatures w14:val="none"/>
        </w:rPr>
        <w:t xml:space="preserve">, </w:t>
      </w:r>
      <w:hyperlink r:id="rId1698" w:anchor="dfn-sosa-observedproperty" w:history="1">
        <w:r w:rsidRPr="008D2809">
          <w:rPr>
            <w:rFonts w:ascii="Times New Roman" w:eastAsia="Times New Roman" w:hAnsi="Times New Roman" w:cs="Times New Roman"/>
            <w:color w:val="0000FF"/>
            <w:kern w:val="0"/>
            <w:u w:val="single"/>
            <w14:ligatures w14:val="none"/>
          </w:rPr>
          <w:t>sosa:observedProperty</w:t>
        </w:r>
      </w:hyperlink>
      <w:r w:rsidRPr="008D2809">
        <w:rPr>
          <w:rFonts w:ascii="Times New Roman" w:eastAsia="Times New Roman" w:hAnsi="Times New Roman" w:cs="Times New Roman"/>
          <w:kern w:val="0"/>
          <w14:ligatures w14:val="none"/>
        </w:rPr>
        <w:t xml:space="preserve">, </w:t>
      </w:r>
      <w:hyperlink r:id="rId1699" w:anchor="dfn-sosa-phenomenontime" w:history="1">
        <w:r w:rsidRPr="008D2809">
          <w:rPr>
            <w:rFonts w:ascii="Times New Roman" w:eastAsia="Times New Roman" w:hAnsi="Times New Roman" w:cs="Times New Roman"/>
            <w:color w:val="0000FF"/>
            <w:kern w:val="0"/>
            <w:u w:val="single"/>
            <w14:ligatures w14:val="none"/>
          </w:rPr>
          <w:t>sosa:phenomenonTime</w:t>
        </w:r>
      </w:hyperlink>
      <w:r w:rsidRPr="008D2809">
        <w:rPr>
          <w:rFonts w:ascii="Times New Roman" w:eastAsia="Times New Roman" w:hAnsi="Times New Roman" w:cs="Times New Roman"/>
          <w:kern w:val="0"/>
          <w14:ligatures w14:val="none"/>
        </w:rPr>
        <w:t xml:space="preserve">, </w:t>
      </w:r>
      <w:hyperlink r:id="rId1700" w:anchor="dfn-sosa-resulttime" w:history="1">
        <w:r w:rsidRPr="008D2809">
          <w:rPr>
            <w:rFonts w:ascii="Times New Roman" w:eastAsia="Times New Roman" w:hAnsi="Times New Roman" w:cs="Times New Roman"/>
            <w:color w:val="0000FF"/>
            <w:kern w:val="0"/>
            <w:u w:val="single"/>
            <w14:ligatures w14:val="none"/>
          </w:rPr>
          <w:t>sosa:resultTime</w:t>
        </w:r>
      </w:hyperlink>
      <w:r w:rsidRPr="008D2809">
        <w:rPr>
          <w:rFonts w:ascii="Times New Roman" w:eastAsia="Times New Roman" w:hAnsi="Times New Roman" w:cs="Times New Roman"/>
          <w:kern w:val="0"/>
          <w14:ligatures w14:val="none"/>
        </w:rPr>
        <w:t xml:space="preserve">, </w:t>
      </w:r>
      <w:hyperlink r:id="rId1701" w:anchor="dfn-sosa-hasresult" w:history="1">
        <w:r w:rsidRPr="008D2809">
          <w:rPr>
            <w:rFonts w:ascii="Times New Roman" w:eastAsia="Times New Roman" w:hAnsi="Times New Roman" w:cs="Times New Roman"/>
            <w:color w:val="0000FF"/>
            <w:kern w:val="0"/>
            <w:u w:val="single"/>
            <w14:ligatures w14:val="none"/>
          </w:rPr>
          <w:t>sosa:hasResult</w:t>
        </w:r>
      </w:hyperlink>
      <w:r w:rsidRPr="008D2809">
        <w:rPr>
          <w:rFonts w:ascii="Times New Roman" w:eastAsia="Times New Roman" w:hAnsi="Times New Roman" w:cs="Times New Roman"/>
          <w:kern w:val="0"/>
          <w14:ligatures w14:val="none"/>
        </w:rPr>
        <w:t xml:space="preserve">, </w:t>
      </w:r>
      <w:hyperlink r:id="rId1702" w:anchor="dfn-sosa-hassimpleresult" w:history="1">
        <w:r w:rsidRPr="008D2809">
          <w:rPr>
            <w:rFonts w:ascii="Times New Roman" w:eastAsia="Times New Roman" w:hAnsi="Times New Roman" w:cs="Times New Roman"/>
            <w:color w:val="0000FF"/>
            <w:kern w:val="0"/>
            <w:u w:val="single"/>
            <w14:ligatures w14:val="none"/>
          </w:rPr>
          <w:t>sosa:hasSimpleResult</w:t>
        </w:r>
      </w:hyperlink>
      <w:r w:rsidRPr="008D2809">
        <w:rPr>
          <w:rFonts w:ascii="Times New Roman" w:eastAsia="Times New Roman" w:hAnsi="Times New Roman" w:cs="Times New Roman"/>
          <w:kern w:val="0"/>
          <w14:ligatures w14:val="none"/>
        </w:rPr>
        <w:t xml:space="preserve">. If they are present, the value of these properties summarize the values of the matching properties of the member observations, where membership is either direct or transitive through one or more member observation collections. </w:t>
      </w:r>
    </w:p>
    <w:p w14:paraId="44CEE37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following consistency rules apply to the Observation properties listed above: </w:t>
      </w:r>
    </w:p>
    <w:p w14:paraId="4FF84DAD" w14:textId="77777777" w:rsidR="008D2809" w:rsidRPr="008D2809" w:rsidRDefault="008D2809" w:rsidP="008D280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Where an individual </w:t>
      </w:r>
      <w:hyperlink r:id="rId1703" w:anchor="SOSAObservationCollection" w:history="1">
        <w:r w:rsidRPr="008D2809">
          <w:rPr>
            <w:rFonts w:ascii="Times New Roman" w:eastAsia="Times New Roman" w:hAnsi="Times New Roman" w:cs="Times New Roman"/>
            <w:color w:val="0000FF"/>
            <w:kern w:val="0"/>
            <w:u w:val="single"/>
            <w14:ligatures w14:val="none"/>
          </w:rPr>
          <w:t>ObservationCollection</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i/>
          <w:iCs/>
          <w:kern w:val="0"/>
          <w14:ligatures w14:val="none"/>
        </w:rPr>
        <w:t>omits a property</w:t>
      </w:r>
      <w:r w:rsidRPr="008D2809">
        <w:rPr>
          <w:rFonts w:ascii="Times New Roman" w:eastAsia="Times New Roman" w:hAnsi="Times New Roman" w:cs="Times New Roman"/>
          <w:kern w:val="0"/>
          <w14:ligatures w14:val="none"/>
        </w:rPr>
        <w:t xml:space="preserve">, a member </w:t>
      </w:r>
      <w:hyperlink r:id="rId1704" w:anchor="SOSAObservation" w:history="1">
        <w:r w:rsidRPr="008D2809">
          <w:rPr>
            <w:rFonts w:ascii="Times New Roman" w:eastAsia="Times New Roman" w:hAnsi="Times New Roman" w:cs="Times New Roman"/>
            <w:color w:val="0000FF"/>
            <w:kern w:val="0"/>
            <w:u w:val="single"/>
            <w14:ligatures w14:val="none"/>
          </w:rPr>
          <w:t>Observation</w:t>
        </w:r>
      </w:hyperlink>
      <w:r w:rsidRPr="008D2809">
        <w:rPr>
          <w:rFonts w:ascii="Times New Roman" w:eastAsia="Times New Roman" w:hAnsi="Times New Roman" w:cs="Times New Roman"/>
          <w:kern w:val="0"/>
          <w14:ligatures w14:val="none"/>
        </w:rPr>
        <w:t xml:space="preserve"> (direct or transitive) </w:t>
      </w:r>
      <w:r w:rsidRPr="008D2809">
        <w:rPr>
          <w:rFonts w:ascii="Times New Roman" w:eastAsia="Times New Roman" w:hAnsi="Times New Roman" w:cs="Times New Roman"/>
          <w:i/>
          <w:iCs/>
          <w:kern w:val="0"/>
          <w14:ligatures w14:val="none"/>
        </w:rPr>
        <w:t>MAY</w:t>
      </w:r>
      <w:r w:rsidRPr="008D2809">
        <w:rPr>
          <w:rFonts w:ascii="Times New Roman" w:eastAsia="Times New Roman" w:hAnsi="Times New Roman" w:cs="Times New Roman"/>
          <w:kern w:val="0"/>
          <w14:ligatures w14:val="none"/>
        </w:rPr>
        <w:t xml:space="preserve"> have any value for that property. </w:t>
      </w:r>
    </w:p>
    <w:p w14:paraId="03C8C7B5" w14:textId="77777777" w:rsidR="008D2809" w:rsidRPr="008D2809" w:rsidRDefault="008D2809" w:rsidP="008D280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Where an individual </w:t>
      </w:r>
      <w:hyperlink r:id="rId1705" w:anchor="SOSAObservationCollection" w:history="1">
        <w:r w:rsidRPr="008D2809">
          <w:rPr>
            <w:rFonts w:ascii="Times New Roman" w:eastAsia="Times New Roman" w:hAnsi="Times New Roman" w:cs="Times New Roman"/>
            <w:color w:val="0000FF"/>
            <w:kern w:val="0"/>
            <w:u w:val="single"/>
            <w14:ligatures w14:val="none"/>
          </w:rPr>
          <w:t>ObservationCollection</w:t>
        </w:r>
      </w:hyperlink>
      <w:r w:rsidRPr="008D2809">
        <w:rPr>
          <w:rFonts w:ascii="Times New Roman" w:eastAsia="Times New Roman" w:hAnsi="Times New Roman" w:cs="Times New Roman"/>
          <w:kern w:val="0"/>
          <w14:ligatures w14:val="none"/>
        </w:rPr>
        <w:t xml:space="preserve"> has </w:t>
      </w:r>
      <w:r w:rsidRPr="008D2809">
        <w:rPr>
          <w:rFonts w:ascii="Times New Roman" w:eastAsia="Times New Roman" w:hAnsi="Times New Roman" w:cs="Times New Roman"/>
          <w:i/>
          <w:iCs/>
          <w:kern w:val="0"/>
          <w14:ligatures w14:val="none"/>
        </w:rPr>
        <w:t>a single value for a property</w:t>
      </w:r>
      <w:r w:rsidRPr="008D2809">
        <w:rPr>
          <w:rFonts w:ascii="Times New Roman" w:eastAsia="Times New Roman" w:hAnsi="Times New Roman" w:cs="Times New Roman"/>
          <w:kern w:val="0"/>
          <w14:ligatures w14:val="none"/>
        </w:rPr>
        <w:t xml:space="preserve">, each member </w:t>
      </w:r>
      <w:hyperlink r:id="rId1706" w:anchor="SOSAObservation" w:history="1">
        <w:r w:rsidRPr="008D2809">
          <w:rPr>
            <w:rFonts w:ascii="Times New Roman" w:eastAsia="Times New Roman" w:hAnsi="Times New Roman" w:cs="Times New Roman"/>
            <w:color w:val="0000FF"/>
            <w:kern w:val="0"/>
            <w:u w:val="single"/>
            <w14:ligatures w14:val="none"/>
          </w:rPr>
          <w:t>Observation</w:t>
        </w:r>
      </w:hyperlink>
      <w:r w:rsidRPr="008D2809">
        <w:rPr>
          <w:rFonts w:ascii="Times New Roman" w:eastAsia="Times New Roman" w:hAnsi="Times New Roman" w:cs="Times New Roman"/>
          <w:kern w:val="0"/>
          <w14:ligatures w14:val="none"/>
        </w:rPr>
        <w:t xml:space="preserve"> (direct or transitive) </w:t>
      </w:r>
      <w:r w:rsidRPr="008D2809">
        <w:rPr>
          <w:rFonts w:ascii="Times New Roman" w:eastAsia="Times New Roman" w:hAnsi="Times New Roman" w:cs="Times New Roman"/>
          <w:i/>
          <w:iCs/>
          <w:kern w:val="0"/>
          <w14:ligatures w14:val="none"/>
        </w:rPr>
        <w:t>MUST</w:t>
      </w:r>
      <w:r w:rsidRPr="008D2809">
        <w:rPr>
          <w:rFonts w:ascii="Times New Roman" w:eastAsia="Times New Roman" w:hAnsi="Times New Roman" w:cs="Times New Roman"/>
          <w:kern w:val="0"/>
          <w14:ligatures w14:val="none"/>
        </w:rPr>
        <w:t xml:space="preserve"> have that same value for that property; i.e., the collection is homogeneous in that property. That property </w:t>
      </w:r>
      <w:r w:rsidRPr="008D2809">
        <w:rPr>
          <w:rFonts w:ascii="Times New Roman" w:eastAsia="Times New Roman" w:hAnsi="Times New Roman" w:cs="Times New Roman"/>
          <w:i/>
          <w:iCs/>
          <w:kern w:val="0"/>
          <w14:ligatures w14:val="none"/>
        </w:rPr>
        <w:t>MAY</w:t>
      </w:r>
      <w:r w:rsidRPr="008D2809">
        <w:rPr>
          <w:rFonts w:ascii="Times New Roman" w:eastAsia="Times New Roman" w:hAnsi="Times New Roman" w:cs="Times New Roman"/>
          <w:kern w:val="0"/>
          <w14:ligatures w14:val="none"/>
        </w:rPr>
        <w:t xml:space="preserve"> then be omitted in any member </w:t>
      </w:r>
      <w:hyperlink r:id="rId1707" w:anchor="SOSAObservation" w:history="1">
        <w:r w:rsidRPr="008D2809">
          <w:rPr>
            <w:rFonts w:ascii="Times New Roman" w:eastAsia="Times New Roman" w:hAnsi="Times New Roman" w:cs="Times New Roman"/>
            <w:color w:val="0000FF"/>
            <w:kern w:val="0"/>
            <w:u w:val="single"/>
            <w14:ligatures w14:val="none"/>
          </w:rPr>
          <w:t>Observation</w:t>
        </w:r>
      </w:hyperlink>
      <w:r w:rsidRPr="008D2809">
        <w:rPr>
          <w:rFonts w:ascii="Times New Roman" w:eastAsia="Times New Roman" w:hAnsi="Times New Roman" w:cs="Times New Roman"/>
          <w:kern w:val="0"/>
          <w14:ligatures w14:val="none"/>
        </w:rPr>
        <w:t xml:space="preserve"> or </w:t>
      </w:r>
      <w:hyperlink r:id="rId1708" w:anchor="SOSAObservationCollection" w:history="1">
        <w:r w:rsidRPr="008D2809">
          <w:rPr>
            <w:rFonts w:ascii="Times New Roman" w:eastAsia="Times New Roman" w:hAnsi="Times New Roman" w:cs="Times New Roman"/>
            <w:color w:val="0000FF"/>
            <w:kern w:val="0"/>
            <w:u w:val="single"/>
            <w14:ligatures w14:val="none"/>
          </w:rPr>
          <w:t>ObservationCollection</w:t>
        </w:r>
      </w:hyperlink>
      <w:r w:rsidRPr="008D2809">
        <w:rPr>
          <w:rFonts w:ascii="Times New Roman" w:eastAsia="Times New Roman" w:hAnsi="Times New Roman" w:cs="Times New Roman"/>
          <w:kern w:val="0"/>
          <w14:ligatures w14:val="none"/>
        </w:rPr>
        <w:t xml:space="preserve">. </w:t>
      </w:r>
    </w:p>
    <w:p w14:paraId="48A226C5" w14:textId="77777777" w:rsidR="008D2809" w:rsidRPr="008D2809" w:rsidRDefault="008D2809" w:rsidP="008D280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Where an individual </w:t>
      </w:r>
      <w:hyperlink r:id="rId1709" w:anchor="SOSAObservationCollection" w:history="1">
        <w:r w:rsidRPr="008D2809">
          <w:rPr>
            <w:rFonts w:ascii="Times New Roman" w:eastAsia="Times New Roman" w:hAnsi="Times New Roman" w:cs="Times New Roman"/>
            <w:color w:val="0000FF"/>
            <w:kern w:val="0"/>
            <w:u w:val="single"/>
            <w14:ligatures w14:val="none"/>
          </w:rPr>
          <w:t>ObservationCollection</w:t>
        </w:r>
      </w:hyperlink>
      <w:r w:rsidRPr="008D2809">
        <w:rPr>
          <w:rFonts w:ascii="Times New Roman" w:eastAsia="Times New Roman" w:hAnsi="Times New Roman" w:cs="Times New Roman"/>
          <w:kern w:val="0"/>
          <w14:ligatures w14:val="none"/>
        </w:rPr>
        <w:t xml:space="preserve"> has </w:t>
      </w:r>
      <w:r w:rsidRPr="008D2809">
        <w:rPr>
          <w:rFonts w:ascii="Times New Roman" w:eastAsia="Times New Roman" w:hAnsi="Times New Roman" w:cs="Times New Roman"/>
          <w:i/>
          <w:iCs/>
          <w:kern w:val="0"/>
          <w14:ligatures w14:val="none"/>
        </w:rPr>
        <w:t>more than one value for a property</w:t>
      </w:r>
      <w:r w:rsidRPr="008D2809">
        <w:rPr>
          <w:rFonts w:ascii="Times New Roman" w:eastAsia="Times New Roman" w:hAnsi="Times New Roman" w:cs="Times New Roman"/>
          <w:kern w:val="0"/>
          <w14:ligatures w14:val="none"/>
        </w:rPr>
        <w:t xml:space="preserve">, each member </w:t>
      </w:r>
      <w:hyperlink r:id="rId1710" w:anchor="SOSAObservation" w:history="1">
        <w:r w:rsidRPr="008D2809">
          <w:rPr>
            <w:rFonts w:ascii="Times New Roman" w:eastAsia="Times New Roman" w:hAnsi="Times New Roman" w:cs="Times New Roman"/>
            <w:color w:val="0000FF"/>
            <w:kern w:val="0"/>
            <w:u w:val="single"/>
            <w14:ligatures w14:val="none"/>
          </w:rPr>
          <w:t>Observation</w:t>
        </w:r>
      </w:hyperlink>
      <w:r w:rsidRPr="008D2809">
        <w:rPr>
          <w:rFonts w:ascii="Times New Roman" w:eastAsia="Times New Roman" w:hAnsi="Times New Roman" w:cs="Times New Roman"/>
          <w:kern w:val="0"/>
          <w14:ligatures w14:val="none"/>
        </w:rPr>
        <w:t xml:space="preserve"> (direct or transitive) </w:t>
      </w:r>
      <w:r w:rsidRPr="008D2809">
        <w:rPr>
          <w:rFonts w:ascii="Times New Roman" w:eastAsia="Times New Roman" w:hAnsi="Times New Roman" w:cs="Times New Roman"/>
          <w:i/>
          <w:iCs/>
          <w:kern w:val="0"/>
          <w14:ligatures w14:val="none"/>
        </w:rPr>
        <w:t>MUST</w:t>
      </w:r>
      <w:r w:rsidRPr="008D2809">
        <w:rPr>
          <w:rFonts w:ascii="Times New Roman" w:eastAsia="Times New Roman" w:hAnsi="Times New Roman" w:cs="Times New Roman"/>
          <w:kern w:val="0"/>
          <w14:ligatures w14:val="none"/>
        </w:rPr>
        <w:t xml:space="preserve"> have a value for that property that matches one of the values for the property in the collection. </w:t>
      </w:r>
    </w:p>
    <w:p w14:paraId="0FB6405E" w14:textId="77777777" w:rsidR="008D2809" w:rsidRPr="008D2809" w:rsidRDefault="008D2809" w:rsidP="008D280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Where an individual </w:t>
      </w:r>
      <w:hyperlink r:id="rId1711" w:anchor="SOSAObservationCollection" w:history="1">
        <w:r w:rsidRPr="008D2809">
          <w:rPr>
            <w:rFonts w:ascii="Times New Roman" w:eastAsia="Times New Roman" w:hAnsi="Times New Roman" w:cs="Times New Roman"/>
            <w:color w:val="0000FF"/>
            <w:kern w:val="0"/>
            <w:u w:val="single"/>
            <w14:ligatures w14:val="none"/>
          </w:rPr>
          <w:t>ObservationCollection</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i/>
          <w:iCs/>
          <w:kern w:val="0"/>
          <w14:ligatures w14:val="none"/>
        </w:rPr>
        <w:t>has a value for a property that is a range or interval</w:t>
      </w:r>
      <w:r w:rsidRPr="008D2809">
        <w:rPr>
          <w:rFonts w:ascii="Times New Roman" w:eastAsia="Times New Roman" w:hAnsi="Times New Roman" w:cs="Times New Roman"/>
          <w:kern w:val="0"/>
          <w14:ligatures w14:val="none"/>
        </w:rPr>
        <w:t xml:space="preserve">, each member </w:t>
      </w:r>
      <w:hyperlink r:id="rId1712" w:anchor="SOSAObservation" w:history="1">
        <w:r w:rsidRPr="008D2809">
          <w:rPr>
            <w:rFonts w:ascii="Times New Roman" w:eastAsia="Times New Roman" w:hAnsi="Times New Roman" w:cs="Times New Roman"/>
            <w:color w:val="0000FF"/>
            <w:kern w:val="0"/>
            <w:u w:val="single"/>
            <w14:ligatures w14:val="none"/>
          </w:rPr>
          <w:t>Observation</w:t>
        </w:r>
      </w:hyperlink>
      <w:r w:rsidRPr="008D2809">
        <w:rPr>
          <w:rFonts w:ascii="Times New Roman" w:eastAsia="Times New Roman" w:hAnsi="Times New Roman" w:cs="Times New Roman"/>
          <w:kern w:val="0"/>
          <w14:ligatures w14:val="none"/>
        </w:rPr>
        <w:t xml:space="preserve"> (direct or transitive) </w:t>
      </w:r>
      <w:r w:rsidRPr="008D2809">
        <w:rPr>
          <w:rFonts w:ascii="Times New Roman" w:eastAsia="Times New Roman" w:hAnsi="Times New Roman" w:cs="Times New Roman"/>
          <w:i/>
          <w:iCs/>
          <w:kern w:val="0"/>
          <w14:ligatures w14:val="none"/>
        </w:rPr>
        <w:t>MUST</w:t>
      </w:r>
      <w:r w:rsidRPr="008D2809">
        <w:rPr>
          <w:rFonts w:ascii="Times New Roman" w:eastAsia="Times New Roman" w:hAnsi="Times New Roman" w:cs="Times New Roman"/>
          <w:kern w:val="0"/>
          <w14:ligatures w14:val="none"/>
        </w:rPr>
        <w:t xml:space="preserve"> have a value for that property that matches or falls within that range or interval. </w:t>
      </w:r>
    </w:p>
    <w:p w14:paraId="5DCFFFBB" w14:textId="77777777" w:rsidR="008D2809" w:rsidRPr="008D2809" w:rsidRDefault="008D2809" w:rsidP="008D280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 xml:space="preserve">Where an individual </w:t>
      </w:r>
      <w:hyperlink r:id="rId1713" w:anchor="SOSAObservationCollection" w:history="1">
        <w:r w:rsidRPr="008D2809">
          <w:rPr>
            <w:rFonts w:ascii="Times New Roman" w:eastAsia="Times New Roman" w:hAnsi="Times New Roman" w:cs="Times New Roman"/>
            <w:color w:val="0000FF"/>
            <w:kern w:val="0"/>
            <w:u w:val="single"/>
            <w14:ligatures w14:val="none"/>
          </w:rPr>
          <w:t>ObservationCollection</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i/>
          <w:iCs/>
          <w:kern w:val="0"/>
          <w14:ligatures w14:val="none"/>
        </w:rPr>
        <w:t>has more than one value for a property that is a range or interval</w:t>
      </w:r>
      <w:r w:rsidRPr="008D2809">
        <w:rPr>
          <w:rFonts w:ascii="Times New Roman" w:eastAsia="Times New Roman" w:hAnsi="Times New Roman" w:cs="Times New Roman"/>
          <w:kern w:val="0"/>
          <w14:ligatures w14:val="none"/>
        </w:rPr>
        <w:t xml:space="preserve">, each member </w:t>
      </w:r>
      <w:hyperlink r:id="rId1714" w:anchor="SOSAObservation" w:history="1">
        <w:r w:rsidRPr="008D2809">
          <w:rPr>
            <w:rFonts w:ascii="Times New Roman" w:eastAsia="Times New Roman" w:hAnsi="Times New Roman" w:cs="Times New Roman"/>
            <w:color w:val="0000FF"/>
            <w:kern w:val="0"/>
            <w:u w:val="single"/>
            <w14:ligatures w14:val="none"/>
          </w:rPr>
          <w:t>Observation</w:t>
        </w:r>
      </w:hyperlink>
      <w:r w:rsidRPr="008D2809">
        <w:rPr>
          <w:rFonts w:ascii="Times New Roman" w:eastAsia="Times New Roman" w:hAnsi="Times New Roman" w:cs="Times New Roman"/>
          <w:kern w:val="0"/>
          <w14:ligatures w14:val="none"/>
        </w:rPr>
        <w:t xml:space="preserve"> (direct or transitive) </w:t>
      </w:r>
      <w:r w:rsidRPr="008D2809">
        <w:rPr>
          <w:rFonts w:ascii="Times New Roman" w:eastAsia="Times New Roman" w:hAnsi="Times New Roman" w:cs="Times New Roman"/>
          <w:i/>
          <w:iCs/>
          <w:kern w:val="0"/>
          <w14:ligatures w14:val="none"/>
        </w:rPr>
        <w:t>MUST</w:t>
      </w:r>
      <w:r w:rsidRPr="008D2809">
        <w:rPr>
          <w:rFonts w:ascii="Times New Roman" w:eastAsia="Times New Roman" w:hAnsi="Times New Roman" w:cs="Times New Roman"/>
          <w:kern w:val="0"/>
          <w14:ligatures w14:val="none"/>
        </w:rPr>
        <w:t xml:space="preserve"> have a value for that property that matches or falls within one of those ranges or intervals. </w:t>
      </w:r>
    </w:p>
    <w:p w14:paraId="0F92A1D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results of collections of observations are often packaged in a 'data cube' whose axes define the range of properties of the set of observations. </w:t>
      </w:r>
    </w:p>
    <w:p w14:paraId="0758A1E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members of a collection do not necessarily share a common value for any property. </w:t>
      </w:r>
    </w:p>
    <w:p w14:paraId="6E4910F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041C7D9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Examples of Collections conforming to the rules are provided in and </w:t>
      </w:r>
      <w:hyperlink r:id="rId1715" w:anchor="ModelCollectionRules" w:history="1">
        <w:r w:rsidRPr="008D2809">
          <w:rPr>
            <w:rFonts w:ascii="Times New Roman" w:eastAsia="Times New Roman" w:hAnsi="Times New Roman" w:cs="Times New Roman"/>
            <w:color w:val="0000FF"/>
            <w:kern w:val="0"/>
            <w:u w:val="single"/>
            <w14:ligatures w14:val="none"/>
          </w:rPr>
          <w:t>Collections and their members' property values</w:t>
        </w:r>
      </w:hyperlink>
      <w:r w:rsidRPr="008D2809">
        <w:rPr>
          <w:rFonts w:ascii="Times New Roman" w:eastAsia="Times New Roman" w:hAnsi="Times New Roman" w:cs="Times New Roman"/>
          <w:kern w:val="0"/>
          <w14:ligatures w14:val="none"/>
        </w:rPr>
        <w:t xml:space="preserve">. These illustrate all the cases described above. </w:t>
      </w:r>
    </w:p>
    <w:p w14:paraId="540BDE8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6665C45A"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See </w:t>
      </w:r>
      <w:hyperlink r:id="rId1716" w:anchor="ModelTimeSeries" w:history="1">
        <w:r w:rsidRPr="008D2809">
          <w:rPr>
            <w:rFonts w:ascii="Times New Roman" w:eastAsia="Times New Roman" w:hAnsi="Times New Roman" w:cs="Times New Roman"/>
            <w:color w:val="0000FF"/>
            <w:kern w:val="0"/>
            <w:u w:val="single"/>
            <w14:ligatures w14:val="none"/>
          </w:rPr>
          <w:t>Time series</w:t>
        </w:r>
      </w:hyperlink>
      <w:r w:rsidRPr="008D2809">
        <w:rPr>
          <w:rFonts w:ascii="Times New Roman" w:eastAsia="Times New Roman" w:hAnsi="Times New Roman" w:cs="Times New Roman"/>
          <w:kern w:val="0"/>
          <w14:ligatures w14:val="none"/>
        </w:rPr>
        <w:t xml:space="preserve"> and </w:t>
      </w:r>
      <w:hyperlink r:id="rId1717" w:anchor="ModelObservationCollection" w:history="1">
        <w:r w:rsidRPr="008D2809">
          <w:rPr>
            <w:rFonts w:ascii="Times New Roman" w:eastAsia="Times New Roman" w:hAnsi="Times New Roman" w:cs="Times New Roman"/>
            <w:color w:val="0000FF"/>
            <w:kern w:val="0"/>
            <w:u w:val="single"/>
            <w14:ligatures w14:val="none"/>
          </w:rPr>
          <w:t>Homogeneous observation collection</w:t>
        </w:r>
      </w:hyperlink>
      <w:r w:rsidRPr="008D2809">
        <w:rPr>
          <w:rFonts w:ascii="Times New Roman" w:eastAsia="Times New Roman" w:hAnsi="Times New Roman" w:cs="Times New Roman"/>
          <w:kern w:val="0"/>
          <w14:ligatures w14:val="none"/>
        </w:rPr>
        <w:t xml:space="preserve"> for examples. </w:t>
      </w:r>
    </w:p>
    <w:p w14:paraId="692A979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Subclass of</w:t>
      </w:r>
    </w:p>
    <w:p w14:paraId="2205A4F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718" w:anchor="dfn-sosa-executioncollection" w:history="1">
        <w:r w:rsidRPr="008D2809">
          <w:rPr>
            <w:rFonts w:ascii="Times New Roman" w:eastAsia="Times New Roman" w:hAnsi="Times New Roman" w:cs="Times New Roman"/>
            <w:color w:val="0000FF"/>
            <w:kern w:val="0"/>
            <w:u w:val="single"/>
            <w14:ligatures w14:val="none"/>
          </w:rPr>
          <w:t>sosa:ExecutionCollection</w:t>
        </w:r>
      </w:hyperlink>
      <w:r w:rsidRPr="008D2809">
        <w:rPr>
          <w:rFonts w:ascii="Times New Roman" w:eastAsia="Times New Roman" w:hAnsi="Times New Roman" w:cs="Times New Roman"/>
          <w:kern w:val="0"/>
          <w14:ligatures w14:val="none"/>
        </w:rPr>
        <w:t xml:space="preserve"> </w:t>
      </w:r>
    </w:p>
    <w:p w14:paraId="4D95706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Disjoint with</w:t>
      </w:r>
    </w:p>
    <w:p w14:paraId="79067B8E"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719" w:anchor="dfn-sosa-actuationcollection" w:history="1">
        <w:r w:rsidRPr="008D2809">
          <w:rPr>
            <w:rFonts w:ascii="Times New Roman" w:eastAsia="Times New Roman" w:hAnsi="Times New Roman" w:cs="Times New Roman"/>
            <w:color w:val="0000FF"/>
            <w:kern w:val="0"/>
            <w:u w:val="single"/>
            <w14:ligatures w14:val="none"/>
          </w:rPr>
          <w:t>sosa:ActuationCollection</w:t>
        </w:r>
      </w:hyperlink>
      <w:r w:rsidRPr="008D2809">
        <w:rPr>
          <w:rFonts w:ascii="Times New Roman" w:eastAsia="Times New Roman" w:hAnsi="Times New Roman" w:cs="Times New Roman"/>
          <w:kern w:val="0"/>
          <w14:ligatures w14:val="none"/>
        </w:rPr>
        <w:t xml:space="preserve">, </w:t>
      </w:r>
      <w:hyperlink r:id="rId1720" w:anchor="dfn-sosa-samplecollection" w:history="1">
        <w:r w:rsidRPr="008D2809">
          <w:rPr>
            <w:rFonts w:ascii="Times New Roman" w:eastAsia="Times New Roman" w:hAnsi="Times New Roman" w:cs="Times New Roman"/>
            <w:color w:val="0000FF"/>
            <w:kern w:val="0"/>
            <w:u w:val="single"/>
            <w14:ligatures w14:val="none"/>
          </w:rPr>
          <w:t>sosa:SampleCollection</w:t>
        </w:r>
      </w:hyperlink>
      <w:r w:rsidRPr="008D2809">
        <w:rPr>
          <w:rFonts w:ascii="Times New Roman" w:eastAsia="Times New Roman" w:hAnsi="Times New Roman" w:cs="Times New Roman"/>
          <w:kern w:val="0"/>
          <w14:ligatures w14:val="none"/>
        </w:rPr>
        <w:t xml:space="preserve">, </w:t>
      </w:r>
      <w:hyperlink r:id="rId1721" w:anchor="dfn-sosa-samplingcollection" w:history="1">
        <w:r w:rsidRPr="008D2809">
          <w:rPr>
            <w:rFonts w:ascii="Times New Roman" w:eastAsia="Times New Roman" w:hAnsi="Times New Roman" w:cs="Times New Roman"/>
            <w:color w:val="0000FF"/>
            <w:kern w:val="0"/>
            <w:u w:val="single"/>
            <w14:ligatures w14:val="none"/>
          </w:rPr>
          <w:t>sosa:SamplingCollection</w:t>
        </w:r>
      </w:hyperlink>
      <w:r w:rsidRPr="008D2809">
        <w:rPr>
          <w:rFonts w:ascii="Times New Roman" w:eastAsia="Times New Roman" w:hAnsi="Times New Roman" w:cs="Times New Roman"/>
          <w:kern w:val="0"/>
          <w14:ligatures w14:val="none"/>
        </w:rPr>
        <w:t xml:space="preserve"> </w:t>
      </w:r>
    </w:p>
    <w:p w14:paraId="08BEE9C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Restrictions in SSN</w:t>
      </w:r>
    </w:p>
    <w:p w14:paraId="1F1A4BA2"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722" w:anchor="dfn-sosa-madebysensor" w:history="1">
        <w:r w:rsidRPr="008D2809">
          <w:rPr>
            <w:rFonts w:ascii="Times New Roman" w:eastAsia="Times New Roman" w:hAnsi="Times New Roman" w:cs="Times New Roman"/>
            <w:color w:val="0000FF"/>
            <w:kern w:val="0"/>
            <w:u w:val="single"/>
            <w14:ligatures w14:val="none"/>
          </w:rPr>
          <w:t>sosa:madeBySensor</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723" w:anchor="dfn-sosa-sensor" w:history="1">
        <w:r w:rsidRPr="008D2809">
          <w:rPr>
            <w:rFonts w:ascii="Times New Roman" w:eastAsia="Times New Roman" w:hAnsi="Times New Roman" w:cs="Times New Roman"/>
            <w:color w:val="0000FF"/>
            <w:kern w:val="0"/>
            <w:u w:val="single"/>
            <w14:ligatures w14:val="none"/>
          </w:rPr>
          <w:t>sosa:Sensor</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724" w:anchor="dfn-sosa-usedprocedure" w:history="1">
        <w:r w:rsidRPr="008D2809">
          <w:rPr>
            <w:rFonts w:ascii="Times New Roman" w:eastAsia="Times New Roman" w:hAnsi="Times New Roman" w:cs="Times New Roman"/>
            <w:color w:val="0000FF"/>
            <w:kern w:val="0"/>
            <w:u w:val="single"/>
            <w14:ligatures w14:val="none"/>
          </w:rPr>
          <w:t>sosa:usedProcedure</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725" w:anchor="dfn-sosa-observingprocedure" w:history="1">
        <w:r w:rsidRPr="008D2809">
          <w:rPr>
            <w:rFonts w:ascii="Times New Roman" w:eastAsia="Times New Roman" w:hAnsi="Times New Roman" w:cs="Times New Roman"/>
            <w:color w:val="0000FF"/>
            <w:kern w:val="0"/>
            <w:u w:val="single"/>
            <w14:ligatures w14:val="none"/>
          </w:rPr>
          <w:t>sosa:ObservingProcedure</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726" w:anchor="dfn-sosa-hasfeatureofinterest" w:history="1">
        <w:r w:rsidRPr="008D2809">
          <w:rPr>
            <w:rFonts w:ascii="Times New Roman" w:eastAsia="Times New Roman" w:hAnsi="Times New Roman" w:cs="Times New Roman"/>
            <w:color w:val="0000FF"/>
            <w:kern w:val="0"/>
            <w:u w:val="single"/>
            <w14:ligatures w14:val="none"/>
          </w:rPr>
          <w:t>sosa:hasFeatureOfInterest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727"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728" w:anchor="dfn-sosa-hasultimatefeatureofinterest" w:history="1">
        <w:r w:rsidRPr="008D2809">
          <w:rPr>
            <w:rFonts w:ascii="Times New Roman" w:eastAsia="Times New Roman" w:hAnsi="Times New Roman" w:cs="Times New Roman"/>
            <w:color w:val="0000FF"/>
            <w:kern w:val="0"/>
            <w:u w:val="single"/>
            <w14:ligatures w14:val="none"/>
          </w:rPr>
          <w:t>sosa:hasUltimateFeatureOfInterest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729"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730" w:anchor="dfn-sosa-observedproperty" w:history="1">
        <w:r w:rsidRPr="008D2809">
          <w:rPr>
            <w:rFonts w:ascii="Times New Roman" w:eastAsia="Times New Roman" w:hAnsi="Times New Roman" w:cs="Times New Roman"/>
            <w:color w:val="0000FF"/>
            <w:kern w:val="0"/>
            <w:u w:val="single"/>
            <w14:ligatures w14:val="none"/>
          </w:rPr>
          <w:t>sosa:observedProperty</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731"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732" w:anchor="dfn-sosa-hasmember" w:history="1">
        <w:r w:rsidRPr="008D2809">
          <w:rPr>
            <w:rFonts w:ascii="Times New Roman" w:eastAsia="Times New Roman" w:hAnsi="Times New Roman" w:cs="Times New Roman"/>
            <w:color w:val="0000FF"/>
            <w:kern w:val="0"/>
            <w:u w:val="single"/>
            <w14:ligatures w14:val="none"/>
          </w:rPr>
          <w:t>sosa:hasMember</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733" w:anchor="dfn-sosa-observation" w:history="1">
        <w:r w:rsidRPr="008D2809">
          <w:rPr>
            <w:rFonts w:ascii="Times New Roman" w:eastAsia="Times New Roman" w:hAnsi="Times New Roman" w:cs="Times New Roman"/>
            <w:color w:val="0000FF"/>
            <w:kern w:val="0"/>
            <w:u w:val="single"/>
            <w14:ligatures w14:val="none"/>
          </w:rPr>
          <w:t>sosa:Observation</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or</w:t>
      </w:r>
      <w:r w:rsidRPr="008D2809">
        <w:rPr>
          <w:rFonts w:ascii="Times New Roman" w:eastAsia="Times New Roman" w:hAnsi="Times New Roman" w:cs="Times New Roman"/>
          <w:kern w:val="0"/>
          <w14:ligatures w14:val="none"/>
        </w:rPr>
        <w:t xml:space="preserve"> </w:t>
      </w:r>
      <w:hyperlink r:id="rId1734" w:anchor="dfn-sosa-observationcollection" w:history="1">
        <w:r w:rsidRPr="008D2809">
          <w:rPr>
            <w:rFonts w:ascii="Times New Roman" w:eastAsia="Times New Roman" w:hAnsi="Times New Roman" w:cs="Times New Roman"/>
            <w:color w:val="0000FF"/>
            <w:kern w:val="0"/>
            <w:u w:val="single"/>
            <w14:ligatures w14:val="none"/>
          </w:rPr>
          <w:t>sosa:ObservationCollection</w:t>
        </w:r>
      </w:hyperlink>
      <w:r w:rsidRPr="008D2809">
        <w:rPr>
          <w:rFonts w:ascii="Times New Roman" w:eastAsia="Times New Roman" w:hAnsi="Times New Roman" w:cs="Times New Roman"/>
          <w:kern w:val="0"/>
          <w14:ligatures w14:val="none"/>
        </w:rPr>
        <w:t xml:space="preserve">) </w:t>
      </w:r>
    </w:p>
    <w:p w14:paraId="4ED45A5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439BC428"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735" w:history="1">
        <w:r w:rsidRPr="008D2809">
          <w:rPr>
            <w:rFonts w:ascii="Times New Roman" w:eastAsia="Times New Roman" w:hAnsi="Times New Roman" w:cs="Times New Roman"/>
            <w:color w:val="0000FF"/>
            <w:kern w:val="0"/>
            <w:u w:val="single"/>
            <w14:ligatures w14:val="none"/>
          </w:rPr>
          <w:t>http://www.w3.org/ns/sosa/observation/</w:t>
        </w:r>
      </w:hyperlink>
      <w:r w:rsidRPr="008D2809">
        <w:rPr>
          <w:rFonts w:ascii="Times New Roman" w:eastAsia="Times New Roman" w:hAnsi="Times New Roman" w:cs="Times New Roman"/>
          <w:kern w:val="0"/>
          <w14:ligatures w14:val="none"/>
        </w:rPr>
        <w:t xml:space="preserve"> </w:t>
      </w:r>
    </w:p>
    <w:p w14:paraId="49C0FD9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736" w:anchor="Observation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737"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0BCE23AA"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5.5.2.3 </w:t>
      </w:r>
      <w:r w:rsidRPr="008D2809">
        <w:rPr>
          <w:rFonts w:ascii="Times New Roman" w:eastAsia="Times New Roman" w:hAnsi="Times New Roman" w:cs="Times New Roman"/>
          <w:b/>
          <w:bCs/>
          <w:i/>
          <w:iCs/>
          <w:kern w:val="0"/>
          <w:sz w:val="20"/>
          <w:szCs w:val="20"/>
          <w14:ligatures w14:val="none"/>
        </w:rPr>
        <w:t>sosa:ObservingProcedure</w:t>
      </w:r>
    </w:p>
    <w:p w14:paraId="7E3AEA0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352FF98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http://www.w3.org/ns/sosa/ObservingProcedure </w:t>
      </w:r>
    </w:p>
    <w:p w14:paraId="0C83E5A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Class</w:t>
      </w:r>
      <w:r w:rsidRPr="008D2809">
        <w:rPr>
          <w:rFonts w:ascii="Times New Roman" w:eastAsia="Times New Roman" w:hAnsi="Times New Roman" w:cs="Times New Roman"/>
          <w:kern w:val="0"/>
          <w14:ligatures w14:val="none"/>
        </w:rPr>
        <w:t xml:space="preserve"> </w:t>
      </w:r>
    </w:p>
    <w:p w14:paraId="3B0D904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Warning</w:t>
      </w:r>
    </w:p>
    <w:p w14:paraId="1263F8FD" w14:textId="5F3A1F42"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ObservingProcedure </w:t>
      </w:r>
      <w:ins w:id="252" w:author="Carl Reed" w:date="2026-08-24T12:43:00Z" w16du:dateUtc="2026-08-24T18:43:00Z">
        <w:r w:rsidR="00D76ABB">
          <w:rPr>
            <w:rFonts w:ascii="Times New Roman" w:eastAsia="Times New Roman" w:hAnsi="Times New Roman" w:cs="Times New Roman"/>
            <w:kern w:val="0"/>
            <w14:ligatures w14:val="none"/>
          </w:rPr>
          <w:t xml:space="preserve">- </w:t>
        </w:r>
      </w:ins>
      <w:r w:rsidRPr="008D2809">
        <w:rPr>
          <w:rFonts w:ascii="Times New Roman" w:eastAsia="Times New Roman" w:hAnsi="Times New Roman" w:cs="Times New Roman"/>
          <w:kern w:val="0"/>
          <w14:ligatures w14:val="none"/>
        </w:rPr>
        <w:t>added in the 2023 Edition This term is non-normative, pending further implementation experience</w:t>
      </w:r>
      <w:ins w:id="253" w:author="Carl Reed" w:date="2026-08-24T12:43:00Z" w16du:dateUtc="2026-08-24T18:43:00Z">
        <w:r w:rsidR="00D76ABB">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2053C08D"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lastRenderedPageBreak/>
        <w:t>Observing Procedure</w:t>
      </w:r>
      <w:r w:rsidRPr="008D2809">
        <w:rPr>
          <w:rFonts w:ascii="Times New Roman" w:eastAsia="Times New Roman" w:hAnsi="Times New Roman" w:cs="Times New Roman"/>
          <w:kern w:val="0"/>
          <w14:ligatures w14:val="none"/>
        </w:rPr>
        <w:t xml:space="preserve"> — workflow, protocol, plan, algorithm, program, or computational method specifying how to make an Observation </w:t>
      </w:r>
    </w:p>
    <w:p w14:paraId="480EB55E"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An Observing Procedure is re-usable</w:t>
      </w:r>
      <w:del w:id="254" w:author="Carl Reed" w:date="2026-08-24T12:43:00Z" w16du:dateUtc="2026-08-24T18:43:00Z">
        <w:r w:rsidRPr="008D2809" w:rsidDel="0006587C">
          <w:rPr>
            <w:rFonts w:ascii="Times New Roman" w:eastAsia="Times New Roman" w:hAnsi="Times New Roman" w:cs="Times New Roman"/>
            <w:kern w:val="0"/>
            <w14:ligatures w14:val="none"/>
          </w:rPr>
          <w:delText>,</w:delText>
        </w:r>
      </w:del>
      <w:r w:rsidRPr="008D2809">
        <w:rPr>
          <w:rFonts w:ascii="Times New Roman" w:eastAsia="Times New Roman" w:hAnsi="Times New Roman" w:cs="Times New Roman"/>
          <w:kern w:val="0"/>
          <w14:ligatures w14:val="none"/>
        </w:rPr>
        <w:t xml:space="preserve"> and might be applied in many Observations. It explains the steps to be carried out to arrive at reproducible results. </w:t>
      </w:r>
    </w:p>
    <w:p w14:paraId="7750B04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Subclass of</w:t>
      </w:r>
    </w:p>
    <w:p w14:paraId="6D88CCBE"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738" w:anchor="dfn-sosa-procedure" w:history="1">
        <w:r w:rsidRPr="008D2809">
          <w:rPr>
            <w:rFonts w:ascii="Times New Roman" w:eastAsia="Times New Roman" w:hAnsi="Times New Roman" w:cs="Times New Roman"/>
            <w:color w:val="0000FF"/>
            <w:kern w:val="0"/>
            <w:u w:val="single"/>
            <w14:ligatures w14:val="none"/>
          </w:rPr>
          <w:t>sosa:Procedure</w:t>
        </w:r>
      </w:hyperlink>
      <w:r w:rsidRPr="008D2809">
        <w:rPr>
          <w:rFonts w:ascii="Times New Roman" w:eastAsia="Times New Roman" w:hAnsi="Times New Roman" w:cs="Times New Roman"/>
          <w:kern w:val="0"/>
          <w14:ligatures w14:val="none"/>
        </w:rPr>
        <w:t xml:space="preserve"> </w:t>
      </w:r>
    </w:p>
    <w:p w14:paraId="3423939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Restrictions in SSN</w:t>
      </w:r>
    </w:p>
    <w:p w14:paraId="53E166A9"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739" w:anchor="dfn-sosa-implementedby" w:history="1">
        <w:r w:rsidRPr="008D2809">
          <w:rPr>
            <w:rFonts w:ascii="Times New Roman" w:eastAsia="Times New Roman" w:hAnsi="Times New Roman" w:cs="Times New Roman"/>
            <w:color w:val="0000FF"/>
            <w:kern w:val="0"/>
            <w:u w:val="single"/>
            <w14:ligatures w14:val="none"/>
          </w:rPr>
          <w:t>sosa:implementedBy</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740" w:anchor="dfn-sosa-sensor" w:history="1">
        <w:r w:rsidRPr="008D2809">
          <w:rPr>
            <w:rFonts w:ascii="Times New Roman" w:eastAsia="Times New Roman" w:hAnsi="Times New Roman" w:cs="Times New Roman"/>
            <w:color w:val="0000FF"/>
            <w:kern w:val="0"/>
            <w:u w:val="single"/>
            <w14:ligatures w14:val="none"/>
          </w:rPr>
          <w:t>sosa:Sensor</w:t>
        </w:r>
      </w:hyperlink>
      <w:r w:rsidRPr="008D2809">
        <w:rPr>
          <w:rFonts w:ascii="Times New Roman" w:eastAsia="Times New Roman" w:hAnsi="Times New Roman" w:cs="Times New Roman"/>
          <w:kern w:val="0"/>
          <w14:ligatures w14:val="none"/>
        </w:rPr>
        <w:t xml:space="preserve"> </w:t>
      </w:r>
    </w:p>
    <w:p w14:paraId="092C4FB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Examples</w:t>
      </w:r>
    </w:p>
    <w:p w14:paraId="03F9FB2B" w14:textId="7B00CD8E"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A workflow, protocol, plan, algorithm, program, or computational method specifying how to make an observation</w:t>
      </w:r>
      <w:ins w:id="255" w:author="Carl Reed" w:date="2026-08-24T12:43:00Z" w16du:dateUtc="2026-08-24T18:43:00Z">
        <w:r w:rsidR="00434B74">
          <w:rPr>
            <w:rFonts w:ascii="Times New Roman" w:eastAsia="Times New Roman" w:hAnsi="Times New Roman" w:cs="Times New Roman"/>
            <w:kern w:val="0"/>
            <w14:ligatures w14:val="none"/>
          </w:rPr>
          <w:t>:</w:t>
        </w:r>
      </w:ins>
      <w:del w:id="256" w:author="Carl Reed" w:date="2026-08-24T12:43:00Z" w16du:dateUtc="2026-08-24T18:43:00Z">
        <w:r w:rsidRPr="008D2809" w:rsidDel="0006587C">
          <w:rPr>
            <w:rFonts w:ascii="Times New Roman" w:eastAsia="Times New Roman" w:hAnsi="Times New Roman" w:cs="Times New Roman"/>
            <w:kern w:val="0"/>
            <w14:ligatures w14:val="none"/>
          </w:rPr>
          <w:delText>;</w:delText>
        </w:r>
      </w:del>
      <w:r w:rsidRPr="008D2809">
        <w:rPr>
          <w:rFonts w:ascii="Times New Roman" w:eastAsia="Times New Roman" w:hAnsi="Times New Roman" w:cs="Times New Roman"/>
          <w:kern w:val="0"/>
          <w14:ligatures w14:val="none"/>
        </w:rPr>
        <w:t xml:space="preserve"> </w:t>
      </w:r>
      <w:del w:id="257" w:author="Carl Reed" w:date="2026-08-24T12:43:00Z" w16du:dateUtc="2026-08-24T18:43:00Z">
        <w:r w:rsidRPr="008D2809" w:rsidDel="00434B74">
          <w:rPr>
            <w:rFonts w:ascii="Times New Roman" w:eastAsia="Times New Roman" w:hAnsi="Times New Roman" w:cs="Times New Roman"/>
            <w:kern w:val="0"/>
            <w14:ligatures w14:val="none"/>
          </w:rPr>
          <w:delText>t</w:delText>
        </w:r>
      </w:del>
      <w:ins w:id="258" w:author="Carl Reed" w:date="2026-08-24T12:43:00Z" w16du:dateUtc="2026-08-24T18:43:00Z">
        <w:r w:rsidR="00434B74">
          <w:rPr>
            <w:rFonts w:ascii="Times New Roman" w:eastAsia="Times New Roman" w:hAnsi="Times New Roman" w:cs="Times New Roman"/>
            <w:kern w:val="0"/>
            <w14:ligatures w14:val="none"/>
          </w:rPr>
          <w:t>T</w:t>
        </w:r>
      </w:ins>
      <w:r w:rsidRPr="008D2809">
        <w:rPr>
          <w:rFonts w:ascii="Times New Roman" w:eastAsia="Times New Roman" w:hAnsi="Times New Roman" w:cs="Times New Roman"/>
          <w:kern w:val="0"/>
          <w14:ligatures w14:val="none"/>
        </w:rPr>
        <w:t xml:space="preserve">he description of the process used by an observer. This could be a chemical analysis method, a protocol for measuring an object, or even a checklist used by a human observer during a biodiversity campaign. The Procedure could further describe the algorithms behind simulators or models used to generate a result from other inputs. </w:t>
      </w:r>
    </w:p>
    <w:p w14:paraId="2825472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3926CB2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[ISO 19156:2023] An ObservingProcedure shall be defined as the description of steps performed in order to determine the value of an observableProperty by an Observer. </w:t>
      </w:r>
    </w:p>
    <w:p w14:paraId="204B7A6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0AA43503"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741" w:history="1">
        <w:r w:rsidRPr="008D2809">
          <w:rPr>
            <w:rFonts w:ascii="Times New Roman" w:eastAsia="Times New Roman" w:hAnsi="Times New Roman" w:cs="Times New Roman"/>
            <w:color w:val="0000FF"/>
            <w:kern w:val="0"/>
            <w:u w:val="single"/>
            <w14:ligatures w14:val="none"/>
          </w:rPr>
          <w:t>http://www.w3.org/ns/sosa/oms/</w:t>
        </w:r>
      </w:hyperlink>
      <w:r w:rsidRPr="008D2809">
        <w:rPr>
          <w:rFonts w:ascii="Times New Roman" w:eastAsia="Times New Roman" w:hAnsi="Times New Roman" w:cs="Times New Roman"/>
          <w:kern w:val="0"/>
          <w14:ligatures w14:val="none"/>
        </w:rPr>
        <w:t xml:space="preserve"> </w:t>
      </w:r>
    </w:p>
    <w:p w14:paraId="58927B4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742" w:anchor="OMS"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743"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068FF557"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5.5.2.4 </w:t>
      </w:r>
      <w:r w:rsidRPr="008D2809">
        <w:rPr>
          <w:rFonts w:ascii="Times New Roman" w:eastAsia="Times New Roman" w:hAnsi="Times New Roman" w:cs="Times New Roman"/>
          <w:b/>
          <w:bCs/>
          <w:i/>
          <w:iCs/>
          <w:kern w:val="0"/>
          <w:sz w:val="20"/>
          <w:szCs w:val="20"/>
          <w14:ligatures w14:val="none"/>
        </w:rPr>
        <w:t>sosa:Sensor</w:t>
      </w:r>
    </w:p>
    <w:p w14:paraId="5BC3B3F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http://www.w3.org/ns/sosa/Sensor </w:t>
      </w:r>
    </w:p>
    <w:p w14:paraId="7DDBEEC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Class</w:t>
      </w:r>
      <w:r w:rsidRPr="008D2809">
        <w:rPr>
          <w:rFonts w:ascii="Times New Roman" w:eastAsia="Times New Roman" w:hAnsi="Times New Roman" w:cs="Times New Roman"/>
          <w:kern w:val="0"/>
          <w14:ligatures w14:val="none"/>
        </w:rPr>
        <w:t xml:space="preserve"> </w:t>
      </w:r>
    </w:p>
    <w:p w14:paraId="7963751F" w14:textId="4E397D29"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Sensor</w:t>
      </w:r>
      <w:r w:rsidRPr="008D2809">
        <w:rPr>
          <w:rFonts w:ascii="Times New Roman" w:eastAsia="Times New Roman" w:hAnsi="Times New Roman" w:cs="Times New Roman"/>
          <w:kern w:val="0"/>
          <w14:ligatures w14:val="none"/>
        </w:rPr>
        <w:t xml:space="preserve"> or </w:t>
      </w:r>
      <w:r w:rsidRPr="008D2809">
        <w:rPr>
          <w:rFonts w:ascii="Times New Roman" w:eastAsia="Times New Roman" w:hAnsi="Times New Roman" w:cs="Times New Roman"/>
          <w:i/>
          <w:iCs/>
          <w:kern w:val="0"/>
          <w14:ligatures w14:val="none"/>
        </w:rPr>
        <w:t>Observer</w:t>
      </w:r>
      <w:r w:rsidRPr="008D2809">
        <w:rPr>
          <w:rFonts w:ascii="Times New Roman" w:eastAsia="Times New Roman" w:hAnsi="Times New Roman" w:cs="Times New Roman"/>
          <w:kern w:val="0"/>
          <w14:ligatures w14:val="none"/>
        </w:rPr>
        <w:t xml:space="preserve"> — System that implements an ObservingProcedure to determine the value of an observable Property</w:t>
      </w:r>
      <w:ins w:id="259" w:author="Carl Reed" w:date="2026-08-24T12:44:00Z" w16du:dateUtc="2026-08-24T18:44:00Z">
        <w:r w:rsidR="00434B74">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77910EC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This may be a device, a piece of infrastructure, an agent (including humans), or a software-based system, including systems performing simulations. </w:t>
      </w:r>
    </w:p>
    <w:p w14:paraId="12F11DD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 </w:t>
      </w:r>
      <w:hyperlink r:id="rId1744" w:anchor="SOSASensor" w:history="1">
        <w:r w:rsidRPr="008D2809">
          <w:rPr>
            <w:rFonts w:ascii="Times New Roman" w:eastAsia="Times New Roman" w:hAnsi="Times New Roman" w:cs="Times New Roman"/>
            <w:color w:val="0000FF"/>
            <w:kern w:val="0"/>
            <w:u w:val="single"/>
            <w14:ligatures w14:val="none"/>
          </w:rPr>
          <w:t>Sensor</w:t>
        </w:r>
      </w:hyperlink>
      <w:r w:rsidRPr="008D2809">
        <w:rPr>
          <w:rFonts w:ascii="Times New Roman" w:eastAsia="Times New Roman" w:hAnsi="Times New Roman" w:cs="Times New Roman"/>
          <w:kern w:val="0"/>
          <w14:ligatures w14:val="none"/>
        </w:rPr>
        <w:t xml:space="preserve"> responds to a </w:t>
      </w:r>
      <w:hyperlink r:id="rId1745" w:anchor="SOSAStimulus" w:history="1">
        <w:r w:rsidRPr="008D2809">
          <w:rPr>
            <w:rFonts w:ascii="Times New Roman" w:eastAsia="Times New Roman" w:hAnsi="Times New Roman" w:cs="Times New Roman"/>
            <w:color w:val="0000FF"/>
            <w:kern w:val="0"/>
            <w:u w:val="single"/>
            <w14:ligatures w14:val="none"/>
          </w:rPr>
          <w:t>Stimulus</w:t>
        </w:r>
      </w:hyperlink>
      <w:r w:rsidRPr="008D2809">
        <w:rPr>
          <w:rFonts w:ascii="Times New Roman" w:eastAsia="Times New Roman" w:hAnsi="Times New Roman" w:cs="Times New Roman"/>
          <w:kern w:val="0"/>
          <w14:ligatures w14:val="none"/>
        </w:rPr>
        <w:t xml:space="preserve">, e.g., a change in the environment, or input data composed from the results of prior </w:t>
      </w:r>
      <w:hyperlink r:id="rId1746" w:anchor="SOSAObservation" w:history="1">
        <w:r w:rsidRPr="008D2809">
          <w:rPr>
            <w:rFonts w:ascii="Times New Roman" w:eastAsia="Times New Roman" w:hAnsi="Times New Roman" w:cs="Times New Roman"/>
            <w:color w:val="0000FF"/>
            <w:kern w:val="0"/>
            <w:u w:val="single"/>
            <w14:ligatures w14:val="none"/>
          </w:rPr>
          <w:t>Observations</w:t>
        </w:r>
      </w:hyperlink>
      <w:r w:rsidRPr="008D2809">
        <w:rPr>
          <w:rFonts w:ascii="Times New Roman" w:eastAsia="Times New Roman" w:hAnsi="Times New Roman" w:cs="Times New Roman"/>
          <w:kern w:val="0"/>
          <w14:ligatures w14:val="none"/>
        </w:rPr>
        <w:t xml:space="preserve">. </w:t>
      </w:r>
    </w:p>
    <w:p w14:paraId="4712C5C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363B3D9D"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 Sensor may have a geographic location. See </w:t>
      </w:r>
      <w:hyperlink r:id="rId1747" w:anchor="ModelLocation" w:history="1">
        <w:r w:rsidRPr="008D2809">
          <w:rPr>
            <w:rFonts w:ascii="Times New Roman" w:eastAsia="Times New Roman" w:hAnsi="Times New Roman" w:cs="Times New Roman"/>
            <w:color w:val="0000FF"/>
            <w:kern w:val="0"/>
            <w:u w:val="single"/>
            <w14:ligatures w14:val="none"/>
          </w:rPr>
          <w:t>Location and Geometry</w:t>
        </w:r>
      </w:hyperlink>
      <w:r w:rsidRPr="008D2809">
        <w:rPr>
          <w:rFonts w:ascii="Times New Roman" w:eastAsia="Times New Roman" w:hAnsi="Times New Roman" w:cs="Times New Roman"/>
          <w:kern w:val="0"/>
          <w14:ligatures w14:val="none"/>
        </w:rPr>
        <w:t xml:space="preserve"> for patterns to describe this. </w:t>
      </w:r>
    </w:p>
    <w:p w14:paraId="19B7785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2E90864F" w14:textId="409919AA"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 xml:space="preserve">Specific sensor </w:t>
      </w:r>
      <w:r w:rsidRPr="008D2809">
        <w:rPr>
          <w:rFonts w:ascii="Times New Roman" w:eastAsia="Times New Roman" w:hAnsi="Times New Roman" w:cs="Times New Roman"/>
          <w:i/>
          <w:iCs/>
          <w:kern w:val="0"/>
          <w14:ligatures w14:val="none"/>
        </w:rPr>
        <w:t>types</w:t>
      </w:r>
      <w:r w:rsidRPr="008D2809">
        <w:rPr>
          <w:rFonts w:ascii="Times New Roman" w:eastAsia="Times New Roman" w:hAnsi="Times New Roman" w:cs="Times New Roman"/>
          <w:kern w:val="0"/>
          <w14:ligatures w14:val="none"/>
        </w:rPr>
        <w:t xml:space="preserve"> may be implemented as </w:t>
      </w:r>
      <w:r w:rsidRPr="008D2809">
        <w:rPr>
          <w:rFonts w:ascii="Times New Roman" w:eastAsia="Times New Roman" w:hAnsi="Times New Roman" w:cs="Times New Roman"/>
          <w:i/>
          <w:iCs/>
          <w:kern w:val="0"/>
          <w14:ligatures w14:val="none"/>
        </w:rPr>
        <w:t>sub-classes</w:t>
      </w:r>
      <w:r w:rsidRPr="008D2809">
        <w:rPr>
          <w:rFonts w:ascii="Times New Roman" w:eastAsia="Times New Roman" w:hAnsi="Times New Roman" w:cs="Times New Roman"/>
          <w:kern w:val="0"/>
          <w14:ligatures w14:val="none"/>
        </w:rPr>
        <w:t xml:space="preserve"> of this class or its sub-classes. Their descriptions may capture the properties and characteristics of a whole class of sensors, corresponding with the information typically found in a spec-sheet or </w:t>
      </w:r>
      <w:del w:id="260" w:author="Carl Reed" w:date="2026-08-24T12:44:00Z" w16du:dateUtc="2026-08-24T18:44:00Z">
        <w:r w:rsidRPr="008D2809" w:rsidDel="00746F17">
          <w:rPr>
            <w:rFonts w:ascii="Times New Roman" w:eastAsia="Times New Roman" w:hAnsi="Times New Roman" w:cs="Times New Roman"/>
            <w:kern w:val="0"/>
            <w14:ligatures w14:val="none"/>
          </w:rPr>
          <w:delText>data-sheet</w:delText>
        </w:r>
      </w:del>
      <w:ins w:id="261" w:author="Carl Reed" w:date="2026-08-24T12:44:00Z" w16du:dateUtc="2026-08-24T18:44:00Z">
        <w:r w:rsidR="00746F17" w:rsidRPr="008D2809">
          <w:rPr>
            <w:rFonts w:ascii="Times New Roman" w:eastAsia="Times New Roman" w:hAnsi="Times New Roman" w:cs="Times New Roman"/>
            <w:kern w:val="0"/>
            <w14:ligatures w14:val="none"/>
          </w:rPr>
          <w:t>datasheet</w:t>
        </w:r>
      </w:ins>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t xml:space="preserve">Individual sensor </w:t>
      </w:r>
      <w:r w:rsidRPr="008D2809">
        <w:rPr>
          <w:rFonts w:ascii="Times New Roman" w:eastAsia="Times New Roman" w:hAnsi="Times New Roman" w:cs="Times New Roman"/>
          <w:i/>
          <w:iCs/>
          <w:kern w:val="0"/>
          <w14:ligatures w14:val="none"/>
        </w:rPr>
        <w:t>instances</w:t>
      </w:r>
      <w:r w:rsidRPr="008D2809">
        <w:rPr>
          <w:rFonts w:ascii="Times New Roman" w:eastAsia="Times New Roman" w:hAnsi="Times New Roman" w:cs="Times New Roman"/>
          <w:kern w:val="0"/>
          <w14:ligatures w14:val="none"/>
        </w:rPr>
        <w:t xml:space="preserve"> are </w:t>
      </w:r>
      <w:r w:rsidRPr="008D2809">
        <w:rPr>
          <w:rFonts w:ascii="Times New Roman" w:eastAsia="Times New Roman" w:hAnsi="Times New Roman" w:cs="Times New Roman"/>
          <w:i/>
          <w:iCs/>
          <w:kern w:val="0"/>
          <w14:ligatures w14:val="none"/>
        </w:rPr>
        <w:t>members</w:t>
      </w:r>
      <w:r w:rsidRPr="008D2809">
        <w:rPr>
          <w:rFonts w:ascii="Times New Roman" w:eastAsia="Times New Roman" w:hAnsi="Times New Roman" w:cs="Times New Roman"/>
          <w:kern w:val="0"/>
          <w14:ligatures w14:val="none"/>
        </w:rPr>
        <w:t xml:space="preserve"> of this class or its sub-classes. </w:t>
      </w:r>
      <w:r w:rsidRPr="008D2809">
        <w:rPr>
          <w:rFonts w:ascii="Times New Roman" w:eastAsia="Times New Roman" w:hAnsi="Times New Roman" w:cs="Times New Roman"/>
          <w:kern w:val="0"/>
          <w14:ligatures w14:val="none"/>
        </w:rPr>
        <w:br/>
        <w:t xml:space="preserve">See </w:t>
      </w:r>
      <w:hyperlink r:id="rId1748" w:anchor="ModelSystemType" w:history="1">
        <w:r w:rsidRPr="008D2809">
          <w:rPr>
            <w:rFonts w:ascii="Times New Roman" w:eastAsia="Times New Roman" w:hAnsi="Times New Roman" w:cs="Times New Roman"/>
            <w:color w:val="0000FF"/>
            <w:kern w:val="0"/>
            <w:u w:val="single"/>
            <w14:ligatures w14:val="none"/>
          </w:rPr>
          <w:t>Systems Types and Individuals</w:t>
        </w:r>
      </w:hyperlink>
      <w:r w:rsidRPr="008D2809">
        <w:rPr>
          <w:rFonts w:ascii="Times New Roman" w:eastAsia="Times New Roman" w:hAnsi="Times New Roman" w:cs="Times New Roman"/>
          <w:kern w:val="0"/>
          <w14:ligatures w14:val="none"/>
        </w:rPr>
        <w:t xml:space="preserve"> for patterns to describe this. </w:t>
      </w:r>
    </w:p>
    <w:p w14:paraId="797D635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5A589D87"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UML class 'Observer' from ISO 19156:2023 is implemented in SOSA by the OWL/RDFS class 'Sensor'. The class name 'Sensor' is preferred for backward compatibility with existing SOSA deployments. </w:t>
      </w:r>
    </w:p>
    <w:p w14:paraId="14A0226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Examples</w:t>
      </w:r>
    </w:p>
    <w:p w14:paraId="5E53B103" w14:textId="71CE627D"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Accelerometers, gyroscopes, barometers, magnetometers, etc</w:t>
      </w:r>
      <w:ins w:id="262" w:author="Carl Reed" w:date="2026-08-24T12:44:00Z" w16du:dateUtc="2026-08-24T18:44:00Z">
        <w:r w:rsidR="00746F17">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are </w:t>
      </w:r>
      <w:hyperlink r:id="rId1749" w:anchor="SOSASensor" w:history="1">
        <w:r w:rsidRPr="008D2809">
          <w:rPr>
            <w:rFonts w:ascii="Times New Roman" w:eastAsia="Times New Roman" w:hAnsi="Times New Roman" w:cs="Times New Roman"/>
            <w:color w:val="0000FF"/>
            <w:kern w:val="0"/>
            <w:u w:val="single"/>
            <w14:ligatures w14:val="none"/>
          </w:rPr>
          <w:t>Sensors</w:t>
        </w:r>
      </w:hyperlink>
      <w:r w:rsidRPr="008D2809">
        <w:rPr>
          <w:rFonts w:ascii="Times New Roman" w:eastAsia="Times New Roman" w:hAnsi="Times New Roman" w:cs="Times New Roman"/>
          <w:kern w:val="0"/>
          <w14:ligatures w14:val="none"/>
        </w:rPr>
        <w:t xml:space="preserve"> that are typically mounted on a modern smart phone (which acts as </w:t>
      </w:r>
      <w:hyperlink r:id="rId1750" w:anchor="SOSAPlatform" w:history="1">
        <w:r w:rsidRPr="008D2809">
          <w:rPr>
            <w:rFonts w:ascii="Times New Roman" w:eastAsia="Times New Roman" w:hAnsi="Times New Roman" w:cs="Times New Roman"/>
            <w:color w:val="0000FF"/>
            <w:kern w:val="0"/>
            <w:u w:val="single"/>
            <w14:ligatures w14:val="none"/>
          </w:rPr>
          <w:t>Platform</w:t>
        </w:r>
      </w:hyperlink>
      <w:r w:rsidRPr="008D2809">
        <w:rPr>
          <w:rFonts w:ascii="Times New Roman" w:eastAsia="Times New Roman" w:hAnsi="Times New Roman" w:cs="Times New Roman"/>
          <w:kern w:val="0"/>
          <w14:ligatures w14:val="none"/>
        </w:rPr>
        <w:t xml:space="preserve">). Other examples of </w:t>
      </w:r>
      <w:hyperlink r:id="rId1751" w:anchor="SOSASensor" w:history="1">
        <w:r w:rsidRPr="008D2809">
          <w:rPr>
            <w:rFonts w:ascii="Times New Roman" w:eastAsia="Times New Roman" w:hAnsi="Times New Roman" w:cs="Times New Roman"/>
            <w:color w:val="0000FF"/>
            <w:kern w:val="0"/>
            <w:u w:val="single"/>
            <w14:ligatures w14:val="none"/>
          </w:rPr>
          <w:t>Sensors</w:t>
        </w:r>
      </w:hyperlink>
      <w:r w:rsidRPr="008D2809">
        <w:rPr>
          <w:rFonts w:ascii="Times New Roman" w:eastAsia="Times New Roman" w:hAnsi="Times New Roman" w:cs="Times New Roman"/>
          <w:kern w:val="0"/>
          <w14:ligatures w14:val="none"/>
        </w:rPr>
        <w:t xml:space="preserve"> include the human eyes. </w:t>
      </w:r>
    </w:p>
    <w:p w14:paraId="4BBAAEC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Subclass of</w:t>
      </w:r>
    </w:p>
    <w:p w14:paraId="53CF2D2E"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752" w:anchor="dfn-sosa-system" w:history="1">
        <w:r w:rsidRPr="008D2809">
          <w:rPr>
            <w:rFonts w:ascii="Times New Roman" w:eastAsia="Times New Roman" w:hAnsi="Times New Roman" w:cs="Times New Roman"/>
            <w:color w:val="0000FF"/>
            <w:kern w:val="0"/>
            <w:u w:val="single"/>
            <w14:ligatures w14:val="none"/>
          </w:rPr>
          <w:t>sosa:System</w:t>
        </w:r>
      </w:hyperlink>
      <w:r w:rsidRPr="008D2809">
        <w:rPr>
          <w:rFonts w:ascii="Times New Roman" w:eastAsia="Times New Roman" w:hAnsi="Times New Roman" w:cs="Times New Roman"/>
          <w:kern w:val="0"/>
          <w14:ligatures w14:val="none"/>
        </w:rPr>
        <w:t xml:space="preserve"> </w:t>
      </w:r>
    </w:p>
    <w:p w14:paraId="4E051C5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Restrictions in SSN</w:t>
      </w:r>
    </w:p>
    <w:p w14:paraId="351D459E"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753" w:anchor="dfn-sosa-madeobservation" w:history="1">
        <w:r w:rsidRPr="008D2809">
          <w:rPr>
            <w:rFonts w:ascii="Times New Roman" w:eastAsia="Times New Roman" w:hAnsi="Times New Roman" w:cs="Times New Roman"/>
            <w:color w:val="0000FF"/>
            <w:kern w:val="0"/>
            <w:u w:val="single"/>
            <w14:ligatures w14:val="none"/>
          </w:rPr>
          <w:t>sosa:madeObservation</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754" w:anchor="dfn-sosa-observation" w:history="1">
        <w:r w:rsidRPr="008D2809">
          <w:rPr>
            <w:rFonts w:ascii="Times New Roman" w:eastAsia="Times New Roman" w:hAnsi="Times New Roman" w:cs="Times New Roman"/>
            <w:color w:val="0000FF"/>
            <w:kern w:val="0"/>
            <w:u w:val="single"/>
            <w14:ligatures w14:val="none"/>
          </w:rPr>
          <w:t>sosa:Observation</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or</w:t>
      </w:r>
      <w:r w:rsidRPr="008D2809">
        <w:rPr>
          <w:rFonts w:ascii="Times New Roman" w:eastAsia="Times New Roman" w:hAnsi="Times New Roman" w:cs="Times New Roman"/>
          <w:kern w:val="0"/>
          <w14:ligatures w14:val="none"/>
        </w:rPr>
        <w:t xml:space="preserve"> </w:t>
      </w:r>
      <w:hyperlink r:id="rId1755" w:anchor="dfn-sosa-observationcollection" w:history="1">
        <w:r w:rsidRPr="008D2809">
          <w:rPr>
            <w:rFonts w:ascii="Times New Roman" w:eastAsia="Times New Roman" w:hAnsi="Times New Roman" w:cs="Times New Roman"/>
            <w:color w:val="0000FF"/>
            <w:kern w:val="0"/>
            <w:u w:val="single"/>
            <w14:ligatures w14:val="none"/>
          </w:rPr>
          <w:t>sosa:ObservationCollection</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756" w:anchor="dfn-sosa-observes" w:history="1">
        <w:r w:rsidRPr="008D2809">
          <w:rPr>
            <w:rFonts w:ascii="Times New Roman" w:eastAsia="Times New Roman" w:hAnsi="Times New Roman" w:cs="Times New Roman"/>
            <w:color w:val="0000FF"/>
            <w:kern w:val="0"/>
            <w:u w:val="single"/>
            <w14:ligatures w14:val="none"/>
          </w:rPr>
          <w:t>sosa:observes</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757"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758" w:anchor="dfn-sosa-detects" w:history="1">
        <w:r w:rsidRPr="008D2809">
          <w:rPr>
            <w:rFonts w:ascii="Times New Roman" w:eastAsia="Times New Roman" w:hAnsi="Times New Roman" w:cs="Times New Roman"/>
            <w:color w:val="0000FF"/>
            <w:kern w:val="0"/>
            <w:u w:val="single"/>
            <w14:ligatures w14:val="none"/>
          </w:rPr>
          <w:t>sosa:detects</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759" w:anchor="dfn-sosa-stimulus" w:history="1">
        <w:r w:rsidRPr="008D2809">
          <w:rPr>
            <w:rFonts w:ascii="Times New Roman" w:eastAsia="Times New Roman" w:hAnsi="Times New Roman" w:cs="Times New Roman"/>
            <w:color w:val="0000FF"/>
            <w:kern w:val="0"/>
            <w:u w:val="single"/>
            <w14:ligatures w14:val="none"/>
          </w:rPr>
          <w:t>sosa:Stimulus</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760" w:anchor="dfn-sosa-implements" w:history="1">
        <w:r w:rsidRPr="008D2809">
          <w:rPr>
            <w:rFonts w:ascii="Times New Roman" w:eastAsia="Times New Roman" w:hAnsi="Times New Roman" w:cs="Times New Roman"/>
            <w:color w:val="0000FF"/>
            <w:kern w:val="0"/>
            <w:u w:val="single"/>
            <w14:ligatures w14:val="none"/>
          </w:rPr>
          <w:t>sosa:implements</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761" w:anchor="dfn-sosa-observingprocedure" w:history="1">
        <w:r w:rsidRPr="008D2809">
          <w:rPr>
            <w:rFonts w:ascii="Times New Roman" w:eastAsia="Times New Roman" w:hAnsi="Times New Roman" w:cs="Times New Roman"/>
            <w:color w:val="0000FF"/>
            <w:kern w:val="0"/>
            <w:u w:val="single"/>
            <w14:ligatures w14:val="none"/>
          </w:rPr>
          <w:t>sosa:ObservingProcedure</w:t>
        </w:r>
      </w:hyperlink>
      <w:r w:rsidRPr="008D2809">
        <w:rPr>
          <w:rFonts w:ascii="Times New Roman" w:eastAsia="Times New Roman" w:hAnsi="Times New Roman" w:cs="Times New Roman"/>
          <w:kern w:val="0"/>
          <w14:ligatures w14:val="none"/>
        </w:rPr>
        <w:t xml:space="preserve"> </w:t>
      </w:r>
    </w:p>
    <w:p w14:paraId="3F049C9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2EF7E655"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762" w:history="1">
        <w:r w:rsidRPr="008D2809">
          <w:rPr>
            <w:rFonts w:ascii="Times New Roman" w:eastAsia="Times New Roman" w:hAnsi="Times New Roman" w:cs="Times New Roman"/>
            <w:color w:val="0000FF"/>
            <w:kern w:val="0"/>
            <w:u w:val="single"/>
            <w14:ligatures w14:val="none"/>
          </w:rPr>
          <w:t>http://www.w3.org/ns/sosa/observation/</w:t>
        </w:r>
      </w:hyperlink>
      <w:r w:rsidRPr="008D2809">
        <w:rPr>
          <w:rFonts w:ascii="Times New Roman" w:eastAsia="Times New Roman" w:hAnsi="Times New Roman" w:cs="Times New Roman"/>
          <w:kern w:val="0"/>
          <w14:ligatures w14:val="none"/>
        </w:rPr>
        <w:t xml:space="preserve"> </w:t>
      </w:r>
    </w:p>
    <w:p w14:paraId="774C1B6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763" w:anchor="Observation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764"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3DC5088D"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5.5.2.5 </w:t>
      </w:r>
      <w:r w:rsidRPr="008D2809">
        <w:rPr>
          <w:rFonts w:ascii="Times New Roman" w:eastAsia="Times New Roman" w:hAnsi="Times New Roman" w:cs="Times New Roman"/>
          <w:b/>
          <w:bCs/>
          <w:i/>
          <w:iCs/>
          <w:kern w:val="0"/>
          <w:sz w:val="20"/>
          <w:szCs w:val="20"/>
          <w14:ligatures w14:val="none"/>
        </w:rPr>
        <w:t>sosa:Stimulus</w:t>
      </w:r>
    </w:p>
    <w:p w14:paraId="4AE5EF0D"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http://www.w3.org/ns/sosa/Stimulus </w:t>
      </w:r>
    </w:p>
    <w:p w14:paraId="721099CA"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Class</w:t>
      </w:r>
      <w:r w:rsidRPr="008D2809">
        <w:rPr>
          <w:rFonts w:ascii="Times New Roman" w:eastAsia="Times New Roman" w:hAnsi="Times New Roman" w:cs="Times New Roman"/>
          <w:kern w:val="0"/>
          <w14:ligatures w14:val="none"/>
        </w:rPr>
        <w:t xml:space="preserve"> </w:t>
      </w:r>
    </w:p>
    <w:p w14:paraId="01E8D2F2" w14:textId="62414BA1"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Stimulus</w:t>
      </w:r>
      <w:r w:rsidRPr="008D2809">
        <w:rPr>
          <w:rFonts w:ascii="Times New Roman" w:eastAsia="Times New Roman" w:hAnsi="Times New Roman" w:cs="Times New Roman"/>
          <w:kern w:val="0"/>
          <w14:ligatures w14:val="none"/>
        </w:rPr>
        <w:t xml:space="preserve"> — event in the real world that triggers a Sensor</w:t>
      </w:r>
      <w:ins w:id="263" w:author="Carl Reed" w:date="2026-08-24T12:45:00Z" w16du:dateUtc="2026-08-24T18:45:00Z">
        <w:r w:rsidR="001F4190">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5BF14B6E" w14:textId="564ED5D6"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properties associated </w:t>
      </w:r>
      <w:del w:id="264" w:author="Carl Reed" w:date="2026-08-24T12:45:00Z" w16du:dateUtc="2026-08-24T18:45:00Z">
        <w:r w:rsidRPr="008D2809" w:rsidDel="001F4190">
          <w:rPr>
            <w:rFonts w:ascii="Times New Roman" w:eastAsia="Times New Roman" w:hAnsi="Times New Roman" w:cs="Times New Roman"/>
            <w:kern w:val="0"/>
            <w14:ligatures w14:val="none"/>
          </w:rPr>
          <w:delText xml:space="preserve">to </w:delText>
        </w:r>
      </w:del>
      <w:ins w:id="265" w:author="Carl Reed" w:date="2026-08-24T12:45:00Z" w16du:dateUtc="2026-08-24T18:45:00Z">
        <w:r w:rsidR="001F4190">
          <w:rPr>
            <w:rFonts w:ascii="Times New Roman" w:eastAsia="Times New Roman" w:hAnsi="Times New Roman" w:cs="Times New Roman"/>
            <w:kern w:val="0"/>
            <w14:ligatures w14:val="none"/>
          </w:rPr>
          <w:t>with</w:t>
        </w:r>
        <w:r w:rsidR="001F4190" w:rsidRPr="008D2809">
          <w:rPr>
            <w:rFonts w:ascii="Times New Roman" w:eastAsia="Times New Roman" w:hAnsi="Times New Roman" w:cs="Times New Roman"/>
            <w:kern w:val="0"/>
            <w14:ligatures w14:val="none"/>
          </w:rPr>
          <w:t xml:space="preserve"> </w:t>
        </w:r>
      </w:ins>
      <w:r w:rsidRPr="008D2809">
        <w:rPr>
          <w:rFonts w:ascii="Times New Roman" w:eastAsia="Times New Roman" w:hAnsi="Times New Roman" w:cs="Times New Roman"/>
          <w:kern w:val="0"/>
          <w14:ligatures w14:val="none"/>
        </w:rPr>
        <w:t xml:space="preserve">the Stimulus may be different to the eventual observed Property. It is the event, not the object, that triggers the Sensor. </w:t>
      </w:r>
    </w:p>
    <w:p w14:paraId="52E799A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Restrictions in SSN</w:t>
      </w:r>
    </w:p>
    <w:p w14:paraId="19FF3CBE"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765" w:anchor="dfn-sosa-isproxyfor" w:history="1">
        <w:r w:rsidRPr="008D2809">
          <w:rPr>
            <w:rFonts w:ascii="Times New Roman" w:eastAsia="Times New Roman" w:hAnsi="Times New Roman" w:cs="Times New Roman"/>
            <w:color w:val="0000FF"/>
            <w:kern w:val="0"/>
            <w:u w:val="single"/>
            <w14:ligatures w14:val="none"/>
          </w:rPr>
          <w:t>sosa:isProxyFor</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766"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767" w:anchor="dfn-sosa-originated" w:history="1">
        <w:r w:rsidRPr="008D2809">
          <w:rPr>
            <w:rFonts w:ascii="Times New Roman" w:eastAsia="Times New Roman" w:hAnsi="Times New Roman" w:cs="Times New Roman"/>
            <w:color w:val="0000FF"/>
            <w:kern w:val="0"/>
            <w:u w:val="single"/>
            <w14:ligatures w14:val="none"/>
          </w:rPr>
          <w:t>sosa:originated</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768" w:anchor="dfn-sosa-observation" w:history="1">
        <w:r w:rsidRPr="008D2809">
          <w:rPr>
            <w:rFonts w:ascii="Times New Roman" w:eastAsia="Times New Roman" w:hAnsi="Times New Roman" w:cs="Times New Roman"/>
            <w:color w:val="0000FF"/>
            <w:kern w:val="0"/>
            <w:u w:val="single"/>
            <w14:ligatures w14:val="none"/>
          </w:rPr>
          <w:t>sosa:Observation</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or</w:t>
      </w:r>
      <w:r w:rsidRPr="008D2809">
        <w:rPr>
          <w:rFonts w:ascii="Times New Roman" w:eastAsia="Times New Roman" w:hAnsi="Times New Roman" w:cs="Times New Roman"/>
          <w:kern w:val="0"/>
          <w14:ligatures w14:val="none"/>
        </w:rPr>
        <w:t xml:space="preserve"> </w:t>
      </w:r>
      <w:hyperlink r:id="rId1769" w:anchor="dfn-sosa-observationcollection" w:history="1">
        <w:r w:rsidRPr="008D2809">
          <w:rPr>
            <w:rFonts w:ascii="Times New Roman" w:eastAsia="Times New Roman" w:hAnsi="Times New Roman" w:cs="Times New Roman"/>
            <w:color w:val="0000FF"/>
            <w:kern w:val="0"/>
            <w:u w:val="single"/>
            <w14:ligatures w14:val="none"/>
          </w:rPr>
          <w:t>sosa:ObservationCollection</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770" w:anchor="dfn-sosa-isdetectedby" w:history="1">
        <w:r w:rsidRPr="008D2809">
          <w:rPr>
            <w:rFonts w:ascii="Times New Roman" w:eastAsia="Times New Roman" w:hAnsi="Times New Roman" w:cs="Times New Roman"/>
            <w:color w:val="0000FF"/>
            <w:kern w:val="0"/>
            <w:u w:val="single"/>
            <w14:ligatures w14:val="none"/>
          </w:rPr>
          <w:t>sosa:isDetectedBy</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771" w:anchor="dfn-sosa-sensor" w:history="1">
        <w:r w:rsidRPr="008D2809">
          <w:rPr>
            <w:rFonts w:ascii="Times New Roman" w:eastAsia="Times New Roman" w:hAnsi="Times New Roman" w:cs="Times New Roman"/>
            <w:color w:val="0000FF"/>
            <w:kern w:val="0"/>
            <w:u w:val="single"/>
            <w14:ligatures w14:val="none"/>
          </w:rPr>
          <w:t>sosa:Sensor</w:t>
        </w:r>
      </w:hyperlink>
      <w:r w:rsidRPr="008D2809">
        <w:rPr>
          <w:rFonts w:ascii="Times New Roman" w:eastAsia="Times New Roman" w:hAnsi="Times New Roman" w:cs="Times New Roman"/>
          <w:kern w:val="0"/>
          <w14:ligatures w14:val="none"/>
        </w:rPr>
        <w:t xml:space="preserve"> </w:t>
      </w:r>
    </w:p>
    <w:p w14:paraId="6FCA160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36BBA538"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772" w:history="1">
        <w:r w:rsidRPr="008D2809">
          <w:rPr>
            <w:rFonts w:ascii="Times New Roman" w:eastAsia="Times New Roman" w:hAnsi="Times New Roman" w:cs="Times New Roman"/>
            <w:color w:val="0000FF"/>
            <w:kern w:val="0"/>
            <w:u w:val="single"/>
            <w14:ligatures w14:val="none"/>
          </w:rPr>
          <w:t>http://www.w3.org/ns/sosa/observation/</w:t>
        </w:r>
      </w:hyperlink>
      <w:r w:rsidRPr="008D2809">
        <w:rPr>
          <w:rFonts w:ascii="Times New Roman" w:eastAsia="Times New Roman" w:hAnsi="Times New Roman" w:cs="Times New Roman"/>
          <w:kern w:val="0"/>
          <w14:ligatures w14:val="none"/>
        </w:rPr>
        <w:t xml:space="preserve"> </w:t>
      </w:r>
    </w:p>
    <w:p w14:paraId="57BE224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773" w:anchor="Observation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774"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343685FE"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5.5.2.6 </w:t>
      </w:r>
      <w:r w:rsidRPr="008D2809">
        <w:rPr>
          <w:rFonts w:ascii="Times New Roman" w:eastAsia="Times New Roman" w:hAnsi="Times New Roman" w:cs="Times New Roman"/>
          <w:b/>
          <w:bCs/>
          <w:i/>
          <w:iCs/>
          <w:kern w:val="0"/>
          <w:sz w:val="20"/>
          <w:szCs w:val="20"/>
          <w14:ligatures w14:val="none"/>
        </w:rPr>
        <w:t>sosa:detects</w:t>
      </w:r>
    </w:p>
    <w:p w14:paraId="2ABF269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http://www.w3.org/ns/sosa/detects </w:t>
      </w:r>
    </w:p>
    <w:p w14:paraId="0237FCA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lastRenderedPageBreak/>
        <w:t>an OWL Object Property</w:t>
      </w:r>
      <w:r w:rsidRPr="008D2809">
        <w:rPr>
          <w:rFonts w:ascii="Times New Roman" w:eastAsia="Times New Roman" w:hAnsi="Times New Roman" w:cs="Times New Roman"/>
          <w:kern w:val="0"/>
          <w14:ligatures w14:val="none"/>
        </w:rPr>
        <w:t xml:space="preserve"> </w:t>
      </w:r>
    </w:p>
    <w:p w14:paraId="38E4099A" w14:textId="4F1E32BC"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detects</w:t>
      </w:r>
      <w:r w:rsidRPr="008D2809">
        <w:rPr>
          <w:rFonts w:ascii="Times New Roman" w:eastAsia="Times New Roman" w:hAnsi="Times New Roman" w:cs="Times New Roman"/>
          <w:kern w:val="0"/>
          <w14:ligatures w14:val="none"/>
        </w:rPr>
        <w:t xml:space="preserve"> — relation from a Sensor to the Stimulus that it detects</w:t>
      </w:r>
      <w:ins w:id="266" w:author="Carl Reed" w:date="2026-08-24T12:45:00Z" w16du:dateUtc="2026-08-24T18:45:00Z">
        <w:r w:rsidR="001F4190">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1F51339D"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The Stimulus itself will be serving as a proxy (</w:t>
      </w:r>
      <w:hyperlink r:id="rId1775" w:anchor="dfn-sosa-isproxyfor" w:history="1">
        <w:r w:rsidRPr="008D2809">
          <w:rPr>
            <w:rFonts w:ascii="Times New Roman" w:eastAsia="Times New Roman" w:hAnsi="Times New Roman" w:cs="Times New Roman"/>
            <w:color w:val="0000FF"/>
            <w:kern w:val="0"/>
            <w:u w:val="single"/>
            <w14:ligatures w14:val="none"/>
          </w:rPr>
          <w:t>sosa:isProxyFor</w:t>
        </w:r>
      </w:hyperlink>
      <w:r w:rsidRPr="008D2809">
        <w:rPr>
          <w:rFonts w:ascii="Times New Roman" w:eastAsia="Times New Roman" w:hAnsi="Times New Roman" w:cs="Times New Roman"/>
          <w:kern w:val="0"/>
          <w14:ligatures w14:val="none"/>
        </w:rPr>
        <w:t xml:space="preserve">) for some Property. </w:t>
      </w:r>
    </w:p>
    <w:p w14:paraId="0935D04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7083D6C8"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776" w:anchor="dfn-sosa-sensor" w:history="1">
        <w:r w:rsidRPr="008D2809">
          <w:rPr>
            <w:rFonts w:ascii="Times New Roman" w:eastAsia="Times New Roman" w:hAnsi="Times New Roman" w:cs="Times New Roman"/>
            <w:color w:val="0000FF"/>
            <w:kern w:val="0"/>
            <w:u w:val="single"/>
            <w14:ligatures w14:val="none"/>
          </w:rPr>
          <w:t>sosa:Sensor</w:t>
        </w:r>
      </w:hyperlink>
      <w:r w:rsidRPr="008D2809">
        <w:rPr>
          <w:rFonts w:ascii="Times New Roman" w:eastAsia="Times New Roman" w:hAnsi="Times New Roman" w:cs="Times New Roman"/>
          <w:kern w:val="0"/>
          <w14:ligatures w14:val="none"/>
        </w:rPr>
        <w:t xml:space="preserve"> </w:t>
      </w:r>
    </w:p>
    <w:p w14:paraId="0CD3B03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301B134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777" w:anchor="dfn-sosa-stimulus" w:history="1">
        <w:r w:rsidRPr="008D2809">
          <w:rPr>
            <w:rFonts w:ascii="Times New Roman" w:eastAsia="Times New Roman" w:hAnsi="Times New Roman" w:cs="Times New Roman"/>
            <w:color w:val="0000FF"/>
            <w:kern w:val="0"/>
            <w:u w:val="single"/>
            <w14:ligatures w14:val="none"/>
          </w:rPr>
          <w:t>sosa:Stimulus</w:t>
        </w:r>
      </w:hyperlink>
      <w:r w:rsidRPr="008D2809">
        <w:rPr>
          <w:rFonts w:ascii="Times New Roman" w:eastAsia="Times New Roman" w:hAnsi="Times New Roman" w:cs="Times New Roman"/>
          <w:kern w:val="0"/>
          <w14:ligatures w14:val="none"/>
        </w:rPr>
        <w:t xml:space="preserve"> </w:t>
      </w:r>
    </w:p>
    <w:p w14:paraId="19BE7B1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3B849FA2"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778" w:anchor="dfn-sosa-isdetectedby" w:history="1">
        <w:r w:rsidRPr="008D2809">
          <w:rPr>
            <w:rFonts w:ascii="Times New Roman" w:eastAsia="Times New Roman" w:hAnsi="Times New Roman" w:cs="Times New Roman"/>
            <w:color w:val="0000FF"/>
            <w:kern w:val="0"/>
            <w:u w:val="single"/>
            <w14:ligatures w14:val="none"/>
          </w:rPr>
          <w:t>sosa:isDetectedBy</w:t>
        </w:r>
      </w:hyperlink>
      <w:r w:rsidRPr="008D2809">
        <w:rPr>
          <w:rFonts w:ascii="Times New Roman" w:eastAsia="Times New Roman" w:hAnsi="Times New Roman" w:cs="Times New Roman"/>
          <w:kern w:val="0"/>
          <w14:ligatures w14:val="none"/>
        </w:rPr>
        <w:t xml:space="preserve"> </w:t>
      </w:r>
    </w:p>
    <w:p w14:paraId="69ECDCD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3EE23ABE"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779" w:history="1">
        <w:r w:rsidRPr="008D2809">
          <w:rPr>
            <w:rFonts w:ascii="Times New Roman" w:eastAsia="Times New Roman" w:hAnsi="Times New Roman" w:cs="Times New Roman"/>
            <w:color w:val="0000FF"/>
            <w:kern w:val="0"/>
            <w:u w:val="single"/>
            <w14:ligatures w14:val="none"/>
          </w:rPr>
          <w:t>http://www.w3.org/ns/sosa/observation/</w:t>
        </w:r>
      </w:hyperlink>
      <w:r w:rsidRPr="008D2809">
        <w:rPr>
          <w:rFonts w:ascii="Times New Roman" w:eastAsia="Times New Roman" w:hAnsi="Times New Roman" w:cs="Times New Roman"/>
          <w:kern w:val="0"/>
          <w14:ligatures w14:val="none"/>
        </w:rPr>
        <w:t xml:space="preserve"> </w:t>
      </w:r>
    </w:p>
    <w:p w14:paraId="07F45BC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780" w:anchor="Observation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781"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4472739B"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5.5.2.7 </w:t>
      </w:r>
      <w:r w:rsidRPr="008D2809">
        <w:rPr>
          <w:rFonts w:ascii="Times New Roman" w:eastAsia="Times New Roman" w:hAnsi="Times New Roman" w:cs="Times New Roman"/>
          <w:b/>
          <w:bCs/>
          <w:i/>
          <w:iCs/>
          <w:kern w:val="0"/>
          <w:sz w:val="20"/>
          <w:szCs w:val="20"/>
          <w14:ligatures w14:val="none"/>
        </w:rPr>
        <w:t>sosa:hasProxy</w:t>
      </w:r>
    </w:p>
    <w:p w14:paraId="75C9DA9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5BD4F36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http://www.w3.org/ns/sosa/hasProxy </w:t>
      </w:r>
    </w:p>
    <w:p w14:paraId="1389C68E"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2792E1CC" w14:textId="6D9BB49F"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has proxy</w:t>
      </w:r>
      <w:r w:rsidRPr="008D2809">
        <w:rPr>
          <w:rFonts w:ascii="Times New Roman" w:eastAsia="Times New Roman" w:hAnsi="Times New Roman" w:cs="Times New Roman"/>
          <w:kern w:val="0"/>
          <w14:ligatures w14:val="none"/>
        </w:rPr>
        <w:t xml:space="preserve"> — relation from a Property to a Stimulus that serves as </w:t>
      </w:r>
      <w:commentRangeStart w:id="267"/>
      <w:r w:rsidRPr="008D2809">
        <w:rPr>
          <w:rFonts w:ascii="Times New Roman" w:eastAsia="Times New Roman" w:hAnsi="Times New Roman" w:cs="Times New Roman"/>
          <w:kern w:val="0"/>
          <w14:ligatures w14:val="none"/>
        </w:rPr>
        <w:t>its</w:t>
      </w:r>
      <w:commentRangeEnd w:id="267"/>
      <w:r w:rsidR="00142D5A" w:rsidRPr="008D2809">
        <w:rPr>
          <w:rStyle w:val="CommentReference"/>
          <w:rFonts w:ascii="Times New Roman" w:eastAsia="Times New Roman" w:hAnsi="Times New Roman" w:cs="Times New Roman"/>
          <w:kern w:val="0"/>
          <w:sz w:val="24"/>
          <w:szCs w:val="24"/>
          <w14:ligatures w14:val="none"/>
        </w:rPr>
        <w:commentReference w:id="267"/>
      </w:r>
      <w:r w:rsidRPr="008D2809">
        <w:rPr>
          <w:rFonts w:ascii="Times New Roman" w:eastAsia="Times New Roman" w:hAnsi="Times New Roman" w:cs="Times New Roman"/>
          <w:kern w:val="0"/>
          <w14:ligatures w14:val="none"/>
        </w:rPr>
        <w:t xml:space="preserve"> proxy</w:t>
      </w:r>
      <w:ins w:id="268" w:author="Carl Reed" w:date="2026-08-24T12:45:00Z" w16du:dateUtc="2026-08-24T18:45:00Z">
        <w:r w:rsidR="001F4190">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48ED090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Examples</w:t>
      </w:r>
    </w:p>
    <w:p w14:paraId="5B4137E4" w14:textId="77777777" w:rsidR="00927CFE" w:rsidRDefault="008D2809" w:rsidP="008D2809">
      <w:pPr>
        <w:spacing w:after="0" w:line="240" w:lineRule="auto"/>
        <w:ind w:left="720"/>
        <w:rPr>
          <w:ins w:id="269" w:author="Carl Reed" w:date="2026-08-24T14:34:00Z" w16du:dateUtc="2026-08-24T20:34:00Z"/>
          <w:rFonts w:ascii="Times New Roman" w:eastAsia="Times New Roman" w:hAnsi="Times New Roman" w:cs="Times New Roman"/>
          <w:kern w:val="0"/>
          <w14:ligatures w14:val="none"/>
        </w:rPr>
      </w:pPr>
      <w:del w:id="270" w:author="Carl Reed" w:date="2026-08-24T14:34:00Z" w16du:dateUtc="2026-08-24T20:34:00Z">
        <w:r w:rsidRPr="008D2809" w:rsidDel="00927CFE">
          <w:rPr>
            <w:rFonts w:ascii="Times New Roman" w:eastAsia="Times New Roman" w:hAnsi="Times New Roman" w:cs="Times New Roman"/>
            <w:kern w:val="0"/>
            <w14:ligatures w14:val="none"/>
          </w:rPr>
          <w:delText>For example, t</w:delText>
        </w:r>
      </w:del>
      <w:ins w:id="271" w:author="Carl Reed" w:date="2026-08-24T14:34:00Z" w16du:dateUtc="2026-08-24T20:34:00Z">
        <w:r w:rsidR="00927CFE">
          <w:rPr>
            <w:rFonts w:ascii="Times New Roman" w:eastAsia="Times New Roman" w:hAnsi="Times New Roman" w:cs="Times New Roman"/>
            <w:kern w:val="0"/>
            <w14:ligatures w14:val="none"/>
          </w:rPr>
          <w:t>T</w:t>
        </w:r>
      </w:ins>
      <w:r w:rsidRPr="008D2809">
        <w:rPr>
          <w:rFonts w:ascii="Times New Roman" w:eastAsia="Times New Roman" w:hAnsi="Times New Roman" w:cs="Times New Roman"/>
          <w:kern w:val="0"/>
          <w14:ligatures w14:val="none"/>
        </w:rPr>
        <w:t xml:space="preserve">he expansion of mercury is a </w:t>
      </w:r>
      <w:hyperlink r:id="rId1782" w:anchor="SOSAStimulus" w:history="1">
        <w:r w:rsidRPr="008D2809">
          <w:rPr>
            <w:rFonts w:ascii="Times New Roman" w:eastAsia="Times New Roman" w:hAnsi="Times New Roman" w:cs="Times New Roman"/>
            <w:color w:val="0000FF"/>
            <w:kern w:val="0"/>
            <w:u w:val="single"/>
            <w14:ligatures w14:val="none"/>
          </w:rPr>
          <w:t>Stimulus</w:t>
        </w:r>
      </w:hyperlink>
      <w:r w:rsidRPr="008D2809">
        <w:rPr>
          <w:rFonts w:ascii="Times New Roman" w:eastAsia="Times New Roman" w:hAnsi="Times New Roman" w:cs="Times New Roman"/>
          <w:kern w:val="0"/>
          <w14:ligatures w14:val="none"/>
        </w:rPr>
        <w:t xml:space="preserve"> that serves as a proxy for some temperature </w:t>
      </w:r>
      <w:hyperlink r:id="rId1783" w:anchor="SOSAProperty" w:history="1">
        <w:r w:rsidRPr="008D2809">
          <w:rPr>
            <w:rFonts w:ascii="Times New Roman" w:eastAsia="Times New Roman" w:hAnsi="Times New Roman" w:cs="Times New Roman"/>
            <w:color w:val="0000FF"/>
            <w:kern w:val="0"/>
            <w:u w:val="single"/>
            <w14:ligatures w14:val="none"/>
          </w:rPr>
          <w:t>Property</w:t>
        </w:r>
      </w:hyperlink>
      <w:r w:rsidRPr="008D2809">
        <w:rPr>
          <w:rFonts w:ascii="Times New Roman" w:eastAsia="Times New Roman" w:hAnsi="Times New Roman" w:cs="Times New Roman"/>
          <w:kern w:val="0"/>
          <w14:ligatures w14:val="none"/>
        </w:rPr>
        <w:t xml:space="preserve">. </w:t>
      </w:r>
    </w:p>
    <w:p w14:paraId="48803B0B" w14:textId="0E548363" w:rsidR="008D2809" w:rsidRDefault="008D2809" w:rsidP="008D2809">
      <w:pPr>
        <w:spacing w:after="0" w:line="240" w:lineRule="auto"/>
        <w:ind w:left="720"/>
        <w:rPr>
          <w:ins w:id="272" w:author="Carl Reed" w:date="2026-08-24T14:35:00Z" w16du:dateUtc="2026-08-24T20:35:00Z"/>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br/>
        <w:t xml:space="preserve">An increase or decrease in the velocity of spinning cups on a wind </w:t>
      </w:r>
      <w:hyperlink r:id="rId1784" w:anchor="SOSASensor" w:history="1">
        <w:r w:rsidRPr="008D2809">
          <w:rPr>
            <w:rFonts w:ascii="Times New Roman" w:eastAsia="Times New Roman" w:hAnsi="Times New Roman" w:cs="Times New Roman"/>
            <w:color w:val="0000FF"/>
            <w:kern w:val="0"/>
            <w:u w:val="single"/>
            <w14:ligatures w14:val="none"/>
          </w:rPr>
          <w:t>Sensor</w:t>
        </w:r>
      </w:hyperlink>
      <w:r w:rsidRPr="008D2809">
        <w:rPr>
          <w:rFonts w:ascii="Times New Roman" w:eastAsia="Times New Roman" w:hAnsi="Times New Roman" w:cs="Times New Roman"/>
          <w:kern w:val="0"/>
          <w14:ligatures w14:val="none"/>
        </w:rPr>
        <w:t xml:space="preserve"> is serving as a proxy for the wind speed. </w:t>
      </w:r>
    </w:p>
    <w:p w14:paraId="1436D159" w14:textId="77777777" w:rsidR="00927CFE" w:rsidRPr="008D2809" w:rsidRDefault="00927CFE" w:rsidP="008D2809">
      <w:pPr>
        <w:spacing w:after="0" w:line="240" w:lineRule="auto"/>
        <w:ind w:left="720"/>
        <w:rPr>
          <w:rFonts w:ascii="Times New Roman" w:eastAsia="Times New Roman" w:hAnsi="Times New Roman" w:cs="Times New Roman"/>
          <w:kern w:val="0"/>
          <w14:ligatures w14:val="none"/>
        </w:rPr>
      </w:pPr>
    </w:p>
    <w:p w14:paraId="7A65E53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321869F8"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785"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w:t>
      </w:r>
    </w:p>
    <w:p w14:paraId="6DA61F0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1901BB92"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786" w:anchor="dfn-sosa-stimulus" w:history="1">
        <w:r w:rsidRPr="008D2809">
          <w:rPr>
            <w:rFonts w:ascii="Times New Roman" w:eastAsia="Times New Roman" w:hAnsi="Times New Roman" w:cs="Times New Roman"/>
            <w:color w:val="0000FF"/>
            <w:kern w:val="0"/>
            <w:u w:val="single"/>
            <w14:ligatures w14:val="none"/>
          </w:rPr>
          <w:t>sosa:Stimulus</w:t>
        </w:r>
      </w:hyperlink>
      <w:r w:rsidRPr="008D2809">
        <w:rPr>
          <w:rFonts w:ascii="Times New Roman" w:eastAsia="Times New Roman" w:hAnsi="Times New Roman" w:cs="Times New Roman"/>
          <w:kern w:val="0"/>
          <w14:ligatures w14:val="none"/>
        </w:rPr>
        <w:t xml:space="preserve"> </w:t>
      </w:r>
    </w:p>
    <w:p w14:paraId="72858A1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0810253F"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787" w:anchor="dfn-sosa-isproxyfor" w:history="1">
        <w:r w:rsidRPr="008D2809">
          <w:rPr>
            <w:rFonts w:ascii="Times New Roman" w:eastAsia="Times New Roman" w:hAnsi="Times New Roman" w:cs="Times New Roman"/>
            <w:color w:val="0000FF"/>
            <w:kern w:val="0"/>
            <w:u w:val="single"/>
            <w14:ligatures w14:val="none"/>
          </w:rPr>
          <w:t>sosa:isProxyFor</w:t>
        </w:r>
      </w:hyperlink>
      <w:r w:rsidRPr="008D2809">
        <w:rPr>
          <w:rFonts w:ascii="Times New Roman" w:eastAsia="Times New Roman" w:hAnsi="Times New Roman" w:cs="Times New Roman"/>
          <w:kern w:val="0"/>
          <w14:ligatures w14:val="none"/>
        </w:rPr>
        <w:t xml:space="preserve"> </w:t>
      </w:r>
    </w:p>
    <w:p w14:paraId="6E71AA0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19953EC4"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788" w:history="1">
        <w:r w:rsidRPr="008D2809">
          <w:rPr>
            <w:rFonts w:ascii="Times New Roman" w:eastAsia="Times New Roman" w:hAnsi="Times New Roman" w:cs="Times New Roman"/>
            <w:color w:val="0000FF"/>
            <w:kern w:val="0"/>
            <w:u w:val="single"/>
            <w14:ligatures w14:val="none"/>
          </w:rPr>
          <w:t>http://www.w3.org/ns/sosa/observation/</w:t>
        </w:r>
      </w:hyperlink>
      <w:r w:rsidRPr="008D2809">
        <w:rPr>
          <w:rFonts w:ascii="Times New Roman" w:eastAsia="Times New Roman" w:hAnsi="Times New Roman" w:cs="Times New Roman"/>
          <w:kern w:val="0"/>
          <w14:ligatures w14:val="none"/>
        </w:rPr>
        <w:t xml:space="preserve"> </w:t>
      </w:r>
    </w:p>
    <w:p w14:paraId="0D95A5D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789" w:anchor="Observation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790"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4109061F"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5.5.2.8 </w:t>
      </w:r>
      <w:r w:rsidRPr="008D2809">
        <w:rPr>
          <w:rFonts w:ascii="Times New Roman" w:eastAsia="Times New Roman" w:hAnsi="Times New Roman" w:cs="Times New Roman"/>
          <w:b/>
          <w:bCs/>
          <w:i/>
          <w:iCs/>
          <w:kern w:val="0"/>
          <w:sz w:val="20"/>
          <w:szCs w:val="20"/>
          <w14:ligatures w14:val="none"/>
        </w:rPr>
        <w:t>sosa:isDetectedBy</w:t>
      </w:r>
    </w:p>
    <w:p w14:paraId="123CB04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3D424AB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lastRenderedPageBreak/>
        <w:t>IRI:</w:t>
      </w:r>
      <w:r w:rsidRPr="008D2809">
        <w:rPr>
          <w:rFonts w:ascii="Times New Roman" w:eastAsia="Times New Roman" w:hAnsi="Times New Roman" w:cs="Times New Roman"/>
          <w:kern w:val="0"/>
          <w14:ligatures w14:val="none"/>
        </w:rPr>
        <w:t xml:space="preserve"> http://www.w3.org/ns/sosa/isDetectedBy </w:t>
      </w:r>
    </w:p>
    <w:p w14:paraId="333807B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078C15A1" w14:textId="76F434A9"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is detected by</w:t>
      </w:r>
      <w:r w:rsidRPr="008D2809">
        <w:rPr>
          <w:rFonts w:ascii="Times New Roman" w:eastAsia="Times New Roman" w:hAnsi="Times New Roman" w:cs="Times New Roman"/>
          <w:kern w:val="0"/>
          <w14:ligatures w14:val="none"/>
        </w:rPr>
        <w:t xml:space="preserve"> — relation from a Stimulus to a Sensor that may detect </w:t>
      </w:r>
      <w:del w:id="273" w:author="Carl Reed" w:date="2026-08-24T12:46:00Z" w16du:dateUtc="2026-08-24T18:46:00Z">
        <w:r w:rsidRPr="008D2809" w:rsidDel="003D69C3">
          <w:rPr>
            <w:rFonts w:ascii="Times New Roman" w:eastAsia="Times New Roman" w:hAnsi="Times New Roman" w:cs="Times New Roman"/>
            <w:kern w:val="0"/>
            <w14:ligatures w14:val="none"/>
          </w:rPr>
          <w:delText xml:space="preserve">it </w:delText>
        </w:r>
      </w:del>
      <w:ins w:id="274" w:author="Carl Reed" w:date="2026-08-24T12:46:00Z" w16du:dateUtc="2026-08-24T18:46:00Z">
        <w:r w:rsidR="003D69C3">
          <w:rPr>
            <w:rFonts w:ascii="Times New Roman" w:eastAsia="Times New Roman" w:hAnsi="Times New Roman" w:cs="Times New Roman"/>
            <w:kern w:val="0"/>
            <w14:ligatures w14:val="none"/>
          </w:rPr>
          <w:t>the Stimulus.</w:t>
        </w:r>
        <w:r w:rsidR="003D69C3" w:rsidRPr="008D2809">
          <w:rPr>
            <w:rFonts w:ascii="Times New Roman" w:eastAsia="Times New Roman" w:hAnsi="Times New Roman" w:cs="Times New Roman"/>
            <w:kern w:val="0"/>
            <w14:ligatures w14:val="none"/>
          </w:rPr>
          <w:t xml:space="preserve"> </w:t>
        </w:r>
      </w:ins>
    </w:p>
    <w:p w14:paraId="24266C6D"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The Stimulus itself will be serving as a proxy (</w:t>
      </w:r>
      <w:hyperlink r:id="rId1791" w:anchor="dfn-sosa-isproxyfor" w:history="1">
        <w:r w:rsidRPr="008D2809">
          <w:rPr>
            <w:rFonts w:ascii="Times New Roman" w:eastAsia="Times New Roman" w:hAnsi="Times New Roman" w:cs="Times New Roman"/>
            <w:color w:val="0000FF"/>
            <w:kern w:val="0"/>
            <w:u w:val="single"/>
            <w14:ligatures w14:val="none"/>
          </w:rPr>
          <w:t>sosa:isProxyFor</w:t>
        </w:r>
      </w:hyperlink>
      <w:r w:rsidRPr="008D2809">
        <w:rPr>
          <w:rFonts w:ascii="Times New Roman" w:eastAsia="Times New Roman" w:hAnsi="Times New Roman" w:cs="Times New Roman"/>
          <w:kern w:val="0"/>
          <w14:ligatures w14:val="none"/>
        </w:rPr>
        <w:t xml:space="preserve">) for some Property. </w:t>
      </w:r>
    </w:p>
    <w:p w14:paraId="711A482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184E9646"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792" w:anchor="dfn-sosa-stimulus" w:history="1">
        <w:r w:rsidRPr="008D2809">
          <w:rPr>
            <w:rFonts w:ascii="Times New Roman" w:eastAsia="Times New Roman" w:hAnsi="Times New Roman" w:cs="Times New Roman"/>
            <w:color w:val="0000FF"/>
            <w:kern w:val="0"/>
            <w:u w:val="single"/>
            <w14:ligatures w14:val="none"/>
          </w:rPr>
          <w:t>sosa:Stimulus</w:t>
        </w:r>
      </w:hyperlink>
      <w:r w:rsidRPr="008D2809">
        <w:rPr>
          <w:rFonts w:ascii="Times New Roman" w:eastAsia="Times New Roman" w:hAnsi="Times New Roman" w:cs="Times New Roman"/>
          <w:kern w:val="0"/>
          <w14:ligatures w14:val="none"/>
        </w:rPr>
        <w:t xml:space="preserve"> </w:t>
      </w:r>
    </w:p>
    <w:p w14:paraId="19E7C56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6B8C2527"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793" w:anchor="dfn-sosa-sensor" w:history="1">
        <w:r w:rsidRPr="008D2809">
          <w:rPr>
            <w:rFonts w:ascii="Times New Roman" w:eastAsia="Times New Roman" w:hAnsi="Times New Roman" w:cs="Times New Roman"/>
            <w:color w:val="0000FF"/>
            <w:kern w:val="0"/>
            <w:u w:val="single"/>
            <w14:ligatures w14:val="none"/>
          </w:rPr>
          <w:t>sosa:Sensor</w:t>
        </w:r>
      </w:hyperlink>
      <w:r w:rsidRPr="008D2809">
        <w:rPr>
          <w:rFonts w:ascii="Times New Roman" w:eastAsia="Times New Roman" w:hAnsi="Times New Roman" w:cs="Times New Roman"/>
          <w:kern w:val="0"/>
          <w14:ligatures w14:val="none"/>
        </w:rPr>
        <w:t xml:space="preserve"> </w:t>
      </w:r>
    </w:p>
    <w:p w14:paraId="7A7A403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3EFEE309"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794" w:anchor="dfn-sosa-detects" w:history="1">
        <w:r w:rsidRPr="008D2809">
          <w:rPr>
            <w:rFonts w:ascii="Times New Roman" w:eastAsia="Times New Roman" w:hAnsi="Times New Roman" w:cs="Times New Roman"/>
            <w:color w:val="0000FF"/>
            <w:kern w:val="0"/>
            <w:u w:val="single"/>
            <w14:ligatures w14:val="none"/>
          </w:rPr>
          <w:t>sosa:detects</w:t>
        </w:r>
      </w:hyperlink>
      <w:r w:rsidRPr="008D2809">
        <w:rPr>
          <w:rFonts w:ascii="Times New Roman" w:eastAsia="Times New Roman" w:hAnsi="Times New Roman" w:cs="Times New Roman"/>
          <w:kern w:val="0"/>
          <w14:ligatures w14:val="none"/>
        </w:rPr>
        <w:t xml:space="preserve"> </w:t>
      </w:r>
    </w:p>
    <w:p w14:paraId="5358B4B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0D1AF37C"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795" w:history="1">
        <w:r w:rsidRPr="008D2809">
          <w:rPr>
            <w:rFonts w:ascii="Times New Roman" w:eastAsia="Times New Roman" w:hAnsi="Times New Roman" w:cs="Times New Roman"/>
            <w:color w:val="0000FF"/>
            <w:kern w:val="0"/>
            <w:u w:val="single"/>
            <w14:ligatures w14:val="none"/>
          </w:rPr>
          <w:t>http://www.w3.org/ns/sosa/observation/</w:t>
        </w:r>
      </w:hyperlink>
      <w:r w:rsidRPr="008D2809">
        <w:rPr>
          <w:rFonts w:ascii="Times New Roman" w:eastAsia="Times New Roman" w:hAnsi="Times New Roman" w:cs="Times New Roman"/>
          <w:kern w:val="0"/>
          <w14:ligatures w14:val="none"/>
        </w:rPr>
        <w:t xml:space="preserve"> </w:t>
      </w:r>
    </w:p>
    <w:p w14:paraId="5DFB855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796" w:anchor="Observation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797"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1536EAF1"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5.5.2.9 </w:t>
      </w:r>
      <w:r w:rsidRPr="008D2809">
        <w:rPr>
          <w:rFonts w:ascii="Times New Roman" w:eastAsia="Times New Roman" w:hAnsi="Times New Roman" w:cs="Times New Roman"/>
          <w:b/>
          <w:bCs/>
          <w:i/>
          <w:iCs/>
          <w:kern w:val="0"/>
          <w:sz w:val="20"/>
          <w:szCs w:val="20"/>
          <w14:ligatures w14:val="none"/>
        </w:rPr>
        <w:t>sosa:isObservedBy</w:t>
      </w:r>
    </w:p>
    <w:p w14:paraId="76DFE9F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http://www.w3.org/ns/sosa/isObservedBy </w:t>
      </w:r>
    </w:p>
    <w:p w14:paraId="071F1DA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4FC0FAE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3966B0C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2017 edition defined the term ObservableProperty as the domain of </w:t>
      </w:r>
      <w:hyperlink r:id="rId1798" w:anchor="dfn-sosa-isobservedby" w:history="1">
        <w:r w:rsidRPr="008D2809">
          <w:rPr>
            <w:rFonts w:ascii="Times New Roman" w:eastAsia="Times New Roman" w:hAnsi="Times New Roman" w:cs="Times New Roman"/>
            <w:color w:val="0000FF"/>
            <w:kern w:val="0"/>
            <w:u w:val="single"/>
            <w14:ligatures w14:val="none"/>
          </w:rPr>
          <w:t>sosa:isObservedBy</w:t>
        </w:r>
      </w:hyperlink>
      <w:r w:rsidRPr="008D2809">
        <w:rPr>
          <w:rFonts w:ascii="Times New Roman" w:eastAsia="Times New Roman" w:hAnsi="Times New Roman" w:cs="Times New Roman"/>
          <w:kern w:val="0"/>
          <w14:ligatures w14:val="none"/>
        </w:rPr>
        <w:t xml:space="preserve">. That specialization of </w:t>
      </w:r>
      <w:hyperlink r:id="rId1799"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is deprecated in this 2023 edition. </w:t>
      </w:r>
    </w:p>
    <w:p w14:paraId="3398D75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is observed by</w:t>
      </w:r>
      <w:r w:rsidRPr="008D2809">
        <w:rPr>
          <w:rFonts w:ascii="Times New Roman" w:eastAsia="Times New Roman" w:hAnsi="Times New Roman" w:cs="Times New Roman"/>
          <w:kern w:val="0"/>
          <w14:ligatures w14:val="none"/>
        </w:rPr>
        <w:t xml:space="preserve"> — relation from a Property to a Sensor that is able to observe </w:t>
      </w:r>
      <w:commentRangeStart w:id="275"/>
      <w:r w:rsidRPr="008D2809">
        <w:rPr>
          <w:rFonts w:ascii="Times New Roman" w:eastAsia="Times New Roman" w:hAnsi="Times New Roman" w:cs="Times New Roman"/>
          <w:kern w:val="0"/>
          <w14:ligatures w14:val="none"/>
        </w:rPr>
        <w:t>it</w:t>
      </w:r>
      <w:commentRangeEnd w:id="275"/>
      <w:r w:rsidR="003D69C3" w:rsidRPr="008D2809">
        <w:rPr>
          <w:rStyle w:val="CommentReference"/>
          <w:rFonts w:ascii="Times New Roman" w:eastAsia="Times New Roman" w:hAnsi="Times New Roman" w:cs="Times New Roman"/>
          <w:kern w:val="0"/>
          <w:sz w:val="24"/>
          <w:szCs w:val="24"/>
          <w14:ligatures w14:val="none"/>
        </w:rPr>
        <w:commentReference w:id="275"/>
      </w:r>
      <w:r w:rsidRPr="008D2809">
        <w:rPr>
          <w:rFonts w:ascii="Times New Roman" w:eastAsia="Times New Roman" w:hAnsi="Times New Roman" w:cs="Times New Roman"/>
          <w:kern w:val="0"/>
          <w14:ligatures w14:val="none"/>
        </w:rPr>
        <w:t xml:space="preserve"> </w:t>
      </w:r>
    </w:p>
    <w:p w14:paraId="09896FD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7895033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00"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w:t>
      </w:r>
    </w:p>
    <w:p w14:paraId="07A8587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6056121C"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01" w:anchor="dfn-sosa-sensor" w:history="1">
        <w:r w:rsidRPr="008D2809">
          <w:rPr>
            <w:rFonts w:ascii="Times New Roman" w:eastAsia="Times New Roman" w:hAnsi="Times New Roman" w:cs="Times New Roman"/>
            <w:color w:val="0000FF"/>
            <w:kern w:val="0"/>
            <w:u w:val="single"/>
            <w14:ligatures w14:val="none"/>
          </w:rPr>
          <w:t>sosa:Sensor</w:t>
        </w:r>
      </w:hyperlink>
      <w:r w:rsidRPr="008D2809">
        <w:rPr>
          <w:rFonts w:ascii="Times New Roman" w:eastAsia="Times New Roman" w:hAnsi="Times New Roman" w:cs="Times New Roman"/>
          <w:kern w:val="0"/>
          <w14:ligatures w14:val="none"/>
        </w:rPr>
        <w:t xml:space="preserve"> </w:t>
      </w:r>
    </w:p>
    <w:p w14:paraId="6101B04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18D5B55F"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02" w:anchor="dfn-sosa-observes" w:history="1">
        <w:r w:rsidRPr="008D2809">
          <w:rPr>
            <w:rFonts w:ascii="Times New Roman" w:eastAsia="Times New Roman" w:hAnsi="Times New Roman" w:cs="Times New Roman"/>
            <w:color w:val="0000FF"/>
            <w:kern w:val="0"/>
            <w:u w:val="single"/>
            <w14:ligatures w14:val="none"/>
          </w:rPr>
          <w:t>sosa:observes</w:t>
        </w:r>
      </w:hyperlink>
      <w:r w:rsidRPr="008D2809">
        <w:rPr>
          <w:rFonts w:ascii="Times New Roman" w:eastAsia="Times New Roman" w:hAnsi="Times New Roman" w:cs="Times New Roman"/>
          <w:kern w:val="0"/>
          <w14:ligatures w14:val="none"/>
        </w:rPr>
        <w:t xml:space="preserve"> </w:t>
      </w:r>
    </w:p>
    <w:p w14:paraId="599BBBD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468278D4"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03" w:history="1">
        <w:r w:rsidRPr="008D2809">
          <w:rPr>
            <w:rFonts w:ascii="Times New Roman" w:eastAsia="Times New Roman" w:hAnsi="Times New Roman" w:cs="Times New Roman"/>
            <w:color w:val="0000FF"/>
            <w:kern w:val="0"/>
            <w:u w:val="single"/>
            <w14:ligatures w14:val="none"/>
          </w:rPr>
          <w:t>http://www.w3.org/ns/sosa/observation/</w:t>
        </w:r>
      </w:hyperlink>
      <w:r w:rsidRPr="008D2809">
        <w:rPr>
          <w:rFonts w:ascii="Times New Roman" w:eastAsia="Times New Roman" w:hAnsi="Times New Roman" w:cs="Times New Roman"/>
          <w:kern w:val="0"/>
          <w14:ligatures w14:val="none"/>
        </w:rPr>
        <w:t xml:space="preserve"> </w:t>
      </w:r>
    </w:p>
    <w:p w14:paraId="166246A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804" w:anchor="Observation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805"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533DC5F1"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5.5.2.10 </w:t>
      </w:r>
      <w:r w:rsidRPr="008D2809">
        <w:rPr>
          <w:rFonts w:ascii="Times New Roman" w:eastAsia="Times New Roman" w:hAnsi="Times New Roman" w:cs="Times New Roman"/>
          <w:b/>
          <w:bCs/>
          <w:i/>
          <w:iCs/>
          <w:kern w:val="0"/>
          <w:sz w:val="20"/>
          <w:szCs w:val="20"/>
          <w14:ligatures w14:val="none"/>
        </w:rPr>
        <w:t>sosa:isProxyFor</w:t>
      </w:r>
    </w:p>
    <w:p w14:paraId="03DF94C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http://www.w3.org/ns/sosa/isProxyFor </w:t>
      </w:r>
    </w:p>
    <w:p w14:paraId="335A80AA"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3206B75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Note</w:t>
      </w:r>
    </w:p>
    <w:p w14:paraId="46B4B70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2017 edition defined the term ObservableProperty as the range of </w:t>
      </w:r>
      <w:hyperlink r:id="rId1806" w:anchor="dfn-sosa-isproxyfor" w:history="1">
        <w:r w:rsidRPr="008D2809">
          <w:rPr>
            <w:rFonts w:ascii="Times New Roman" w:eastAsia="Times New Roman" w:hAnsi="Times New Roman" w:cs="Times New Roman"/>
            <w:color w:val="0000FF"/>
            <w:kern w:val="0"/>
            <w:u w:val="single"/>
            <w14:ligatures w14:val="none"/>
          </w:rPr>
          <w:t>sosa:isProxyFor</w:t>
        </w:r>
      </w:hyperlink>
      <w:r w:rsidRPr="008D2809">
        <w:rPr>
          <w:rFonts w:ascii="Times New Roman" w:eastAsia="Times New Roman" w:hAnsi="Times New Roman" w:cs="Times New Roman"/>
          <w:kern w:val="0"/>
          <w14:ligatures w14:val="none"/>
        </w:rPr>
        <w:t xml:space="preserve">. That specialization of </w:t>
      </w:r>
      <w:hyperlink r:id="rId1807"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is deprecated in this 2023 edition. </w:t>
      </w:r>
    </w:p>
    <w:p w14:paraId="1DDDB43A" w14:textId="75E98CC3"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isProxyFor</w:t>
      </w:r>
      <w:r w:rsidRPr="008D2809">
        <w:rPr>
          <w:rFonts w:ascii="Times New Roman" w:eastAsia="Times New Roman" w:hAnsi="Times New Roman" w:cs="Times New Roman"/>
          <w:kern w:val="0"/>
          <w14:ligatures w14:val="none"/>
        </w:rPr>
        <w:t xml:space="preserve"> — relation from a Stimulus to the Property that it is serving as a proxy for</w:t>
      </w:r>
      <w:ins w:id="276" w:author="Carl Reed" w:date="2026-08-24T12:47:00Z" w16du:dateUtc="2026-08-24T18:47:00Z">
        <w:r w:rsidR="00B25DEC">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5D57C92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Example</w:t>
      </w:r>
    </w:p>
    <w:p w14:paraId="0BCC7380"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For example, the expansion of </w:t>
      </w:r>
      <w:commentRangeStart w:id="277"/>
      <w:r w:rsidRPr="008D2809">
        <w:rPr>
          <w:rFonts w:ascii="Times New Roman" w:eastAsia="Times New Roman" w:hAnsi="Times New Roman" w:cs="Times New Roman"/>
          <w:kern w:val="0"/>
          <w14:ligatures w14:val="none"/>
        </w:rPr>
        <w:t>quicksilver</w:t>
      </w:r>
      <w:commentRangeEnd w:id="277"/>
      <w:r w:rsidR="00B25DEC" w:rsidRPr="008D2809">
        <w:rPr>
          <w:rStyle w:val="CommentReference"/>
          <w:rFonts w:ascii="Times New Roman" w:eastAsia="Times New Roman" w:hAnsi="Times New Roman" w:cs="Times New Roman"/>
          <w:kern w:val="0"/>
          <w:sz w:val="24"/>
          <w:szCs w:val="24"/>
          <w14:ligatures w14:val="none"/>
        </w:rPr>
        <w:commentReference w:id="277"/>
      </w:r>
      <w:r w:rsidRPr="008D2809">
        <w:rPr>
          <w:rFonts w:ascii="Times New Roman" w:eastAsia="Times New Roman" w:hAnsi="Times New Roman" w:cs="Times New Roman"/>
          <w:kern w:val="0"/>
          <w14:ligatures w14:val="none"/>
        </w:rPr>
        <w:t xml:space="preserve"> is a </w:t>
      </w:r>
      <w:hyperlink r:id="rId1808" w:anchor="SOSAStimulus" w:history="1">
        <w:r w:rsidRPr="008D2809">
          <w:rPr>
            <w:rFonts w:ascii="Times New Roman" w:eastAsia="Times New Roman" w:hAnsi="Times New Roman" w:cs="Times New Roman"/>
            <w:color w:val="0000FF"/>
            <w:kern w:val="0"/>
            <w:u w:val="single"/>
            <w14:ligatures w14:val="none"/>
          </w:rPr>
          <w:t>Stimulus</w:t>
        </w:r>
      </w:hyperlink>
      <w:r w:rsidRPr="008D2809">
        <w:rPr>
          <w:rFonts w:ascii="Times New Roman" w:eastAsia="Times New Roman" w:hAnsi="Times New Roman" w:cs="Times New Roman"/>
          <w:kern w:val="0"/>
          <w14:ligatures w14:val="none"/>
        </w:rPr>
        <w:t xml:space="preserve"> that serves as a proxy for some temperature </w:t>
      </w:r>
      <w:hyperlink r:id="rId1809" w:anchor="SOSAProperty" w:history="1">
        <w:r w:rsidRPr="008D2809">
          <w:rPr>
            <w:rFonts w:ascii="Times New Roman" w:eastAsia="Times New Roman" w:hAnsi="Times New Roman" w:cs="Times New Roman"/>
            <w:color w:val="0000FF"/>
            <w:kern w:val="0"/>
            <w:u w:val="single"/>
            <w14:ligatures w14:val="none"/>
          </w:rPr>
          <w:t>Property</w:t>
        </w:r>
      </w:hyperlink>
      <w:r w:rsidRPr="008D2809">
        <w:rPr>
          <w:rFonts w:ascii="Times New Roman" w:eastAsia="Times New Roman" w:hAnsi="Times New Roman" w:cs="Times New Roman"/>
          <w:kern w:val="0"/>
          <w14:ligatures w14:val="none"/>
        </w:rPr>
        <w:t xml:space="preserve">. An increase or decrease in the velocity of spinning cups on a wind </w:t>
      </w:r>
      <w:hyperlink r:id="rId1810" w:anchor="SOSASensor" w:history="1">
        <w:r w:rsidRPr="008D2809">
          <w:rPr>
            <w:rFonts w:ascii="Times New Roman" w:eastAsia="Times New Roman" w:hAnsi="Times New Roman" w:cs="Times New Roman"/>
            <w:color w:val="0000FF"/>
            <w:kern w:val="0"/>
            <w:u w:val="single"/>
            <w14:ligatures w14:val="none"/>
          </w:rPr>
          <w:t>Sensor</w:t>
        </w:r>
      </w:hyperlink>
      <w:r w:rsidRPr="008D2809">
        <w:rPr>
          <w:rFonts w:ascii="Times New Roman" w:eastAsia="Times New Roman" w:hAnsi="Times New Roman" w:cs="Times New Roman"/>
          <w:kern w:val="0"/>
          <w14:ligatures w14:val="none"/>
        </w:rPr>
        <w:t xml:space="preserve"> is serving as a proxy for the wind speed. </w:t>
      </w:r>
    </w:p>
    <w:p w14:paraId="3D77ADE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335807F5"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11" w:anchor="dfn-sosa-stimulus" w:history="1">
        <w:r w:rsidRPr="008D2809">
          <w:rPr>
            <w:rFonts w:ascii="Times New Roman" w:eastAsia="Times New Roman" w:hAnsi="Times New Roman" w:cs="Times New Roman"/>
            <w:color w:val="0000FF"/>
            <w:kern w:val="0"/>
            <w:u w:val="single"/>
            <w14:ligatures w14:val="none"/>
          </w:rPr>
          <w:t>sosa:Stimulus</w:t>
        </w:r>
      </w:hyperlink>
      <w:r w:rsidRPr="008D2809">
        <w:rPr>
          <w:rFonts w:ascii="Times New Roman" w:eastAsia="Times New Roman" w:hAnsi="Times New Roman" w:cs="Times New Roman"/>
          <w:kern w:val="0"/>
          <w14:ligatures w14:val="none"/>
        </w:rPr>
        <w:t xml:space="preserve"> </w:t>
      </w:r>
    </w:p>
    <w:p w14:paraId="533617F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5D4185DD"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12"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w:t>
      </w:r>
    </w:p>
    <w:p w14:paraId="35B95F2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23843C47"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13" w:anchor="dfn-sosa-hasproxy" w:history="1">
        <w:r w:rsidRPr="008D2809">
          <w:rPr>
            <w:rFonts w:ascii="Times New Roman" w:eastAsia="Times New Roman" w:hAnsi="Times New Roman" w:cs="Times New Roman"/>
            <w:color w:val="0000FF"/>
            <w:kern w:val="0"/>
            <w:u w:val="single"/>
            <w14:ligatures w14:val="none"/>
          </w:rPr>
          <w:t>sosa:hasProxy</w:t>
        </w:r>
      </w:hyperlink>
      <w:r w:rsidRPr="008D2809">
        <w:rPr>
          <w:rFonts w:ascii="Times New Roman" w:eastAsia="Times New Roman" w:hAnsi="Times New Roman" w:cs="Times New Roman"/>
          <w:kern w:val="0"/>
          <w14:ligatures w14:val="none"/>
        </w:rPr>
        <w:t xml:space="preserve"> </w:t>
      </w:r>
    </w:p>
    <w:p w14:paraId="230932D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32F0C4D7"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14" w:history="1">
        <w:r w:rsidRPr="008D2809">
          <w:rPr>
            <w:rFonts w:ascii="Times New Roman" w:eastAsia="Times New Roman" w:hAnsi="Times New Roman" w:cs="Times New Roman"/>
            <w:color w:val="0000FF"/>
            <w:kern w:val="0"/>
            <w:u w:val="single"/>
            <w14:ligatures w14:val="none"/>
          </w:rPr>
          <w:t>http://www.w3.org/ns/sosa/observation/</w:t>
        </w:r>
      </w:hyperlink>
      <w:r w:rsidRPr="008D2809">
        <w:rPr>
          <w:rFonts w:ascii="Times New Roman" w:eastAsia="Times New Roman" w:hAnsi="Times New Roman" w:cs="Times New Roman"/>
          <w:kern w:val="0"/>
          <w14:ligatures w14:val="none"/>
        </w:rPr>
        <w:t xml:space="preserve"> </w:t>
      </w:r>
    </w:p>
    <w:p w14:paraId="59BC384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815" w:anchor="Observation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816"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24C8FE20"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5.5.2.11 </w:t>
      </w:r>
      <w:r w:rsidRPr="008D2809">
        <w:rPr>
          <w:rFonts w:ascii="Times New Roman" w:eastAsia="Times New Roman" w:hAnsi="Times New Roman" w:cs="Times New Roman"/>
          <w:b/>
          <w:bCs/>
          <w:i/>
          <w:iCs/>
          <w:kern w:val="0"/>
          <w:sz w:val="20"/>
          <w:szCs w:val="20"/>
          <w14:ligatures w14:val="none"/>
        </w:rPr>
        <w:t>sosa:madeBySensor</w:t>
      </w:r>
    </w:p>
    <w:p w14:paraId="4DC9D9C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http://www.w3.org/ns/sosa/madeBySensor </w:t>
      </w:r>
    </w:p>
    <w:p w14:paraId="53B4A46C"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5414AA1C" w14:textId="6C777AF1"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made by Sensor</w:t>
      </w:r>
      <w:r w:rsidRPr="008D2809">
        <w:rPr>
          <w:rFonts w:ascii="Times New Roman" w:eastAsia="Times New Roman" w:hAnsi="Times New Roman" w:cs="Times New Roman"/>
          <w:kern w:val="0"/>
          <w14:ligatures w14:val="none"/>
        </w:rPr>
        <w:t xml:space="preserve"> — relation from an Observation or ObservationCollection to the Sensor involved</w:t>
      </w:r>
      <w:ins w:id="278" w:author="Carl Reed" w:date="2026-08-24T12:47:00Z" w16du:dateUtc="2026-08-24T18:47:00Z">
        <w:r w:rsidR="00B25DEC">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37CEDD1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Subproperty of</w:t>
      </w:r>
    </w:p>
    <w:p w14:paraId="1603E0C5"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17" w:anchor="dfn-sosa-madebysystem" w:history="1">
        <w:r w:rsidRPr="008D2809">
          <w:rPr>
            <w:rFonts w:ascii="Times New Roman" w:eastAsia="Times New Roman" w:hAnsi="Times New Roman" w:cs="Times New Roman"/>
            <w:color w:val="0000FF"/>
            <w:kern w:val="0"/>
            <w:u w:val="single"/>
            <w14:ligatures w14:val="none"/>
          </w:rPr>
          <w:t>sosa:madeBySystem</w:t>
        </w:r>
      </w:hyperlink>
      <w:r w:rsidRPr="008D2809">
        <w:rPr>
          <w:rFonts w:ascii="Times New Roman" w:eastAsia="Times New Roman" w:hAnsi="Times New Roman" w:cs="Times New Roman"/>
          <w:kern w:val="0"/>
          <w14:ligatures w14:val="none"/>
        </w:rPr>
        <w:t xml:space="preserve"> </w:t>
      </w:r>
    </w:p>
    <w:p w14:paraId="2DD2A84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058D926B"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18" w:anchor="dfn-sosa-observation" w:history="1">
        <w:r w:rsidRPr="008D2809">
          <w:rPr>
            <w:rFonts w:ascii="Times New Roman" w:eastAsia="Times New Roman" w:hAnsi="Times New Roman" w:cs="Times New Roman"/>
            <w:color w:val="0000FF"/>
            <w:kern w:val="0"/>
            <w:u w:val="single"/>
            <w14:ligatures w14:val="none"/>
          </w:rPr>
          <w:t>sosa:Observation</w:t>
        </w:r>
      </w:hyperlink>
      <w:r w:rsidRPr="008D2809">
        <w:rPr>
          <w:rFonts w:ascii="Times New Roman" w:eastAsia="Times New Roman" w:hAnsi="Times New Roman" w:cs="Times New Roman"/>
          <w:kern w:val="0"/>
          <w14:ligatures w14:val="none"/>
        </w:rPr>
        <w:t xml:space="preserve">, </w:t>
      </w:r>
      <w:hyperlink r:id="rId1819" w:anchor="dfn-sosa-observationcollection" w:history="1">
        <w:r w:rsidRPr="008D2809">
          <w:rPr>
            <w:rFonts w:ascii="Times New Roman" w:eastAsia="Times New Roman" w:hAnsi="Times New Roman" w:cs="Times New Roman"/>
            <w:color w:val="0000FF"/>
            <w:kern w:val="0"/>
            <w:u w:val="single"/>
            <w14:ligatures w14:val="none"/>
          </w:rPr>
          <w:t>sosa:ObservationCollection</w:t>
        </w:r>
      </w:hyperlink>
      <w:r w:rsidRPr="008D2809">
        <w:rPr>
          <w:rFonts w:ascii="Times New Roman" w:eastAsia="Times New Roman" w:hAnsi="Times New Roman" w:cs="Times New Roman"/>
          <w:kern w:val="0"/>
          <w14:ligatures w14:val="none"/>
        </w:rPr>
        <w:t xml:space="preserve"> </w:t>
      </w:r>
    </w:p>
    <w:p w14:paraId="2336CD5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086F69FB"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20" w:anchor="dfn-sosa-sensor" w:history="1">
        <w:r w:rsidRPr="008D2809">
          <w:rPr>
            <w:rFonts w:ascii="Times New Roman" w:eastAsia="Times New Roman" w:hAnsi="Times New Roman" w:cs="Times New Roman"/>
            <w:color w:val="0000FF"/>
            <w:kern w:val="0"/>
            <w:u w:val="single"/>
            <w14:ligatures w14:val="none"/>
          </w:rPr>
          <w:t>sosa:Sensor</w:t>
        </w:r>
      </w:hyperlink>
      <w:r w:rsidRPr="008D2809">
        <w:rPr>
          <w:rFonts w:ascii="Times New Roman" w:eastAsia="Times New Roman" w:hAnsi="Times New Roman" w:cs="Times New Roman"/>
          <w:kern w:val="0"/>
          <w14:ligatures w14:val="none"/>
        </w:rPr>
        <w:t xml:space="preserve"> </w:t>
      </w:r>
    </w:p>
    <w:p w14:paraId="3541759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2B48C633"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21" w:anchor="dfn-sosa-madeobservation" w:history="1">
        <w:r w:rsidRPr="008D2809">
          <w:rPr>
            <w:rFonts w:ascii="Times New Roman" w:eastAsia="Times New Roman" w:hAnsi="Times New Roman" w:cs="Times New Roman"/>
            <w:color w:val="0000FF"/>
            <w:kern w:val="0"/>
            <w:u w:val="single"/>
            <w14:ligatures w14:val="none"/>
          </w:rPr>
          <w:t>sosa:madeObservation</w:t>
        </w:r>
      </w:hyperlink>
      <w:r w:rsidRPr="008D2809">
        <w:rPr>
          <w:rFonts w:ascii="Times New Roman" w:eastAsia="Times New Roman" w:hAnsi="Times New Roman" w:cs="Times New Roman"/>
          <w:kern w:val="0"/>
          <w14:ligatures w14:val="none"/>
        </w:rPr>
        <w:t xml:space="preserve"> </w:t>
      </w:r>
    </w:p>
    <w:p w14:paraId="21E849A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675F3FB2"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22" w:history="1">
        <w:r w:rsidRPr="008D2809">
          <w:rPr>
            <w:rFonts w:ascii="Times New Roman" w:eastAsia="Times New Roman" w:hAnsi="Times New Roman" w:cs="Times New Roman"/>
            <w:color w:val="0000FF"/>
            <w:kern w:val="0"/>
            <w:u w:val="single"/>
            <w14:ligatures w14:val="none"/>
          </w:rPr>
          <w:t>http://www.w3.org/ns/sosa/observation/</w:t>
        </w:r>
      </w:hyperlink>
      <w:r w:rsidRPr="008D2809">
        <w:rPr>
          <w:rFonts w:ascii="Times New Roman" w:eastAsia="Times New Roman" w:hAnsi="Times New Roman" w:cs="Times New Roman"/>
          <w:kern w:val="0"/>
          <w14:ligatures w14:val="none"/>
        </w:rPr>
        <w:t xml:space="preserve"> </w:t>
      </w:r>
    </w:p>
    <w:p w14:paraId="4C1B854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823" w:anchor="Observation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824"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56D5BB8E"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5.5.2.12 </w:t>
      </w:r>
      <w:r w:rsidRPr="008D2809">
        <w:rPr>
          <w:rFonts w:ascii="Times New Roman" w:eastAsia="Times New Roman" w:hAnsi="Times New Roman" w:cs="Times New Roman"/>
          <w:b/>
          <w:bCs/>
          <w:i/>
          <w:iCs/>
          <w:kern w:val="0"/>
          <w:sz w:val="20"/>
          <w:szCs w:val="20"/>
          <w14:ligatures w14:val="none"/>
        </w:rPr>
        <w:t>sosa:madeObservation</w:t>
      </w:r>
    </w:p>
    <w:p w14:paraId="6089159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http://www.w3.org/ns/sosa/madeObservation </w:t>
      </w:r>
    </w:p>
    <w:p w14:paraId="060E4E5A"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6DE075E9" w14:textId="616B9459"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lastRenderedPageBreak/>
        <w:t>made observation</w:t>
      </w:r>
      <w:r w:rsidRPr="008D2809">
        <w:rPr>
          <w:rFonts w:ascii="Times New Roman" w:eastAsia="Times New Roman" w:hAnsi="Times New Roman" w:cs="Times New Roman"/>
          <w:kern w:val="0"/>
          <w14:ligatures w14:val="none"/>
        </w:rPr>
        <w:t xml:space="preserve"> — relation from a Sensor to an Observation or ObservationCollection </w:t>
      </w:r>
      <w:commentRangeStart w:id="279"/>
      <w:r w:rsidRPr="008D2809">
        <w:rPr>
          <w:rFonts w:ascii="Times New Roman" w:eastAsia="Times New Roman" w:hAnsi="Times New Roman" w:cs="Times New Roman"/>
          <w:kern w:val="0"/>
          <w14:ligatures w14:val="none"/>
        </w:rPr>
        <w:t>it</w:t>
      </w:r>
      <w:commentRangeEnd w:id="279"/>
      <w:r w:rsidR="00170E67" w:rsidRPr="008D2809">
        <w:rPr>
          <w:rStyle w:val="CommentReference"/>
          <w:rFonts w:ascii="Times New Roman" w:eastAsia="Times New Roman" w:hAnsi="Times New Roman" w:cs="Times New Roman"/>
          <w:kern w:val="0"/>
          <w:sz w:val="24"/>
          <w:szCs w:val="24"/>
          <w14:ligatures w14:val="none"/>
        </w:rPr>
        <w:commentReference w:id="279"/>
      </w:r>
      <w:r w:rsidRPr="008D2809">
        <w:rPr>
          <w:rFonts w:ascii="Times New Roman" w:eastAsia="Times New Roman" w:hAnsi="Times New Roman" w:cs="Times New Roman"/>
          <w:kern w:val="0"/>
          <w14:ligatures w14:val="none"/>
        </w:rPr>
        <w:t xml:space="preserve"> has made</w:t>
      </w:r>
      <w:ins w:id="280" w:author="Carl Reed" w:date="2026-08-24T12:47:00Z" w16du:dateUtc="2026-08-24T18:47:00Z">
        <w:r w:rsidR="00B25DEC">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571853B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Subproperty of</w:t>
      </w:r>
    </w:p>
    <w:p w14:paraId="5B509F38"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25" w:anchor="dfn-sosa-madeexecution" w:history="1">
        <w:r w:rsidRPr="008D2809">
          <w:rPr>
            <w:rFonts w:ascii="Times New Roman" w:eastAsia="Times New Roman" w:hAnsi="Times New Roman" w:cs="Times New Roman"/>
            <w:color w:val="0000FF"/>
            <w:kern w:val="0"/>
            <w:u w:val="single"/>
            <w14:ligatures w14:val="none"/>
          </w:rPr>
          <w:t>sosa:madeExecution</w:t>
        </w:r>
      </w:hyperlink>
      <w:r w:rsidRPr="008D2809">
        <w:rPr>
          <w:rFonts w:ascii="Times New Roman" w:eastAsia="Times New Roman" w:hAnsi="Times New Roman" w:cs="Times New Roman"/>
          <w:kern w:val="0"/>
          <w14:ligatures w14:val="none"/>
        </w:rPr>
        <w:t xml:space="preserve"> </w:t>
      </w:r>
    </w:p>
    <w:p w14:paraId="3EF91E5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760D676F"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26" w:anchor="dfn-sosa-sensor" w:history="1">
        <w:r w:rsidRPr="008D2809">
          <w:rPr>
            <w:rFonts w:ascii="Times New Roman" w:eastAsia="Times New Roman" w:hAnsi="Times New Roman" w:cs="Times New Roman"/>
            <w:color w:val="0000FF"/>
            <w:kern w:val="0"/>
            <w:u w:val="single"/>
            <w14:ligatures w14:val="none"/>
          </w:rPr>
          <w:t>sosa:Sensor</w:t>
        </w:r>
      </w:hyperlink>
      <w:r w:rsidRPr="008D2809">
        <w:rPr>
          <w:rFonts w:ascii="Times New Roman" w:eastAsia="Times New Roman" w:hAnsi="Times New Roman" w:cs="Times New Roman"/>
          <w:kern w:val="0"/>
          <w14:ligatures w14:val="none"/>
        </w:rPr>
        <w:t xml:space="preserve"> </w:t>
      </w:r>
    </w:p>
    <w:p w14:paraId="7B46153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4AA9D88B"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27" w:anchor="dfn-sosa-observation" w:history="1">
        <w:r w:rsidRPr="008D2809">
          <w:rPr>
            <w:rFonts w:ascii="Times New Roman" w:eastAsia="Times New Roman" w:hAnsi="Times New Roman" w:cs="Times New Roman"/>
            <w:color w:val="0000FF"/>
            <w:kern w:val="0"/>
            <w:u w:val="single"/>
            <w14:ligatures w14:val="none"/>
          </w:rPr>
          <w:t>sosa:Observation</w:t>
        </w:r>
      </w:hyperlink>
      <w:r w:rsidRPr="008D2809">
        <w:rPr>
          <w:rFonts w:ascii="Times New Roman" w:eastAsia="Times New Roman" w:hAnsi="Times New Roman" w:cs="Times New Roman"/>
          <w:kern w:val="0"/>
          <w14:ligatures w14:val="none"/>
        </w:rPr>
        <w:t xml:space="preserve">, </w:t>
      </w:r>
      <w:hyperlink r:id="rId1828" w:anchor="dfn-sosa-observationcollection" w:history="1">
        <w:r w:rsidRPr="008D2809">
          <w:rPr>
            <w:rFonts w:ascii="Times New Roman" w:eastAsia="Times New Roman" w:hAnsi="Times New Roman" w:cs="Times New Roman"/>
            <w:color w:val="0000FF"/>
            <w:kern w:val="0"/>
            <w:u w:val="single"/>
            <w14:ligatures w14:val="none"/>
          </w:rPr>
          <w:t>sosa:ObservationCollection</w:t>
        </w:r>
      </w:hyperlink>
      <w:r w:rsidRPr="008D2809">
        <w:rPr>
          <w:rFonts w:ascii="Times New Roman" w:eastAsia="Times New Roman" w:hAnsi="Times New Roman" w:cs="Times New Roman"/>
          <w:kern w:val="0"/>
          <w14:ligatures w14:val="none"/>
        </w:rPr>
        <w:t xml:space="preserve"> </w:t>
      </w:r>
    </w:p>
    <w:p w14:paraId="70E5316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23A5EFC7"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29" w:anchor="dfn-sosa-madebysensor" w:history="1">
        <w:r w:rsidRPr="008D2809">
          <w:rPr>
            <w:rFonts w:ascii="Times New Roman" w:eastAsia="Times New Roman" w:hAnsi="Times New Roman" w:cs="Times New Roman"/>
            <w:color w:val="0000FF"/>
            <w:kern w:val="0"/>
            <w:u w:val="single"/>
            <w14:ligatures w14:val="none"/>
          </w:rPr>
          <w:t>sosa:madeBySensor</w:t>
        </w:r>
      </w:hyperlink>
      <w:r w:rsidRPr="008D2809">
        <w:rPr>
          <w:rFonts w:ascii="Times New Roman" w:eastAsia="Times New Roman" w:hAnsi="Times New Roman" w:cs="Times New Roman"/>
          <w:kern w:val="0"/>
          <w14:ligatures w14:val="none"/>
        </w:rPr>
        <w:t xml:space="preserve"> </w:t>
      </w:r>
    </w:p>
    <w:p w14:paraId="2FEC5C5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19A04909"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30" w:history="1">
        <w:r w:rsidRPr="008D2809">
          <w:rPr>
            <w:rFonts w:ascii="Times New Roman" w:eastAsia="Times New Roman" w:hAnsi="Times New Roman" w:cs="Times New Roman"/>
            <w:color w:val="0000FF"/>
            <w:kern w:val="0"/>
            <w:u w:val="single"/>
            <w14:ligatures w14:val="none"/>
          </w:rPr>
          <w:t>http://www.w3.org/ns/sosa/observation/</w:t>
        </w:r>
      </w:hyperlink>
      <w:r w:rsidRPr="008D2809">
        <w:rPr>
          <w:rFonts w:ascii="Times New Roman" w:eastAsia="Times New Roman" w:hAnsi="Times New Roman" w:cs="Times New Roman"/>
          <w:kern w:val="0"/>
          <w14:ligatures w14:val="none"/>
        </w:rPr>
        <w:t xml:space="preserve"> </w:t>
      </w:r>
    </w:p>
    <w:p w14:paraId="351E8B4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831" w:anchor="Observation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832"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6FD2E92E"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5.5.2.13 </w:t>
      </w:r>
      <w:r w:rsidRPr="008D2809">
        <w:rPr>
          <w:rFonts w:ascii="Times New Roman" w:eastAsia="Times New Roman" w:hAnsi="Times New Roman" w:cs="Times New Roman"/>
          <w:b/>
          <w:bCs/>
          <w:i/>
          <w:iCs/>
          <w:kern w:val="0"/>
          <w:sz w:val="20"/>
          <w:szCs w:val="20"/>
          <w14:ligatures w14:val="none"/>
        </w:rPr>
        <w:t>sosa:observationRelatedTo</w:t>
      </w:r>
    </w:p>
    <w:p w14:paraId="09486C3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3A6D5AF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http://www.w3.org/ns/sosa/observationRelatedTo </w:t>
      </w:r>
    </w:p>
    <w:p w14:paraId="1047AAC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286F16C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Warning</w:t>
      </w:r>
    </w:p>
    <w:p w14:paraId="48C936D1" w14:textId="63BFF5C8"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observationRelatedTo </w:t>
      </w:r>
      <w:ins w:id="281" w:author="Carl Reed" w:date="2026-08-24T12:48:00Z" w16du:dateUtc="2026-08-24T18:48:00Z">
        <w:r w:rsidR="00170E67">
          <w:rPr>
            <w:rFonts w:ascii="Times New Roman" w:eastAsia="Times New Roman" w:hAnsi="Times New Roman" w:cs="Times New Roman"/>
            <w:kern w:val="0"/>
            <w14:ligatures w14:val="none"/>
          </w:rPr>
          <w:t xml:space="preserve">- </w:t>
        </w:r>
      </w:ins>
      <w:r w:rsidRPr="008D2809">
        <w:rPr>
          <w:rFonts w:ascii="Times New Roman" w:eastAsia="Times New Roman" w:hAnsi="Times New Roman" w:cs="Times New Roman"/>
          <w:kern w:val="0"/>
          <w14:ligatures w14:val="none"/>
        </w:rPr>
        <w:t>added in 2023 Edition. This term is non-normative, pending further implementation experience</w:t>
      </w:r>
    </w:p>
    <w:p w14:paraId="6A48D30E"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observation related to</w:t>
      </w:r>
      <w:r w:rsidRPr="008D2809">
        <w:rPr>
          <w:rFonts w:ascii="Times New Roman" w:eastAsia="Times New Roman" w:hAnsi="Times New Roman" w:cs="Times New Roman"/>
          <w:kern w:val="0"/>
          <w14:ligatures w14:val="none"/>
        </w:rPr>
        <w:t xml:space="preserve"> — relation from an Observation or ObservationCollection to another Execution or ExecutionCollection </w:t>
      </w:r>
    </w:p>
    <w:p w14:paraId="06D5A5D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4D47F63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This general relationship complements the specific predicates outbound from Observation. It is particularly useful to relate Observations (and collections) to other Executions (and collections) </w:t>
      </w:r>
    </w:p>
    <w:p w14:paraId="5CBD259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5F573578"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33" w:anchor="dfn-sosa-observation" w:history="1">
        <w:r w:rsidRPr="008D2809">
          <w:rPr>
            <w:rFonts w:ascii="Times New Roman" w:eastAsia="Times New Roman" w:hAnsi="Times New Roman" w:cs="Times New Roman"/>
            <w:color w:val="0000FF"/>
            <w:kern w:val="0"/>
            <w:u w:val="single"/>
            <w14:ligatures w14:val="none"/>
          </w:rPr>
          <w:t>sosa:Observation</w:t>
        </w:r>
      </w:hyperlink>
      <w:r w:rsidRPr="008D2809">
        <w:rPr>
          <w:rFonts w:ascii="Times New Roman" w:eastAsia="Times New Roman" w:hAnsi="Times New Roman" w:cs="Times New Roman"/>
          <w:kern w:val="0"/>
          <w14:ligatures w14:val="none"/>
        </w:rPr>
        <w:t xml:space="preserve">, </w:t>
      </w:r>
      <w:hyperlink r:id="rId1834" w:anchor="dfn-sosa-observationcollection" w:history="1">
        <w:r w:rsidRPr="008D2809">
          <w:rPr>
            <w:rFonts w:ascii="Times New Roman" w:eastAsia="Times New Roman" w:hAnsi="Times New Roman" w:cs="Times New Roman"/>
            <w:color w:val="0000FF"/>
            <w:kern w:val="0"/>
            <w:u w:val="single"/>
            <w14:ligatures w14:val="none"/>
          </w:rPr>
          <w:t>sosa:ObservationCollection</w:t>
        </w:r>
      </w:hyperlink>
      <w:r w:rsidRPr="008D2809">
        <w:rPr>
          <w:rFonts w:ascii="Times New Roman" w:eastAsia="Times New Roman" w:hAnsi="Times New Roman" w:cs="Times New Roman"/>
          <w:kern w:val="0"/>
          <w14:ligatures w14:val="none"/>
        </w:rPr>
        <w:t xml:space="preserve"> </w:t>
      </w:r>
    </w:p>
    <w:p w14:paraId="2FAB17D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51BF0F8A"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35"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w:t>
      </w:r>
      <w:hyperlink r:id="rId1836" w:anchor="dfn-sosa-executioncollection" w:history="1">
        <w:r w:rsidRPr="008D2809">
          <w:rPr>
            <w:rFonts w:ascii="Times New Roman" w:eastAsia="Times New Roman" w:hAnsi="Times New Roman" w:cs="Times New Roman"/>
            <w:color w:val="0000FF"/>
            <w:kern w:val="0"/>
            <w:u w:val="single"/>
            <w14:ligatures w14:val="none"/>
          </w:rPr>
          <w:t>sosa:ExecutionCollection</w:t>
        </w:r>
      </w:hyperlink>
      <w:r w:rsidRPr="008D2809">
        <w:rPr>
          <w:rFonts w:ascii="Times New Roman" w:eastAsia="Times New Roman" w:hAnsi="Times New Roman" w:cs="Times New Roman"/>
          <w:kern w:val="0"/>
          <w14:ligatures w14:val="none"/>
        </w:rPr>
        <w:t xml:space="preserve"> </w:t>
      </w:r>
    </w:p>
    <w:p w14:paraId="29C3F8F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5E32579F"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37" w:anchor="dfn-sosa-relatedobservation" w:history="1">
        <w:r w:rsidRPr="008D2809">
          <w:rPr>
            <w:rFonts w:ascii="Times New Roman" w:eastAsia="Times New Roman" w:hAnsi="Times New Roman" w:cs="Times New Roman"/>
            <w:color w:val="0000FF"/>
            <w:kern w:val="0"/>
            <w:u w:val="single"/>
            <w14:ligatures w14:val="none"/>
          </w:rPr>
          <w:t>sosa:relatedObservation</w:t>
        </w:r>
      </w:hyperlink>
      <w:r w:rsidRPr="008D2809">
        <w:rPr>
          <w:rFonts w:ascii="Times New Roman" w:eastAsia="Times New Roman" w:hAnsi="Times New Roman" w:cs="Times New Roman"/>
          <w:kern w:val="0"/>
          <w14:ligatures w14:val="none"/>
        </w:rPr>
        <w:t xml:space="preserve"> </w:t>
      </w:r>
    </w:p>
    <w:p w14:paraId="4C58445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714234FC"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38" w:history="1">
        <w:r w:rsidRPr="008D2809">
          <w:rPr>
            <w:rFonts w:ascii="Times New Roman" w:eastAsia="Times New Roman" w:hAnsi="Times New Roman" w:cs="Times New Roman"/>
            <w:color w:val="0000FF"/>
            <w:kern w:val="0"/>
            <w:u w:val="single"/>
            <w14:ligatures w14:val="none"/>
          </w:rPr>
          <w:t>http://www.w3.org/ns/sosa/observation/</w:t>
        </w:r>
      </w:hyperlink>
      <w:r w:rsidRPr="008D2809">
        <w:rPr>
          <w:rFonts w:ascii="Times New Roman" w:eastAsia="Times New Roman" w:hAnsi="Times New Roman" w:cs="Times New Roman"/>
          <w:kern w:val="0"/>
          <w14:ligatures w14:val="none"/>
        </w:rPr>
        <w:t xml:space="preserve"> </w:t>
      </w:r>
    </w:p>
    <w:p w14:paraId="13F7AC0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839" w:anchor="Observation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840"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1F8F1B0D"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5.5.2.14 </w:t>
      </w:r>
      <w:r w:rsidRPr="008D2809">
        <w:rPr>
          <w:rFonts w:ascii="Times New Roman" w:eastAsia="Times New Roman" w:hAnsi="Times New Roman" w:cs="Times New Roman"/>
          <w:b/>
          <w:bCs/>
          <w:i/>
          <w:iCs/>
          <w:kern w:val="0"/>
          <w:sz w:val="20"/>
          <w:szCs w:val="20"/>
          <w14:ligatures w14:val="none"/>
        </w:rPr>
        <w:t>sosa:observedProperty</w:t>
      </w:r>
    </w:p>
    <w:p w14:paraId="500D966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lastRenderedPageBreak/>
        <w:t>IRI:</w:t>
      </w:r>
      <w:r w:rsidRPr="008D2809">
        <w:rPr>
          <w:rFonts w:ascii="Times New Roman" w:eastAsia="Times New Roman" w:hAnsi="Times New Roman" w:cs="Times New Roman"/>
          <w:kern w:val="0"/>
          <w14:ligatures w14:val="none"/>
        </w:rPr>
        <w:t xml:space="preserve"> http://www.w3.org/ns/sosa/observedProperty </w:t>
      </w:r>
    </w:p>
    <w:p w14:paraId="344F5DE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63D2767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1C18276D"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2017 edition defined the term ObservableProperty as the range of </w:t>
      </w:r>
      <w:hyperlink r:id="rId1841" w:anchor="dfn-sosa-observedproperty" w:history="1">
        <w:r w:rsidRPr="008D2809">
          <w:rPr>
            <w:rFonts w:ascii="Times New Roman" w:eastAsia="Times New Roman" w:hAnsi="Times New Roman" w:cs="Times New Roman"/>
            <w:color w:val="0000FF"/>
            <w:kern w:val="0"/>
            <w:u w:val="single"/>
            <w14:ligatures w14:val="none"/>
          </w:rPr>
          <w:t>sosa:observedProperty</w:t>
        </w:r>
      </w:hyperlink>
      <w:r w:rsidRPr="008D2809">
        <w:rPr>
          <w:rFonts w:ascii="Times New Roman" w:eastAsia="Times New Roman" w:hAnsi="Times New Roman" w:cs="Times New Roman"/>
          <w:kern w:val="0"/>
          <w14:ligatures w14:val="none"/>
        </w:rPr>
        <w:t xml:space="preserve">. That specialization of </w:t>
      </w:r>
      <w:hyperlink r:id="rId1842"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is deprecated in this 2023 edition. </w:t>
      </w:r>
    </w:p>
    <w:p w14:paraId="65AD32CC"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observed property</w:t>
      </w:r>
      <w:r w:rsidRPr="008D2809">
        <w:rPr>
          <w:rFonts w:ascii="Times New Roman" w:eastAsia="Times New Roman" w:hAnsi="Times New Roman" w:cs="Times New Roman"/>
          <w:kern w:val="0"/>
          <w14:ligatures w14:val="none"/>
        </w:rPr>
        <w:t xml:space="preserve"> — relation from an Observation or ObservationCollection to the property observed </w:t>
      </w:r>
    </w:p>
    <w:p w14:paraId="4082B0C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70C46EA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'observed property' covers the concepts referred to in [</w:t>
      </w:r>
      <w:hyperlink r:id="rId1843" w:anchor="bib-vim" w:tooltip="International vocabulary of metrology – Basic and general concepts and associated terms (VIM)" w:history="1">
        <w:r w:rsidRPr="008D2809">
          <w:rPr>
            <w:rFonts w:ascii="Times New Roman" w:eastAsia="Times New Roman" w:hAnsi="Times New Roman" w:cs="Times New Roman"/>
            <w:i/>
            <w:iCs/>
            <w:color w:val="0000FF"/>
            <w:kern w:val="0"/>
            <w:u w:val="single"/>
            <w14:ligatures w14:val="none"/>
          </w:rPr>
          <w:t>VIM</w:t>
        </w:r>
      </w:hyperlink>
      <w:r w:rsidRPr="008D2809">
        <w:rPr>
          <w:rFonts w:ascii="Times New Roman" w:eastAsia="Times New Roman" w:hAnsi="Times New Roman" w:cs="Times New Roman"/>
          <w:kern w:val="0"/>
          <w14:ligatures w14:val="none"/>
        </w:rPr>
        <w:t>] as 'measurand' (quantitative values) and 'examinand' (categorical and nominal values — [</w:t>
      </w:r>
      <w:hyperlink r:id="rId1844" w:anchor="bib-vim4" w:tooltip="International Vocabulary of Metrology Fourth edition – Second Committee Draft (VIM4 2CD) " w:history="1">
        <w:r w:rsidRPr="008D2809">
          <w:rPr>
            <w:rFonts w:ascii="Times New Roman" w:eastAsia="Times New Roman" w:hAnsi="Times New Roman" w:cs="Times New Roman"/>
            <w:i/>
            <w:iCs/>
            <w:color w:val="0000FF"/>
            <w:kern w:val="0"/>
            <w:u w:val="single"/>
            <w14:ligatures w14:val="none"/>
          </w:rPr>
          <w:t>VIM4</w:t>
        </w:r>
      </w:hyperlink>
      <w:r w:rsidRPr="008D2809">
        <w:rPr>
          <w:rFonts w:ascii="Times New Roman" w:eastAsia="Times New Roman" w:hAnsi="Times New Roman" w:cs="Times New Roman"/>
          <w:kern w:val="0"/>
          <w14:ligatures w14:val="none"/>
        </w:rPr>
        <w:t xml:space="preserve">]), as well as complex and structured properties whose values may be represented as lists, vectors, arrays, rasters, geometries, etc. More specific terms are used in other contexts for related concepts, such as 'analyte' (chemistry) and 'determinand' (water quality). </w:t>
      </w:r>
    </w:p>
    <w:p w14:paraId="3AD5C48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Property </w:t>
      </w:r>
      <w:r w:rsidRPr="008D2809">
        <w:rPr>
          <w:rFonts w:ascii="Times New Roman" w:eastAsia="Times New Roman" w:hAnsi="Times New Roman" w:cs="Times New Roman"/>
          <w:i/>
          <w:iCs/>
          <w:kern w:val="0"/>
          <w14:ligatures w14:val="none"/>
        </w:rPr>
        <w:t>MUST</w:t>
      </w:r>
      <w:r w:rsidRPr="008D2809">
        <w:rPr>
          <w:rFonts w:ascii="Times New Roman" w:eastAsia="Times New Roman" w:hAnsi="Times New Roman" w:cs="Times New Roman"/>
          <w:kern w:val="0"/>
          <w14:ligatures w14:val="none"/>
        </w:rPr>
        <w:t xml:space="preserve"> be a property of the FeatureOfInterest of this Observation. </w:t>
      </w:r>
    </w:p>
    <w:p w14:paraId="35E12A0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1A158D0F"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45" w:anchor="dfn-sosa-observation" w:history="1">
        <w:r w:rsidRPr="008D2809">
          <w:rPr>
            <w:rFonts w:ascii="Times New Roman" w:eastAsia="Times New Roman" w:hAnsi="Times New Roman" w:cs="Times New Roman"/>
            <w:color w:val="0000FF"/>
            <w:kern w:val="0"/>
            <w:u w:val="single"/>
            <w14:ligatures w14:val="none"/>
          </w:rPr>
          <w:t>sosa:Observation</w:t>
        </w:r>
      </w:hyperlink>
      <w:r w:rsidRPr="008D2809">
        <w:rPr>
          <w:rFonts w:ascii="Times New Roman" w:eastAsia="Times New Roman" w:hAnsi="Times New Roman" w:cs="Times New Roman"/>
          <w:kern w:val="0"/>
          <w14:ligatures w14:val="none"/>
        </w:rPr>
        <w:t xml:space="preserve">, </w:t>
      </w:r>
      <w:hyperlink r:id="rId1846" w:anchor="dfn-sosa-observationcollection" w:history="1">
        <w:r w:rsidRPr="008D2809">
          <w:rPr>
            <w:rFonts w:ascii="Times New Roman" w:eastAsia="Times New Roman" w:hAnsi="Times New Roman" w:cs="Times New Roman"/>
            <w:color w:val="0000FF"/>
            <w:kern w:val="0"/>
            <w:u w:val="single"/>
            <w14:ligatures w14:val="none"/>
          </w:rPr>
          <w:t>sosa:ObservationCollection</w:t>
        </w:r>
      </w:hyperlink>
      <w:r w:rsidRPr="008D2809">
        <w:rPr>
          <w:rFonts w:ascii="Times New Roman" w:eastAsia="Times New Roman" w:hAnsi="Times New Roman" w:cs="Times New Roman"/>
          <w:kern w:val="0"/>
          <w14:ligatures w14:val="none"/>
        </w:rPr>
        <w:t xml:space="preserve"> </w:t>
      </w:r>
    </w:p>
    <w:p w14:paraId="47D1355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3FF9247A"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47"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w:t>
      </w:r>
    </w:p>
    <w:p w14:paraId="53F9212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177AB8C8"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48" w:history="1">
        <w:r w:rsidRPr="008D2809">
          <w:rPr>
            <w:rFonts w:ascii="Times New Roman" w:eastAsia="Times New Roman" w:hAnsi="Times New Roman" w:cs="Times New Roman"/>
            <w:color w:val="0000FF"/>
            <w:kern w:val="0"/>
            <w:u w:val="single"/>
            <w14:ligatures w14:val="none"/>
          </w:rPr>
          <w:t>sosa:wasObservedBy</w:t>
        </w:r>
      </w:hyperlink>
      <w:r w:rsidRPr="008D2809">
        <w:rPr>
          <w:rFonts w:ascii="Times New Roman" w:eastAsia="Times New Roman" w:hAnsi="Times New Roman" w:cs="Times New Roman"/>
          <w:kern w:val="0"/>
          <w14:ligatures w14:val="none"/>
        </w:rPr>
        <w:t xml:space="preserve"> </w:t>
      </w:r>
    </w:p>
    <w:p w14:paraId="5A0F86A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20AE99A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49" w:history="1">
        <w:r w:rsidRPr="008D2809">
          <w:rPr>
            <w:rFonts w:ascii="Times New Roman" w:eastAsia="Times New Roman" w:hAnsi="Times New Roman" w:cs="Times New Roman"/>
            <w:color w:val="0000FF"/>
            <w:kern w:val="0"/>
            <w:u w:val="single"/>
            <w14:ligatures w14:val="none"/>
          </w:rPr>
          <w:t>http://www.w3.org/ns/sosa/observation/</w:t>
        </w:r>
      </w:hyperlink>
      <w:r w:rsidRPr="008D2809">
        <w:rPr>
          <w:rFonts w:ascii="Times New Roman" w:eastAsia="Times New Roman" w:hAnsi="Times New Roman" w:cs="Times New Roman"/>
          <w:kern w:val="0"/>
          <w14:ligatures w14:val="none"/>
        </w:rPr>
        <w:t xml:space="preserve"> </w:t>
      </w:r>
    </w:p>
    <w:p w14:paraId="654875D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850" w:anchor="Observation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851"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27DE0729"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5.5.2.15 </w:t>
      </w:r>
      <w:r w:rsidRPr="008D2809">
        <w:rPr>
          <w:rFonts w:ascii="Times New Roman" w:eastAsia="Times New Roman" w:hAnsi="Times New Roman" w:cs="Times New Roman"/>
          <w:b/>
          <w:bCs/>
          <w:i/>
          <w:iCs/>
          <w:kern w:val="0"/>
          <w:sz w:val="20"/>
          <w:szCs w:val="20"/>
          <w14:ligatures w14:val="none"/>
        </w:rPr>
        <w:t>sosa:observes</w:t>
      </w:r>
    </w:p>
    <w:p w14:paraId="0BC5770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http://www.w3.org/ns/sosa/observes </w:t>
      </w:r>
    </w:p>
    <w:p w14:paraId="3173234D"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291E14D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0211799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2017 edition defined the term ObservableProperty as the range of </w:t>
      </w:r>
      <w:hyperlink r:id="rId1852" w:anchor="dfn-sosa-observes" w:history="1">
        <w:r w:rsidRPr="008D2809">
          <w:rPr>
            <w:rFonts w:ascii="Times New Roman" w:eastAsia="Times New Roman" w:hAnsi="Times New Roman" w:cs="Times New Roman"/>
            <w:color w:val="0000FF"/>
            <w:kern w:val="0"/>
            <w:u w:val="single"/>
            <w14:ligatures w14:val="none"/>
          </w:rPr>
          <w:t>sosa:observes</w:t>
        </w:r>
      </w:hyperlink>
      <w:r w:rsidRPr="008D2809">
        <w:rPr>
          <w:rFonts w:ascii="Times New Roman" w:eastAsia="Times New Roman" w:hAnsi="Times New Roman" w:cs="Times New Roman"/>
          <w:kern w:val="0"/>
          <w14:ligatures w14:val="none"/>
        </w:rPr>
        <w:t xml:space="preserve">. That specialization of </w:t>
      </w:r>
      <w:hyperlink r:id="rId1853"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is deprecated in this 2023 edition. </w:t>
      </w:r>
    </w:p>
    <w:p w14:paraId="737212EE" w14:textId="745412A6"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observes</w:t>
      </w:r>
      <w:r w:rsidRPr="008D2809">
        <w:rPr>
          <w:rFonts w:ascii="Times New Roman" w:eastAsia="Times New Roman" w:hAnsi="Times New Roman" w:cs="Times New Roman"/>
          <w:kern w:val="0"/>
          <w14:ligatures w14:val="none"/>
        </w:rPr>
        <w:t xml:space="preserve"> — relation from a Sensor to a Property that it is capable of sensing</w:t>
      </w:r>
      <w:ins w:id="282" w:author="Carl Reed" w:date="2026-08-24T12:48:00Z" w16du:dateUtc="2026-08-24T18:48:00Z">
        <w:r w:rsidR="00325D1A">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7A4D317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7E6EAC1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54" w:anchor="dfn-sosa-sensor" w:history="1">
        <w:r w:rsidRPr="008D2809">
          <w:rPr>
            <w:rFonts w:ascii="Times New Roman" w:eastAsia="Times New Roman" w:hAnsi="Times New Roman" w:cs="Times New Roman"/>
            <w:color w:val="0000FF"/>
            <w:kern w:val="0"/>
            <w:u w:val="single"/>
            <w14:ligatures w14:val="none"/>
          </w:rPr>
          <w:t>sosa:Sensor</w:t>
        </w:r>
      </w:hyperlink>
      <w:r w:rsidRPr="008D2809">
        <w:rPr>
          <w:rFonts w:ascii="Times New Roman" w:eastAsia="Times New Roman" w:hAnsi="Times New Roman" w:cs="Times New Roman"/>
          <w:kern w:val="0"/>
          <w14:ligatures w14:val="none"/>
        </w:rPr>
        <w:t xml:space="preserve"> </w:t>
      </w:r>
    </w:p>
    <w:p w14:paraId="76CBF74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09DAE07A"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55"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w:t>
      </w:r>
    </w:p>
    <w:p w14:paraId="2CE24EE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00FA0908"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56" w:anchor="dfn-sosa-isobservedby" w:history="1">
        <w:r w:rsidRPr="008D2809">
          <w:rPr>
            <w:rFonts w:ascii="Times New Roman" w:eastAsia="Times New Roman" w:hAnsi="Times New Roman" w:cs="Times New Roman"/>
            <w:color w:val="0000FF"/>
            <w:kern w:val="0"/>
            <w:u w:val="single"/>
            <w14:ligatures w14:val="none"/>
          </w:rPr>
          <w:t>sosa:isObservedBy</w:t>
        </w:r>
      </w:hyperlink>
      <w:r w:rsidRPr="008D2809">
        <w:rPr>
          <w:rFonts w:ascii="Times New Roman" w:eastAsia="Times New Roman" w:hAnsi="Times New Roman" w:cs="Times New Roman"/>
          <w:kern w:val="0"/>
          <w14:ligatures w14:val="none"/>
        </w:rPr>
        <w:t xml:space="preserve"> </w:t>
      </w:r>
    </w:p>
    <w:p w14:paraId="133916D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Subproperty of</w:t>
      </w:r>
    </w:p>
    <w:p w14:paraId="102E83B7"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57" w:anchor="dfn-sosa-forproperty" w:history="1">
        <w:r w:rsidRPr="008D2809">
          <w:rPr>
            <w:rFonts w:ascii="Times New Roman" w:eastAsia="Times New Roman" w:hAnsi="Times New Roman" w:cs="Times New Roman"/>
            <w:color w:val="0000FF"/>
            <w:kern w:val="0"/>
            <w:u w:val="single"/>
            <w14:ligatures w14:val="none"/>
          </w:rPr>
          <w:t>sosa:forProperty</w:t>
        </w:r>
      </w:hyperlink>
      <w:r w:rsidRPr="008D2809">
        <w:rPr>
          <w:rFonts w:ascii="Times New Roman" w:eastAsia="Times New Roman" w:hAnsi="Times New Roman" w:cs="Times New Roman"/>
          <w:kern w:val="0"/>
          <w14:ligatures w14:val="none"/>
        </w:rPr>
        <w:t xml:space="preserve"> </w:t>
      </w:r>
    </w:p>
    <w:p w14:paraId="637FAC4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3401091B"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58" w:history="1">
        <w:r w:rsidRPr="008D2809">
          <w:rPr>
            <w:rFonts w:ascii="Times New Roman" w:eastAsia="Times New Roman" w:hAnsi="Times New Roman" w:cs="Times New Roman"/>
            <w:color w:val="0000FF"/>
            <w:kern w:val="0"/>
            <w:u w:val="single"/>
            <w14:ligatures w14:val="none"/>
          </w:rPr>
          <w:t>http://www.w3.org/ns/sosa/observation/</w:t>
        </w:r>
      </w:hyperlink>
      <w:r w:rsidRPr="008D2809">
        <w:rPr>
          <w:rFonts w:ascii="Times New Roman" w:eastAsia="Times New Roman" w:hAnsi="Times New Roman" w:cs="Times New Roman"/>
          <w:kern w:val="0"/>
          <w14:ligatures w14:val="none"/>
        </w:rPr>
        <w:t xml:space="preserve"> </w:t>
      </w:r>
    </w:p>
    <w:p w14:paraId="26C722C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859" w:anchor="Observation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860"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408E218E"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5.5.2.16 </w:t>
      </w:r>
      <w:r w:rsidRPr="008D2809">
        <w:rPr>
          <w:rFonts w:ascii="Times New Roman" w:eastAsia="Times New Roman" w:hAnsi="Times New Roman" w:cs="Times New Roman"/>
          <w:b/>
          <w:bCs/>
          <w:i/>
          <w:iCs/>
          <w:kern w:val="0"/>
          <w:sz w:val="20"/>
          <w:szCs w:val="20"/>
          <w14:ligatures w14:val="none"/>
        </w:rPr>
        <w:t>sosa:originated</w:t>
      </w:r>
    </w:p>
    <w:p w14:paraId="27AA28B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45E7DB8D"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http://www.w3.org/ns/sosa/originated </w:t>
      </w:r>
    </w:p>
    <w:p w14:paraId="6ADE947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77F2E781" w14:textId="33CB85CF"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originated</w:t>
      </w:r>
      <w:r w:rsidRPr="008D2809">
        <w:rPr>
          <w:rFonts w:ascii="Times New Roman" w:eastAsia="Times New Roman" w:hAnsi="Times New Roman" w:cs="Times New Roman"/>
          <w:kern w:val="0"/>
          <w14:ligatures w14:val="none"/>
        </w:rPr>
        <w:t xml:space="preserve"> — relation from a Stimulus to an Observation that was originated by </w:t>
      </w:r>
      <w:del w:id="283" w:author="Carl Reed" w:date="2026-08-24T12:48:00Z" w16du:dateUtc="2026-08-24T18:48:00Z">
        <w:r w:rsidRPr="008D2809" w:rsidDel="00325D1A">
          <w:rPr>
            <w:rFonts w:ascii="Times New Roman" w:eastAsia="Times New Roman" w:hAnsi="Times New Roman" w:cs="Times New Roman"/>
            <w:kern w:val="0"/>
            <w14:ligatures w14:val="none"/>
          </w:rPr>
          <w:delText xml:space="preserve">it </w:delText>
        </w:r>
      </w:del>
      <w:ins w:id="284" w:author="Carl Reed" w:date="2026-08-24T12:48:00Z" w16du:dateUtc="2026-08-24T18:48:00Z">
        <w:r w:rsidR="00325D1A">
          <w:rPr>
            <w:rFonts w:ascii="Times New Roman" w:eastAsia="Times New Roman" w:hAnsi="Times New Roman" w:cs="Times New Roman"/>
            <w:kern w:val="0"/>
            <w14:ligatures w14:val="none"/>
          </w:rPr>
          <w:t>the Stimulus.</w:t>
        </w:r>
      </w:ins>
    </w:p>
    <w:p w14:paraId="3CA8425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1E04DA0C"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61" w:anchor="dfn-sosa-stimulus" w:history="1">
        <w:r w:rsidRPr="008D2809">
          <w:rPr>
            <w:rFonts w:ascii="Times New Roman" w:eastAsia="Times New Roman" w:hAnsi="Times New Roman" w:cs="Times New Roman"/>
            <w:color w:val="0000FF"/>
            <w:kern w:val="0"/>
            <w:u w:val="single"/>
            <w14:ligatures w14:val="none"/>
          </w:rPr>
          <w:t>sosa:Stimulus</w:t>
        </w:r>
      </w:hyperlink>
      <w:r w:rsidRPr="008D2809">
        <w:rPr>
          <w:rFonts w:ascii="Times New Roman" w:eastAsia="Times New Roman" w:hAnsi="Times New Roman" w:cs="Times New Roman"/>
          <w:kern w:val="0"/>
          <w14:ligatures w14:val="none"/>
        </w:rPr>
        <w:t xml:space="preserve"> </w:t>
      </w:r>
    </w:p>
    <w:p w14:paraId="3B2DAFD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62BE93E7"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62" w:anchor="dfn-sosa-observation" w:history="1">
        <w:r w:rsidRPr="008D2809">
          <w:rPr>
            <w:rFonts w:ascii="Times New Roman" w:eastAsia="Times New Roman" w:hAnsi="Times New Roman" w:cs="Times New Roman"/>
            <w:color w:val="0000FF"/>
            <w:kern w:val="0"/>
            <w:u w:val="single"/>
            <w14:ligatures w14:val="none"/>
          </w:rPr>
          <w:t>sosa:Observation</w:t>
        </w:r>
      </w:hyperlink>
      <w:r w:rsidRPr="008D2809">
        <w:rPr>
          <w:rFonts w:ascii="Times New Roman" w:eastAsia="Times New Roman" w:hAnsi="Times New Roman" w:cs="Times New Roman"/>
          <w:kern w:val="0"/>
          <w14:ligatures w14:val="none"/>
        </w:rPr>
        <w:t xml:space="preserve"> </w:t>
      </w:r>
    </w:p>
    <w:p w14:paraId="443D00D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73566F4D"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63" w:anchor="dfn-sosa-wasoriginatedby" w:history="1">
        <w:r w:rsidRPr="008D2809">
          <w:rPr>
            <w:rFonts w:ascii="Times New Roman" w:eastAsia="Times New Roman" w:hAnsi="Times New Roman" w:cs="Times New Roman"/>
            <w:color w:val="0000FF"/>
            <w:kern w:val="0"/>
            <w:u w:val="single"/>
            <w14:ligatures w14:val="none"/>
          </w:rPr>
          <w:t>sosa:wasOriginatedBy</w:t>
        </w:r>
      </w:hyperlink>
      <w:r w:rsidRPr="008D2809">
        <w:rPr>
          <w:rFonts w:ascii="Times New Roman" w:eastAsia="Times New Roman" w:hAnsi="Times New Roman" w:cs="Times New Roman"/>
          <w:kern w:val="0"/>
          <w14:ligatures w14:val="none"/>
        </w:rPr>
        <w:t xml:space="preserve"> </w:t>
      </w:r>
    </w:p>
    <w:p w14:paraId="55F8E17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47EDB1A6"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64" w:history="1">
        <w:r w:rsidRPr="008D2809">
          <w:rPr>
            <w:rFonts w:ascii="Times New Roman" w:eastAsia="Times New Roman" w:hAnsi="Times New Roman" w:cs="Times New Roman"/>
            <w:color w:val="0000FF"/>
            <w:kern w:val="0"/>
            <w:u w:val="single"/>
            <w14:ligatures w14:val="none"/>
          </w:rPr>
          <w:t>http://www.w3.org/ns/sosa/observation/</w:t>
        </w:r>
      </w:hyperlink>
      <w:r w:rsidRPr="008D2809">
        <w:rPr>
          <w:rFonts w:ascii="Times New Roman" w:eastAsia="Times New Roman" w:hAnsi="Times New Roman" w:cs="Times New Roman"/>
          <w:kern w:val="0"/>
          <w14:ligatures w14:val="none"/>
        </w:rPr>
        <w:t xml:space="preserve"> </w:t>
      </w:r>
    </w:p>
    <w:p w14:paraId="04C501F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865" w:anchor="Observation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866"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14E9910A"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5.5.2.17 </w:t>
      </w:r>
      <w:r w:rsidRPr="008D2809">
        <w:rPr>
          <w:rFonts w:ascii="Times New Roman" w:eastAsia="Times New Roman" w:hAnsi="Times New Roman" w:cs="Times New Roman"/>
          <w:b/>
          <w:bCs/>
          <w:i/>
          <w:iCs/>
          <w:kern w:val="0"/>
          <w:sz w:val="20"/>
          <w:szCs w:val="20"/>
          <w14:ligatures w14:val="none"/>
        </w:rPr>
        <w:t>sosa:qualityOf</w:t>
      </w:r>
    </w:p>
    <w:p w14:paraId="5F6DEF7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1788A95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http://www.w3.org/ns/sosa/qualityOf </w:t>
      </w:r>
    </w:p>
    <w:p w14:paraId="70D4FA7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3598B5B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Warning</w:t>
      </w:r>
    </w:p>
    <w:p w14:paraId="3E800047" w14:textId="37232276"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qualityOf </w:t>
      </w:r>
      <w:ins w:id="285" w:author="Carl Reed" w:date="2026-08-24T12:49:00Z" w16du:dateUtc="2026-08-24T18:49:00Z">
        <w:r w:rsidR="00B46233">
          <w:rPr>
            <w:rFonts w:ascii="Times New Roman" w:eastAsia="Times New Roman" w:hAnsi="Times New Roman" w:cs="Times New Roman"/>
            <w:kern w:val="0"/>
            <w14:ligatures w14:val="none"/>
          </w:rPr>
          <w:t xml:space="preserve">- </w:t>
        </w:r>
      </w:ins>
      <w:r w:rsidRPr="008D2809">
        <w:rPr>
          <w:rFonts w:ascii="Times New Roman" w:eastAsia="Times New Roman" w:hAnsi="Times New Roman" w:cs="Times New Roman"/>
          <w:kern w:val="0"/>
          <w14:ligatures w14:val="none"/>
        </w:rPr>
        <w:t>added in 2023 Edition. This term is non-normative, pending further implementation experience</w:t>
      </w:r>
    </w:p>
    <w:p w14:paraId="4F97729E"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quality of</w:t>
      </w:r>
      <w:r w:rsidRPr="008D2809">
        <w:rPr>
          <w:rFonts w:ascii="Times New Roman" w:eastAsia="Times New Roman" w:hAnsi="Times New Roman" w:cs="Times New Roman"/>
          <w:kern w:val="0"/>
          <w14:ligatures w14:val="none"/>
        </w:rPr>
        <w:t xml:space="preserve"> — link from a quality description to an Observation or ObservationCollection that it relates to </w:t>
      </w:r>
    </w:p>
    <w:p w14:paraId="0014F48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Range Includes</w:t>
      </w:r>
    </w:p>
    <w:p w14:paraId="3EF5FD24"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67" w:anchor="dfn-sosa-observation" w:history="1">
        <w:r w:rsidRPr="008D2809">
          <w:rPr>
            <w:rFonts w:ascii="Times New Roman" w:eastAsia="Times New Roman" w:hAnsi="Times New Roman" w:cs="Times New Roman"/>
            <w:color w:val="0000FF"/>
            <w:kern w:val="0"/>
            <w:u w:val="single"/>
            <w14:ligatures w14:val="none"/>
          </w:rPr>
          <w:t>sosa:Observation</w:t>
        </w:r>
      </w:hyperlink>
      <w:r w:rsidRPr="008D2809">
        <w:rPr>
          <w:rFonts w:ascii="Times New Roman" w:eastAsia="Times New Roman" w:hAnsi="Times New Roman" w:cs="Times New Roman"/>
          <w:kern w:val="0"/>
          <w14:ligatures w14:val="none"/>
        </w:rPr>
        <w:t xml:space="preserve">, </w:t>
      </w:r>
      <w:hyperlink r:id="rId1868" w:anchor="dfn-sosa-observationcollection" w:history="1">
        <w:r w:rsidRPr="008D2809">
          <w:rPr>
            <w:rFonts w:ascii="Times New Roman" w:eastAsia="Times New Roman" w:hAnsi="Times New Roman" w:cs="Times New Roman"/>
            <w:color w:val="0000FF"/>
            <w:kern w:val="0"/>
            <w:u w:val="single"/>
            <w14:ligatures w14:val="none"/>
          </w:rPr>
          <w:t>sosa:ObservationCollection</w:t>
        </w:r>
      </w:hyperlink>
      <w:r w:rsidRPr="008D2809">
        <w:rPr>
          <w:rFonts w:ascii="Times New Roman" w:eastAsia="Times New Roman" w:hAnsi="Times New Roman" w:cs="Times New Roman"/>
          <w:kern w:val="0"/>
          <w14:ligatures w14:val="none"/>
        </w:rPr>
        <w:t xml:space="preserve"> </w:t>
      </w:r>
    </w:p>
    <w:p w14:paraId="7DFD31F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75727059"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69" w:anchor="dfn-sosa-resultquality" w:history="1">
        <w:r w:rsidRPr="008D2809">
          <w:rPr>
            <w:rFonts w:ascii="Times New Roman" w:eastAsia="Times New Roman" w:hAnsi="Times New Roman" w:cs="Times New Roman"/>
            <w:color w:val="0000FF"/>
            <w:kern w:val="0"/>
            <w:u w:val="single"/>
            <w14:ligatures w14:val="none"/>
          </w:rPr>
          <w:t>sosa:resultQuality</w:t>
        </w:r>
      </w:hyperlink>
      <w:r w:rsidRPr="008D2809">
        <w:rPr>
          <w:rFonts w:ascii="Times New Roman" w:eastAsia="Times New Roman" w:hAnsi="Times New Roman" w:cs="Times New Roman"/>
          <w:kern w:val="0"/>
          <w14:ligatures w14:val="none"/>
        </w:rPr>
        <w:t xml:space="preserve"> </w:t>
      </w:r>
    </w:p>
    <w:p w14:paraId="424CF95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1E069E48"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70" w:history="1">
        <w:r w:rsidRPr="008D2809">
          <w:rPr>
            <w:rFonts w:ascii="Times New Roman" w:eastAsia="Times New Roman" w:hAnsi="Times New Roman" w:cs="Times New Roman"/>
            <w:color w:val="0000FF"/>
            <w:kern w:val="0"/>
            <w:u w:val="single"/>
            <w14:ligatures w14:val="none"/>
          </w:rPr>
          <w:t>http://www.w3.org/ns/sosa/observation/</w:t>
        </w:r>
      </w:hyperlink>
      <w:r w:rsidRPr="008D2809">
        <w:rPr>
          <w:rFonts w:ascii="Times New Roman" w:eastAsia="Times New Roman" w:hAnsi="Times New Roman" w:cs="Times New Roman"/>
          <w:kern w:val="0"/>
          <w14:ligatures w14:val="none"/>
        </w:rPr>
        <w:t xml:space="preserve"> </w:t>
      </w:r>
    </w:p>
    <w:p w14:paraId="7EF2E68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871" w:anchor="Observation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872"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4783AA7B"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5.5.2.18 </w:t>
      </w:r>
      <w:r w:rsidRPr="008D2809">
        <w:rPr>
          <w:rFonts w:ascii="Times New Roman" w:eastAsia="Times New Roman" w:hAnsi="Times New Roman" w:cs="Times New Roman"/>
          <w:b/>
          <w:bCs/>
          <w:i/>
          <w:iCs/>
          <w:kern w:val="0"/>
          <w:sz w:val="20"/>
          <w:szCs w:val="20"/>
          <w14:ligatures w14:val="none"/>
        </w:rPr>
        <w:t>sosa:relatedObservation</w:t>
      </w:r>
    </w:p>
    <w:p w14:paraId="213002E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49EB558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http://www.w3.org/ns/sosa/relatedObservation </w:t>
      </w:r>
    </w:p>
    <w:p w14:paraId="643D8D3C"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28602B8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Warning</w:t>
      </w:r>
    </w:p>
    <w:p w14:paraId="0C730076" w14:textId="57CBE4D2"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relatedObservation </w:t>
      </w:r>
      <w:ins w:id="286" w:author="Carl Reed" w:date="2026-08-24T12:49:00Z" w16du:dateUtc="2026-08-24T18:49:00Z">
        <w:r w:rsidR="00B46233">
          <w:rPr>
            <w:rFonts w:ascii="Times New Roman" w:eastAsia="Times New Roman" w:hAnsi="Times New Roman" w:cs="Times New Roman"/>
            <w:kern w:val="0"/>
            <w14:ligatures w14:val="none"/>
          </w:rPr>
          <w:t xml:space="preserve">- </w:t>
        </w:r>
      </w:ins>
      <w:r w:rsidRPr="008D2809">
        <w:rPr>
          <w:rFonts w:ascii="Times New Roman" w:eastAsia="Times New Roman" w:hAnsi="Times New Roman" w:cs="Times New Roman"/>
          <w:kern w:val="0"/>
          <w14:ligatures w14:val="none"/>
        </w:rPr>
        <w:t>added in 2023 Edition. This term is non-normative, pending further implementation experience</w:t>
      </w:r>
    </w:p>
    <w:p w14:paraId="32E5729A"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related observation</w:t>
      </w:r>
      <w:r w:rsidRPr="008D2809">
        <w:rPr>
          <w:rFonts w:ascii="Times New Roman" w:eastAsia="Times New Roman" w:hAnsi="Times New Roman" w:cs="Times New Roman"/>
          <w:kern w:val="0"/>
          <w14:ligatures w14:val="none"/>
        </w:rPr>
        <w:t xml:space="preserve"> — relation from an Execution or ExecutionCollection to an Observation or ObservationCollection </w:t>
      </w:r>
    </w:p>
    <w:p w14:paraId="276A5F9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36E17E3E"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This general relationship complements the specific predicates inbound to Observation. It is particularly useful to relate Observations (and collections) to other Executions (and collections) </w:t>
      </w:r>
    </w:p>
    <w:p w14:paraId="03B4E35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4D818F9D"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73"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w:t>
      </w:r>
      <w:hyperlink r:id="rId1874" w:anchor="dfn-sosa-executioncollection" w:history="1">
        <w:r w:rsidRPr="008D2809">
          <w:rPr>
            <w:rFonts w:ascii="Times New Roman" w:eastAsia="Times New Roman" w:hAnsi="Times New Roman" w:cs="Times New Roman"/>
            <w:color w:val="0000FF"/>
            <w:kern w:val="0"/>
            <w:u w:val="single"/>
            <w14:ligatures w14:val="none"/>
          </w:rPr>
          <w:t>sosa:ExecutionCollection</w:t>
        </w:r>
      </w:hyperlink>
      <w:r w:rsidRPr="008D2809">
        <w:rPr>
          <w:rFonts w:ascii="Times New Roman" w:eastAsia="Times New Roman" w:hAnsi="Times New Roman" w:cs="Times New Roman"/>
          <w:kern w:val="0"/>
          <w14:ligatures w14:val="none"/>
        </w:rPr>
        <w:t xml:space="preserve"> </w:t>
      </w:r>
    </w:p>
    <w:p w14:paraId="7E6F572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1070045C"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75" w:anchor="dfn-sosa-observation" w:history="1">
        <w:r w:rsidRPr="008D2809">
          <w:rPr>
            <w:rFonts w:ascii="Times New Roman" w:eastAsia="Times New Roman" w:hAnsi="Times New Roman" w:cs="Times New Roman"/>
            <w:color w:val="0000FF"/>
            <w:kern w:val="0"/>
            <w:u w:val="single"/>
            <w14:ligatures w14:val="none"/>
          </w:rPr>
          <w:t>sosa:Observation</w:t>
        </w:r>
      </w:hyperlink>
      <w:r w:rsidRPr="008D2809">
        <w:rPr>
          <w:rFonts w:ascii="Times New Roman" w:eastAsia="Times New Roman" w:hAnsi="Times New Roman" w:cs="Times New Roman"/>
          <w:kern w:val="0"/>
          <w14:ligatures w14:val="none"/>
        </w:rPr>
        <w:t xml:space="preserve">, </w:t>
      </w:r>
      <w:hyperlink r:id="rId1876" w:anchor="dfn-sosa-observationcollection" w:history="1">
        <w:r w:rsidRPr="008D2809">
          <w:rPr>
            <w:rFonts w:ascii="Times New Roman" w:eastAsia="Times New Roman" w:hAnsi="Times New Roman" w:cs="Times New Roman"/>
            <w:color w:val="0000FF"/>
            <w:kern w:val="0"/>
            <w:u w:val="single"/>
            <w14:ligatures w14:val="none"/>
          </w:rPr>
          <w:t>sosa:ObservationCollection</w:t>
        </w:r>
      </w:hyperlink>
      <w:r w:rsidRPr="008D2809">
        <w:rPr>
          <w:rFonts w:ascii="Times New Roman" w:eastAsia="Times New Roman" w:hAnsi="Times New Roman" w:cs="Times New Roman"/>
          <w:kern w:val="0"/>
          <w14:ligatures w14:val="none"/>
        </w:rPr>
        <w:t xml:space="preserve"> </w:t>
      </w:r>
    </w:p>
    <w:p w14:paraId="3463FB1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7AA467A3"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77" w:anchor="dfn-sosa-observationrelatedto" w:history="1">
        <w:r w:rsidRPr="008D2809">
          <w:rPr>
            <w:rFonts w:ascii="Times New Roman" w:eastAsia="Times New Roman" w:hAnsi="Times New Roman" w:cs="Times New Roman"/>
            <w:color w:val="0000FF"/>
            <w:kern w:val="0"/>
            <w:u w:val="single"/>
            <w14:ligatures w14:val="none"/>
          </w:rPr>
          <w:t>sosa:observationRelatedTo</w:t>
        </w:r>
      </w:hyperlink>
      <w:r w:rsidRPr="008D2809">
        <w:rPr>
          <w:rFonts w:ascii="Times New Roman" w:eastAsia="Times New Roman" w:hAnsi="Times New Roman" w:cs="Times New Roman"/>
          <w:kern w:val="0"/>
          <w14:ligatures w14:val="none"/>
        </w:rPr>
        <w:t xml:space="preserve"> </w:t>
      </w:r>
    </w:p>
    <w:p w14:paraId="1028C09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06713BBF"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78" w:history="1">
        <w:r w:rsidRPr="008D2809">
          <w:rPr>
            <w:rFonts w:ascii="Times New Roman" w:eastAsia="Times New Roman" w:hAnsi="Times New Roman" w:cs="Times New Roman"/>
            <w:color w:val="0000FF"/>
            <w:kern w:val="0"/>
            <w:u w:val="single"/>
            <w14:ligatures w14:val="none"/>
          </w:rPr>
          <w:t>http://www.w3.org/ns/sosa/observation/</w:t>
        </w:r>
      </w:hyperlink>
      <w:r w:rsidRPr="008D2809">
        <w:rPr>
          <w:rFonts w:ascii="Times New Roman" w:eastAsia="Times New Roman" w:hAnsi="Times New Roman" w:cs="Times New Roman"/>
          <w:kern w:val="0"/>
          <w14:ligatures w14:val="none"/>
        </w:rPr>
        <w:t xml:space="preserve"> </w:t>
      </w:r>
    </w:p>
    <w:p w14:paraId="410DCE8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879" w:anchor="Observation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880"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49B8D71A"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5.5.2.19 </w:t>
      </w:r>
      <w:r w:rsidRPr="008D2809">
        <w:rPr>
          <w:rFonts w:ascii="Times New Roman" w:eastAsia="Times New Roman" w:hAnsi="Times New Roman" w:cs="Times New Roman"/>
          <w:b/>
          <w:bCs/>
          <w:i/>
          <w:iCs/>
          <w:kern w:val="0"/>
          <w:sz w:val="20"/>
          <w:szCs w:val="20"/>
          <w14:ligatures w14:val="none"/>
        </w:rPr>
        <w:t>sosa:resultQuality</w:t>
      </w:r>
    </w:p>
    <w:p w14:paraId="5320D3EA"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2D6E9F2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http://www.w3.org/ns/sosa/resultQuality </w:t>
      </w:r>
    </w:p>
    <w:p w14:paraId="07DDAC7D"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5E2EE5C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Warning</w:t>
      </w:r>
    </w:p>
    <w:p w14:paraId="483260EE" w14:textId="37BE3394"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resultQuality </w:t>
      </w:r>
      <w:ins w:id="287" w:author="Carl Reed" w:date="2026-08-24T12:49:00Z" w16du:dateUtc="2026-08-24T18:49:00Z">
        <w:r w:rsidR="00B46233">
          <w:rPr>
            <w:rFonts w:ascii="Times New Roman" w:eastAsia="Times New Roman" w:hAnsi="Times New Roman" w:cs="Times New Roman"/>
            <w:kern w:val="0"/>
            <w14:ligatures w14:val="none"/>
          </w:rPr>
          <w:t xml:space="preserve">- </w:t>
        </w:r>
      </w:ins>
      <w:r w:rsidRPr="008D2809">
        <w:rPr>
          <w:rFonts w:ascii="Times New Roman" w:eastAsia="Times New Roman" w:hAnsi="Times New Roman" w:cs="Times New Roman"/>
          <w:kern w:val="0"/>
          <w14:ligatures w14:val="none"/>
        </w:rPr>
        <w:t xml:space="preserve">added in 2023 Edition. This term is non-normative, pending further implementation experience </w:t>
      </w:r>
    </w:p>
    <w:p w14:paraId="4FBD6F8A"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observation result quality</w:t>
      </w:r>
      <w:r w:rsidRPr="008D2809">
        <w:rPr>
          <w:rFonts w:ascii="Times New Roman" w:eastAsia="Times New Roman" w:hAnsi="Times New Roman" w:cs="Times New Roman"/>
          <w:kern w:val="0"/>
          <w14:ligatures w14:val="none"/>
        </w:rPr>
        <w:t xml:space="preserve"> — relation from an Observation or ObservationCollection to some information pertaining to the quality of the result </w:t>
      </w:r>
    </w:p>
    <w:p w14:paraId="316CDC3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384A31EE"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This instance-specific description complements the description of the observation Procedure, which provides information concerning the quality of all observations using this procedure. Multiple measures can be provided.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kern w:val="0"/>
          <w14:ligatures w14:val="none"/>
        </w:rPr>
        <w:br/>
        <w:t>The quality of a result can be assessed following the procedures in the ISO 19157 series [</w:t>
      </w:r>
      <w:hyperlink r:id="rId1881" w:anchor="bib-iso-19157-1" w:tooltip="Geographic information -- Data quality -- Part 1: General requirements" w:history="1">
        <w:r w:rsidRPr="008D2809">
          <w:rPr>
            <w:rFonts w:ascii="Times New Roman" w:eastAsia="Times New Roman" w:hAnsi="Times New Roman" w:cs="Times New Roman"/>
            <w:i/>
            <w:iCs/>
            <w:color w:val="0000FF"/>
            <w:kern w:val="0"/>
            <w:u w:val="single"/>
            <w14:ligatures w14:val="none"/>
          </w:rPr>
          <w:t>iso-19157-1</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kern w:val="0"/>
          <w14:ligatures w14:val="none"/>
        </w:rPr>
        <w:br/>
      </w:r>
      <w:hyperlink r:id="rId1882" w:anchor="dqv:hasQualityMeasurement" w:history="1">
        <w:r w:rsidRPr="008D2809">
          <w:rPr>
            <w:rFonts w:ascii="Times New Roman" w:eastAsia="Times New Roman" w:hAnsi="Times New Roman" w:cs="Times New Roman"/>
            <w:color w:val="0000FF"/>
            <w:kern w:val="0"/>
            <w:u w:val="single"/>
            <w14:ligatures w14:val="none"/>
          </w:rPr>
          <w:t>dqv:hasQualityMeasurement</w:t>
        </w:r>
      </w:hyperlink>
      <w:r w:rsidRPr="008D2809">
        <w:rPr>
          <w:rFonts w:ascii="Times New Roman" w:eastAsia="Times New Roman" w:hAnsi="Times New Roman" w:cs="Times New Roman"/>
          <w:kern w:val="0"/>
          <w14:ligatures w14:val="none"/>
        </w:rPr>
        <w:t xml:space="preserve"> from the Data Quality Vocabulary [</w:t>
      </w:r>
      <w:hyperlink r:id="rId1883" w:anchor="bib-vocab-dqv" w:tooltip="Data on the Web Best Practices: Data Quality Vocabulary" w:history="1">
        <w:r w:rsidRPr="008D2809">
          <w:rPr>
            <w:rFonts w:ascii="Times New Roman" w:eastAsia="Times New Roman" w:hAnsi="Times New Roman" w:cs="Times New Roman"/>
            <w:i/>
            <w:iCs/>
            <w:color w:val="0000FF"/>
            <w:kern w:val="0"/>
            <w:u w:val="single"/>
            <w14:ligatures w14:val="none"/>
          </w:rPr>
          <w:t>vocab-dqv</w:t>
        </w:r>
      </w:hyperlink>
      <w:r w:rsidRPr="008D2809">
        <w:rPr>
          <w:rFonts w:ascii="Times New Roman" w:eastAsia="Times New Roman" w:hAnsi="Times New Roman" w:cs="Times New Roman"/>
          <w:kern w:val="0"/>
          <w14:ligatures w14:val="none"/>
        </w:rPr>
        <w:t xml:space="preserve">] is equivalent </w:t>
      </w:r>
    </w:p>
    <w:p w14:paraId="116A578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37AC5DE9"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84" w:anchor="dfn-sosa-observation" w:history="1">
        <w:r w:rsidRPr="008D2809">
          <w:rPr>
            <w:rFonts w:ascii="Times New Roman" w:eastAsia="Times New Roman" w:hAnsi="Times New Roman" w:cs="Times New Roman"/>
            <w:color w:val="0000FF"/>
            <w:kern w:val="0"/>
            <w:u w:val="single"/>
            <w14:ligatures w14:val="none"/>
          </w:rPr>
          <w:t>sosa:Observation</w:t>
        </w:r>
      </w:hyperlink>
      <w:r w:rsidRPr="008D2809">
        <w:rPr>
          <w:rFonts w:ascii="Times New Roman" w:eastAsia="Times New Roman" w:hAnsi="Times New Roman" w:cs="Times New Roman"/>
          <w:kern w:val="0"/>
          <w14:ligatures w14:val="none"/>
        </w:rPr>
        <w:t xml:space="preserve">, </w:t>
      </w:r>
      <w:hyperlink r:id="rId1885" w:anchor="dfn-sosa-observationcollection" w:history="1">
        <w:r w:rsidRPr="008D2809">
          <w:rPr>
            <w:rFonts w:ascii="Times New Roman" w:eastAsia="Times New Roman" w:hAnsi="Times New Roman" w:cs="Times New Roman"/>
            <w:color w:val="0000FF"/>
            <w:kern w:val="0"/>
            <w:u w:val="single"/>
            <w14:ligatures w14:val="none"/>
          </w:rPr>
          <w:t>sosa:ObservationCollection</w:t>
        </w:r>
      </w:hyperlink>
      <w:r w:rsidRPr="008D2809">
        <w:rPr>
          <w:rFonts w:ascii="Times New Roman" w:eastAsia="Times New Roman" w:hAnsi="Times New Roman" w:cs="Times New Roman"/>
          <w:kern w:val="0"/>
          <w14:ligatures w14:val="none"/>
        </w:rPr>
        <w:t xml:space="preserve"> </w:t>
      </w:r>
    </w:p>
    <w:p w14:paraId="6A9B904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6CF9FAEE"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86" w:anchor="dfn-sosa-qualityof" w:history="1">
        <w:r w:rsidRPr="008D2809">
          <w:rPr>
            <w:rFonts w:ascii="Times New Roman" w:eastAsia="Times New Roman" w:hAnsi="Times New Roman" w:cs="Times New Roman"/>
            <w:color w:val="0000FF"/>
            <w:kern w:val="0"/>
            <w:u w:val="single"/>
            <w14:ligatures w14:val="none"/>
          </w:rPr>
          <w:t>sosa:qualityOf</w:t>
        </w:r>
      </w:hyperlink>
      <w:r w:rsidRPr="008D2809">
        <w:rPr>
          <w:rFonts w:ascii="Times New Roman" w:eastAsia="Times New Roman" w:hAnsi="Times New Roman" w:cs="Times New Roman"/>
          <w:kern w:val="0"/>
          <w14:ligatures w14:val="none"/>
        </w:rPr>
        <w:t xml:space="preserve"> </w:t>
      </w:r>
    </w:p>
    <w:p w14:paraId="4D1C7D3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58FB76AC"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87" w:history="1">
        <w:r w:rsidRPr="008D2809">
          <w:rPr>
            <w:rFonts w:ascii="Times New Roman" w:eastAsia="Times New Roman" w:hAnsi="Times New Roman" w:cs="Times New Roman"/>
            <w:color w:val="0000FF"/>
            <w:kern w:val="0"/>
            <w:u w:val="single"/>
            <w14:ligatures w14:val="none"/>
          </w:rPr>
          <w:t>http://www.w3.org/ns/sosa/observation/</w:t>
        </w:r>
      </w:hyperlink>
      <w:r w:rsidRPr="008D2809">
        <w:rPr>
          <w:rFonts w:ascii="Times New Roman" w:eastAsia="Times New Roman" w:hAnsi="Times New Roman" w:cs="Times New Roman"/>
          <w:kern w:val="0"/>
          <w14:ligatures w14:val="none"/>
        </w:rPr>
        <w:t xml:space="preserve"> </w:t>
      </w:r>
    </w:p>
    <w:p w14:paraId="4204955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888" w:anchor="Observation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889"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44E1801F"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5.5.2.20 </w:t>
      </w:r>
      <w:r w:rsidRPr="008D2809">
        <w:rPr>
          <w:rFonts w:ascii="Times New Roman" w:eastAsia="Times New Roman" w:hAnsi="Times New Roman" w:cs="Times New Roman"/>
          <w:b/>
          <w:bCs/>
          <w:i/>
          <w:iCs/>
          <w:kern w:val="0"/>
          <w:sz w:val="20"/>
          <w:szCs w:val="20"/>
          <w14:ligatures w14:val="none"/>
        </w:rPr>
        <w:t>sosa:wasObservedBy</w:t>
      </w:r>
    </w:p>
    <w:p w14:paraId="19FCFF7A"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http://www.w3.org/ns/sosa/wasObservedBy </w:t>
      </w:r>
    </w:p>
    <w:p w14:paraId="19E1B97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03951BB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was observed by</w:t>
      </w:r>
      <w:r w:rsidRPr="008D2809">
        <w:rPr>
          <w:rFonts w:ascii="Times New Roman" w:eastAsia="Times New Roman" w:hAnsi="Times New Roman" w:cs="Times New Roman"/>
          <w:kern w:val="0"/>
          <w14:ligatures w14:val="none"/>
        </w:rPr>
        <w:t xml:space="preserve"> — relation from a Property to an Observation that observed </w:t>
      </w:r>
      <w:commentRangeStart w:id="288"/>
      <w:r w:rsidRPr="008D2809">
        <w:rPr>
          <w:rFonts w:ascii="Times New Roman" w:eastAsia="Times New Roman" w:hAnsi="Times New Roman" w:cs="Times New Roman"/>
          <w:kern w:val="0"/>
          <w14:ligatures w14:val="none"/>
        </w:rPr>
        <w:t xml:space="preserve">it </w:t>
      </w:r>
      <w:commentRangeEnd w:id="288"/>
      <w:r w:rsidR="00A7485C" w:rsidRPr="008D2809">
        <w:rPr>
          <w:rStyle w:val="CommentReference"/>
          <w:rFonts w:ascii="Times New Roman" w:eastAsia="Times New Roman" w:hAnsi="Times New Roman" w:cs="Times New Roman"/>
          <w:kern w:val="0"/>
          <w:sz w:val="24"/>
          <w:szCs w:val="24"/>
          <w14:ligatures w14:val="none"/>
        </w:rPr>
        <w:commentReference w:id="288"/>
      </w:r>
    </w:p>
    <w:p w14:paraId="0A56182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23E83DC5"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90"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w:t>
      </w:r>
    </w:p>
    <w:p w14:paraId="1F96869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6CB6D28E"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91" w:anchor="dfn-sosa-observation" w:history="1">
        <w:r w:rsidRPr="008D2809">
          <w:rPr>
            <w:rFonts w:ascii="Times New Roman" w:eastAsia="Times New Roman" w:hAnsi="Times New Roman" w:cs="Times New Roman"/>
            <w:color w:val="0000FF"/>
            <w:kern w:val="0"/>
            <w:u w:val="single"/>
            <w14:ligatures w14:val="none"/>
          </w:rPr>
          <w:t>sosa:Observation</w:t>
        </w:r>
      </w:hyperlink>
      <w:r w:rsidRPr="008D2809">
        <w:rPr>
          <w:rFonts w:ascii="Times New Roman" w:eastAsia="Times New Roman" w:hAnsi="Times New Roman" w:cs="Times New Roman"/>
          <w:kern w:val="0"/>
          <w14:ligatures w14:val="none"/>
        </w:rPr>
        <w:t xml:space="preserve">, </w:t>
      </w:r>
      <w:hyperlink r:id="rId1892" w:anchor="dfn-sosa-observationcollection" w:history="1">
        <w:r w:rsidRPr="008D2809">
          <w:rPr>
            <w:rFonts w:ascii="Times New Roman" w:eastAsia="Times New Roman" w:hAnsi="Times New Roman" w:cs="Times New Roman"/>
            <w:color w:val="0000FF"/>
            <w:kern w:val="0"/>
            <w:u w:val="single"/>
            <w14:ligatures w14:val="none"/>
          </w:rPr>
          <w:t>sosa:ObservationCollection</w:t>
        </w:r>
      </w:hyperlink>
      <w:r w:rsidRPr="008D2809">
        <w:rPr>
          <w:rFonts w:ascii="Times New Roman" w:eastAsia="Times New Roman" w:hAnsi="Times New Roman" w:cs="Times New Roman"/>
          <w:kern w:val="0"/>
          <w14:ligatures w14:val="none"/>
        </w:rPr>
        <w:t xml:space="preserve"> </w:t>
      </w:r>
    </w:p>
    <w:p w14:paraId="3CB8812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0D3FA0D8"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93" w:anchor="dfn-sosa-observedproperty" w:history="1">
        <w:r w:rsidRPr="008D2809">
          <w:rPr>
            <w:rFonts w:ascii="Times New Roman" w:eastAsia="Times New Roman" w:hAnsi="Times New Roman" w:cs="Times New Roman"/>
            <w:color w:val="0000FF"/>
            <w:kern w:val="0"/>
            <w:u w:val="single"/>
            <w14:ligatures w14:val="none"/>
          </w:rPr>
          <w:t>sosa:observedProperty</w:t>
        </w:r>
      </w:hyperlink>
      <w:r w:rsidRPr="008D2809">
        <w:rPr>
          <w:rFonts w:ascii="Times New Roman" w:eastAsia="Times New Roman" w:hAnsi="Times New Roman" w:cs="Times New Roman"/>
          <w:kern w:val="0"/>
          <w14:ligatures w14:val="none"/>
        </w:rPr>
        <w:t xml:space="preserve"> </w:t>
      </w:r>
    </w:p>
    <w:p w14:paraId="5D0A329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6B44C16B"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94" w:history="1">
        <w:r w:rsidRPr="008D2809">
          <w:rPr>
            <w:rFonts w:ascii="Times New Roman" w:eastAsia="Times New Roman" w:hAnsi="Times New Roman" w:cs="Times New Roman"/>
            <w:color w:val="0000FF"/>
            <w:kern w:val="0"/>
            <w:u w:val="single"/>
            <w14:ligatures w14:val="none"/>
          </w:rPr>
          <w:t>http://www.w3.org/ns/sosa/observation/</w:t>
        </w:r>
      </w:hyperlink>
      <w:r w:rsidRPr="008D2809">
        <w:rPr>
          <w:rFonts w:ascii="Times New Roman" w:eastAsia="Times New Roman" w:hAnsi="Times New Roman" w:cs="Times New Roman"/>
          <w:kern w:val="0"/>
          <w14:ligatures w14:val="none"/>
        </w:rPr>
        <w:t xml:space="preserve"> </w:t>
      </w:r>
    </w:p>
    <w:p w14:paraId="47BD26E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895" w:anchor="Observation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896"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3E8A174D"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5.5.2.21 </w:t>
      </w:r>
      <w:r w:rsidRPr="008D2809">
        <w:rPr>
          <w:rFonts w:ascii="Times New Roman" w:eastAsia="Times New Roman" w:hAnsi="Times New Roman" w:cs="Times New Roman"/>
          <w:b/>
          <w:bCs/>
          <w:i/>
          <w:iCs/>
          <w:kern w:val="0"/>
          <w:sz w:val="20"/>
          <w:szCs w:val="20"/>
          <w14:ligatures w14:val="none"/>
        </w:rPr>
        <w:t>sosa:wasOriginatedBy</w:t>
      </w:r>
    </w:p>
    <w:p w14:paraId="52ACC55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http://www.w3.org/ns/sosa/wasOriginatedBy </w:t>
      </w:r>
    </w:p>
    <w:p w14:paraId="491B17FC"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lastRenderedPageBreak/>
        <w:t>an OWL Object Property</w:t>
      </w:r>
      <w:r w:rsidRPr="008D2809">
        <w:rPr>
          <w:rFonts w:ascii="Times New Roman" w:eastAsia="Times New Roman" w:hAnsi="Times New Roman" w:cs="Times New Roman"/>
          <w:kern w:val="0"/>
          <w14:ligatures w14:val="none"/>
        </w:rPr>
        <w:t xml:space="preserve"> </w:t>
      </w:r>
    </w:p>
    <w:p w14:paraId="2F73EAAD" w14:textId="21A5A146"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was originated by</w:t>
      </w:r>
      <w:r w:rsidRPr="008D2809">
        <w:rPr>
          <w:rFonts w:ascii="Times New Roman" w:eastAsia="Times New Roman" w:hAnsi="Times New Roman" w:cs="Times New Roman"/>
          <w:kern w:val="0"/>
          <w14:ligatures w14:val="none"/>
        </w:rPr>
        <w:t xml:space="preserve"> — relation from an Observation to the Stimulus that originated </w:t>
      </w:r>
      <w:del w:id="289" w:author="Carl Reed" w:date="2026-08-24T12:51:00Z" w16du:dateUtc="2026-08-24T18:51:00Z">
        <w:r w:rsidRPr="008D2809" w:rsidDel="00340630">
          <w:rPr>
            <w:rFonts w:ascii="Times New Roman" w:eastAsia="Times New Roman" w:hAnsi="Times New Roman" w:cs="Times New Roman"/>
            <w:kern w:val="0"/>
            <w14:ligatures w14:val="none"/>
          </w:rPr>
          <w:delText xml:space="preserve">it </w:delText>
        </w:r>
      </w:del>
      <w:ins w:id="290" w:author="Carl Reed" w:date="2026-08-24T12:51:00Z" w16du:dateUtc="2026-08-24T18:51:00Z">
        <w:r w:rsidR="00340630">
          <w:rPr>
            <w:rFonts w:ascii="Times New Roman" w:eastAsia="Times New Roman" w:hAnsi="Times New Roman" w:cs="Times New Roman"/>
            <w:kern w:val="0"/>
            <w14:ligatures w14:val="none"/>
          </w:rPr>
          <w:t>the Observation.</w:t>
        </w:r>
        <w:r w:rsidR="00340630" w:rsidRPr="008D2809">
          <w:rPr>
            <w:rFonts w:ascii="Times New Roman" w:eastAsia="Times New Roman" w:hAnsi="Times New Roman" w:cs="Times New Roman"/>
            <w:kern w:val="0"/>
            <w14:ligatures w14:val="none"/>
          </w:rPr>
          <w:t xml:space="preserve"> </w:t>
        </w:r>
      </w:ins>
    </w:p>
    <w:p w14:paraId="0CFEB74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22CAF79D"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97" w:anchor="dfn-sosa-observation" w:history="1">
        <w:r w:rsidRPr="008D2809">
          <w:rPr>
            <w:rFonts w:ascii="Times New Roman" w:eastAsia="Times New Roman" w:hAnsi="Times New Roman" w:cs="Times New Roman"/>
            <w:color w:val="0000FF"/>
            <w:kern w:val="0"/>
            <w:u w:val="single"/>
            <w14:ligatures w14:val="none"/>
          </w:rPr>
          <w:t>sosa:Observation</w:t>
        </w:r>
      </w:hyperlink>
      <w:r w:rsidRPr="008D2809">
        <w:rPr>
          <w:rFonts w:ascii="Times New Roman" w:eastAsia="Times New Roman" w:hAnsi="Times New Roman" w:cs="Times New Roman"/>
          <w:kern w:val="0"/>
          <w14:ligatures w14:val="none"/>
        </w:rPr>
        <w:t xml:space="preserve">, </w:t>
      </w:r>
      <w:hyperlink r:id="rId1898" w:anchor="dfn-sosa-observationcollection" w:history="1">
        <w:r w:rsidRPr="008D2809">
          <w:rPr>
            <w:rFonts w:ascii="Times New Roman" w:eastAsia="Times New Roman" w:hAnsi="Times New Roman" w:cs="Times New Roman"/>
            <w:color w:val="0000FF"/>
            <w:kern w:val="0"/>
            <w:u w:val="single"/>
            <w14:ligatures w14:val="none"/>
          </w:rPr>
          <w:t>sosa:ObservationCollection</w:t>
        </w:r>
      </w:hyperlink>
      <w:r w:rsidRPr="008D2809">
        <w:rPr>
          <w:rFonts w:ascii="Times New Roman" w:eastAsia="Times New Roman" w:hAnsi="Times New Roman" w:cs="Times New Roman"/>
          <w:kern w:val="0"/>
          <w14:ligatures w14:val="none"/>
        </w:rPr>
        <w:t xml:space="preserve"> </w:t>
      </w:r>
    </w:p>
    <w:p w14:paraId="5F8A186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4FD7F7FF"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899" w:anchor="dfn-sosa-stimulus" w:history="1">
        <w:r w:rsidRPr="008D2809">
          <w:rPr>
            <w:rFonts w:ascii="Times New Roman" w:eastAsia="Times New Roman" w:hAnsi="Times New Roman" w:cs="Times New Roman"/>
            <w:color w:val="0000FF"/>
            <w:kern w:val="0"/>
            <w:u w:val="single"/>
            <w14:ligatures w14:val="none"/>
          </w:rPr>
          <w:t>sosa:Stimulus</w:t>
        </w:r>
      </w:hyperlink>
      <w:r w:rsidRPr="008D2809">
        <w:rPr>
          <w:rFonts w:ascii="Times New Roman" w:eastAsia="Times New Roman" w:hAnsi="Times New Roman" w:cs="Times New Roman"/>
          <w:kern w:val="0"/>
          <w14:ligatures w14:val="none"/>
        </w:rPr>
        <w:t xml:space="preserve"> </w:t>
      </w:r>
    </w:p>
    <w:p w14:paraId="2B51C8C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7B905DA5"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900" w:anchor="dfn-sosa-originated" w:history="1">
        <w:r w:rsidRPr="008D2809">
          <w:rPr>
            <w:rFonts w:ascii="Times New Roman" w:eastAsia="Times New Roman" w:hAnsi="Times New Roman" w:cs="Times New Roman"/>
            <w:color w:val="0000FF"/>
            <w:kern w:val="0"/>
            <w:u w:val="single"/>
            <w14:ligatures w14:val="none"/>
          </w:rPr>
          <w:t>sosa:originated</w:t>
        </w:r>
      </w:hyperlink>
      <w:r w:rsidRPr="008D2809">
        <w:rPr>
          <w:rFonts w:ascii="Times New Roman" w:eastAsia="Times New Roman" w:hAnsi="Times New Roman" w:cs="Times New Roman"/>
          <w:kern w:val="0"/>
          <w14:ligatures w14:val="none"/>
        </w:rPr>
        <w:t xml:space="preserve"> </w:t>
      </w:r>
    </w:p>
    <w:p w14:paraId="6C657D9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0C903DC3"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901" w:history="1">
        <w:r w:rsidRPr="008D2809">
          <w:rPr>
            <w:rFonts w:ascii="Times New Roman" w:eastAsia="Times New Roman" w:hAnsi="Times New Roman" w:cs="Times New Roman"/>
            <w:color w:val="0000FF"/>
            <w:kern w:val="0"/>
            <w:u w:val="single"/>
            <w14:ligatures w14:val="none"/>
          </w:rPr>
          <w:t>http://www.w3.org/ns/sosa/observation/</w:t>
        </w:r>
      </w:hyperlink>
      <w:r w:rsidRPr="008D2809">
        <w:rPr>
          <w:rFonts w:ascii="Times New Roman" w:eastAsia="Times New Roman" w:hAnsi="Times New Roman" w:cs="Times New Roman"/>
          <w:kern w:val="0"/>
          <w14:ligatures w14:val="none"/>
        </w:rPr>
        <w:t xml:space="preserve"> </w:t>
      </w:r>
    </w:p>
    <w:p w14:paraId="149E19F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902" w:anchor="Observation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903"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1056CE15" w14:textId="77777777" w:rsidR="008D2809" w:rsidRPr="008D2809" w:rsidRDefault="008D2809" w:rsidP="008D28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809">
        <w:rPr>
          <w:rFonts w:ascii="Times New Roman" w:eastAsia="Times New Roman" w:hAnsi="Times New Roman" w:cs="Times New Roman"/>
          <w:b/>
          <w:bCs/>
          <w:kern w:val="0"/>
          <w:sz w:val="27"/>
          <w:szCs w:val="27"/>
          <w14:ligatures w14:val="none"/>
        </w:rPr>
        <w:t>5.6 Sampling</w:t>
      </w:r>
    </w:p>
    <w:p w14:paraId="6D2CBBB1"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5.6.1 Overview</w:t>
      </w:r>
    </w:p>
    <w:p w14:paraId="68295AC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158B75D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hyperlink r:id="rId1904" w:anchor="Fig-Sampling" w:tooltip="Classes and relationships involved in Sampling Explanation of the notation used in class diagrams." w:history="1">
        <w:r w:rsidRPr="008D2809">
          <w:rPr>
            <w:rFonts w:ascii="Times New Roman" w:eastAsia="Times New Roman" w:hAnsi="Times New Roman" w:cs="Times New Roman"/>
            <w:color w:val="0000FF"/>
            <w:kern w:val="0"/>
            <w:u w:val="single"/>
            <w14:ligatures w14:val="none"/>
          </w:rPr>
          <w:t>Figure 19</w:t>
        </w:r>
      </w:hyperlink>
      <w:r w:rsidRPr="008D2809">
        <w:rPr>
          <w:rFonts w:ascii="Times New Roman" w:eastAsia="Times New Roman" w:hAnsi="Times New Roman" w:cs="Times New Roman"/>
          <w:kern w:val="0"/>
          <w14:ligatures w14:val="none"/>
        </w:rPr>
        <w:t xml:space="preserve"> provides an overview of the core classes and properties that are specifically related to modeling Samplings. </w:t>
      </w:r>
    </w:p>
    <w:p w14:paraId="223520F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1905" w:anchor="Fig-Sampling" w:history="1">
        <w:r w:rsidRPr="008D2809">
          <w:rPr>
            <w:rFonts w:ascii="Times New Roman" w:eastAsia="Times New Roman" w:hAnsi="Times New Roman" w:cs="Times New Roman"/>
            <w:color w:val="0000FF"/>
            <w:kern w:val="0"/>
            <w:u w:val="single"/>
            <w14:ligatures w14:val="none"/>
          </w:rPr>
          <w:t>Figure 19</w:t>
        </w:r>
      </w:hyperlink>
      <w:r w:rsidRPr="008D2809">
        <w:rPr>
          <w:rFonts w:ascii="Times New Roman" w:eastAsia="Times New Roman" w:hAnsi="Times New Roman" w:cs="Times New Roman"/>
          <w:kern w:val="0"/>
          <w14:ligatures w14:val="none"/>
        </w:rPr>
        <w:t xml:space="preserve"> Classes and relationships involved in Sampling </w:t>
      </w:r>
      <w:r w:rsidRPr="008D2809">
        <w:rPr>
          <w:rFonts w:ascii="Times New Roman" w:eastAsia="Times New Roman" w:hAnsi="Times New Roman" w:cs="Times New Roman"/>
          <w:kern w:val="0"/>
          <w14:ligatures w14:val="none"/>
        </w:rPr>
        <w:br/>
      </w:r>
      <w:hyperlink r:id="rId1906" w:anchor="Class-diagram" w:history="1">
        <w:r w:rsidRPr="008D2809">
          <w:rPr>
            <w:rFonts w:ascii="Times New Roman" w:eastAsia="Times New Roman" w:hAnsi="Times New Roman" w:cs="Times New Roman"/>
            <w:i/>
            <w:iCs/>
            <w:color w:val="0000FF"/>
            <w:kern w:val="0"/>
            <w:u w:val="single"/>
            <w14:ligatures w14:val="none"/>
          </w:rPr>
          <w:t>Explanation of the notation used in class diagrams</w:t>
        </w:r>
      </w:hyperlink>
      <w:r w:rsidRPr="008D2809">
        <w:rPr>
          <w:rFonts w:ascii="Times New Roman" w:eastAsia="Times New Roman" w:hAnsi="Times New Roman" w:cs="Times New Roman"/>
          <w:kern w:val="0"/>
          <w14:ligatures w14:val="none"/>
        </w:rPr>
        <w:t xml:space="preserve">. </w:t>
      </w:r>
    </w:p>
    <w:p w14:paraId="6B3D4A83"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5.6.2 Specification</w:t>
      </w:r>
    </w:p>
    <w:p w14:paraId="29606DB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This section introduces the following classes and properties:</w:t>
      </w:r>
    </w:p>
    <w:p w14:paraId="735CDA9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hyperlink r:id="rId1907" w:anchor="dfn-sosa-sample" w:history="1">
        <w:r w:rsidRPr="008D2809">
          <w:rPr>
            <w:rFonts w:ascii="Times New Roman" w:eastAsia="Times New Roman" w:hAnsi="Times New Roman" w:cs="Times New Roman"/>
            <w:color w:val="0000FF"/>
            <w:kern w:val="0"/>
            <w:u w:val="single"/>
            <w14:ligatures w14:val="none"/>
          </w:rPr>
          <w:t>sosa:Sample</w:t>
        </w:r>
      </w:hyperlink>
      <w:r w:rsidRPr="008D2809">
        <w:rPr>
          <w:rFonts w:ascii="Times New Roman" w:eastAsia="Times New Roman" w:hAnsi="Times New Roman" w:cs="Times New Roman"/>
          <w:kern w:val="0"/>
          <w14:ligatures w14:val="none"/>
        </w:rPr>
        <w:t xml:space="preserve">, </w:t>
      </w:r>
      <w:hyperlink r:id="rId1908" w:anchor="dfn-sosa-materialsample" w:history="1">
        <w:r w:rsidRPr="008D2809">
          <w:rPr>
            <w:rFonts w:ascii="Times New Roman" w:eastAsia="Times New Roman" w:hAnsi="Times New Roman" w:cs="Times New Roman"/>
            <w:color w:val="0000FF"/>
            <w:kern w:val="0"/>
            <w:u w:val="single"/>
            <w14:ligatures w14:val="none"/>
          </w:rPr>
          <w:t>sosa:MaterialSample</w:t>
        </w:r>
      </w:hyperlink>
      <w:r w:rsidRPr="008D2809">
        <w:rPr>
          <w:rFonts w:ascii="Times New Roman" w:eastAsia="Times New Roman" w:hAnsi="Times New Roman" w:cs="Times New Roman"/>
          <w:kern w:val="0"/>
          <w14:ligatures w14:val="none"/>
        </w:rPr>
        <w:t xml:space="preserve">, </w:t>
      </w:r>
      <w:hyperlink r:id="rId1909" w:anchor="dfn-sosa-spatialsample" w:history="1">
        <w:r w:rsidRPr="008D2809">
          <w:rPr>
            <w:rFonts w:ascii="Times New Roman" w:eastAsia="Times New Roman" w:hAnsi="Times New Roman" w:cs="Times New Roman"/>
            <w:color w:val="0000FF"/>
            <w:kern w:val="0"/>
            <w:u w:val="single"/>
            <w14:ligatures w14:val="none"/>
          </w:rPr>
          <w:t>sosa:SpatialSample</w:t>
        </w:r>
      </w:hyperlink>
      <w:r w:rsidRPr="008D2809">
        <w:rPr>
          <w:rFonts w:ascii="Times New Roman" w:eastAsia="Times New Roman" w:hAnsi="Times New Roman" w:cs="Times New Roman"/>
          <w:kern w:val="0"/>
          <w14:ligatures w14:val="none"/>
        </w:rPr>
        <w:t xml:space="preserve">, </w:t>
      </w:r>
      <w:hyperlink r:id="rId1910" w:anchor="dfn-sosa-statisticalsample" w:history="1">
        <w:r w:rsidRPr="008D2809">
          <w:rPr>
            <w:rFonts w:ascii="Times New Roman" w:eastAsia="Times New Roman" w:hAnsi="Times New Roman" w:cs="Times New Roman"/>
            <w:color w:val="0000FF"/>
            <w:kern w:val="0"/>
            <w:u w:val="single"/>
            <w14:ligatures w14:val="none"/>
          </w:rPr>
          <w:t>sosa:StatisticalSample</w:t>
        </w:r>
      </w:hyperlink>
      <w:r w:rsidRPr="008D2809">
        <w:rPr>
          <w:rFonts w:ascii="Times New Roman" w:eastAsia="Times New Roman" w:hAnsi="Times New Roman" w:cs="Times New Roman"/>
          <w:kern w:val="0"/>
          <w14:ligatures w14:val="none"/>
        </w:rPr>
        <w:t xml:space="preserve">, </w:t>
      </w:r>
      <w:hyperlink r:id="rId1911" w:anchor="dfn-sosa-samplecollection" w:history="1">
        <w:r w:rsidRPr="008D2809">
          <w:rPr>
            <w:rFonts w:ascii="Times New Roman" w:eastAsia="Times New Roman" w:hAnsi="Times New Roman" w:cs="Times New Roman"/>
            <w:color w:val="0000FF"/>
            <w:kern w:val="0"/>
            <w:u w:val="single"/>
            <w14:ligatures w14:val="none"/>
          </w:rPr>
          <w:t>sosa:SampleCollection</w:t>
        </w:r>
      </w:hyperlink>
      <w:r w:rsidRPr="008D2809">
        <w:rPr>
          <w:rFonts w:ascii="Times New Roman" w:eastAsia="Times New Roman" w:hAnsi="Times New Roman" w:cs="Times New Roman"/>
          <w:kern w:val="0"/>
          <w14:ligatures w14:val="none"/>
        </w:rPr>
        <w:t xml:space="preserve">, </w:t>
      </w:r>
      <w:hyperlink r:id="rId1912" w:anchor="dfn-sosa-sampler" w:history="1">
        <w:r w:rsidRPr="008D2809">
          <w:rPr>
            <w:rFonts w:ascii="Times New Roman" w:eastAsia="Times New Roman" w:hAnsi="Times New Roman" w:cs="Times New Roman"/>
            <w:color w:val="0000FF"/>
            <w:kern w:val="0"/>
            <w:u w:val="single"/>
            <w14:ligatures w14:val="none"/>
          </w:rPr>
          <w:t>sosa:Sampler</w:t>
        </w:r>
      </w:hyperlink>
      <w:r w:rsidRPr="008D2809">
        <w:rPr>
          <w:rFonts w:ascii="Times New Roman" w:eastAsia="Times New Roman" w:hAnsi="Times New Roman" w:cs="Times New Roman"/>
          <w:kern w:val="0"/>
          <w14:ligatures w14:val="none"/>
        </w:rPr>
        <w:t xml:space="preserve">, </w:t>
      </w:r>
      <w:hyperlink r:id="rId1913" w:anchor="dfn-sosa-sampling" w:history="1">
        <w:r w:rsidRPr="008D2809">
          <w:rPr>
            <w:rFonts w:ascii="Times New Roman" w:eastAsia="Times New Roman" w:hAnsi="Times New Roman" w:cs="Times New Roman"/>
            <w:color w:val="0000FF"/>
            <w:kern w:val="0"/>
            <w:u w:val="single"/>
            <w14:ligatures w14:val="none"/>
          </w:rPr>
          <w:t>sosa:Sampling</w:t>
        </w:r>
      </w:hyperlink>
      <w:r w:rsidRPr="008D2809">
        <w:rPr>
          <w:rFonts w:ascii="Times New Roman" w:eastAsia="Times New Roman" w:hAnsi="Times New Roman" w:cs="Times New Roman"/>
          <w:kern w:val="0"/>
          <w14:ligatures w14:val="none"/>
        </w:rPr>
        <w:t xml:space="preserve">, </w:t>
      </w:r>
      <w:hyperlink r:id="rId1914" w:anchor="dfn-sosa-samplingcollection" w:history="1">
        <w:r w:rsidRPr="008D2809">
          <w:rPr>
            <w:rFonts w:ascii="Times New Roman" w:eastAsia="Times New Roman" w:hAnsi="Times New Roman" w:cs="Times New Roman"/>
            <w:color w:val="0000FF"/>
            <w:kern w:val="0"/>
            <w:u w:val="single"/>
            <w14:ligatures w14:val="none"/>
          </w:rPr>
          <w:t>sosa:SamplingCollection</w:t>
        </w:r>
      </w:hyperlink>
      <w:r w:rsidRPr="008D2809">
        <w:rPr>
          <w:rFonts w:ascii="Times New Roman" w:eastAsia="Times New Roman" w:hAnsi="Times New Roman" w:cs="Times New Roman"/>
          <w:kern w:val="0"/>
          <w14:ligatures w14:val="none"/>
        </w:rPr>
        <w:t xml:space="preserve">, </w:t>
      </w:r>
      <w:hyperlink r:id="rId1915" w:anchor="dfn-sosa-samplingprocedure" w:history="1">
        <w:r w:rsidRPr="008D2809">
          <w:rPr>
            <w:rFonts w:ascii="Times New Roman" w:eastAsia="Times New Roman" w:hAnsi="Times New Roman" w:cs="Times New Roman"/>
            <w:color w:val="0000FF"/>
            <w:kern w:val="0"/>
            <w:u w:val="single"/>
            <w14:ligatures w14:val="none"/>
          </w:rPr>
          <w:t>sosa:SamplingProcedure</w:t>
        </w:r>
      </w:hyperlink>
      <w:r w:rsidRPr="008D2809">
        <w:rPr>
          <w:rFonts w:ascii="Times New Roman" w:eastAsia="Times New Roman" w:hAnsi="Times New Roman" w:cs="Times New Roman"/>
          <w:kern w:val="0"/>
          <w14:ligatures w14:val="none"/>
        </w:rPr>
        <w:t xml:space="preserve">, </w:t>
      </w:r>
      <w:hyperlink r:id="rId1916" w:anchor="dfn-sosa-featurehasultimatesample" w:history="1">
        <w:r w:rsidRPr="008D2809">
          <w:rPr>
            <w:rFonts w:ascii="Times New Roman" w:eastAsia="Times New Roman" w:hAnsi="Times New Roman" w:cs="Times New Roman"/>
            <w:color w:val="0000FF"/>
            <w:kern w:val="0"/>
            <w:u w:val="single"/>
            <w14:ligatures w14:val="none"/>
          </w:rPr>
          <w:t>sosa:featureHasUltimateSample</w:t>
        </w:r>
      </w:hyperlink>
      <w:r w:rsidRPr="008D2809">
        <w:rPr>
          <w:rFonts w:ascii="Times New Roman" w:eastAsia="Times New Roman" w:hAnsi="Times New Roman" w:cs="Times New Roman"/>
          <w:kern w:val="0"/>
          <w14:ligatures w14:val="none"/>
        </w:rPr>
        <w:t xml:space="preserve">, </w:t>
      </w:r>
      <w:hyperlink r:id="rId1917" w:anchor="dfn-sosa-hasoriginalsample" w:history="1">
        <w:r w:rsidRPr="008D2809">
          <w:rPr>
            <w:rFonts w:ascii="Times New Roman" w:eastAsia="Times New Roman" w:hAnsi="Times New Roman" w:cs="Times New Roman"/>
            <w:color w:val="0000FF"/>
            <w:kern w:val="0"/>
            <w:u w:val="single"/>
            <w14:ligatures w14:val="none"/>
          </w:rPr>
          <w:t>sosa:hasOriginalSample</w:t>
        </w:r>
      </w:hyperlink>
      <w:r w:rsidRPr="008D2809">
        <w:rPr>
          <w:rFonts w:ascii="Times New Roman" w:eastAsia="Times New Roman" w:hAnsi="Times New Roman" w:cs="Times New Roman"/>
          <w:kern w:val="0"/>
          <w14:ligatures w14:val="none"/>
        </w:rPr>
        <w:t xml:space="preserve">, </w:t>
      </w:r>
      <w:hyperlink r:id="rId1918" w:anchor="dfn-sosa-hassample" w:history="1">
        <w:r w:rsidRPr="008D2809">
          <w:rPr>
            <w:rFonts w:ascii="Times New Roman" w:eastAsia="Times New Roman" w:hAnsi="Times New Roman" w:cs="Times New Roman"/>
            <w:color w:val="0000FF"/>
            <w:kern w:val="0"/>
            <w:u w:val="single"/>
            <w14:ligatures w14:val="none"/>
          </w:rPr>
          <w:t>sosa:hasSample</w:t>
        </w:r>
      </w:hyperlink>
      <w:r w:rsidRPr="008D2809">
        <w:rPr>
          <w:rFonts w:ascii="Times New Roman" w:eastAsia="Times New Roman" w:hAnsi="Times New Roman" w:cs="Times New Roman"/>
          <w:kern w:val="0"/>
          <w14:ligatures w14:val="none"/>
        </w:rPr>
        <w:t xml:space="preserve">, </w:t>
      </w:r>
      <w:hyperlink r:id="rId1919" w:anchor="dfn-sosa-isoriginalsampleof" w:history="1">
        <w:r w:rsidRPr="008D2809">
          <w:rPr>
            <w:rFonts w:ascii="Times New Roman" w:eastAsia="Times New Roman" w:hAnsi="Times New Roman" w:cs="Times New Roman"/>
            <w:color w:val="0000FF"/>
            <w:kern w:val="0"/>
            <w:u w:val="single"/>
            <w14:ligatures w14:val="none"/>
          </w:rPr>
          <w:t>sosa:isOriginalSampleOf</w:t>
        </w:r>
      </w:hyperlink>
      <w:r w:rsidRPr="008D2809">
        <w:rPr>
          <w:rFonts w:ascii="Times New Roman" w:eastAsia="Times New Roman" w:hAnsi="Times New Roman" w:cs="Times New Roman"/>
          <w:kern w:val="0"/>
          <w14:ligatures w14:val="none"/>
        </w:rPr>
        <w:t xml:space="preserve">, </w:t>
      </w:r>
      <w:hyperlink r:id="rId1920" w:anchor="dfn-sosa-isresultofmadebysampler" w:history="1">
        <w:r w:rsidRPr="008D2809">
          <w:rPr>
            <w:rFonts w:ascii="Times New Roman" w:eastAsia="Times New Roman" w:hAnsi="Times New Roman" w:cs="Times New Roman"/>
            <w:color w:val="0000FF"/>
            <w:kern w:val="0"/>
            <w:u w:val="single"/>
            <w14:ligatures w14:val="none"/>
          </w:rPr>
          <w:t>sosa:isResultOfMadeBySampler</w:t>
        </w:r>
      </w:hyperlink>
      <w:r w:rsidRPr="008D2809">
        <w:rPr>
          <w:rFonts w:ascii="Times New Roman" w:eastAsia="Times New Roman" w:hAnsi="Times New Roman" w:cs="Times New Roman"/>
          <w:kern w:val="0"/>
          <w14:ligatures w14:val="none"/>
        </w:rPr>
        <w:t xml:space="preserve">, </w:t>
      </w:r>
      <w:hyperlink r:id="rId1921" w:anchor="dfn-sosa-isresultofusedprocedure" w:history="1">
        <w:r w:rsidRPr="008D2809">
          <w:rPr>
            <w:rFonts w:ascii="Times New Roman" w:eastAsia="Times New Roman" w:hAnsi="Times New Roman" w:cs="Times New Roman"/>
            <w:color w:val="0000FF"/>
            <w:kern w:val="0"/>
            <w:u w:val="single"/>
            <w14:ligatures w14:val="none"/>
          </w:rPr>
          <w:t>sosa:isResultOfUsedProcedure</w:t>
        </w:r>
      </w:hyperlink>
      <w:r w:rsidRPr="008D2809">
        <w:rPr>
          <w:rFonts w:ascii="Times New Roman" w:eastAsia="Times New Roman" w:hAnsi="Times New Roman" w:cs="Times New Roman"/>
          <w:kern w:val="0"/>
          <w14:ligatures w14:val="none"/>
        </w:rPr>
        <w:t xml:space="preserve">, </w:t>
      </w:r>
      <w:hyperlink r:id="rId1922" w:anchor="dfn-sosa-issampleof" w:history="1">
        <w:r w:rsidRPr="008D2809">
          <w:rPr>
            <w:rFonts w:ascii="Times New Roman" w:eastAsia="Times New Roman" w:hAnsi="Times New Roman" w:cs="Times New Roman"/>
            <w:color w:val="0000FF"/>
            <w:kern w:val="0"/>
            <w:u w:val="single"/>
            <w14:ligatures w14:val="none"/>
          </w:rPr>
          <w:t>sosa:isSampleOf</w:t>
        </w:r>
      </w:hyperlink>
      <w:r w:rsidRPr="008D2809">
        <w:rPr>
          <w:rFonts w:ascii="Times New Roman" w:eastAsia="Times New Roman" w:hAnsi="Times New Roman" w:cs="Times New Roman"/>
          <w:kern w:val="0"/>
          <w14:ligatures w14:val="none"/>
        </w:rPr>
        <w:t xml:space="preserve">, </w:t>
      </w:r>
      <w:hyperlink r:id="rId1923" w:anchor="dfn-sosa-issampleofultimatefoi" w:history="1">
        <w:r w:rsidRPr="008D2809">
          <w:rPr>
            <w:rFonts w:ascii="Times New Roman" w:eastAsia="Times New Roman" w:hAnsi="Times New Roman" w:cs="Times New Roman"/>
            <w:color w:val="0000FF"/>
            <w:kern w:val="0"/>
            <w:u w:val="single"/>
            <w14:ligatures w14:val="none"/>
          </w:rPr>
          <w:t>sosa:isSampleOfUltimateFOI</w:t>
        </w:r>
      </w:hyperlink>
      <w:r w:rsidRPr="008D2809">
        <w:rPr>
          <w:rFonts w:ascii="Times New Roman" w:eastAsia="Times New Roman" w:hAnsi="Times New Roman" w:cs="Times New Roman"/>
          <w:kern w:val="0"/>
          <w14:ligatures w14:val="none"/>
        </w:rPr>
        <w:t xml:space="preserve">, </w:t>
      </w:r>
      <w:hyperlink r:id="rId1924" w:anchor="dfn-sosa-madebysampler" w:history="1">
        <w:r w:rsidRPr="008D2809">
          <w:rPr>
            <w:rFonts w:ascii="Times New Roman" w:eastAsia="Times New Roman" w:hAnsi="Times New Roman" w:cs="Times New Roman"/>
            <w:color w:val="0000FF"/>
            <w:kern w:val="0"/>
            <w:u w:val="single"/>
            <w14:ligatures w14:val="none"/>
          </w:rPr>
          <w:t>sosa:madeBySampler</w:t>
        </w:r>
      </w:hyperlink>
      <w:r w:rsidRPr="008D2809">
        <w:rPr>
          <w:rFonts w:ascii="Times New Roman" w:eastAsia="Times New Roman" w:hAnsi="Times New Roman" w:cs="Times New Roman"/>
          <w:kern w:val="0"/>
          <w14:ligatures w14:val="none"/>
        </w:rPr>
        <w:t xml:space="preserve">, </w:t>
      </w:r>
      <w:hyperlink r:id="rId1925" w:anchor="dfn-sosa-madesampling" w:history="1">
        <w:r w:rsidRPr="008D2809">
          <w:rPr>
            <w:rFonts w:ascii="Times New Roman" w:eastAsia="Times New Roman" w:hAnsi="Times New Roman" w:cs="Times New Roman"/>
            <w:color w:val="0000FF"/>
            <w:kern w:val="0"/>
            <w:u w:val="single"/>
            <w14:ligatures w14:val="none"/>
          </w:rPr>
          <w:t>sosa:madeSampling</w:t>
        </w:r>
      </w:hyperlink>
      <w:r w:rsidRPr="008D2809">
        <w:rPr>
          <w:rFonts w:ascii="Times New Roman" w:eastAsia="Times New Roman" w:hAnsi="Times New Roman" w:cs="Times New Roman"/>
          <w:kern w:val="0"/>
          <w14:ligatures w14:val="none"/>
        </w:rPr>
        <w:t xml:space="preserve">, </w:t>
      </w:r>
      <w:hyperlink r:id="rId1926" w:anchor="dfn-sosa-madesamplinghasresult" w:history="1">
        <w:r w:rsidRPr="008D2809">
          <w:rPr>
            <w:rFonts w:ascii="Times New Roman" w:eastAsia="Times New Roman" w:hAnsi="Times New Roman" w:cs="Times New Roman"/>
            <w:color w:val="0000FF"/>
            <w:kern w:val="0"/>
            <w:u w:val="single"/>
            <w14:ligatures w14:val="none"/>
          </w:rPr>
          <w:t>sosa:madeSamplingHasResult</w:t>
        </w:r>
      </w:hyperlink>
      <w:r w:rsidRPr="008D2809">
        <w:rPr>
          <w:rFonts w:ascii="Times New Roman" w:eastAsia="Times New Roman" w:hAnsi="Times New Roman" w:cs="Times New Roman"/>
          <w:kern w:val="0"/>
          <w14:ligatures w14:val="none"/>
        </w:rPr>
        <w:t xml:space="preserve">, </w:t>
      </w:r>
      <w:hyperlink r:id="rId1927" w:anchor="dfn-sosa-usedforexecutionhasresult" w:history="1">
        <w:r w:rsidRPr="008D2809">
          <w:rPr>
            <w:rFonts w:ascii="Times New Roman" w:eastAsia="Times New Roman" w:hAnsi="Times New Roman" w:cs="Times New Roman"/>
            <w:color w:val="0000FF"/>
            <w:kern w:val="0"/>
            <w:u w:val="single"/>
            <w14:ligatures w14:val="none"/>
          </w:rPr>
          <w:t>sosa:usedForExecutionHasResult</w:t>
        </w:r>
      </w:hyperlink>
      <w:r w:rsidRPr="008D2809">
        <w:rPr>
          <w:rFonts w:ascii="Times New Roman" w:eastAsia="Times New Roman" w:hAnsi="Times New Roman" w:cs="Times New Roman"/>
          <w:kern w:val="0"/>
          <w14:ligatures w14:val="none"/>
        </w:rPr>
        <w:t xml:space="preserve"> </w:t>
      </w:r>
    </w:p>
    <w:p w14:paraId="4C39E084"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5.6.2.1 </w:t>
      </w:r>
      <w:r w:rsidRPr="008D2809">
        <w:rPr>
          <w:rFonts w:ascii="Times New Roman" w:eastAsia="Times New Roman" w:hAnsi="Times New Roman" w:cs="Times New Roman"/>
          <w:b/>
          <w:bCs/>
          <w:i/>
          <w:iCs/>
          <w:kern w:val="0"/>
          <w:sz w:val="20"/>
          <w:szCs w:val="20"/>
          <w14:ligatures w14:val="none"/>
        </w:rPr>
        <w:t>sosa:Sample</w:t>
      </w:r>
    </w:p>
    <w:p w14:paraId="6366FAE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http://www.w3.org/ns/sosa/Sample </w:t>
      </w:r>
    </w:p>
    <w:p w14:paraId="00B4265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Class</w:t>
      </w:r>
      <w:r w:rsidRPr="008D2809">
        <w:rPr>
          <w:rFonts w:ascii="Times New Roman" w:eastAsia="Times New Roman" w:hAnsi="Times New Roman" w:cs="Times New Roman"/>
          <w:kern w:val="0"/>
          <w14:ligatures w14:val="none"/>
        </w:rPr>
        <w:t xml:space="preserve"> </w:t>
      </w:r>
    </w:p>
    <w:p w14:paraId="1A2EC652" w14:textId="5AA88174"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Sample</w:t>
      </w:r>
      <w:r w:rsidRPr="008D2809">
        <w:rPr>
          <w:rFonts w:ascii="Times New Roman" w:eastAsia="Times New Roman" w:hAnsi="Times New Roman" w:cs="Times New Roman"/>
          <w:kern w:val="0"/>
          <w14:ligatures w14:val="none"/>
        </w:rPr>
        <w:t xml:space="preserve"> — piece or subset that is intended to be representative of a FeatureOfInterest</w:t>
      </w:r>
      <w:ins w:id="291" w:author="Carl Reed" w:date="2026-08-24T12:51:00Z" w16du:dateUtc="2026-08-24T18:51:00Z">
        <w:r w:rsidR="00340630">
          <w:rPr>
            <w:rFonts w:ascii="Times New Roman" w:eastAsia="Times New Roman" w:hAnsi="Times New Roman" w:cs="Times New Roman"/>
            <w:kern w:val="0"/>
            <w14:ligatures w14:val="none"/>
          </w:rPr>
          <w:t>.</w:t>
        </w:r>
      </w:ins>
      <w:del w:id="292" w:author="Carl Reed" w:date="2026-08-24T12:51:00Z" w16du:dateUtc="2026-08-24T18:51:00Z">
        <w:r w:rsidRPr="008D2809" w:rsidDel="00340630">
          <w:rPr>
            <w:rFonts w:ascii="Times New Roman" w:eastAsia="Times New Roman" w:hAnsi="Times New Roman" w:cs="Times New Roman"/>
            <w:kern w:val="0"/>
            <w14:ligatures w14:val="none"/>
          </w:rPr>
          <w:delText xml:space="preserve"> </w:delText>
        </w:r>
      </w:del>
    </w:p>
    <w:p w14:paraId="0F7B09EA"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 xml:space="preserve">Three specializations of </w:t>
      </w:r>
      <w:hyperlink r:id="rId1928" w:anchor="dfn-sosa-sample" w:history="1">
        <w:r w:rsidRPr="008D2809">
          <w:rPr>
            <w:rFonts w:ascii="Times New Roman" w:eastAsia="Times New Roman" w:hAnsi="Times New Roman" w:cs="Times New Roman"/>
            <w:color w:val="0000FF"/>
            <w:kern w:val="0"/>
            <w:u w:val="single"/>
            <w14:ligatures w14:val="none"/>
          </w:rPr>
          <w:t>sosa:Sample</w:t>
        </w:r>
      </w:hyperlink>
      <w:r w:rsidRPr="008D2809">
        <w:rPr>
          <w:rFonts w:ascii="Times New Roman" w:eastAsia="Times New Roman" w:hAnsi="Times New Roman" w:cs="Times New Roman"/>
          <w:kern w:val="0"/>
          <w14:ligatures w14:val="none"/>
        </w:rPr>
        <w:t xml:space="preserve"> are provided:</w:t>
      </w:r>
    </w:p>
    <w:p w14:paraId="7E3817FB" w14:textId="77777777" w:rsidR="008D2809" w:rsidRPr="008D2809" w:rsidRDefault="008D2809" w:rsidP="008D280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hyperlink r:id="rId1929" w:anchor="dfn-sosa-materialsample" w:history="1">
        <w:r w:rsidRPr="008D2809">
          <w:rPr>
            <w:rFonts w:ascii="Times New Roman" w:eastAsia="Times New Roman" w:hAnsi="Times New Roman" w:cs="Times New Roman"/>
            <w:color w:val="0000FF"/>
            <w:kern w:val="0"/>
            <w:u w:val="single"/>
            <w14:ligatures w14:val="none"/>
          </w:rPr>
          <w:t>sosa:MaterialSample</w:t>
        </w:r>
      </w:hyperlink>
    </w:p>
    <w:p w14:paraId="48FCE2B2" w14:textId="77777777" w:rsidR="008D2809" w:rsidRPr="008D2809" w:rsidRDefault="008D2809" w:rsidP="008D280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hyperlink r:id="rId1930" w:anchor="dfn-sosa-spatialsample" w:history="1">
        <w:r w:rsidRPr="008D2809">
          <w:rPr>
            <w:rFonts w:ascii="Times New Roman" w:eastAsia="Times New Roman" w:hAnsi="Times New Roman" w:cs="Times New Roman"/>
            <w:color w:val="0000FF"/>
            <w:kern w:val="0"/>
            <w:u w:val="single"/>
            <w14:ligatures w14:val="none"/>
          </w:rPr>
          <w:t>sosa:SpatialSample</w:t>
        </w:r>
      </w:hyperlink>
    </w:p>
    <w:p w14:paraId="2891951E" w14:textId="77777777" w:rsidR="008D2809" w:rsidRPr="008D2809" w:rsidRDefault="008D2809" w:rsidP="008D280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hyperlink r:id="rId1931" w:anchor="dfn-sosa-statisticalsample" w:history="1">
        <w:r w:rsidRPr="008D2809">
          <w:rPr>
            <w:rFonts w:ascii="Times New Roman" w:eastAsia="Times New Roman" w:hAnsi="Times New Roman" w:cs="Times New Roman"/>
            <w:color w:val="0000FF"/>
            <w:kern w:val="0"/>
            <w:u w:val="single"/>
            <w14:ligatures w14:val="none"/>
          </w:rPr>
          <w:t>sosa:StatisticalSample</w:t>
        </w:r>
      </w:hyperlink>
    </w:p>
    <w:p w14:paraId="74125A3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1932" w:anchor="Fig-SampleSpecializations" w:history="1">
        <w:r w:rsidRPr="008D2809">
          <w:rPr>
            <w:rFonts w:ascii="Times New Roman" w:eastAsia="Times New Roman" w:hAnsi="Times New Roman" w:cs="Times New Roman"/>
            <w:color w:val="0000FF"/>
            <w:kern w:val="0"/>
            <w:u w:val="single"/>
            <w14:ligatures w14:val="none"/>
          </w:rPr>
          <w:t>Figure 20</w:t>
        </w:r>
      </w:hyperlink>
      <w:r w:rsidRPr="008D2809">
        <w:rPr>
          <w:rFonts w:ascii="Times New Roman" w:eastAsia="Times New Roman" w:hAnsi="Times New Roman" w:cs="Times New Roman"/>
          <w:kern w:val="0"/>
          <w14:ligatures w14:val="none"/>
        </w:rPr>
        <w:t xml:space="preserve"> Specialized sample types: MaterialSample, SpatialSample, StatisticalSample </w:t>
      </w:r>
      <w:r w:rsidRPr="008D2809">
        <w:rPr>
          <w:rFonts w:ascii="Times New Roman" w:eastAsia="Times New Roman" w:hAnsi="Times New Roman" w:cs="Times New Roman"/>
          <w:kern w:val="0"/>
          <w14:ligatures w14:val="none"/>
        </w:rPr>
        <w:br/>
      </w:r>
      <w:hyperlink r:id="rId1933" w:anchor="Class-diagram" w:history="1">
        <w:r w:rsidRPr="008D2809">
          <w:rPr>
            <w:rFonts w:ascii="Times New Roman" w:eastAsia="Times New Roman" w:hAnsi="Times New Roman" w:cs="Times New Roman"/>
            <w:i/>
            <w:iCs/>
            <w:color w:val="0000FF"/>
            <w:kern w:val="0"/>
            <w:u w:val="single"/>
            <w14:ligatures w14:val="none"/>
          </w:rPr>
          <w:t>Explanation of the notation used in class diagrams</w:t>
        </w:r>
      </w:hyperlink>
      <w:r w:rsidRPr="008D2809">
        <w:rPr>
          <w:rFonts w:ascii="Times New Roman" w:eastAsia="Times New Roman" w:hAnsi="Times New Roman" w:cs="Times New Roman"/>
          <w:kern w:val="0"/>
          <w14:ligatures w14:val="none"/>
        </w:rPr>
        <w:t xml:space="preserve">. </w:t>
      </w:r>
    </w:p>
    <w:p w14:paraId="7F1AEFC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476D876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 Sample may have a geographic location. See </w:t>
      </w:r>
      <w:hyperlink r:id="rId1934" w:anchor="ModelLocation" w:history="1">
        <w:r w:rsidRPr="008D2809">
          <w:rPr>
            <w:rFonts w:ascii="Times New Roman" w:eastAsia="Times New Roman" w:hAnsi="Times New Roman" w:cs="Times New Roman"/>
            <w:color w:val="0000FF"/>
            <w:kern w:val="0"/>
            <w:u w:val="single"/>
            <w14:ligatures w14:val="none"/>
          </w:rPr>
          <w:t>Location and Geometry</w:t>
        </w:r>
      </w:hyperlink>
      <w:r w:rsidRPr="008D2809">
        <w:rPr>
          <w:rFonts w:ascii="Times New Roman" w:eastAsia="Times New Roman" w:hAnsi="Times New Roman" w:cs="Times New Roman"/>
          <w:kern w:val="0"/>
          <w14:ligatures w14:val="none"/>
        </w:rPr>
        <w:t xml:space="preserve"> for patterns to describe this.</w:t>
      </w:r>
    </w:p>
    <w:p w14:paraId="4FEF3ED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284BD86A" w14:textId="1B0467DC"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 the previous edition</w:t>
      </w:r>
      <w:ins w:id="293" w:author="Carl Reed" w:date="2026-08-24T12:51:00Z" w16du:dateUtc="2026-08-24T18:51:00Z">
        <w:r w:rsidR="00340630">
          <w:rPr>
            <w:rFonts w:ascii="Times New Roman" w:eastAsia="Times New Roman" w:hAnsi="Times New Roman" w:cs="Times New Roman"/>
            <w:kern w:val="0"/>
            <w14:ligatures w14:val="none"/>
          </w:rPr>
          <w:t xml:space="preserve"> for this document,</w:t>
        </w:r>
      </w:ins>
      <w:r w:rsidRPr="008D2809">
        <w:rPr>
          <w:rFonts w:ascii="Times New Roman" w:eastAsia="Times New Roman" w:hAnsi="Times New Roman" w:cs="Times New Roman"/>
          <w:kern w:val="0"/>
          <w14:ligatures w14:val="none"/>
        </w:rPr>
        <w:t xml:space="preserve"> Sample was </w:t>
      </w:r>
      <w:del w:id="294" w:author="Carl Reed" w:date="2026-08-24T12:51:00Z" w16du:dateUtc="2026-08-24T18:51:00Z">
        <w:r w:rsidRPr="008D2809" w:rsidDel="00340630">
          <w:rPr>
            <w:rFonts w:ascii="Times New Roman" w:eastAsia="Times New Roman" w:hAnsi="Times New Roman" w:cs="Times New Roman"/>
            <w:kern w:val="0"/>
            <w14:ligatures w14:val="none"/>
          </w:rPr>
          <w:delText xml:space="preserve">axiomatized as </w:delText>
        </w:r>
      </w:del>
      <w:r w:rsidRPr="008D2809">
        <w:rPr>
          <w:rFonts w:ascii="Times New Roman" w:eastAsia="Times New Roman" w:hAnsi="Times New Roman" w:cs="Times New Roman"/>
          <w:kern w:val="0"/>
          <w14:ligatures w14:val="none"/>
        </w:rPr>
        <w:t xml:space="preserve">a sub-class of </w:t>
      </w:r>
      <w:hyperlink r:id="rId1935" w:anchor="SOSAFeatureOfInterest" w:history="1">
        <w:r w:rsidRPr="008D2809">
          <w:rPr>
            <w:rFonts w:ascii="Times New Roman" w:eastAsia="Times New Roman" w:hAnsi="Times New Roman" w:cs="Times New Roman"/>
            <w:color w:val="0000FF"/>
            <w:kern w:val="0"/>
            <w:u w:val="single"/>
            <w14:ligatures w14:val="none"/>
          </w:rPr>
          <w:t>FeatureOfInterest</w:t>
        </w:r>
      </w:hyperlink>
      <w:r w:rsidRPr="008D2809">
        <w:rPr>
          <w:rFonts w:ascii="Times New Roman" w:eastAsia="Times New Roman" w:hAnsi="Times New Roman" w:cs="Times New Roman"/>
          <w:kern w:val="0"/>
          <w14:ligatures w14:val="none"/>
        </w:rPr>
        <w:t xml:space="preserve">. The subclass relationship is removed in this edition. See </w:t>
      </w:r>
      <w:hyperlink r:id="rId1936" w:anchor="ModelDomainTypes" w:history="1">
        <w:r w:rsidRPr="008D2809">
          <w:rPr>
            <w:rFonts w:ascii="Times New Roman" w:eastAsia="Times New Roman" w:hAnsi="Times New Roman" w:cs="Times New Roman"/>
            <w:color w:val="0000FF"/>
            <w:kern w:val="0"/>
            <w:u w:val="single"/>
            <w14:ligatures w14:val="none"/>
          </w:rPr>
          <w:t>Domain types and FeatureOfInterest</w:t>
        </w:r>
      </w:hyperlink>
      <w:r w:rsidRPr="008D2809">
        <w:rPr>
          <w:rFonts w:ascii="Times New Roman" w:eastAsia="Times New Roman" w:hAnsi="Times New Roman" w:cs="Times New Roman"/>
          <w:kern w:val="0"/>
          <w14:ligatures w14:val="none"/>
        </w:rPr>
        <w:t xml:space="preserve"> for a discussion of the relationship between types and </w:t>
      </w:r>
      <w:hyperlink r:id="rId1937" w:anchor="SOSAFeatureOfInterest" w:history="1">
        <w:r w:rsidRPr="008D2809">
          <w:rPr>
            <w:rFonts w:ascii="Times New Roman" w:eastAsia="Times New Roman" w:hAnsi="Times New Roman" w:cs="Times New Roman"/>
            <w:color w:val="0000FF"/>
            <w:kern w:val="0"/>
            <w:u w:val="single"/>
            <w14:ligatures w14:val="none"/>
          </w:rPr>
          <w:t>FeatureOfInterest</w:t>
        </w:r>
      </w:hyperlink>
      <w:r w:rsidRPr="008D2809">
        <w:rPr>
          <w:rFonts w:ascii="Times New Roman" w:eastAsia="Times New Roman" w:hAnsi="Times New Roman" w:cs="Times New Roman"/>
          <w:kern w:val="0"/>
          <w14:ligatures w14:val="none"/>
        </w:rPr>
        <w:t xml:space="preserve">. </w:t>
      </w:r>
    </w:p>
    <w:p w14:paraId="00BA277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Comment</w:t>
      </w:r>
    </w:p>
    <w:p w14:paraId="0088A24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Samples are typically subsets or extracts from an entity or feature. Every sample is expected to (eventually) be the feature of interest of an Observation.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kern w:val="0"/>
          <w14:ligatures w14:val="none"/>
        </w:rPr>
        <w:br/>
        <w:t>Samples are used in situations where observations cannot be made directly on the ultimate feature of interest, either because the entire feature cannot be observed, or because it is more convenient to use a proxy. Samples are thus artifacts of an observational strategy</w:t>
      </w:r>
      <w:del w:id="295" w:author="Carl Reed" w:date="2026-08-24T12:52:00Z" w16du:dateUtc="2026-08-24T18:52:00Z">
        <w:r w:rsidRPr="008D2809" w:rsidDel="003C6363">
          <w:rPr>
            <w:rFonts w:ascii="Times New Roman" w:eastAsia="Times New Roman" w:hAnsi="Times New Roman" w:cs="Times New Roman"/>
            <w:kern w:val="0"/>
            <w14:ligatures w14:val="none"/>
          </w:rPr>
          <w:delText>,</w:delText>
        </w:r>
      </w:del>
      <w:r w:rsidRPr="008D2809">
        <w:rPr>
          <w:rFonts w:ascii="Times New Roman" w:eastAsia="Times New Roman" w:hAnsi="Times New Roman" w:cs="Times New Roman"/>
          <w:kern w:val="0"/>
          <w14:ligatures w14:val="none"/>
        </w:rPr>
        <w:t xml:space="preserve"> and have no significant function outside of their role in the observation process. The characteristics of the samples themselves are of little interest, except perhaps to the manager of a sampling campaign.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kern w:val="0"/>
          <w14:ligatures w14:val="none"/>
        </w:rPr>
        <w:br/>
        <w:t xml:space="preserve">A Sample is intended to represent some </w:t>
      </w:r>
      <w:r w:rsidRPr="008D2809">
        <w:rPr>
          <w:rFonts w:ascii="Courier New" w:eastAsia="Times New Roman" w:hAnsi="Courier New" w:cs="Courier New"/>
          <w:kern w:val="0"/>
          <w:sz w:val="20"/>
          <w:szCs w:val="20"/>
          <w14:ligatures w14:val="none"/>
        </w:rPr>
        <w:t>FeatureOfInterest</w:t>
      </w:r>
      <w:r w:rsidRPr="008D2809">
        <w:rPr>
          <w:rFonts w:ascii="Times New Roman" w:eastAsia="Times New Roman" w:hAnsi="Times New Roman" w:cs="Times New Roman"/>
          <w:kern w:val="0"/>
          <w14:ligatures w14:val="none"/>
        </w:rPr>
        <w:t xml:space="preserve">, so there is an expectation of at least one </w:t>
      </w:r>
      <w:r w:rsidRPr="008D2809">
        <w:rPr>
          <w:rFonts w:ascii="Courier New" w:eastAsia="Times New Roman" w:hAnsi="Courier New" w:cs="Courier New"/>
          <w:kern w:val="0"/>
          <w:sz w:val="20"/>
          <w:szCs w:val="20"/>
          <w14:ligatures w14:val="none"/>
        </w:rPr>
        <w:t>isSampleOf</w:t>
      </w:r>
      <w:r w:rsidRPr="008D2809">
        <w:rPr>
          <w:rFonts w:ascii="Times New Roman" w:eastAsia="Times New Roman" w:hAnsi="Times New Roman" w:cs="Times New Roman"/>
          <w:kern w:val="0"/>
          <w14:ligatures w14:val="none"/>
        </w:rPr>
        <w:t xml:space="preserve"> property. However, in some cases the identity, and even the exact type, of the sampled feature may not be known when observations are made using the sample.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kern w:val="0"/>
          <w14:ligatures w14:val="none"/>
        </w:rPr>
        <w:br/>
        <w:t xml:space="preserve">Physical samples are sometimes known as 'specimens'. A transient sample, such as a ships-track or flight-line, might be identified and described, but is unlikely to be revisited exactly. </w:t>
      </w:r>
    </w:p>
    <w:p w14:paraId="14C5369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Examples</w:t>
      </w:r>
    </w:p>
    <w:p w14:paraId="6CCAF1F6"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 'station' is a spatial sample, in the form of an identifiable locality where a </w:t>
      </w:r>
      <w:hyperlink r:id="rId1938" w:anchor="SOSASensor" w:history="1">
        <w:r w:rsidRPr="008D2809">
          <w:rPr>
            <w:rFonts w:ascii="Times New Roman" w:eastAsia="Times New Roman" w:hAnsi="Times New Roman" w:cs="Times New Roman"/>
            <w:color w:val="0000FF"/>
            <w:kern w:val="0"/>
            <w:u w:val="single"/>
            <w14:ligatures w14:val="none"/>
          </w:rPr>
          <w:t>Sensor</w:t>
        </w:r>
      </w:hyperlink>
      <w:r w:rsidRPr="008D2809">
        <w:rPr>
          <w:rFonts w:ascii="Times New Roman" w:eastAsia="Times New Roman" w:hAnsi="Times New Roman" w:cs="Times New Roman"/>
          <w:kern w:val="0"/>
          <w14:ligatures w14:val="none"/>
        </w:rPr>
        <w:t xml:space="preserve"> system or procedure may be deployed and an observation made. In the context of the observation model, it connotes the 'world in the vicinity of the station', so the observed properties relate to the physical medium at the station, and not to any physical artifact such as a mooring, buoy, benchmark, monument, well, etc.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kern w:val="0"/>
          <w14:ligatures w14:val="none"/>
        </w:rPr>
        <w:br/>
        <w:t xml:space="preserve">A statistical sample is often designed to be characteristic of an entire population, so that </w:t>
      </w:r>
      <w:hyperlink r:id="rId1939" w:anchor="SOSAObservation" w:history="1">
        <w:r w:rsidRPr="008D2809">
          <w:rPr>
            <w:rFonts w:ascii="Times New Roman" w:eastAsia="Times New Roman" w:hAnsi="Times New Roman" w:cs="Times New Roman"/>
            <w:color w:val="0000FF"/>
            <w:kern w:val="0"/>
            <w:u w:val="single"/>
            <w14:ligatures w14:val="none"/>
          </w:rPr>
          <w:t>Observations</w:t>
        </w:r>
      </w:hyperlink>
      <w:r w:rsidRPr="008D2809">
        <w:rPr>
          <w:rFonts w:ascii="Times New Roman" w:eastAsia="Times New Roman" w:hAnsi="Times New Roman" w:cs="Times New Roman"/>
          <w:kern w:val="0"/>
          <w14:ligatures w14:val="none"/>
        </w:rPr>
        <w:t xml:space="preserve"> can be made regarding the sample that provide a good estimate of the properties of the population. </w:t>
      </w:r>
    </w:p>
    <w:p w14:paraId="40B14C0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Restrictions in SSN</w:t>
      </w:r>
    </w:p>
    <w:p w14:paraId="6CBED972"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940" w:anchor="dfn-sosa-isresultof" w:history="1">
        <w:r w:rsidRPr="008D2809">
          <w:rPr>
            <w:rFonts w:ascii="Times New Roman" w:eastAsia="Times New Roman" w:hAnsi="Times New Roman" w:cs="Times New Roman"/>
            <w:color w:val="0000FF"/>
            <w:kern w:val="0"/>
            <w:u w:val="single"/>
            <w14:ligatures w14:val="none"/>
          </w:rPr>
          <w:t>sosa:isResultOf</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941" w:anchor="dfn-sosa-sampling" w:history="1">
        <w:r w:rsidRPr="008D2809">
          <w:rPr>
            <w:rFonts w:ascii="Times New Roman" w:eastAsia="Times New Roman" w:hAnsi="Times New Roman" w:cs="Times New Roman"/>
            <w:color w:val="0000FF"/>
            <w:kern w:val="0"/>
            <w:u w:val="single"/>
            <w14:ligatures w14:val="none"/>
          </w:rPr>
          <w:t>sosa:Sampling</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or</w:t>
      </w:r>
      <w:r w:rsidRPr="008D2809">
        <w:rPr>
          <w:rFonts w:ascii="Times New Roman" w:eastAsia="Times New Roman" w:hAnsi="Times New Roman" w:cs="Times New Roman"/>
          <w:kern w:val="0"/>
          <w14:ligatures w14:val="none"/>
        </w:rPr>
        <w:t xml:space="preserve"> </w:t>
      </w:r>
      <w:hyperlink r:id="rId1942" w:anchor="dfn-sosa-samplingcollection" w:history="1">
        <w:r w:rsidRPr="008D2809">
          <w:rPr>
            <w:rFonts w:ascii="Times New Roman" w:eastAsia="Times New Roman" w:hAnsi="Times New Roman" w:cs="Times New Roman"/>
            <w:color w:val="0000FF"/>
            <w:kern w:val="0"/>
            <w:u w:val="single"/>
            <w14:ligatures w14:val="none"/>
          </w:rPr>
          <w:t>sosa:SamplingCollection</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943" w:anchor="dfn-sosa-issampleof" w:history="1">
        <w:r w:rsidRPr="008D2809">
          <w:rPr>
            <w:rFonts w:ascii="Times New Roman" w:eastAsia="Times New Roman" w:hAnsi="Times New Roman" w:cs="Times New Roman"/>
            <w:color w:val="0000FF"/>
            <w:kern w:val="0"/>
            <w:u w:val="single"/>
            <w14:ligatures w14:val="none"/>
          </w:rPr>
          <w:t>sosa:isSampleOf</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944"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945" w:anchor="dfn-sosa-issampleof" w:history="1">
        <w:r w:rsidRPr="008D2809">
          <w:rPr>
            <w:rFonts w:ascii="Times New Roman" w:eastAsia="Times New Roman" w:hAnsi="Times New Roman" w:cs="Times New Roman"/>
            <w:color w:val="0000FF"/>
            <w:kern w:val="0"/>
            <w:u w:val="single"/>
            <w14:ligatures w14:val="none"/>
          </w:rPr>
          <w:t>sosa:isSampleOf</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MIN 1</w:t>
      </w:r>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946" w:anchor="dfn-sosa-hasoriginalsample" w:history="1">
        <w:r w:rsidRPr="008D2809">
          <w:rPr>
            <w:rFonts w:ascii="Times New Roman" w:eastAsia="Times New Roman" w:hAnsi="Times New Roman" w:cs="Times New Roman"/>
            <w:color w:val="0000FF"/>
            <w:kern w:val="0"/>
            <w:u w:val="single"/>
            <w14:ligatures w14:val="none"/>
          </w:rPr>
          <w:t>sosa:hasOriginalSample</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947" w:anchor="dfn-sosa-sample" w:history="1">
        <w:r w:rsidRPr="008D2809">
          <w:rPr>
            <w:rFonts w:ascii="Times New Roman" w:eastAsia="Times New Roman" w:hAnsi="Times New Roman" w:cs="Times New Roman"/>
            <w:color w:val="0000FF"/>
            <w:kern w:val="0"/>
            <w:u w:val="single"/>
            <w14:ligatures w14:val="none"/>
          </w:rPr>
          <w:t>sosa:Sample</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948" w:anchor="dfn-sosa-issampleofultimatefoi" w:history="1">
        <w:r w:rsidRPr="008D2809">
          <w:rPr>
            <w:rFonts w:ascii="Times New Roman" w:eastAsia="Times New Roman" w:hAnsi="Times New Roman" w:cs="Times New Roman"/>
            <w:color w:val="0000FF"/>
            <w:kern w:val="0"/>
            <w:u w:val="single"/>
            <w14:ligatures w14:val="none"/>
          </w:rPr>
          <w:t>sosa:isSampleOfUltimateFOI</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949"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950" w:anchor="dfn-sosa-isresultofmadebysampler" w:history="1">
        <w:r w:rsidRPr="008D2809">
          <w:rPr>
            <w:rFonts w:ascii="Times New Roman" w:eastAsia="Times New Roman" w:hAnsi="Times New Roman" w:cs="Times New Roman"/>
            <w:color w:val="0000FF"/>
            <w:kern w:val="0"/>
            <w:u w:val="single"/>
            <w14:ligatures w14:val="none"/>
          </w:rPr>
          <w:t>sosa:isResultOfMadeBySampler</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951" w:anchor="dfn-sosa-sampler" w:history="1">
        <w:r w:rsidRPr="008D2809">
          <w:rPr>
            <w:rFonts w:ascii="Times New Roman" w:eastAsia="Times New Roman" w:hAnsi="Times New Roman" w:cs="Times New Roman"/>
            <w:color w:val="0000FF"/>
            <w:kern w:val="0"/>
            <w:u w:val="single"/>
            <w14:ligatures w14:val="none"/>
          </w:rPr>
          <w:t>sosa:Sampler</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952" w:anchor="dfn-sosa-isresultofusedprocedure" w:history="1">
        <w:r w:rsidRPr="008D2809">
          <w:rPr>
            <w:rFonts w:ascii="Times New Roman" w:eastAsia="Times New Roman" w:hAnsi="Times New Roman" w:cs="Times New Roman"/>
            <w:color w:val="0000FF"/>
            <w:kern w:val="0"/>
            <w:u w:val="single"/>
            <w14:ligatures w14:val="none"/>
          </w:rPr>
          <w:t>sosa:isResultOfUsedProcedure</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953" w:anchor="dfn-sosa-samplingprocedure" w:history="1">
        <w:r w:rsidRPr="008D2809">
          <w:rPr>
            <w:rFonts w:ascii="Times New Roman" w:eastAsia="Times New Roman" w:hAnsi="Times New Roman" w:cs="Times New Roman"/>
            <w:color w:val="0000FF"/>
            <w:kern w:val="0"/>
            <w:u w:val="single"/>
            <w14:ligatures w14:val="none"/>
          </w:rPr>
          <w:t>sosa:SamplingProcedure</w:t>
        </w:r>
      </w:hyperlink>
      <w:r w:rsidRPr="008D2809">
        <w:rPr>
          <w:rFonts w:ascii="Times New Roman" w:eastAsia="Times New Roman" w:hAnsi="Times New Roman" w:cs="Times New Roman"/>
          <w:kern w:val="0"/>
          <w14:ligatures w14:val="none"/>
        </w:rPr>
        <w:t xml:space="preserve"> </w:t>
      </w:r>
    </w:p>
    <w:p w14:paraId="70A8E4F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1A65EAC6"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954" w:history="1">
        <w:r w:rsidRPr="008D2809">
          <w:rPr>
            <w:rFonts w:ascii="Times New Roman" w:eastAsia="Times New Roman" w:hAnsi="Times New Roman" w:cs="Times New Roman"/>
            <w:color w:val="0000FF"/>
            <w:kern w:val="0"/>
            <w:u w:val="single"/>
            <w14:ligatures w14:val="none"/>
          </w:rPr>
          <w:t>http://www.w3.org/ns/sosa/sampling/</w:t>
        </w:r>
      </w:hyperlink>
      <w:r w:rsidRPr="008D2809">
        <w:rPr>
          <w:rFonts w:ascii="Times New Roman" w:eastAsia="Times New Roman" w:hAnsi="Times New Roman" w:cs="Times New Roman"/>
          <w:kern w:val="0"/>
          <w14:ligatures w14:val="none"/>
        </w:rPr>
        <w:t xml:space="preserve"> </w:t>
      </w:r>
    </w:p>
    <w:p w14:paraId="52EC633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955" w:anchor="Sampling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956"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51A6A159"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5.6.2.2 </w:t>
      </w:r>
      <w:r w:rsidRPr="008D2809">
        <w:rPr>
          <w:rFonts w:ascii="Times New Roman" w:eastAsia="Times New Roman" w:hAnsi="Times New Roman" w:cs="Times New Roman"/>
          <w:b/>
          <w:bCs/>
          <w:i/>
          <w:iCs/>
          <w:kern w:val="0"/>
          <w:sz w:val="20"/>
          <w:szCs w:val="20"/>
          <w14:ligatures w14:val="none"/>
        </w:rPr>
        <w:t>sosa:MaterialSample</w:t>
      </w:r>
    </w:p>
    <w:p w14:paraId="0088BCE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18C3E78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http://www.w3.org/ns/sosa/MaterialSample </w:t>
      </w:r>
    </w:p>
    <w:p w14:paraId="2E94DD7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Class</w:t>
      </w:r>
      <w:r w:rsidRPr="008D2809">
        <w:rPr>
          <w:rFonts w:ascii="Times New Roman" w:eastAsia="Times New Roman" w:hAnsi="Times New Roman" w:cs="Times New Roman"/>
          <w:kern w:val="0"/>
          <w14:ligatures w14:val="none"/>
        </w:rPr>
        <w:t xml:space="preserve"> </w:t>
      </w:r>
    </w:p>
    <w:p w14:paraId="2000D38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Warning</w:t>
      </w:r>
    </w:p>
    <w:p w14:paraId="5AC04B42" w14:textId="27ABB793"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MaterialSample added in the 2023 edition. This term is non-normative, pending further implementation experience</w:t>
      </w:r>
      <w:ins w:id="296" w:author="Carl Reed" w:date="2026-08-24T13:41:00Z" w16du:dateUtc="2026-08-24T19:41:00Z">
        <w:r w:rsidR="00303B89">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1E13F750" w14:textId="7CC37F1E"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Material Sample</w:t>
      </w:r>
      <w:r w:rsidRPr="008D2809">
        <w:rPr>
          <w:rFonts w:ascii="Times New Roman" w:eastAsia="Times New Roman" w:hAnsi="Times New Roman" w:cs="Times New Roman"/>
          <w:kern w:val="0"/>
          <w14:ligatures w14:val="none"/>
        </w:rPr>
        <w:t xml:space="preserve"> — subset of a FeatureOfInterest that is physical (i.e., tangible)</w:t>
      </w:r>
      <w:ins w:id="297" w:author="Carl Reed" w:date="2026-08-24T13:41:00Z" w16du:dateUtc="2026-08-24T19:41:00Z">
        <w:r w:rsidR="00303B89">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7F03691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Subclass of</w:t>
      </w:r>
    </w:p>
    <w:p w14:paraId="40E28313"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sosa:Sample </w:t>
      </w:r>
    </w:p>
    <w:p w14:paraId="4CCB37E8" w14:textId="2EB40D81"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Examples</w:t>
      </w:r>
      <w:ins w:id="298" w:author="Carl Reed" w:date="2026-08-24T14:35:00Z" w16du:dateUtc="2026-08-24T20:35:00Z">
        <w:r w:rsidR="00845FD1">
          <w:rPr>
            <w:rFonts w:ascii="Times New Roman" w:eastAsia="Times New Roman" w:hAnsi="Times New Roman" w:cs="Times New Roman"/>
            <w:kern w:val="0"/>
            <w14:ligatures w14:val="none"/>
          </w:rPr>
          <w:t>:</w:t>
        </w:r>
      </w:ins>
    </w:p>
    <w:p w14:paraId="2B2CAE7A" w14:textId="32CCC515"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 piece of rock, a blood sample, </w:t>
      </w:r>
      <w:ins w:id="299" w:author="Carl Reed" w:date="2026-08-24T14:35:00Z" w16du:dateUtc="2026-08-24T20:35:00Z">
        <w:r w:rsidR="00845FD1">
          <w:rPr>
            <w:rFonts w:ascii="Times New Roman" w:eastAsia="Times New Roman" w:hAnsi="Times New Roman" w:cs="Times New Roman"/>
            <w:kern w:val="0"/>
            <w14:ligatures w14:val="none"/>
          </w:rPr>
          <w:t xml:space="preserve">or </w:t>
        </w:r>
      </w:ins>
      <w:r w:rsidRPr="008D2809">
        <w:rPr>
          <w:rFonts w:ascii="Times New Roman" w:eastAsia="Times New Roman" w:hAnsi="Times New Roman" w:cs="Times New Roman"/>
          <w:kern w:val="0"/>
          <w14:ligatures w14:val="none"/>
        </w:rPr>
        <w:t>a water sample</w:t>
      </w:r>
      <w:ins w:id="300" w:author="Carl Reed" w:date="2026-08-24T13:42:00Z" w16du:dateUtc="2026-08-24T19:42:00Z">
        <w:r w:rsidR="00303B89">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6C2E471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46698C0D"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MaterialSamples that are curated and preserved are sometimes known as 'specimens'. </w:t>
      </w:r>
      <w:r w:rsidRPr="008D2809">
        <w:rPr>
          <w:rFonts w:ascii="Times New Roman" w:eastAsia="Times New Roman" w:hAnsi="Times New Roman" w:cs="Times New Roman"/>
          <w:kern w:val="0"/>
          <w14:ligatures w14:val="none"/>
        </w:rPr>
        <w:br/>
        <w:t xml:space="preserve">MaterialSamples may be destroyed in connexion with the observation act or a subsequent preparation step. </w:t>
      </w:r>
    </w:p>
    <w:p w14:paraId="5A2EBB2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4DCE4DE9"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957" w:history="1">
        <w:r w:rsidRPr="008D2809">
          <w:rPr>
            <w:rFonts w:ascii="Times New Roman" w:eastAsia="Times New Roman" w:hAnsi="Times New Roman" w:cs="Times New Roman"/>
            <w:color w:val="0000FF"/>
            <w:kern w:val="0"/>
            <w:u w:val="single"/>
            <w14:ligatures w14:val="none"/>
          </w:rPr>
          <w:t>http://www.w3.org/ns/sosa/sampling/</w:t>
        </w:r>
      </w:hyperlink>
      <w:r w:rsidRPr="008D2809">
        <w:rPr>
          <w:rFonts w:ascii="Times New Roman" w:eastAsia="Times New Roman" w:hAnsi="Times New Roman" w:cs="Times New Roman"/>
          <w:kern w:val="0"/>
          <w14:ligatures w14:val="none"/>
        </w:rPr>
        <w:t xml:space="preserve"> </w:t>
      </w:r>
    </w:p>
    <w:p w14:paraId="7E8FCAD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958" w:anchor="Sampling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959"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6D64B8B2"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5.6.2.3 </w:t>
      </w:r>
      <w:r w:rsidRPr="008D2809">
        <w:rPr>
          <w:rFonts w:ascii="Times New Roman" w:eastAsia="Times New Roman" w:hAnsi="Times New Roman" w:cs="Times New Roman"/>
          <w:b/>
          <w:bCs/>
          <w:i/>
          <w:iCs/>
          <w:kern w:val="0"/>
          <w:sz w:val="20"/>
          <w:szCs w:val="20"/>
          <w14:ligatures w14:val="none"/>
        </w:rPr>
        <w:t>sosa:SpatialSample</w:t>
      </w:r>
    </w:p>
    <w:p w14:paraId="4C0E7FC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6348933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http://www.w3.org/ns/sosa/SpatialSample </w:t>
      </w:r>
    </w:p>
    <w:p w14:paraId="7243847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lastRenderedPageBreak/>
        <w:t>an OWL Class</w:t>
      </w:r>
      <w:r w:rsidRPr="008D2809">
        <w:rPr>
          <w:rFonts w:ascii="Times New Roman" w:eastAsia="Times New Roman" w:hAnsi="Times New Roman" w:cs="Times New Roman"/>
          <w:kern w:val="0"/>
          <w14:ligatures w14:val="none"/>
        </w:rPr>
        <w:t xml:space="preserve"> </w:t>
      </w:r>
    </w:p>
    <w:p w14:paraId="233E600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Warning</w:t>
      </w:r>
    </w:p>
    <w:p w14:paraId="2AF73521" w14:textId="6BDB13D0"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SpatialSample added in the 2023 edition. This term is non-normative, pending further implementation experience</w:t>
      </w:r>
      <w:ins w:id="301" w:author="Carl Reed" w:date="2026-08-24T13:42:00Z" w16du:dateUtc="2026-08-24T19:42:00Z">
        <w:r w:rsidR="00303B89">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68BDF021" w14:textId="7D2A5B59"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Spatial Sample</w:t>
      </w:r>
      <w:r w:rsidRPr="008D2809">
        <w:rPr>
          <w:rFonts w:ascii="Times New Roman" w:eastAsia="Times New Roman" w:hAnsi="Times New Roman" w:cs="Times New Roman"/>
          <w:kern w:val="0"/>
          <w14:ligatures w14:val="none"/>
        </w:rPr>
        <w:t xml:space="preserve"> — subset of a FeatureOfInterest defined by its location and shape in space</w:t>
      </w:r>
      <w:ins w:id="302" w:author="Carl Reed" w:date="2026-08-24T13:42:00Z" w16du:dateUtc="2026-08-24T19:42:00Z">
        <w:r w:rsidR="00303B89">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59B2043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When observations are made to estimate properties of a geospatial feature, particularly where the value of a property varies within the scope of the feature, a SpatialSample is used. </w:t>
      </w:r>
    </w:p>
    <w:p w14:paraId="1D58B73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Subclass of</w:t>
      </w:r>
    </w:p>
    <w:p w14:paraId="6F791E14"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sosa:Sample </w:t>
      </w:r>
    </w:p>
    <w:p w14:paraId="1483DD74" w14:textId="2D66DBDA"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Examples</w:t>
      </w:r>
      <w:ins w:id="303" w:author="Carl Reed" w:date="2026-08-24T14:35:00Z" w16du:dateUtc="2026-08-24T20:35:00Z">
        <w:r w:rsidR="00845FD1">
          <w:rPr>
            <w:rFonts w:ascii="Times New Roman" w:eastAsia="Times New Roman" w:hAnsi="Times New Roman" w:cs="Times New Roman"/>
            <w:kern w:val="0"/>
            <w14:ligatures w14:val="none"/>
          </w:rPr>
          <w:t>:</w:t>
        </w:r>
      </w:ins>
    </w:p>
    <w:p w14:paraId="21D36C1B"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borehole, interval, flightline, lidar cloud, map horizon, microscope slide, mine level, mine, observation well, profile, quadrat, scene, section, spot, station, swath, trajectory, traverse </w:t>
      </w:r>
    </w:p>
    <w:p w14:paraId="46E70DC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2908F140"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Depending on accessibility and on the nature of the expected property variation, a SpatialSample may extend in one, two or three spatial dimensions. </w:t>
      </w:r>
    </w:p>
    <w:p w14:paraId="571BE92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64CD8E1B"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960" w:history="1">
        <w:r w:rsidRPr="008D2809">
          <w:rPr>
            <w:rFonts w:ascii="Times New Roman" w:eastAsia="Times New Roman" w:hAnsi="Times New Roman" w:cs="Times New Roman"/>
            <w:color w:val="0000FF"/>
            <w:kern w:val="0"/>
            <w:u w:val="single"/>
            <w14:ligatures w14:val="none"/>
          </w:rPr>
          <w:t>http://www.w3.org/ns/sosa/sampling/</w:t>
        </w:r>
      </w:hyperlink>
      <w:r w:rsidRPr="008D2809">
        <w:rPr>
          <w:rFonts w:ascii="Times New Roman" w:eastAsia="Times New Roman" w:hAnsi="Times New Roman" w:cs="Times New Roman"/>
          <w:kern w:val="0"/>
          <w14:ligatures w14:val="none"/>
        </w:rPr>
        <w:t xml:space="preserve"> </w:t>
      </w:r>
    </w:p>
    <w:p w14:paraId="3CD1A07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961" w:anchor="Sampling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962"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5104C17A"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5.6.2.4 </w:t>
      </w:r>
      <w:r w:rsidRPr="008D2809">
        <w:rPr>
          <w:rFonts w:ascii="Times New Roman" w:eastAsia="Times New Roman" w:hAnsi="Times New Roman" w:cs="Times New Roman"/>
          <w:b/>
          <w:bCs/>
          <w:i/>
          <w:iCs/>
          <w:kern w:val="0"/>
          <w:sz w:val="20"/>
          <w:szCs w:val="20"/>
          <w14:ligatures w14:val="none"/>
        </w:rPr>
        <w:t>sosa:StatisticalSample</w:t>
      </w:r>
    </w:p>
    <w:p w14:paraId="3E7F488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340E296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http://www.w3.org/ns/sosa/StatisticalSample </w:t>
      </w:r>
    </w:p>
    <w:p w14:paraId="1E571D6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Class</w:t>
      </w:r>
      <w:r w:rsidRPr="008D2809">
        <w:rPr>
          <w:rFonts w:ascii="Times New Roman" w:eastAsia="Times New Roman" w:hAnsi="Times New Roman" w:cs="Times New Roman"/>
          <w:kern w:val="0"/>
          <w14:ligatures w14:val="none"/>
        </w:rPr>
        <w:t xml:space="preserve"> </w:t>
      </w:r>
    </w:p>
    <w:p w14:paraId="0F0FA8C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Warning</w:t>
      </w:r>
    </w:p>
    <w:p w14:paraId="66C9874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StatisticalSample added in the 2023 edition. This term is non-normative, pending further implementation experience </w:t>
      </w:r>
    </w:p>
    <w:p w14:paraId="5C583544" w14:textId="432F3E53"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Statistical Sample</w:t>
      </w:r>
      <w:r w:rsidRPr="008D2809">
        <w:rPr>
          <w:rFonts w:ascii="Times New Roman" w:eastAsia="Times New Roman" w:hAnsi="Times New Roman" w:cs="Times New Roman"/>
          <w:kern w:val="0"/>
          <w14:ligatures w14:val="none"/>
        </w:rPr>
        <w:t xml:space="preserve"> — subset of a FeatureOfInterest defined by the statistical process used to create </w:t>
      </w:r>
      <w:commentRangeStart w:id="304"/>
      <w:r w:rsidRPr="008D2809">
        <w:rPr>
          <w:rFonts w:ascii="Times New Roman" w:eastAsia="Times New Roman" w:hAnsi="Times New Roman" w:cs="Times New Roman"/>
          <w:kern w:val="0"/>
          <w14:ligatures w14:val="none"/>
        </w:rPr>
        <w:t xml:space="preserve">it </w:t>
      </w:r>
      <w:commentRangeEnd w:id="304"/>
      <w:r w:rsidR="00C42239">
        <w:rPr>
          <w:rStyle w:val="CommentReference"/>
          <w:rFonts w:ascii="Times New Roman" w:eastAsia="Times New Roman" w:hAnsi="Times New Roman" w:cs="Times New Roman"/>
          <w:kern w:val="0"/>
          <w:sz w:val="24"/>
          <w:szCs w:val="24"/>
          <w14:ligatures w14:val="none"/>
        </w:rPr>
        <w:commentReference w:id="304"/>
      </w:r>
      <w:ins w:id="305" w:author="Carl Reed" w:date="2026-08-24T13:42:00Z" w16du:dateUtc="2026-08-24T19:42:00Z">
        <w:r w:rsidR="00C42239">
          <w:rPr>
            <w:rFonts w:ascii="Times New Roman" w:eastAsia="Times New Roman" w:hAnsi="Times New Roman" w:cs="Times New Roman"/>
            <w:kern w:val="0"/>
            <w14:ligatures w14:val="none"/>
          </w:rPr>
          <w:t>.</w:t>
        </w:r>
      </w:ins>
    </w:p>
    <w:p w14:paraId="3F00568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Subclass of</w:t>
      </w:r>
    </w:p>
    <w:p w14:paraId="0B057229"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sosa:Sample </w:t>
      </w:r>
    </w:p>
    <w:p w14:paraId="6AF949F0" w14:textId="4ED1DEF1"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Examples</w:t>
      </w:r>
      <w:ins w:id="306" w:author="Carl Reed" w:date="2026-08-24T14:35:00Z" w16du:dateUtc="2026-08-24T20:35:00Z">
        <w:r w:rsidR="00845FD1">
          <w:rPr>
            <w:rFonts w:ascii="Times New Roman" w:eastAsia="Times New Roman" w:hAnsi="Times New Roman" w:cs="Times New Roman"/>
            <w:kern w:val="0"/>
            <w14:ligatures w14:val="none"/>
          </w:rPr>
          <w:t>:</w:t>
        </w:r>
      </w:ins>
    </w:p>
    <w:p w14:paraId="78965B1E"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male or female subset of a population. </w:t>
      </w:r>
    </w:p>
    <w:p w14:paraId="3B32937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1E5143E2"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 xml:space="preserve">StatisticalSamples usually apply to populations or other sets, of which a certain subset may be of specific interest. </w:t>
      </w:r>
    </w:p>
    <w:p w14:paraId="2EA5F94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30594A99"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963" w:history="1">
        <w:r w:rsidRPr="008D2809">
          <w:rPr>
            <w:rFonts w:ascii="Times New Roman" w:eastAsia="Times New Roman" w:hAnsi="Times New Roman" w:cs="Times New Roman"/>
            <w:color w:val="0000FF"/>
            <w:kern w:val="0"/>
            <w:u w:val="single"/>
            <w14:ligatures w14:val="none"/>
          </w:rPr>
          <w:t>http://www.w3.org/ns/sosa/sampling/</w:t>
        </w:r>
      </w:hyperlink>
      <w:r w:rsidRPr="008D2809">
        <w:rPr>
          <w:rFonts w:ascii="Times New Roman" w:eastAsia="Times New Roman" w:hAnsi="Times New Roman" w:cs="Times New Roman"/>
          <w:kern w:val="0"/>
          <w14:ligatures w14:val="none"/>
        </w:rPr>
        <w:t xml:space="preserve"> </w:t>
      </w:r>
    </w:p>
    <w:p w14:paraId="6C8FAAB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1964" w:anchor="Sampling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1965"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5E9443B5"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5.6.2.5 </w:t>
      </w:r>
      <w:r w:rsidRPr="008D2809">
        <w:rPr>
          <w:rFonts w:ascii="Times New Roman" w:eastAsia="Times New Roman" w:hAnsi="Times New Roman" w:cs="Times New Roman"/>
          <w:b/>
          <w:bCs/>
          <w:i/>
          <w:iCs/>
          <w:kern w:val="0"/>
          <w:sz w:val="20"/>
          <w:szCs w:val="20"/>
          <w14:ligatures w14:val="none"/>
        </w:rPr>
        <w:t>sosa:SampleCollection</w:t>
      </w:r>
    </w:p>
    <w:p w14:paraId="78F656E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1D701E0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http://www.w3.org/ns/sosa/SampleCollection </w:t>
      </w:r>
    </w:p>
    <w:p w14:paraId="713CCB2E"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Class</w:t>
      </w:r>
      <w:r w:rsidRPr="008D2809">
        <w:rPr>
          <w:rFonts w:ascii="Times New Roman" w:eastAsia="Times New Roman" w:hAnsi="Times New Roman" w:cs="Times New Roman"/>
          <w:kern w:val="0"/>
          <w14:ligatures w14:val="none"/>
        </w:rPr>
        <w:t xml:space="preserve"> </w:t>
      </w:r>
    </w:p>
    <w:p w14:paraId="444B9F5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Warning</w:t>
      </w:r>
    </w:p>
    <w:p w14:paraId="242CC1B8" w14:textId="0676D278"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SampleCollection added in the 2023 edition. This term is non-normative, pending further implementation experience</w:t>
      </w:r>
      <w:ins w:id="307" w:author="Carl Reed" w:date="2026-08-24T13:42:00Z" w16du:dateUtc="2026-08-24T19:42:00Z">
        <w:r w:rsidR="00C42239">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64108602" w14:textId="2435CF69"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Sample Collection</w:t>
      </w:r>
      <w:r w:rsidRPr="008D2809">
        <w:rPr>
          <w:rFonts w:ascii="Times New Roman" w:eastAsia="Times New Roman" w:hAnsi="Times New Roman" w:cs="Times New Roman"/>
          <w:kern w:val="0"/>
          <w14:ligatures w14:val="none"/>
        </w:rPr>
        <w:t xml:space="preserve"> — set of one or more Samples or SampleCollections</w:t>
      </w:r>
      <w:ins w:id="308" w:author="Carl Reed" w:date="2026-08-24T13:42:00Z" w16du:dateUtc="2026-08-24T19:42:00Z">
        <w:r w:rsidR="00A14407">
          <w:rPr>
            <w:rFonts w:ascii="Times New Roman" w:eastAsia="Times New Roman" w:hAnsi="Times New Roman" w:cs="Times New Roman"/>
            <w:kern w:val="0"/>
            <w14:ligatures w14:val="none"/>
          </w:rPr>
          <w:t>.</w:t>
        </w:r>
      </w:ins>
      <w:del w:id="309" w:author="Carl Reed" w:date="2026-08-24T13:42:00Z" w16du:dateUtc="2026-08-24T19:42:00Z">
        <w:r w:rsidRPr="008D2809" w:rsidDel="00A14407">
          <w:rPr>
            <w:rFonts w:ascii="Times New Roman" w:eastAsia="Times New Roman" w:hAnsi="Times New Roman" w:cs="Times New Roman"/>
            <w:kern w:val="0"/>
            <w14:ligatures w14:val="none"/>
          </w:rPr>
          <w:delText>;</w:delText>
        </w:r>
      </w:del>
      <w:r w:rsidRPr="008D2809">
        <w:rPr>
          <w:rFonts w:ascii="Times New Roman" w:eastAsia="Times New Roman" w:hAnsi="Times New Roman" w:cs="Times New Roman"/>
          <w:kern w:val="0"/>
          <w14:ligatures w14:val="none"/>
        </w:rPr>
        <w:t xml:space="preserve"> </w:t>
      </w:r>
      <w:del w:id="310" w:author="Carl Reed" w:date="2026-08-24T13:43:00Z" w16du:dateUtc="2026-08-24T19:43:00Z">
        <w:r w:rsidRPr="008D2809" w:rsidDel="00A14407">
          <w:rPr>
            <w:rFonts w:ascii="Times New Roman" w:eastAsia="Times New Roman" w:hAnsi="Times New Roman" w:cs="Times New Roman"/>
            <w:kern w:val="0"/>
            <w14:ligatures w14:val="none"/>
          </w:rPr>
          <w:delText>c</w:delText>
        </w:r>
      </w:del>
      <w:ins w:id="311" w:author="Carl Reed" w:date="2026-08-24T13:43:00Z" w16du:dateUtc="2026-08-24T19:43:00Z">
        <w:r w:rsidR="00A14407">
          <w:rPr>
            <w:rFonts w:ascii="Times New Roman" w:eastAsia="Times New Roman" w:hAnsi="Times New Roman" w:cs="Times New Roman"/>
            <w:kern w:val="0"/>
            <w14:ligatures w14:val="none"/>
          </w:rPr>
          <w:t>C</w:t>
        </w:r>
      </w:ins>
      <w:r w:rsidRPr="008D2809">
        <w:rPr>
          <w:rFonts w:ascii="Times New Roman" w:eastAsia="Times New Roman" w:hAnsi="Times New Roman" w:cs="Times New Roman"/>
          <w:kern w:val="0"/>
          <w14:ligatures w14:val="none"/>
        </w:rPr>
        <w:t>ollections may be nested</w:t>
      </w:r>
      <w:ins w:id="312" w:author="Carl Reed" w:date="2026-08-24T13:43:00Z" w16du:dateUtc="2026-08-24T19:43:00Z">
        <w:r w:rsidR="00A14407">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68F1F695" w14:textId="5444F0DC"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All </w:t>
      </w:r>
      <w:hyperlink r:id="rId1966" w:anchor="SOSASample" w:history="1">
        <w:r w:rsidRPr="008D2809">
          <w:rPr>
            <w:rFonts w:ascii="Times New Roman" w:eastAsia="Times New Roman" w:hAnsi="Times New Roman" w:cs="Times New Roman"/>
            <w:color w:val="0000FF"/>
            <w:kern w:val="0"/>
            <w:u w:val="single"/>
            <w14:ligatures w14:val="none"/>
          </w:rPr>
          <w:t>Sample</w:t>
        </w:r>
      </w:hyperlink>
      <w:r w:rsidRPr="008D2809">
        <w:rPr>
          <w:rFonts w:ascii="Times New Roman" w:eastAsia="Times New Roman" w:hAnsi="Times New Roman" w:cs="Times New Roman"/>
          <w:kern w:val="0"/>
          <w14:ligatures w14:val="none"/>
        </w:rPr>
        <w:t xml:space="preserve"> properties may appear in a </w:t>
      </w:r>
      <w:hyperlink r:id="rId1967" w:anchor="dfn-sosa-samplecollection" w:history="1">
        <w:r w:rsidRPr="008D2809">
          <w:rPr>
            <w:rFonts w:ascii="Times New Roman" w:eastAsia="Times New Roman" w:hAnsi="Times New Roman" w:cs="Times New Roman"/>
            <w:color w:val="0000FF"/>
            <w:kern w:val="0"/>
            <w:u w:val="single"/>
            <w14:ligatures w14:val="none"/>
          </w:rPr>
          <w:t>sosa:SampleCollection</w:t>
        </w:r>
      </w:hyperlink>
      <w:r w:rsidRPr="008D2809">
        <w:rPr>
          <w:rFonts w:ascii="Times New Roman" w:eastAsia="Times New Roman" w:hAnsi="Times New Roman" w:cs="Times New Roman"/>
          <w:kern w:val="0"/>
          <w14:ligatures w14:val="none"/>
        </w:rPr>
        <w:t xml:space="preserve">, including: </w:t>
      </w:r>
      <w:hyperlink r:id="rId1968" w:anchor="dfn-sosa-hasoriginalsample" w:history="1">
        <w:r w:rsidRPr="008D2809">
          <w:rPr>
            <w:rFonts w:ascii="Times New Roman" w:eastAsia="Times New Roman" w:hAnsi="Times New Roman" w:cs="Times New Roman"/>
            <w:color w:val="0000FF"/>
            <w:kern w:val="0"/>
            <w:u w:val="single"/>
            <w14:ligatures w14:val="none"/>
          </w:rPr>
          <w:t>sosa:hasOriginalSample</w:t>
        </w:r>
      </w:hyperlink>
      <w:r w:rsidRPr="008D2809">
        <w:rPr>
          <w:rFonts w:ascii="Times New Roman" w:eastAsia="Times New Roman" w:hAnsi="Times New Roman" w:cs="Times New Roman"/>
          <w:kern w:val="0"/>
          <w14:ligatures w14:val="none"/>
        </w:rPr>
        <w:t xml:space="preserve">, </w:t>
      </w:r>
      <w:hyperlink r:id="rId1969" w:anchor="dfn-sosa-issampleofultimatefoi" w:history="1">
        <w:r w:rsidRPr="008D2809">
          <w:rPr>
            <w:rFonts w:ascii="Times New Roman" w:eastAsia="Times New Roman" w:hAnsi="Times New Roman" w:cs="Times New Roman"/>
            <w:color w:val="0000FF"/>
            <w:kern w:val="0"/>
            <w:u w:val="single"/>
            <w14:ligatures w14:val="none"/>
          </w:rPr>
          <w:t>sosa:isSampleOfUltimateFOI</w:t>
        </w:r>
      </w:hyperlink>
      <w:r w:rsidRPr="008D2809">
        <w:rPr>
          <w:rFonts w:ascii="Times New Roman" w:eastAsia="Times New Roman" w:hAnsi="Times New Roman" w:cs="Times New Roman"/>
          <w:kern w:val="0"/>
          <w14:ligatures w14:val="none"/>
        </w:rPr>
        <w:t xml:space="preserve">, </w:t>
      </w:r>
      <w:hyperlink r:id="rId1970" w:anchor="dfn-sosa-issampleof" w:history="1">
        <w:r w:rsidRPr="008D2809">
          <w:rPr>
            <w:rFonts w:ascii="Times New Roman" w:eastAsia="Times New Roman" w:hAnsi="Times New Roman" w:cs="Times New Roman"/>
            <w:color w:val="0000FF"/>
            <w:kern w:val="0"/>
            <w:u w:val="single"/>
            <w14:ligatures w14:val="none"/>
          </w:rPr>
          <w:t>sosa:isSampleOf</w:t>
        </w:r>
      </w:hyperlink>
      <w:r w:rsidRPr="008D2809">
        <w:rPr>
          <w:rFonts w:ascii="Times New Roman" w:eastAsia="Times New Roman" w:hAnsi="Times New Roman" w:cs="Times New Roman"/>
          <w:kern w:val="0"/>
          <w14:ligatures w14:val="none"/>
        </w:rPr>
        <w:t xml:space="preserve">, </w:t>
      </w:r>
      <w:hyperlink r:id="rId1971" w:anchor="dfn-sosa-isresultofusedprocedure" w:history="1">
        <w:r w:rsidRPr="008D2809">
          <w:rPr>
            <w:rFonts w:ascii="Times New Roman" w:eastAsia="Times New Roman" w:hAnsi="Times New Roman" w:cs="Times New Roman"/>
            <w:color w:val="0000FF"/>
            <w:kern w:val="0"/>
            <w:u w:val="single"/>
            <w14:ligatures w14:val="none"/>
          </w:rPr>
          <w:t>sosa:isResultOfUsedProcedure</w:t>
        </w:r>
      </w:hyperlink>
      <w:r w:rsidRPr="008D2809">
        <w:rPr>
          <w:rFonts w:ascii="Times New Roman" w:eastAsia="Times New Roman" w:hAnsi="Times New Roman" w:cs="Times New Roman"/>
          <w:kern w:val="0"/>
          <w14:ligatures w14:val="none"/>
        </w:rPr>
        <w:t xml:space="preserve">, </w:t>
      </w:r>
      <w:hyperlink r:id="rId1972" w:anchor="dfn-sosa-isresultofmadebysampler" w:history="1">
        <w:r w:rsidRPr="008D2809">
          <w:rPr>
            <w:rFonts w:ascii="Times New Roman" w:eastAsia="Times New Roman" w:hAnsi="Times New Roman" w:cs="Times New Roman"/>
            <w:color w:val="0000FF"/>
            <w:kern w:val="0"/>
            <w:u w:val="single"/>
            <w14:ligatures w14:val="none"/>
          </w:rPr>
          <w:t>sosa:isResultOfMadeBySampler</w:t>
        </w:r>
      </w:hyperlink>
      <w:r w:rsidRPr="008D2809">
        <w:rPr>
          <w:rFonts w:ascii="Times New Roman" w:eastAsia="Times New Roman" w:hAnsi="Times New Roman" w:cs="Times New Roman"/>
          <w:kern w:val="0"/>
          <w14:ligatures w14:val="none"/>
        </w:rPr>
        <w:t>. If they are present, the value of these properties summarize</w:t>
      </w:r>
      <w:ins w:id="313" w:author="Carl Reed" w:date="2026-08-24T13:43:00Z" w16du:dateUtc="2026-08-24T19:43:00Z">
        <w:r w:rsidR="00A14407">
          <w:rPr>
            <w:rFonts w:ascii="Times New Roman" w:eastAsia="Times New Roman" w:hAnsi="Times New Roman" w:cs="Times New Roman"/>
            <w:kern w:val="0"/>
            <w14:ligatures w14:val="none"/>
          </w:rPr>
          <w:t>s</w:t>
        </w:r>
      </w:ins>
      <w:r w:rsidRPr="008D2809">
        <w:rPr>
          <w:rFonts w:ascii="Times New Roman" w:eastAsia="Times New Roman" w:hAnsi="Times New Roman" w:cs="Times New Roman"/>
          <w:kern w:val="0"/>
          <w14:ligatures w14:val="none"/>
        </w:rPr>
        <w:t xml:space="preserve"> the values of the matching properties of the member samples, where membership is either direct or transitive through one or more member sample collections. </w:t>
      </w:r>
    </w:p>
    <w:p w14:paraId="258D95A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following consistency rules apply to the Sample properties listed above: </w:t>
      </w:r>
    </w:p>
    <w:p w14:paraId="43B24A15" w14:textId="77777777" w:rsidR="008D2809" w:rsidRPr="008D2809" w:rsidRDefault="008D2809" w:rsidP="008D280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Where an individual </w:t>
      </w:r>
      <w:hyperlink r:id="rId1973" w:anchor="SOSASampleCollection" w:history="1">
        <w:r w:rsidRPr="008D2809">
          <w:rPr>
            <w:rFonts w:ascii="Times New Roman" w:eastAsia="Times New Roman" w:hAnsi="Times New Roman" w:cs="Times New Roman"/>
            <w:color w:val="0000FF"/>
            <w:kern w:val="0"/>
            <w:u w:val="single"/>
            <w14:ligatures w14:val="none"/>
          </w:rPr>
          <w:t>SampleCollection</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i/>
          <w:iCs/>
          <w:kern w:val="0"/>
          <w14:ligatures w14:val="none"/>
        </w:rPr>
        <w:t>omits a property</w:t>
      </w:r>
      <w:r w:rsidRPr="008D2809">
        <w:rPr>
          <w:rFonts w:ascii="Times New Roman" w:eastAsia="Times New Roman" w:hAnsi="Times New Roman" w:cs="Times New Roman"/>
          <w:kern w:val="0"/>
          <w14:ligatures w14:val="none"/>
        </w:rPr>
        <w:t xml:space="preserve">, a member </w:t>
      </w:r>
      <w:hyperlink r:id="rId1974" w:anchor="SOSASample" w:history="1">
        <w:r w:rsidRPr="008D2809">
          <w:rPr>
            <w:rFonts w:ascii="Times New Roman" w:eastAsia="Times New Roman" w:hAnsi="Times New Roman" w:cs="Times New Roman"/>
            <w:color w:val="0000FF"/>
            <w:kern w:val="0"/>
            <w:u w:val="single"/>
            <w14:ligatures w14:val="none"/>
          </w:rPr>
          <w:t>Sample</w:t>
        </w:r>
      </w:hyperlink>
      <w:r w:rsidRPr="008D2809">
        <w:rPr>
          <w:rFonts w:ascii="Times New Roman" w:eastAsia="Times New Roman" w:hAnsi="Times New Roman" w:cs="Times New Roman"/>
          <w:kern w:val="0"/>
          <w14:ligatures w14:val="none"/>
        </w:rPr>
        <w:t xml:space="preserve"> (direct or transitive) </w:t>
      </w:r>
      <w:r w:rsidRPr="008D2809">
        <w:rPr>
          <w:rFonts w:ascii="Times New Roman" w:eastAsia="Times New Roman" w:hAnsi="Times New Roman" w:cs="Times New Roman"/>
          <w:i/>
          <w:iCs/>
          <w:kern w:val="0"/>
          <w14:ligatures w14:val="none"/>
        </w:rPr>
        <w:t>MAY</w:t>
      </w:r>
      <w:r w:rsidRPr="008D2809">
        <w:rPr>
          <w:rFonts w:ascii="Times New Roman" w:eastAsia="Times New Roman" w:hAnsi="Times New Roman" w:cs="Times New Roman"/>
          <w:kern w:val="0"/>
          <w14:ligatures w14:val="none"/>
        </w:rPr>
        <w:t xml:space="preserve"> have any value for that property. </w:t>
      </w:r>
    </w:p>
    <w:p w14:paraId="29D0E67D" w14:textId="77777777" w:rsidR="008D2809" w:rsidRPr="008D2809" w:rsidRDefault="008D2809" w:rsidP="008D280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Where an individual </w:t>
      </w:r>
      <w:hyperlink r:id="rId1975" w:anchor="SOSASampleCollection" w:history="1">
        <w:r w:rsidRPr="008D2809">
          <w:rPr>
            <w:rFonts w:ascii="Times New Roman" w:eastAsia="Times New Roman" w:hAnsi="Times New Roman" w:cs="Times New Roman"/>
            <w:color w:val="0000FF"/>
            <w:kern w:val="0"/>
            <w:u w:val="single"/>
            <w14:ligatures w14:val="none"/>
          </w:rPr>
          <w:t>SampleCollection</w:t>
        </w:r>
      </w:hyperlink>
      <w:r w:rsidRPr="008D2809">
        <w:rPr>
          <w:rFonts w:ascii="Times New Roman" w:eastAsia="Times New Roman" w:hAnsi="Times New Roman" w:cs="Times New Roman"/>
          <w:kern w:val="0"/>
          <w14:ligatures w14:val="none"/>
        </w:rPr>
        <w:t xml:space="preserve"> has </w:t>
      </w:r>
      <w:r w:rsidRPr="008D2809">
        <w:rPr>
          <w:rFonts w:ascii="Times New Roman" w:eastAsia="Times New Roman" w:hAnsi="Times New Roman" w:cs="Times New Roman"/>
          <w:i/>
          <w:iCs/>
          <w:kern w:val="0"/>
          <w14:ligatures w14:val="none"/>
        </w:rPr>
        <w:t>a single value for a property</w:t>
      </w:r>
      <w:r w:rsidRPr="008D2809">
        <w:rPr>
          <w:rFonts w:ascii="Times New Roman" w:eastAsia="Times New Roman" w:hAnsi="Times New Roman" w:cs="Times New Roman"/>
          <w:kern w:val="0"/>
          <w14:ligatures w14:val="none"/>
        </w:rPr>
        <w:t xml:space="preserve">, each ember </w:t>
      </w:r>
      <w:hyperlink r:id="rId1976" w:anchor="SOSASample" w:history="1">
        <w:r w:rsidRPr="008D2809">
          <w:rPr>
            <w:rFonts w:ascii="Times New Roman" w:eastAsia="Times New Roman" w:hAnsi="Times New Roman" w:cs="Times New Roman"/>
            <w:color w:val="0000FF"/>
            <w:kern w:val="0"/>
            <w:u w:val="single"/>
            <w14:ligatures w14:val="none"/>
          </w:rPr>
          <w:t>Sample</w:t>
        </w:r>
      </w:hyperlink>
      <w:r w:rsidRPr="008D2809">
        <w:rPr>
          <w:rFonts w:ascii="Times New Roman" w:eastAsia="Times New Roman" w:hAnsi="Times New Roman" w:cs="Times New Roman"/>
          <w:kern w:val="0"/>
          <w14:ligatures w14:val="none"/>
        </w:rPr>
        <w:t xml:space="preserve"> (direct or transitive) </w:t>
      </w:r>
      <w:r w:rsidRPr="008D2809">
        <w:rPr>
          <w:rFonts w:ascii="Times New Roman" w:eastAsia="Times New Roman" w:hAnsi="Times New Roman" w:cs="Times New Roman"/>
          <w:i/>
          <w:iCs/>
          <w:kern w:val="0"/>
          <w14:ligatures w14:val="none"/>
        </w:rPr>
        <w:t>MUST</w:t>
      </w:r>
      <w:r w:rsidRPr="008D2809">
        <w:rPr>
          <w:rFonts w:ascii="Times New Roman" w:eastAsia="Times New Roman" w:hAnsi="Times New Roman" w:cs="Times New Roman"/>
          <w:kern w:val="0"/>
          <w14:ligatures w14:val="none"/>
        </w:rPr>
        <w:t xml:space="preserve"> have that same value for that property; i.e., the collection is homogeneous in that property. That property </w:t>
      </w:r>
      <w:r w:rsidRPr="008D2809">
        <w:rPr>
          <w:rFonts w:ascii="Times New Roman" w:eastAsia="Times New Roman" w:hAnsi="Times New Roman" w:cs="Times New Roman"/>
          <w:i/>
          <w:iCs/>
          <w:kern w:val="0"/>
          <w14:ligatures w14:val="none"/>
        </w:rPr>
        <w:t>MAY</w:t>
      </w:r>
      <w:r w:rsidRPr="008D2809">
        <w:rPr>
          <w:rFonts w:ascii="Times New Roman" w:eastAsia="Times New Roman" w:hAnsi="Times New Roman" w:cs="Times New Roman"/>
          <w:kern w:val="0"/>
          <w14:ligatures w14:val="none"/>
        </w:rPr>
        <w:t xml:space="preserve"> be omitted in any member </w:t>
      </w:r>
      <w:hyperlink r:id="rId1977" w:anchor="SOSASample" w:history="1">
        <w:r w:rsidRPr="008D2809">
          <w:rPr>
            <w:rFonts w:ascii="Times New Roman" w:eastAsia="Times New Roman" w:hAnsi="Times New Roman" w:cs="Times New Roman"/>
            <w:color w:val="0000FF"/>
            <w:kern w:val="0"/>
            <w:u w:val="single"/>
            <w14:ligatures w14:val="none"/>
          </w:rPr>
          <w:t>Sample</w:t>
        </w:r>
      </w:hyperlink>
      <w:r w:rsidRPr="008D2809">
        <w:rPr>
          <w:rFonts w:ascii="Times New Roman" w:eastAsia="Times New Roman" w:hAnsi="Times New Roman" w:cs="Times New Roman"/>
          <w:kern w:val="0"/>
          <w14:ligatures w14:val="none"/>
        </w:rPr>
        <w:t xml:space="preserve"> or </w:t>
      </w:r>
      <w:hyperlink r:id="rId1978" w:anchor="SOSASampleCollection" w:history="1">
        <w:r w:rsidRPr="008D2809">
          <w:rPr>
            <w:rFonts w:ascii="Times New Roman" w:eastAsia="Times New Roman" w:hAnsi="Times New Roman" w:cs="Times New Roman"/>
            <w:color w:val="0000FF"/>
            <w:kern w:val="0"/>
            <w:u w:val="single"/>
            <w14:ligatures w14:val="none"/>
          </w:rPr>
          <w:t>SampleCollection</w:t>
        </w:r>
      </w:hyperlink>
      <w:r w:rsidRPr="008D2809">
        <w:rPr>
          <w:rFonts w:ascii="Times New Roman" w:eastAsia="Times New Roman" w:hAnsi="Times New Roman" w:cs="Times New Roman"/>
          <w:kern w:val="0"/>
          <w14:ligatures w14:val="none"/>
        </w:rPr>
        <w:t xml:space="preserve">. </w:t>
      </w:r>
    </w:p>
    <w:p w14:paraId="4E27219A" w14:textId="77777777" w:rsidR="008D2809" w:rsidRPr="008D2809" w:rsidRDefault="008D2809" w:rsidP="008D280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Where an individual </w:t>
      </w:r>
      <w:hyperlink r:id="rId1979" w:anchor="SOSASampleCollection" w:history="1">
        <w:r w:rsidRPr="008D2809">
          <w:rPr>
            <w:rFonts w:ascii="Times New Roman" w:eastAsia="Times New Roman" w:hAnsi="Times New Roman" w:cs="Times New Roman"/>
            <w:color w:val="0000FF"/>
            <w:kern w:val="0"/>
            <w:u w:val="single"/>
            <w14:ligatures w14:val="none"/>
          </w:rPr>
          <w:t>SampleCollection</w:t>
        </w:r>
      </w:hyperlink>
      <w:r w:rsidRPr="008D2809">
        <w:rPr>
          <w:rFonts w:ascii="Times New Roman" w:eastAsia="Times New Roman" w:hAnsi="Times New Roman" w:cs="Times New Roman"/>
          <w:kern w:val="0"/>
          <w14:ligatures w14:val="none"/>
        </w:rPr>
        <w:t xml:space="preserve"> has </w:t>
      </w:r>
      <w:r w:rsidRPr="008D2809">
        <w:rPr>
          <w:rFonts w:ascii="Times New Roman" w:eastAsia="Times New Roman" w:hAnsi="Times New Roman" w:cs="Times New Roman"/>
          <w:i/>
          <w:iCs/>
          <w:kern w:val="0"/>
          <w14:ligatures w14:val="none"/>
        </w:rPr>
        <w:t>more than one value for a property</w:t>
      </w:r>
      <w:r w:rsidRPr="008D2809">
        <w:rPr>
          <w:rFonts w:ascii="Times New Roman" w:eastAsia="Times New Roman" w:hAnsi="Times New Roman" w:cs="Times New Roman"/>
          <w:kern w:val="0"/>
          <w14:ligatures w14:val="none"/>
        </w:rPr>
        <w:t xml:space="preserve">, each member </w:t>
      </w:r>
      <w:hyperlink r:id="rId1980" w:anchor="SOSASample" w:history="1">
        <w:r w:rsidRPr="008D2809">
          <w:rPr>
            <w:rFonts w:ascii="Times New Roman" w:eastAsia="Times New Roman" w:hAnsi="Times New Roman" w:cs="Times New Roman"/>
            <w:color w:val="0000FF"/>
            <w:kern w:val="0"/>
            <w:u w:val="single"/>
            <w14:ligatures w14:val="none"/>
          </w:rPr>
          <w:t>Sample</w:t>
        </w:r>
      </w:hyperlink>
      <w:r w:rsidRPr="008D2809">
        <w:rPr>
          <w:rFonts w:ascii="Times New Roman" w:eastAsia="Times New Roman" w:hAnsi="Times New Roman" w:cs="Times New Roman"/>
          <w:kern w:val="0"/>
          <w14:ligatures w14:val="none"/>
        </w:rPr>
        <w:t xml:space="preserve"> (direct or transitive) </w:t>
      </w:r>
      <w:r w:rsidRPr="008D2809">
        <w:rPr>
          <w:rFonts w:ascii="Times New Roman" w:eastAsia="Times New Roman" w:hAnsi="Times New Roman" w:cs="Times New Roman"/>
          <w:i/>
          <w:iCs/>
          <w:kern w:val="0"/>
          <w14:ligatures w14:val="none"/>
        </w:rPr>
        <w:t>MUST</w:t>
      </w:r>
      <w:r w:rsidRPr="008D2809">
        <w:rPr>
          <w:rFonts w:ascii="Times New Roman" w:eastAsia="Times New Roman" w:hAnsi="Times New Roman" w:cs="Times New Roman"/>
          <w:kern w:val="0"/>
          <w14:ligatures w14:val="none"/>
        </w:rPr>
        <w:t xml:space="preserve"> have a value for that property that matches one of the values for the property in the collection. </w:t>
      </w:r>
    </w:p>
    <w:p w14:paraId="4E40E2C4" w14:textId="77777777" w:rsidR="008D2809" w:rsidRPr="008D2809" w:rsidRDefault="008D2809" w:rsidP="008D280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Where an individual </w:t>
      </w:r>
      <w:hyperlink r:id="rId1981" w:anchor="SOSASampleCollection" w:history="1">
        <w:r w:rsidRPr="008D2809">
          <w:rPr>
            <w:rFonts w:ascii="Times New Roman" w:eastAsia="Times New Roman" w:hAnsi="Times New Roman" w:cs="Times New Roman"/>
            <w:color w:val="0000FF"/>
            <w:kern w:val="0"/>
            <w:u w:val="single"/>
            <w14:ligatures w14:val="none"/>
          </w:rPr>
          <w:t>SampleCollection</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i/>
          <w:iCs/>
          <w:kern w:val="0"/>
          <w14:ligatures w14:val="none"/>
        </w:rPr>
        <w:t>has a value for a property that is a range or interval</w:t>
      </w:r>
      <w:r w:rsidRPr="008D2809">
        <w:rPr>
          <w:rFonts w:ascii="Times New Roman" w:eastAsia="Times New Roman" w:hAnsi="Times New Roman" w:cs="Times New Roman"/>
          <w:kern w:val="0"/>
          <w14:ligatures w14:val="none"/>
        </w:rPr>
        <w:t xml:space="preserve">, each member </w:t>
      </w:r>
      <w:hyperlink r:id="rId1982" w:anchor="SOSASample" w:history="1">
        <w:r w:rsidRPr="008D2809">
          <w:rPr>
            <w:rFonts w:ascii="Times New Roman" w:eastAsia="Times New Roman" w:hAnsi="Times New Roman" w:cs="Times New Roman"/>
            <w:color w:val="0000FF"/>
            <w:kern w:val="0"/>
            <w:u w:val="single"/>
            <w14:ligatures w14:val="none"/>
          </w:rPr>
          <w:t>Sample</w:t>
        </w:r>
      </w:hyperlink>
      <w:r w:rsidRPr="008D2809">
        <w:rPr>
          <w:rFonts w:ascii="Times New Roman" w:eastAsia="Times New Roman" w:hAnsi="Times New Roman" w:cs="Times New Roman"/>
          <w:kern w:val="0"/>
          <w14:ligatures w14:val="none"/>
        </w:rPr>
        <w:t xml:space="preserve"> (direct or transitive) </w:t>
      </w:r>
      <w:r w:rsidRPr="008D2809">
        <w:rPr>
          <w:rFonts w:ascii="Times New Roman" w:eastAsia="Times New Roman" w:hAnsi="Times New Roman" w:cs="Times New Roman"/>
          <w:i/>
          <w:iCs/>
          <w:kern w:val="0"/>
          <w14:ligatures w14:val="none"/>
        </w:rPr>
        <w:t>MUST</w:t>
      </w:r>
      <w:r w:rsidRPr="008D2809">
        <w:rPr>
          <w:rFonts w:ascii="Times New Roman" w:eastAsia="Times New Roman" w:hAnsi="Times New Roman" w:cs="Times New Roman"/>
          <w:kern w:val="0"/>
          <w14:ligatures w14:val="none"/>
        </w:rPr>
        <w:t xml:space="preserve"> have a value for that property that matches or falls within that range or interval. </w:t>
      </w:r>
    </w:p>
    <w:p w14:paraId="2A486088" w14:textId="77777777" w:rsidR="008D2809" w:rsidRPr="008D2809" w:rsidRDefault="008D2809" w:rsidP="008D280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Where an individual </w:t>
      </w:r>
      <w:hyperlink r:id="rId1983" w:anchor="SOSASampleCollection" w:history="1">
        <w:r w:rsidRPr="008D2809">
          <w:rPr>
            <w:rFonts w:ascii="Times New Roman" w:eastAsia="Times New Roman" w:hAnsi="Times New Roman" w:cs="Times New Roman"/>
            <w:color w:val="0000FF"/>
            <w:kern w:val="0"/>
            <w:u w:val="single"/>
            <w14:ligatures w14:val="none"/>
          </w:rPr>
          <w:t>SampleCollection</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i/>
          <w:iCs/>
          <w:kern w:val="0"/>
          <w14:ligatures w14:val="none"/>
        </w:rPr>
        <w:t>has more than one value for a property that is a range or interval</w:t>
      </w:r>
      <w:r w:rsidRPr="008D2809">
        <w:rPr>
          <w:rFonts w:ascii="Times New Roman" w:eastAsia="Times New Roman" w:hAnsi="Times New Roman" w:cs="Times New Roman"/>
          <w:kern w:val="0"/>
          <w14:ligatures w14:val="none"/>
        </w:rPr>
        <w:t xml:space="preserve">, each member </w:t>
      </w:r>
      <w:hyperlink r:id="rId1984" w:anchor="SOSASample" w:history="1">
        <w:r w:rsidRPr="008D2809">
          <w:rPr>
            <w:rFonts w:ascii="Times New Roman" w:eastAsia="Times New Roman" w:hAnsi="Times New Roman" w:cs="Times New Roman"/>
            <w:color w:val="0000FF"/>
            <w:kern w:val="0"/>
            <w:u w:val="single"/>
            <w14:ligatures w14:val="none"/>
          </w:rPr>
          <w:t>Sample</w:t>
        </w:r>
      </w:hyperlink>
      <w:r w:rsidRPr="008D2809">
        <w:rPr>
          <w:rFonts w:ascii="Times New Roman" w:eastAsia="Times New Roman" w:hAnsi="Times New Roman" w:cs="Times New Roman"/>
          <w:kern w:val="0"/>
          <w14:ligatures w14:val="none"/>
        </w:rPr>
        <w:t xml:space="preserve"> (direct or transitive) </w:t>
      </w:r>
      <w:r w:rsidRPr="008D2809">
        <w:rPr>
          <w:rFonts w:ascii="Times New Roman" w:eastAsia="Times New Roman" w:hAnsi="Times New Roman" w:cs="Times New Roman"/>
          <w:i/>
          <w:iCs/>
          <w:kern w:val="0"/>
          <w14:ligatures w14:val="none"/>
        </w:rPr>
        <w:t>MUST</w:t>
      </w:r>
      <w:r w:rsidRPr="008D2809">
        <w:rPr>
          <w:rFonts w:ascii="Times New Roman" w:eastAsia="Times New Roman" w:hAnsi="Times New Roman" w:cs="Times New Roman"/>
          <w:kern w:val="0"/>
          <w14:ligatures w14:val="none"/>
        </w:rPr>
        <w:t xml:space="preserve"> have a value for that property that matches or falls within one of those ranges or intervals. </w:t>
      </w:r>
    </w:p>
    <w:p w14:paraId="35AC076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 xml:space="preserve">The members of a collection do not necessarily share a common value for any property. </w:t>
      </w:r>
    </w:p>
    <w:p w14:paraId="23A453D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7230D74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Examples of Collections conforming to the rules are provided in and </w:t>
      </w:r>
      <w:hyperlink r:id="rId1985" w:anchor="ModelCollectionRules" w:history="1">
        <w:r w:rsidRPr="008D2809">
          <w:rPr>
            <w:rFonts w:ascii="Times New Roman" w:eastAsia="Times New Roman" w:hAnsi="Times New Roman" w:cs="Times New Roman"/>
            <w:color w:val="0000FF"/>
            <w:kern w:val="0"/>
            <w:u w:val="single"/>
            <w14:ligatures w14:val="none"/>
          </w:rPr>
          <w:t>Collections and their members' property values</w:t>
        </w:r>
      </w:hyperlink>
      <w:r w:rsidRPr="008D2809">
        <w:rPr>
          <w:rFonts w:ascii="Times New Roman" w:eastAsia="Times New Roman" w:hAnsi="Times New Roman" w:cs="Times New Roman"/>
          <w:kern w:val="0"/>
          <w14:ligatures w14:val="none"/>
        </w:rPr>
        <w:t xml:space="preserve">. These illustrate all the cases described above. </w:t>
      </w:r>
    </w:p>
    <w:p w14:paraId="56C0F61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43ADF56C"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members of a collection do not necessarily share a common value for any property. </w:t>
      </w:r>
    </w:p>
    <w:p w14:paraId="03AD0FF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Disjoint with</w:t>
      </w:r>
    </w:p>
    <w:p w14:paraId="214B625C"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986" w:anchor="dfn-sosa-actuationcollection" w:history="1">
        <w:r w:rsidRPr="008D2809">
          <w:rPr>
            <w:rFonts w:ascii="Times New Roman" w:eastAsia="Times New Roman" w:hAnsi="Times New Roman" w:cs="Times New Roman"/>
            <w:color w:val="0000FF"/>
            <w:kern w:val="0"/>
            <w:u w:val="single"/>
            <w14:ligatures w14:val="none"/>
          </w:rPr>
          <w:t>sosa:ActuationCollection</w:t>
        </w:r>
      </w:hyperlink>
      <w:r w:rsidRPr="008D2809">
        <w:rPr>
          <w:rFonts w:ascii="Times New Roman" w:eastAsia="Times New Roman" w:hAnsi="Times New Roman" w:cs="Times New Roman"/>
          <w:kern w:val="0"/>
          <w14:ligatures w14:val="none"/>
        </w:rPr>
        <w:t xml:space="preserve"> , </w:t>
      </w:r>
      <w:hyperlink r:id="rId1987" w:anchor="dfn-sosa-observationcollection" w:history="1">
        <w:r w:rsidRPr="008D2809">
          <w:rPr>
            <w:rFonts w:ascii="Times New Roman" w:eastAsia="Times New Roman" w:hAnsi="Times New Roman" w:cs="Times New Roman"/>
            <w:color w:val="0000FF"/>
            <w:kern w:val="0"/>
            <w:u w:val="single"/>
            <w14:ligatures w14:val="none"/>
          </w:rPr>
          <w:t>sosa:ObservationCollection</w:t>
        </w:r>
      </w:hyperlink>
      <w:r w:rsidRPr="008D2809">
        <w:rPr>
          <w:rFonts w:ascii="Times New Roman" w:eastAsia="Times New Roman" w:hAnsi="Times New Roman" w:cs="Times New Roman"/>
          <w:kern w:val="0"/>
          <w14:ligatures w14:val="none"/>
        </w:rPr>
        <w:t xml:space="preserve"> , </w:t>
      </w:r>
      <w:hyperlink r:id="rId1988" w:anchor="dfn-sosa-samplingcollection" w:history="1">
        <w:r w:rsidRPr="008D2809">
          <w:rPr>
            <w:rFonts w:ascii="Times New Roman" w:eastAsia="Times New Roman" w:hAnsi="Times New Roman" w:cs="Times New Roman"/>
            <w:color w:val="0000FF"/>
            <w:kern w:val="0"/>
            <w:u w:val="single"/>
            <w14:ligatures w14:val="none"/>
          </w:rPr>
          <w:t>sosa:SamplingCollection</w:t>
        </w:r>
      </w:hyperlink>
      <w:r w:rsidRPr="008D2809">
        <w:rPr>
          <w:rFonts w:ascii="Times New Roman" w:eastAsia="Times New Roman" w:hAnsi="Times New Roman" w:cs="Times New Roman"/>
          <w:kern w:val="0"/>
          <w14:ligatures w14:val="none"/>
        </w:rPr>
        <w:t xml:space="preserve"> </w:t>
      </w:r>
    </w:p>
    <w:p w14:paraId="64092A2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Restrictions in SSN</w:t>
      </w:r>
    </w:p>
    <w:p w14:paraId="4EA305FD"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1989" w:anchor="dfn-sosa-isresultof" w:history="1">
        <w:r w:rsidRPr="008D2809">
          <w:rPr>
            <w:rFonts w:ascii="Times New Roman" w:eastAsia="Times New Roman" w:hAnsi="Times New Roman" w:cs="Times New Roman"/>
            <w:color w:val="0000FF"/>
            <w:kern w:val="0"/>
            <w:u w:val="single"/>
            <w14:ligatures w14:val="none"/>
          </w:rPr>
          <w:t>sosa:isResultOf</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990" w:anchor="dfn-sosa-sampling" w:history="1">
        <w:r w:rsidRPr="008D2809">
          <w:rPr>
            <w:rFonts w:ascii="Times New Roman" w:eastAsia="Times New Roman" w:hAnsi="Times New Roman" w:cs="Times New Roman"/>
            <w:color w:val="0000FF"/>
            <w:kern w:val="0"/>
            <w:u w:val="single"/>
            <w14:ligatures w14:val="none"/>
          </w:rPr>
          <w:t>sosa:Sampling</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or</w:t>
      </w:r>
      <w:r w:rsidRPr="008D2809">
        <w:rPr>
          <w:rFonts w:ascii="Times New Roman" w:eastAsia="Times New Roman" w:hAnsi="Times New Roman" w:cs="Times New Roman"/>
          <w:kern w:val="0"/>
          <w14:ligatures w14:val="none"/>
        </w:rPr>
        <w:t xml:space="preserve"> </w:t>
      </w:r>
      <w:hyperlink r:id="rId1991" w:anchor="dfn-sosa-samplingcollection" w:history="1">
        <w:r w:rsidRPr="008D2809">
          <w:rPr>
            <w:rFonts w:ascii="Times New Roman" w:eastAsia="Times New Roman" w:hAnsi="Times New Roman" w:cs="Times New Roman"/>
            <w:color w:val="0000FF"/>
            <w:kern w:val="0"/>
            <w:u w:val="single"/>
            <w14:ligatures w14:val="none"/>
          </w:rPr>
          <w:t>sosa:SamplingCollection</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992" w:anchor="dfn-sosa-issampleof" w:history="1">
        <w:r w:rsidRPr="008D2809">
          <w:rPr>
            <w:rFonts w:ascii="Times New Roman" w:eastAsia="Times New Roman" w:hAnsi="Times New Roman" w:cs="Times New Roman"/>
            <w:color w:val="0000FF"/>
            <w:kern w:val="0"/>
            <w:u w:val="single"/>
            <w14:ligatures w14:val="none"/>
          </w:rPr>
          <w:t>sosa:isSampleOf</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993"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994" w:anchor="dfn-sosa-hasoriginalsample" w:history="1">
        <w:r w:rsidRPr="008D2809">
          <w:rPr>
            <w:rFonts w:ascii="Times New Roman" w:eastAsia="Times New Roman" w:hAnsi="Times New Roman" w:cs="Times New Roman"/>
            <w:color w:val="0000FF"/>
            <w:kern w:val="0"/>
            <w:u w:val="single"/>
            <w14:ligatures w14:val="none"/>
          </w:rPr>
          <w:t>sosa:hasOriginalSample</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995" w:anchor="dfn-sosa-sample" w:history="1">
        <w:r w:rsidRPr="008D2809">
          <w:rPr>
            <w:rFonts w:ascii="Times New Roman" w:eastAsia="Times New Roman" w:hAnsi="Times New Roman" w:cs="Times New Roman"/>
            <w:color w:val="0000FF"/>
            <w:kern w:val="0"/>
            <w:u w:val="single"/>
            <w14:ligatures w14:val="none"/>
          </w:rPr>
          <w:t>sosa:Sample</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996" w:anchor="dfn-sosa-issampleofultimatefoi" w:history="1">
        <w:r w:rsidRPr="008D2809">
          <w:rPr>
            <w:rFonts w:ascii="Times New Roman" w:eastAsia="Times New Roman" w:hAnsi="Times New Roman" w:cs="Times New Roman"/>
            <w:color w:val="0000FF"/>
            <w:kern w:val="0"/>
            <w:u w:val="single"/>
            <w14:ligatures w14:val="none"/>
          </w:rPr>
          <w:t>sosa:isSampleOfUltimateFOI</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997"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1998" w:anchor="dfn-sosa-isresultofmadebysampler" w:history="1">
        <w:r w:rsidRPr="008D2809">
          <w:rPr>
            <w:rFonts w:ascii="Times New Roman" w:eastAsia="Times New Roman" w:hAnsi="Times New Roman" w:cs="Times New Roman"/>
            <w:color w:val="0000FF"/>
            <w:kern w:val="0"/>
            <w:u w:val="single"/>
            <w14:ligatures w14:val="none"/>
          </w:rPr>
          <w:t>sosa:isResultOfMadeBySampler</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1999" w:anchor="dfn-sosa-sampler" w:history="1">
        <w:r w:rsidRPr="008D2809">
          <w:rPr>
            <w:rFonts w:ascii="Times New Roman" w:eastAsia="Times New Roman" w:hAnsi="Times New Roman" w:cs="Times New Roman"/>
            <w:color w:val="0000FF"/>
            <w:kern w:val="0"/>
            <w:u w:val="single"/>
            <w14:ligatures w14:val="none"/>
          </w:rPr>
          <w:t>sosa:Sampler</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2000" w:anchor="dfn-sosa-isresultofusedprocedure" w:history="1">
        <w:r w:rsidRPr="008D2809">
          <w:rPr>
            <w:rFonts w:ascii="Times New Roman" w:eastAsia="Times New Roman" w:hAnsi="Times New Roman" w:cs="Times New Roman"/>
            <w:color w:val="0000FF"/>
            <w:kern w:val="0"/>
            <w:u w:val="single"/>
            <w14:ligatures w14:val="none"/>
          </w:rPr>
          <w:t>sosa:isResultOfUsedProcedure</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2001" w:anchor="dfn-sosa-samplingprocedure" w:history="1">
        <w:r w:rsidRPr="008D2809">
          <w:rPr>
            <w:rFonts w:ascii="Times New Roman" w:eastAsia="Times New Roman" w:hAnsi="Times New Roman" w:cs="Times New Roman"/>
            <w:color w:val="0000FF"/>
            <w:kern w:val="0"/>
            <w:u w:val="single"/>
            <w14:ligatures w14:val="none"/>
          </w:rPr>
          <w:t>sosa:SamplingProcedure</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2002" w:anchor="dfn-sosa-hasmember" w:history="1">
        <w:r w:rsidRPr="008D2809">
          <w:rPr>
            <w:rFonts w:ascii="Times New Roman" w:eastAsia="Times New Roman" w:hAnsi="Times New Roman" w:cs="Times New Roman"/>
            <w:color w:val="0000FF"/>
            <w:kern w:val="0"/>
            <w:u w:val="single"/>
            <w14:ligatures w14:val="none"/>
          </w:rPr>
          <w:t>sosa:hasMember</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2003" w:anchor="dfn-sosa-sample" w:history="1">
        <w:r w:rsidRPr="008D2809">
          <w:rPr>
            <w:rFonts w:ascii="Times New Roman" w:eastAsia="Times New Roman" w:hAnsi="Times New Roman" w:cs="Times New Roman"/>
            <w:color w:val="0000FF"/>
            <w:kern w:val="0"/>
            <w:u w:val="single"/>
            <w14:ligatures w14:val="none"/>
          </w:rPr>
          <w:t>sosa:Sample</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or</w:t>
      </w:r>
      <w:r w:rsidRPr="008D2809">
        <w:rPr>
          <w:rFonts w:ascii="Times New Roman" w:eastAsia="Times New Roman" w:hAnsi="Times New Roman" w:cs="Times New Roman"/>
          <w:kern w:val="0"/>
          <w14:ligatures w14:val="none"/>
        </w:rPr>
        <w:t xml:space="preserve"> </w:t>
      </w:r>
      <w:hyperlink r:id="rId2004" w:anchor="dfn-sosa-samplecollection" w:history="1">
        <w:r w:rsidRPr="008D2809">
          <w:rPr>
            <w:rFonts w:ascii="Times New Roman" w:eastAsia="Times New Roman" w:hAnsi="Times New Roman" w:cs="Times New Roman"/>
            <w:color w:val="0000FF"/>
            <w:kern w:val="0"/>
            <w:u w:val="single"/>
            <w14:ligatures w14:val="none"/>
          </w:rPr>
          <w:t>sosa:SampleCollection</w:t>
        </w:r>
      </w:hyperlink>
      <w:r w:rsidRPr="008D2809">
        <w:rPr>
          <w:rFonts w:ascii="Times New Roman" w:eastAsia="Times New Roman" w:hAnsi="Times New Roman" w:cs="Times New Roman"/>
          <w:kern w:val="0"/>
          <w14:ligatures w14:val="none"/>
        </w:rPr>
        <w:t xml:space="preserve">) </w:t>
      </w:r>
    </w:p>
    <w:p w14:paraId="5F29A35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5B6CE234"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005" w:history="1">
        <w:r w:rsidRPr="008D2809">
          <w:rPr>
            <w:rFonts w:ascii="Times New Roman" w:eastAsia="Times New Roman" w:hAnsi="Times New Roman" w:cs="Times New Roman"/>
            <w:color w:val="0000FF"/>
            <w:kern w:val="0"/>
            <w:u w:val="single"/>
            <w14:ligatures w14:val="none"/>
          </w:rPr>
          <w:t>http://www.w3.org/ns/sosa/sampling/</w:t>
        </w:r>
      </w:hyperlink>
      <w:r w:rsidRPr="008D2809">
        <w:rPr>
          <w:rFonts w:ascii="Times New Roman" w:eastAsia="Times New Roman" w:hAnsi="Times New Roman" w:cs="Times New Roman"/>
          <w:kern w:val="0"/>
          <w14:ligatures w14:val="none"/>
        </w:rPr>
        <w:t xml:space="preserve"> </w:t>
      </w:r>
    </w:p>
    <w:p w14:paraId="7B2EC04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006" w:anchor="Sampling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007"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4B943AE4"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5.6.2.6 </w:t>
      </w:r>
      <w:r w:rsidRPr="008D2809">
        <w:rPr>
          <w:rFonts w:ascii="Times New Roman" w:eastAsia="Times New Roman" w:hAnsi="Times New Roman" w:cs="Times New Roman"/>
          <w:b/>
          <w:bCs/>
          <w:i/>
          <w:iCs/>
          <w:kern w:val="0"/>
          <w:sz w:val="20"/>
          <w:szCs w:val="20"/>
          <w14:ligatures w14:val="none"/>
        </w:rPr>
        <w:t>sosa:Sampler</w:t>
      </w:r>
    </w:p>
    <w:p w14:paraId="10A40C7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http://www.w3.org/ns/sosa/Sampler </w:t>
      </w:r>
    </w:p>
    <w:p w14:paraId="007F816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Class</w:t>
      </w:r>
      <w:r w:rsidRPr="008D2809">
        <w:rPr>
          <w:rFonts w:ascii="Times New Roman" w:eastAsia="Times New Roman" w:hAnsi="Times New Roman" w:cs="Times New Roman"/>
          <w:kern w:val="0"/>
          <w14:ligatures w14:val="none"/>
        </w:rPr>
        <w:t xml:space="preserve"> </w:t>
      </w:r>
    </w:p>
    <w:p w14:paraId="36935702" w14:textId="198F5B2C"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Sampler</w:t>
      </w:r>
      <w:r w:rsidRPr="008D2809">
        <w:rPr>
          <w:rFonts w:ascii="Times New Roman" w:eastAsia="Times New Roman" w:hAnsi="Times New Roman" w:cs="Times New Roman"/>
          <w:kern w:val="0"/>
          <w14:ligatures w14:val="none"/>
        </w:rPr>
        <w:t xml:space="preserve"> — System that implements a SamplingProcedure to generate a Sample</w:t>
      </w:r>
      <w:ins w:id="314" w:author="Carl Reed" w:date="2026-08-24T13:43:00Z" w16du:dateUtc="2026-08-24T19:43:00Z">
        <w:r w:rsidR="00C01516">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4D7DA95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68D73E9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 Sampler may have a geographic location. See </w:t>
      </w:r>
      <w:hyperlink r:id="rId2008" w:anchor="ModelLocation" w:history="1">
        <w:r w:rsidRPr="008D2809">
          <w:rPr>
            <w:rFonts w:ascii="Times New Roman" w:eastAsia="Times New Roman" w:hAnsi="Times New Roman" w:cs="Times New Roman"/>
            <w:color w:val="0000FF"/>
            <w:kern w:val="0"/>
            <w:u w:val="single"/>
            <w14:ligatures w14:val="none"/>
          </w:rPr>
          <w:t>Location and Geometry</w:t>
        </w:r>
      </w:hyperlink>
      <w:r w:rsidRPr="008D2809">
        <w:rPr>
          <w:rFonts w:ascii="Times New Roman" w:eastAsia="Times New Roman" w:hAnsi="Times New Roman" w:cs="Times New Roman"/>
          <w:kern w:val="0"/>
          <w14:ligatures w14:val="none"/>
        </w:rPr>
        <w:t xml:space="preserve"> for patterns to describe this.</w:t>
      </w:r>
    </w:p>
    <w:p w14:paraId="2488C641" w14:textId="18572EBD"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Examples</w:t>
      </w:r>
      <w:ins w:id="315" w:author="Carl Reed" w:date="2026-08-24T14:36:00Z" w16du:dateUtc="2026-08-24T20:36:00Z">
        <w:r w:rsidR="00845FD1">
          <w:rPr>
            <w:rFonts w:ascii="Times New Roman" w:eastAsia="Times New Roman" w:hAnsi="Times New Roman" w:cs="Times New Roman"/>
            <w:kern w:val="0"/>
            <w14:ligatures w14:val="none"/>
          </w:rPr>
          <w:t>:</w:t>
        </w:r>
      </w:ins>
    </w:p>
    <w:p w14:paraId="2E2A6336"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 ball mill, diamond drill, hammer, hypodermic syringe and needle, image </w:t>
      </w:r>
      <w:hyperlink r:id="rId2009" w:anchor="SOSASensor" w:history="1">
        <w:r w:rsidRPr="008D2809">
          <w:rPr>
            <w:rFonts w:ascii="Times New Roman" w:eastAsia="Times New Roman" w:hAnsi="Times New Roman" w:cs="Times New Roman"/>
            <w:color w:val="0000FF"/>
            <w:kern w:val="0"/>
            <w:u w:val="single"/>
            <w14:ligatures w14:val="none"/>
          </w:rPr>
          <w:t>Sensor</w:t>
        </w:r>
      </w:hyperlink>
      <w:r w:rsidRPr="008D2809">
        <w:rPr>
          <w:rFonts w:ascii="Times New Roman" w:eastAsia="Times New Roman" w:hAnsi="Times New Roman" w:cs="Times New Roman"/>
          <w:kern w:val="0"/>
          <w14:ligatures w14:val="none"/>
        </w:rPr>
        <w:t xml:space="preserve"> or a soil auger can all act as </w:t>
      </w:r>
      <w:hyperlink r:id="rId2010" w:anchor="SOSASampler" w:history="1">
        <w:r w:rsidRPr="008D2809">
          <w:rPr>
            <w:rFonts w:ascii="Times New Roman" w:eastAsia="Times New Roman" w:hAnsi="Times New Roman" w:cs="Times New Roman"/>
            <w:color w:val="0000FF"/>
            <w:kern w:val="0"/>
            <w:u w:val="single"/>
            <w14:ligatures w14:val="none"/>
          </w:rPr>
          <w:t>Samplers</w:t>
        </w:r>
      </w:hyperlink>
      <w:r w:rsidRPr="008D2809">
        <w:rPr>
          <w:rFonts w:ascii="Times New Roman" w:eastAsia="Times New Roman" w:hAnsi="Times New Roman" w:cs="Times New Roman"/>
          <w:kern w:val="0"/>
          <w14:ligatures w14:val="none"/>
        </w:rPr>
        <w:t xml:space="preserve">. Sometimes the distinction between the </w:t>
      </w:r>
      <w:hyperlink r:id="rId2011" w:anchor="SOSASampler" w:history="1">
        <w:r w:rsidRPr="008D2809">
          <w:rPr>
            <w:rFonts w:ascii="Times New Roman" w:eastAsia="Times New Roman" w:hAnsi="Times New Roman" w:cs="Times New Roman"/>
            <w:color w:val="0000FF"/>
            <w:kern w:val="0"/>
            <w:u w:val="single"/>
            <w14:ligatures w14:val="none"/>
          </w:rPr>
          <w:t>Sampler</w:t>
        </w:r>
      </w:hyperlink>
      <w:r w:rsidRPr="008D2809">
        <w:rPr>
          <w:rFonts w:ascii="Times New Roman" w:eastAsia="Times New Roman" w:hAnsi="Times New Roman" w:cs="Times New Roman"/>
          <w:kern w:val="0"/>
          <w14:ligatures w14:val="none"/>
        </w:rPr>
        <w:t xml:space="preserve"> and the </w:t>
      </w:r>
      <w:hyperlink r:id="rId2012" w:anchor="SOSASampler" w:history="1">
        <w:r w:rsidRPr="008D2809">
          <w:rPr>
            <w:rFonts w:ascii="Times New Roman" w:eastAsia="Times New Roman" w:hAnsi="Times New Roman" w:cs="Times New Roman"/>
            <w:color w:val="0000FF"/>
            <w:kern w:val="0"/>
            <w:u w:val="single"/>
            <w14:ligatures w14:val="none"/>
          </w:rPr>
          <w:t>Sensor</w:t>
        </w:r>
      </w:hyperlink>
      <w:r w:rsidRPr="008D2809">
        <w:rPr>
          <w:rFonts w:ascii="Times New Roman" w:eastAsia="Times New Roman" w:hAnsi="Times New Roman" w:cs="Times New Roman"/>
          <w:kern w:val="0"/>
          <w14:ligatures w14:val="none"/>
        </w:rPr>
        <w:t xml:space="preserve"> is not evident, if they are packaged as a unit. </w:t>
      </w:r>
    </w:p>
    <w:p w14:paraId="2B2CDFE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7396F0EB"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 </w:t>
      </w:r>
      <w:hyperlink r:id="rId2013" w:anchor="SOSASampler" w:history="1">
        <w:r w:rsidRPr="008D2809">
          <w:rPr>
            <w:rFonts w:ascii="Times New Roman" w:eastAsia="Times New Roman" w:hAnsi="Times New Roman" w:cs="Times New Roman"/>
            <w:color w:val="0000FF"/>
            <w:kern w:val="0"/>
            <w:u w:val="single"/>
            <w14:ligatures w14:val="none"/>
          </w:rPr>
          <w:t>Sampler</w:t>
        </w:r>
      </w:hyperlink>
      <w:r w:rsidRPr="008D2809">
        <w:rPr>
          <w:rFonts w:ascii="Times New Roman" w:eastAsia="Times New Roman" w:hAnsi="Times New Roman" w:cs="Times New Roman"/>
          <w:kern w:val="0"/>
          <w14:ligatures w14:val="none"/>
        </w:rPr>
        <w:t xml:space="preserve"> need not be a physical device. </w:t>
      </w:r>
    </w:p>
    <w:p w14:paraId="00A54A3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Subclass of</w:t>
      </w:r>
    </w:p>
    <w:p w14:paraId="601C76D8"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014" w:anchor="dfn-sosa-system" w:history="1">
        <w:r w:rsidRPr="008D2809">
          <w:rPr>
            <w:rFonts w:ascii="Times New Roman" w:eastAsia="Times New Roman" w:hAnsi="Times New Roman" w:cs="Times New Roman"/>
            <w:color w:val="0000FF"/>
            <w:kern w:val="0"/>
            <w:u w:val="single"/>
            <w14:ligatures w14:val="none"/>
          </w:rPr>
          <w:t>sosa:System</w:t>
        </w:r>
      </w:hyperlink>
      <w:r w:rsidRPr="008D2809">
        <w:rPr>
          <w:rFonts w:ascii="Times New Roman" w:eastAsia="Times New Roman" w:hAnsi="Times New Roman" w:cs="Times New Roman"/>
          <w:kern w:val="0"/>
          <w14:ligatures w14:val="none"/>
        </w:rPr>
        <w:t xml:space="preserve"> </w:t>
      </w:r>
    </w:p>
    <w:p w14:paraId="3F08210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Restrictions in SSN</w:t>
      </w:r>
    </w:p>
    <w:p w14:paraId="35E7BF58"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015" w:anchor="dfn-sosa-implements" w:history="1">
        <w:r w:rsidRPr="008D2809">
          <w:rPr>
            <w:rFonts w:ascii="Times New Roman" w:eastAsia="Times New Roman" w:hAnsi="Times New Roman" w:cs="Times New Roman"/>
            <w:color w:val="0000FF"/>
            <w:kern w:val="0"/>
            <w:u w:val="single"/>
            <w14:ligatures w14:val="none"/>
          </w:rPr>
          <w:t>sosa:implements</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2016" w:anchor="dfn-sosa-samplingprocedure" w:history="1">
        <w:r w:rsidRPr="008D2809">
          <w:rPr>
            <w:rFonts w:ascii="Times New Roman" w:eastAsia="Times New Roman" w:hAnsi="Times New Roman" w:cs="Times New Roman"/>
            <w:color w:val="0000FF"/>
            <w:kern w:val="0"/>
            <w:u w:val="single"/>
            <w14:ligatures w14:val="none"/>
          </w:rPr>
          <w:t>sosa:SamplingProcedure</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2017" w:anchor="dfn-sosa-madesampling" w:history="1">
        <w:r w:rsidRPr="008D2809">
          <w:rPr>
            <w:rFonts w:ascii="Times New Roman" w:eastAsia="Times New Roman" w:hAnsi="Times New Roman" w:cs="Times New Roman"/>
            <w:color w:val="0000FF"/>
            <w:kern w:val="0"/>
            <w:u w:val="single"/>
            <w14:ligatures w14:val="none"/>
          </w:rPr>
          <w:t>sosa:madeSampling</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2018" w:anchor="dfn-sosa-sampling" w:history="1">
        <w:r w:rsidRPr="008D2809">
          <w:rPr>
            <w:rFonts w:ascii="Times New Roman" w:eastAsia="Times New Roman" w:hAnsi="Times New Roman" w:cs="Times New Roman"/>
            <w:color w:val="0000FF"/>
            <w:kern w:val="0"/>
            <w:u w:val="single"/>
            <w14:ligatures w14:val="none"/>
          </w:rPr>
          <w:t>sosa:Sampling</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or</w:t>
      </w:r>
      <w:r w:rsidRPr="008D2809">
        <w:rPr>
          <w:rFonts w:ascii="Times New Roman" w:eastAsia="Times New Roman" w:hAnsi="Times New Roman" w:cs="Times New Roman"/>
          <w:kern w:val="0"/>
          <w14:ligatures w14:val="none"/>
        </w:rPr>
        <w:t xml:space="preserve"> </w:t>
      </w:r>
      <w:hyperlink r:id="rId2019" w:anchor="dfn-sosa-samplingcollection" w:history="1">
        <w:r w:rsidRPr="008D2809">
          <w:rPr>
            <w:rFonts w:ascii="Times New Roman" w:eastAsia="Times New Roman" w:hAnsi="Times New Roman" w:cs="Times New Roman"/>
            <w:color w:val="0000FF"/>
            <w:kern w:val="0"/>
            <w:u w:val="single"/>
            <w14:ligatures w14:val="none"/>
          </w:rPr>
          <w:t>sosa:SamplingCollection</w:t>
        </w:r>
      </w:hyperlink>
      <w:r w:rsidRPr="008D2809">
        <w:rPr>
          <w:rFonts w:ascii="Times New Roman" w:eastAsia="Times New Roman" w:hAnsi="Times New Roman" w:cs="Times New Roman"/>
          <w:kern w:val="0"/>
          <w14:ligatures w14:val="none"/>
        </w:rPr>
        <w:t xml:space="preserve">) </w:t>
      </w:r>
    </w:p>
    <w:p w14:paraId="16A4567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39967969"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020" w:history="1">
        <w:r w:rsidRPr="008D2809">
          <w:rPr>
            <w:rFonts w:ascii="Times New Roman" w:eastAsia="Times New Roman" w:hAnsi="Times New Roman" w:cs="Times New Roman"/>
            <w:color w:val="0000FF"/>
            <w:kern w:val="0"/>
            <w:u w:val="single"/>
            <w14:ligatures w14:val="none"/>
          </w:rPr>
          <w:t>http://www.w3.org/ns/sosa/sampling/</w:t>
        </w:r>
      </w:hyperlink>
      <w:r w:rsidRPr="008D2809">
        <w:rPr>
          <w:rFonts w:ascii="Times New Roman" w:eastAsia="Times New Roman" w:hAnsi="Times New Roman" w:cs="Times New Roman"/>
          <w:kern w:val="0"/>
          <w14:ligatures w14:val="none"/>
        </w:rPr>
        <w:t xml:space="preserve"> </w:t>
      </w:r>
    </w:p>
    <w:p w14:paraId="5CBC8AF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021" w:anchor="Sampling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022"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482CB738"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5.6.2.7 </w:t>
      </w:r>
      <w:r w:rsidRPr="008D2809">
        <w:rPr>
          <w:rFonts w:ascii="Times New Roman" w:eastAsia="Times New Roman" w:hAnsi="Times New Roman" w:cs="Times New Roman"/>
          <w:b/>
          <w:bCs/>
          <w:i/>
          <w:iCs/>
          <w:kern w:val="0"/>
          <w:sz w:val="20"/>
          <w:szCs w:val="20"/>
          <w14:ligatures w14:val="none"/>
        </w:rPr>
        <w:t>sosa:Sampling</w:t>
      </w:r>
    </w:p>
    <w:p w14:paraId="767DB8B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http://www.w3.org/ns/sosa/Sampling </w:t>
      </w:r>
    </w:p>
    <w:p w14:paraId="5024D28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Class</w:t>
      </w:r>
      <w:r w:rsidRPr="008D2809">
        <w:rPr>
          <w:rFonts w:ascii="Times New Roman" w:eastAsia="Times New Roman" w:hAnsi="Times New Roman" w:cs="Times New Roman"/>
          <w:kern w:val="0"/>
          <w14:ligatures w14:val="none"/>
        </w:rPr>
        <w:t xml:space="preserve"> </w:t>
      </w:r>
    </w:p>
    <w:p w14:paraId="2FAD2A6F" w14:textId="78008E9A"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Sampling</w:t>
      </w:r>
      <w:r w:rsidRPr="008D2809">
        <w:rPr>
          <w:rFonts w:ascii="Times New Roman" w:eastAsia="Times New Roman" w:hAnsi="Times New Roman" w:cs="Times New Roman"/>
          <w:kern w:val="0"/>
          <w14:ligatures w14:val="none"/>
        </w:rPr>
        <w:t xml:space="preserve"> — act of carrying out a SamplingProcedure using a Sampler to create one or more Samples of a FeatureOfInterest</w:t>
      </w:r>
      <w:ins w:id="316" w:author="Carl Reed" w:date="2026-08-24T13:43:00Z" w16du:dateUtc="2026-08-24T19:43:00Z">
        <w:r w:rsidR="00C01516">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2141B04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70155ADA"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different time-properties on a </w:t>
      </w:r>
      <w:hyperlink r:id="rId2023" w:anchor="dfn-sosa-sampling" w:history="1">
        <w:r w:rsidRPr="008D2809">
          <w:rPr>
            <w:rFonts w:ascii="Times New Roman" w:eastAsia="Times New Roman" w:hAnsi="Times New Roman" w:cs="Times New Roman"/>
            <w:color w:val="0000FF"/>
            <w:kern w:val="0"/>
            <w:u w:val="single"/>
            <w14:ligatures w14:val="none"/>
          </w:rPr>
          <w:t>sosa:Sampling</w:t>
        </w:r>
      </w:hyperlink>
      <w:r w:rsidRPr="008D2809">
        <w:rPr>
          <w:rFonts w:ascii="Times New Roman" w:eastAsia="Times New Roman" w:hAnsi="Times New Roman" w:cs="Times New Roman"/>
          <w:kern w:val="0"/>
          <w14:ligatures w14:val="none"/>
        </w:rPr>
        <w:t xml:space="preserve"> support the description of plans, forecasts, and predictions, as well as descriptions of various historical scenarios. See </w:t>
      </w:r>
      <w:hyperlink r:id="rId2024" w:anchor="ModelTimes" w:history="1">
        <w:r w:rsidRPr="008D2809">
          <w:rPr>
            <w:rFonts w:ascii="Times New Roman" w:eastAsia="Times New Roman" w:hAnsi="Times New Roman" w:cs="Times New Roman"/>
            <w:color w:val="0000FF"/>
            <w:kern w:val="0"/>
            <w:u w:val="single"/>
            <w14:ligatures w14:val="none"/>
          </w:rPr>
          <w:t>Temporal properties</w:t>
        </w:r>
      </w:hyperlink>
      <w:r w:rsidRPr="008D2809">
        <w:rPr>
          <w:rFonts w:ascii="Times New Roman" w:eastAsia="Times New Roman" w:hAnsi="Times New Roman" w:cs="Times New Roman"/>
          <w:kern w:val="0"/>
          <w14:ligatures w14:val="none"/>
        </w:rPr>
        <w:t xml:space="preserve"> for patterns related to these. </w:t>
      </w:r>
    </w:p>
    <w:p w14:paraId="7E4B5813" w14:textId="7FB310B6"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Examples</w:t>
      </w:r>
      <w:ins w:id="317" w:author="Carl Reed" w:date="2026-08-24T14:36:00Z" w16du:dateUtc="2026-08-24T20:36:00Z">
        <w:r w:rsidR="00845FD1">
          <w:rPr>
            <w:rFonts w:ascii="Times New Roman" w:eastAsia="Times New Roman" w:hAnsi="Times New Roman" w:cs="Times New Roman"/>
            <w:kern w:val="0"/>
            <w14:ligatures w14:val="none"/>
          </w:rPr>
          <w:t>:</w:t>
        </w:r>
      </w:ins>
    </w:p>
    <w:p w14:paraId="2B7ECCE9"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Drawing blood from a patient</w:t>
      </w:r>
      <w:r w:rsidRPr="008D2809">
        <w:rPr>
          <w:rFonts w:ascii="Times New Roman" w:eastAsia="Times New Roman" w:hAnsi="Times New Roman" w:cs="Times New Roman"/>
          <w:kern w:val="0"/>
          <w14:ligatures w14:val="none"/>
        </w:rPr>
        <w:br/>
        <w:t>Drilling a core from an ice sheet</w:t>
      </w:r>
      <w:r w:rsidRPr="008D2809">
        <w:rPr>
          <w:rFonts w:ascii="Times New Roman" w:eastAsia="Times New Roman" w:hAnsi="Times New Roman" w:cs="Times New Roman"/>
          <w:kern w:val="0"/>
          <w14:ligatures w14:val="none"/>
        </w:rPr>
        <w:br/>
        <w:t>Digging a pit through a soil sequence</w:t>
      </w:r>
      <w:r w:rsidRPr="008D2809">
        <w:rPr>
          <w:rFonts w:ascii="Times New Roman" w:eastAsia="Times New Roman" w:hAnsi="Times New Roman" w:cs="Times New Roman"/>
          <w:kern w:val="0"/>
          <w14:ligatures w14:val="none"/>
        </w:rPr>
        <w:br/>
        <w:t>Dividing a field site into quadrants</w:t>
      </w:r>
      <w:r w:rsidRPr="008D2809">
        <w:rPr>
          <w:rFonts w:ascii="Times New Roman" w:eastAsia="Times New Roman" w:hAnsi="Times New Roman" w:cs="Times New Roman"/>
          <w:kern w:val="0"/>
          <w14:ligatures w14:val="none"/>
        </w:rPr>
        <w:br/>
        <w:t>Drilling an observation well</w:t>
      </w:r>
      <w:r w:rsidRPr="008D2809">
        <w:rPr>
          <w:rFonts w:ascii="Times New Roman" w:eastAsia="Times New Roman" w:hAnsi="Times New Roman" w:cs="Times New Roman"/>
          <w:kern w:val="0"/>
          <w14:ligatures w14:val="none"/>
        </w:rPr>
        <w:br/>
        <w:t>Establishing a station for environmental monitoring</w:t>
      </w:r>
      <w:r w:rsidRPr="008D2809">
        <w:rPr>
          <w:rFonts w:ascii="Times New Roman" w:eastAsia="Times New Roman" w:hAnsi="Times New Roman" w:cs="Times New Roman"/>
          <w:kern w:val="0"/>
          <w14:ligatures w14:val="none"/>
        </w:rPr>
        <w:br/>
        <w:t>Registering an image of the landscape</w:t>
      </w:r>
      <w:r w:rsidRPr="008D2809">
        <w:rPr>
          <w:rFonts w:ascii="Times New Roman" w:eastAsia="Times New Roman" w:hAnsi="Times New Roman" w:cs="Times New Roman"/>
          <w:kern w:val="0"/>
          <w14:ligatures w14:val="none"/>
        </w:rPr>
        <w:br/>
        <w:t>Sieving a powder to separate the subset finer than 100-mesh</w:t>
      </w:r>
      <w:r w:rsidRPr="008D2809">
        <w:rPr>
          <w:rFonts w:ascii="Times New Roman" w:eastAsia="Times New Roman" w:hAnsi="Times New Roman" w:cs="Times New Roman"/>
          <w:kern w:val="0"/>
          <w14:ligatures w14:val="none"/>
        </w:rPr>
        <w:br/>
        <w:t>Selecting a subset of a population</w:t>
      </w:r>
      <w:r w:rsidRPr="008D2809">
        <w:rPr>
          <w:rFonts w:ascii="Times New Roman" w:eastAsia="Times New Roman" w:hAnsi="Times New Roman" w:cs="Times New Roman"/>
          <w:kern w:val="0"/>
          <w14:ligatures w14:val="none"/>
        </w:rPr>
        <w:br/>
        <w:t>Splitting a piece of drill-core to create two new samples</w:t>
      </w:r>
      <w:r w:rsidRPr="008D2809">
        <w:rPr>
          <w:rFonts w:ascii="Times New Roman" w:eastAsia="Times New Roman" w:hAnsi="Times New Roman" w:cs="Times New Roman"/>
          <w:kern w:val="0"/>
          <w14:ligatures w14:val="none"/>
        </w:rPr>
        <w:br/>
        <w:t>Taking a diamond-drill core from a rock outcrop</w:t>
      </w:r>
    </w:p>
    <w:p w14:paraId="3A87D1C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Subclass of</w:t>
      </w:r>
    </w:p>
    <w:p w14:paraId="07886012"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025"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w:t>
      </w:r>
    </w:p>
    <w:p w14:paraId="15DA47A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Restrictions in SSN</w:t>
      </w:r>
    </w:p>
    <w:p w14:paraId="71FC1647"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026" w:anchor="dfn-sosa-madebysampler" w:history="1">
        <w:r w:rsidRPr="008D2809">
          <w:rPr>
            <w:rFonts w:ascii="Times New Roman" w:eastAsia="Times New Roman" w:hAnsi="Times New Roman" w:cs="Times New Roman"/>
            <w:color w:val="0000FF"/>
            <w:kern w:val="0"/>
            <w:u w:val="single"/>
            <w14:ligatures w14:val="none"/>
          </w:rPr>
          <w:t>sosa:madeBySampler</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2027" w:anchor="dfn-sosa-sampler" w:history="1">
        <w:r w:rsidRPr="008D2809">
          <w:rPr>
            <w:rFonts w:ascii="Times New Roman" w:eastAsia="Times New Roman" w:hAnsi="Times New Roman" w:cs="Times New Roman"/>
            <w:color w:val="0000FF"/>
            <w:kern w:val="0"/>
            <w:u w:val="single"/>
            <w14:ligatures w14:val="none"/>
          </w:rPr>
          <w:t>sosa:Sampler</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2028" w:anchor="dfn-sosa-usedprocedure" w:history="1">
        <w:r w:rsidRPr="008D2809">
          <w:rPr>
            <w:rFonts w:ascii="Times New Roman" w:eastAsia="Times New Roman" w:hAnsi="Times New Roman" w:cs="Times New Roman"/>
            <w:color w:val="0000FF"/>
            <w:kern w:val="0"/>
            <w:u w:val="single"/>
            <w14:ligatures w14:val="none"/>
          </w:rPr>
          <w:t>sosa:usedProcedure</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2029" w:anchor="dfn-sosa-samplingprocedure" w:history="1">
        <w:r w:rsidRPr="008D2809">
          <w:rPr>
            <w:rFonts w:ascii="Times New Roman" w:eastAsia="Times New Roman" w:hAnsi="Times New Roman" w:cs="Times New Roman"/>
            <w:color w:val="0000FF"/>
            <w:kern w:val="0"/>
            <w:u w:val="single"/>
            <w14:ligatures w14:val="none"/>
          </w:rPr>
          <w:t>sosa:SamplingProcedure</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2030" w:anchor="dfn-sosa-hasfeatureofinterest" w:history="1">
        <w:r w:rsidRPr="008D2809">
          <w:rPr>
            <w:rFonts w:ascii="Times New Roman" w:eastAsia="Times New Roman" w:hAnsi="Times New Roman" w:cs="Times New Roman"/>
            <w:color w:val="0000FF"/>
            <w:kern w:val="0"/>
            <w:u w:val="single"/>
            <w14:ligatures w14:val="none"/>
          </w:rPr>
          <w:t>sosa:hasFeatureOfInterest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2031"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2032" w:anchor="dfn-sosa-hasresult" w:history="1">
        <w:r w:rsidRPr="008D2809">
          <w:rPr>
            <w:rFonts w:ascii="Times New Roman" w:eastAsia="Times New Roman" w:hAnsi="Times New Roman" w:cs="Times New Roman"/>
            <w:color w:val="0000FF"/>
            <w:kern w:val="0"/>
            <w:u w:val="single"/>
            <w14:ligatures w14:val="none"/>
          </w:rPr>
          <w:t>sosa:hasResult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2033" w:anchor="dfn-sosa-sample" w:history="1">
        <w:r w:rsidRPr="008D2809">
          <w:rPr>
            <w:rFonts w:ascii="Times New Roman" w:eastAsia="Times New Roman" w:hAnsi="Times New Roman" w:cs="Times New Roman"/>
            <w:color w:val="0000FF"/>
            <w:kern w:val="0"/>
            <w:u w:val="single"/>
            <w14:ligatures w14:val="none"/>
          </w:rPr>
          <w:t>sosa:Sample</w:t>
        </w:r>
      </w:hyperlink>
      <w:r w:rsidRPr="008D2809">
        <w:rPr>
          <w:rFonts w:ascii="Times New Roman" w:eastAsia="Times New Roman" w:hAnsi="Times New Roman" w:cs="Times New Roman"/>
          <w:kern w:val="0"/>
          <w14:ligatures w14:val="none"/>
        </w:rPr>
        <w:t xml:space="preserve"> </w:t>
      </w:r>
    </w:p>
    <w:p w14:paraId="6EEF939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77FE9E36"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034" w:history="1">
        <w:r w:rsidRPr="008D2809">
          <w:rPr>
            <w:rFonts w:ascii="Times New Roman" w:eastAsia="Times New Roman" w:hAnsi="Times New Roman" w:cs="Times New Roman"/>
            <w:color w:val="0000FF"/>
            <w:kern w:val="0"/>
            <w:u w:val="single"/>
            <w14:ligatures w14:val="none"/>
          </w:rPr>
          <w:t>http://www.w3.org/ns/sosa/sampling/</w:t>
        </w:r>
      </w:hyperlink>
      <w:r w:rsidRPr="008D2809">
        <w:rPr>
          <w:rFonts w:ascii="Times New Roman" w:eastAsia="Times New Roman" w:hAnsi="Times New Roman" w:cs="Times New Roman"/>
          <w:kern w:val="0"/>
          <w14:ligatures w14:val="none"/>
        </w:rPr>
        <w:t xml:space="preserve"> </w:t>
      </w:r>
    </w:p>
    <w:p w14:paraId="7E08760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035" w:anchor="Sampling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036"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25A4C07D"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5.6.2.8 </w:t>
      </w:r>
      <w:r w:rsidRPr="008D2809">
        <w:rPr>
          <w:rFonts w:ascii="Times New Roman" w:eastAsia="Times New Roman" w:hAnsi="Times New Roman" w:cs="Times New Roman"/>
          <w:b/>
          <w:bCs/>
          <w:i/>
          <w:iCs/>
          <w:kern w:val="0"/>
          <w:sz w:val="20"/>
          <w:szCs w:val="20"/>
          <w14:ligatures w14:val="none"/>
        </w:rPr>
        <w:t>sosa:SamplingCollection</w:t>
      </w:r>
    </w:p>
    <w:p w14:paraId="3C793C1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1202756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lastRenderedPageBreak/>
        <w:t>IRI:</w:t>
      </w:r>
      <w:r w:rsidRPr="008D2809">
        <w:rPr>
          <w:rFonts w:ascii="Times New Roman" w:eastAsia="Times New Roman" w:hAnsi="Times New Roman" w:cs="Times New Roman"/>
          <w:kern w:val="0"/>
          <w14:ligatures w14:val="none"/>
        </w:rPr>
        <w:t xml:space="preserve"> http://www.w3.org/ns/sosa/SamplingCollection </w:t>
      </w:r>
    </w:p>
    <w:p w14:paraId="035DC0DD"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Class</w:t>
      </w:r>
      <w:r w:rsidRPr="008D2809">
        <w:rPr>
          <w:rFonts w:ascii="Times New Roman" w:eastAsia="Times New Roman" w:hAnsi="Times New Roman" w:cs="Times New Roman"/>
          <w:kern w:val="0"/>
          <w14:ligatures w14:val="none"/>
        </w:rPr>
        <w:t xml:space="preserve"> </w:t>
      </w:r>
    </w:p>
    <w:p w14:paraId="3EBCA1B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Warning</w:t>
      </w:r>
    </w:p>
    <w:p w14:paraId="6594FBF7" w14:textId="7A3AE5FC"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SamplingCollection added in 2023 Edition. This term is non-normative pending further implementation experience</w:t>
      </w:r>
      <w:ins w:id="318" w:author="Carl Reed" w:date="2026-08-24T13:44:00Z" w16du:dateUtc="2026-08-24T19:44:00Z">
        <w:r w:rsidR="00954908">
          <w:rPr>
            <w:rFonts w:ascii="Times New Roman" w:eastAsia="Times New Roman" w:hAnsi="Times New Roman" w:cs="Times New Roman"/>
            <w:kern w:val="0"/>
            <w14:ligatures w14:val="none"/>
          </w:rPr>
          <w:t>.</w:t>
        </w:r>
      </w:ins>
    </w:p>
    <w:p w14:paraId="1F9310B1" w14:textId="5F68879B"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Sampling Collection</w:t>
      </w:r>
      <w:r w:rsidRPr="008D2809">
        <w:rPr>
          <w:rFonts w:ascii="Times New Roman" w:eastAsia="Times New Roman" w:hAnsi="Times New Roman" w:cs="Times New Roman"/>
          <w:kern w:val="0"/>
          <w14:ligatures w14:val="none"/>
        </w:rPr>
        <w:t xml:space="preserve"> — set of one or more Samplings or SamplingCollections; collections may be nested</w:t>
      </w:r>
      <w:ins w:id="319" w:author="Carl Reed" w:date="2026-08-24T13:44:00Z" w16du:dateUtc="2026-08-24T19:44:00Z">
        <w:r w:rsidR="00954908">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67F42799" w14:textId="584A3D9F"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All </w:t>
      </w:r>
      <w:hyperlink r:id="rId2037" w:anchor="SOSASampling" w:history="1">
        <w:r w:rsidRPr="008D2809">
          <w:rPr>
            <w:rFonts w:ascii="Times New Roman" w:eastAsia="Times New Roman" w:hAnsi="Times New Roman" w:cs="Times New Roman"/>
            <w:color w:val="0000FF"/>
            <w:kern w:val="0"/>
            <w:u w:val="single"/>
            <w14:ligatures w14:val="none"/>
          </w:rPr>
          <w:t>Sampling</w:t>
        </w:r>
      </w:hyperlink>
      <w:r w:rsidRPr="008D2809">
        <w:rPr>
          <w:rFonts w:ascii="Times New Roman" w:eastAsia="Times New Roman" w:hAnsi="Times New Roman" w:cs="Times New Roman"/>
          <w:kern w:val="0"/>
          <w14:ligatures w14:val="none"/>
        </w:rPr>
        <w:t xml:space="preserve"> properties may appear in an </w:t>
      </w:r>
      <w:hyperlink r:id="rId2038" w:anchor="dfn-sosa-samplingcollection" w:history="1">
        <w:r w:rsidRPr="008D2809">
          <w:rPr>
            <w:rFonts w:ascii="Times New Roman" w:eastAsia="Times New Roman" w:hAnsi="Times New Roman" w:cs="Times New Roman"/>
            <w:color w:val="0000FF"/>
            <w:kern w:val="0"/>
            <w:u w:val="single"/>
            <w14:ligatures w14:val="none"/>
          </w:rPr>
          <w:t>sosa:SamplingCollection</w:t>
        </w:r>
      </w:hyperlink>
      <w:r w:rsidRPr="008D2809">
        <w:rPr>
          <w:rFonts w:ascii="Times New Roman" w:eastAsia="Times New Roman" w:hAnsi="Times New Roman" w:cs="Times New Roman"/>
          <w:kern w:val="0"/>
          <w14:ligatures w14:val="none"/>
        </w:rPr>
        <w:t xml:space="preserve">, including: </w:t>
      </w:r>
      <w:hyperlink r:id="rId2039" w:anchor="dfn-sosa-hasfeatureofinterest" w:history="1">
        <w:r w:rsidRPr="008D2809">
          <w:rPr>
            <w:rFonts w:ascii="Times New Roman" w:eastAsia="Times New Roman" w:hAnsi="Times New Roman" w:cs="Times New Roman"/>
            <w:color w:val="0000FF"/>
            <w:kern w:val="0"/>
            <w:u w:val="single"/>
            <w14:ligatures w14:val="none"/>
          </w:rPr>
          <w:t>sosa:hasFeatureOfInterest</w:t>
        </w:r>
      </w:hyperlink>
      <w:r w:rsidRPr="008D2809">
        <w:rPr>
          <w:rFonts w:ascii="Times New Roman" w:eastAsia="Times New Roman" w:hAnsi="Times New Roman" w:cs="Times New Roman"/>
          <w:kern w:val="0"/>
          <w14:ligatures w14:val="none"/>
        </w:rPr>
        <w:t xml:space="preserve">, </w:t>
      </w:r>
      <w:hyperlink r:id="rId2040" w:anchor="dfn-sosa-hasultimatefeatureofinterest" w:history="1">
        <w:r w:rsidRPr="008D2809">
          <w:rPr>
            <w:rFonts w:ascii="Times New Roman" w:eastAsia="Times New Roman" w:hAnsi="Times New Roman" w:cs="Times New Roman"/>
            <w:color w:val="0000FF"/>
            <w:kern w:val="0"/>
            <w:u w:val="single"/>
            <w14:ligatures w14:val="none"/>
          </w:rPr>
          <w:t>sosa:hasUltimateFeatureOfInterest</w:t>
        </w:r>
      </w:hyperlink>
      <w:r w:rsidRPr="008D2809">
        <w:rPr>
          <w:rFonts w:ascii="Times New Roman" w:eastAsia="Times New Roman" w:hAnsi="Times New Roman" w:cs="Times New Roman"/>
          <w:kern w:val="0"/>
          <w14:ligatures w14:val="none"/>
        </w:rPr>
        <w:t xml:space="preserve">, </w:t>
      </w:r>
      <w:hyperlink r:id="rId2041" w:anchor="dfn-sosa-madebysampler" w:history="1">
        <w:r w:rsidRPr="008D2809">
          <w:rPr>
            <w:rFonts w:ascii="Times New Roman" w:eastAsia="Times New Roman" w:hAnsi="Times New Roman" w:cs="Times New Roman"/>
            <w:color w:val="0000FF"/>
            <w:kern w:val="0"/>
            <w:u w:val="single"/>
            <w14:ligatures w14:val="none"/>
          </w:rPr>
          <w:t>sosa:madeBySampler</w:t>
        </w:r>
      </w:hyperlink>
      <w:r w:rsidRPr="008D2809">
        <w:rPr>
          <w:rFonts w:ascii="Times New Roman" w:eastAsia="Times New Roman" w:hAnsi="Times New Roman" w:cs="Times New Roman"/>
          <w:kern w:val="0"/>
          <w14:ligatures w14:val="none"/>
        </w:rPr>
        <w:t xml:space="preserve">, </w:t>
      </w:r>
      <w:hyperlink r:id="rId2042" w:anchor="dfn-sosa-usedprocedure" w:history="1">
        <w:r w:rsidRPr="008D2809">
          <w:rPr>
            <w:rFonts w:ascii="Times New Roman" w:eastAsia="Times New Roman" w:hAnsi="Times New Roman" w:cs="Times New Roman"/>
            <w:color w:val="0000FF"/>
            <w:kern w:val="0"/>
            <w:u w:val="single"/>
            <w14:ligatures w14:val="none"/>
          </w:rPr>
          <w:t>sosa:usedProcedure</w:t>
        </w:r>
      </w:hyperlink>
      <w:r w:rsidRPr="008D2809">
        <w:rPr>
          <w:rFonts w:ascii="Times New Roman" w:eastAsia="Times New Roman" w:hAnsi="Times New Roman" w:cs="Times New Roman"/>
          <w:kern w:val="0"/>
          <w14:ligatures w14:val="none"/>
        </w:rPr>
        <w:t xml:space="preserve">, </w:t>
      </w:r>
      <w:hyperlink r:id="rId2043" w:anchor="dfn-sosa-hasinputvalue" w:history="1">
        <w:r w:rsidRPr="008D2809">
          <w:rPr>
            <w:rFonts w:ascii="Times New Roman" w:eastAsia="Times New Roman" w:hAnsi="Times New Roman" w:cs="Times New Roman"/>
            <w:color w:val="0000FF"/>
            <w:kern w:val="0"/>
            <w:u w:val="single"/>
            <w14:ligatures w14:val="none"/>
          </w:rPr>
          <w:t>sosa:hasInputValue</w:t>
        </w:r>
      </w:hyperlink>
      <w:r w:rsidRPr="008D2809">
        <w:rPr>
          <w:rFonts w:ascii="Times New Roman" w:eastAsia="Times New Roman" w:hAnsi="Times New Roman" w:cs="Times New Roman"/>
          <w:kern w:val="0"/>
          <w14:ligatures w14:val="none"/>
        </w:rPr>
        <w:t xml:space="preserve">, </w:t>
      </w:r>
      <w:hyperlink r:id="rId2044" w:anchor="dfn-sosa-starttime" w:history="1">
        <w:r w:rsidRPr="008D2809">
          <w:rPr>
            <w:rFonts w:ascii="Times New Roman" w:eastAsia="Times New Roman" w:hAnsi="Times New Roman" w:cs="Times New Roman"/>
            <w:color w:val="0000FF"/>
            <w:kern w:val="0"/>
            <w:u w:val="single"/>
            <w14:ligatures w14:val="none"/>
          </w:rPr>
          <w:t>sosa:startTime</w:t>
        </w:r>
      </w:hyperlink>
      <w:r w:rsidRPr="008D2809">
        <w:rPr>
          <w:rFonts w:ascii="Times New Roman" w:eastAsia="Times New Roman" w:hAnsi="Times New Roman" w:cs="Times New Roman"/>
          <w:kern w:val="0"/>
          <w14:ligatures w14:val="none"/>
        </w:rPr>
        <w:t xml:space="preserve">, </w:t>
      </w:r>
      <w:hyperlink r:id="rId2045" w:anchor="dfn-sosa-phenomenontime" w:history="1">
        <w:r w:rsidRPr="008D2809">
          <w:rPr>
            <w:rFonts w:ascii="Times New Roman" w:eastAsia="Times New Roman" w:hAnsi="Times New Roman" w:cs="Times New Roman"/>
            <w:color w:val="0000FF"/>
            <w:kern w:val="0"/>
            <w:u w:val="single"/>
            <w14:ligatures w14:val="none"/>
          </w:rPr>
          <w:t>sosa:phenomenonTime</w:t>
        </w:r>
      </w:hyperlink>
      <w:r w:rsidRPr="008D2809">
        <w:rPr>
          <w:rFonts w:ascii="Times New Roman" w:eastAsia="Times New Roman" w:hAnsi="Times New Roman" w:cs="Times New Roman"/>
          <w:kern w:val="0"/>
          <w14:ligatures w14:val="none"/>
        </w:rPr>
        <w:t xml:space="preserve">, </w:t>
      </w:r>
      <w:hyperlink r:id="rId2046" w:anchor="dfn-sosa-resulttime" w:history="1">
        <w:r w:rsidRPr="008D2809">
          <w:rPr>
            <w:rFonts w:ascii="Times New Roman" w:eastAsia="Times New Roman" w:hAnsi="Times New Roman" w:cs="Times New Roman"/>
            <w:color w:val="0000FF"/>
            <w:kern w:val="0"/>
            <w:u w:val="single"/>
            <w14:ligatures w14:val="none"/>
          </w:rPr>
          <w:t>sosa:resultTime</w:t>
        </w:r>
      </w:hyperlink>
      <w:r w:rsidRPr="008D2809">
        <w:rPr>
          <w:rFonts w:ascii="Times New Roman" w:eastAsia="Times New Roman" w:hAnsi="Times New Roman" w:cs="Times New Roman"/>
          <w:kern w:val="0"/>
          <w14:ligatures w14:val="none"/>
        </w:rPr>
        <w:t xml:space="preserve">, </w:t>
      </w:r>
      <w:hyperlink r:id="rId2047" w:anchor="dfn-sosa-hasresult" w:history="1">
        <w:r w:rsidRPr="008D2809">
          <w:rPr>
            <w:rFonts w:ascii="Times New Roman" w:eastAsia="Times New Roman" w:hAnsi="Times New Roman" w:cs="Times New Roman"/>
            <w:color w:val="0000FF"/>
            <w:kern w:val="0"/>
            <w:u w:val="single"/>
            <w14:ligatures w14:val="none"/>
          </w:rPr>
          <w:t>sosa:hasResult</w:t>
        </w:r>
      </w:hyperlink>
      <w:r w:rsidRPr="008D2809">
        <w:rPr>
          <w:rFonts w:ascii="Times New Roman" w:eastAsia="Times New Roman" w:hAnsi="Times New Roman" w:cs="Times New Roman"/>
          <w:kern w:val="0"/>
          <w14:ligatures w14:val="none"/>
        </w:rPr>
        <w:t xml:space="preserve">. If they are present, the value of these properties </w:t>
      </w:r>
      <w:del w:id="320" w:author="Carl Reed" w:date="2026-08-24T14:30:00Z" w16du:dateUtc="2026-08-24T20:30:00Z">
        <w:r w:rsidRPr="008D2809" w:rsidDel="00892CE1">
          <w:rPr>
            <w:rFonts w:ascii="Times New Roman" w:eastAsia="Times New Roman" w:hAnsi="Times New Roman" w:cs="Times New Roman"/>
            <w:kern w:val="0"/>
            <w14:ligatures w14:val="none"/>
          </w:rPr>
          <w:delText>summarize</w:delText>
        </w:r>
      </w:del>
      <w:ins w:id="321" w:author="Carl Reed" w:date="2026-08-24T14:30:00Z" w16du:dateUtc="2026-08-24T20:30:00Z">
        <w:r w:rsidR="00892CE1" w:rsidRPr="008D2809">
          <w:rPr>
            <w:rFonts w:ascii="Times New Roman" w:eastAsia="Times New Roman" w:hAnsi="Times New Roman" w:cs="Times New Roman"/>
            <w:kern w:val="0"/>
            <w14:ligatures w14:val="none"/>
          </w:rPr>
          <w:t>summarizes</w:t>
        </w:r>
      </w:ins>
      <w:r w:rsidRPr="008D2809">
        <w:rPr>
          <w:rFonts w:ascii="Times New Roman" w:eastAsia="Times New Roman" w:hAnsi="Times New Roman" w:cs="Times New Roman"/>
          <w:kern w:val="0"/>
          <w14:ligatures w14:val="none"/>
        </w:rPr>
        <w:t xml:space="preserve"> the values of the matching properties of the member samplings, where membership is either direct or transitive through one or more member sampling collections. </w:t>
      </w:r>
    </w:p>
    <w:p w14:paraId="1C9FF57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following consistency rules apply to the Sampling properties listed above: </w:t>
      </w:r>
    </w:p>
    <w:p w14:paraId="3F99C59B" w14:textId="77777777" w:rsidR="008D2809" w:rsidRPr="008D2809" w:rsidRDefault="008D2809" w:rsidP="008D280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Where an individual </w:t>
      </w:r>
      <w:hyperlink r:id="rId2048" w:anchor="SOSASamplingCollection" w:history="1">
        <w:r w:rsidRPr="008D2809">
          <w:rPr>
            <w:rFonts w:ascii="Times New Roman" w:eastAsia="Times New Roman" w:hAnsi="Times New Roman" w:cs="Times New Roman"/>
            <w:color w:val="0000FF"/>
            <w:kern w:val="0"/>
            <w:u w:val="single"/>
            <w14:ligatures w14:val="none"/>
          </w:rPr>
          <w:t>SamplingCollection</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i/>
          <w:iCs/>
          <w:kern w:val="0"/>
          <w14:ligatures w14:val="none"/>
        </w:rPr>
        <w:t>omits a property</w:t>
      </w:r>
      <w:r w:rsidRPr="008D2809">
        <w:rPr>
          <w:rFonts w:ascii="Times New Roman" w:eastAsia="Times New Roman" w:hAnsi="Times New Roman" w:cs="Times New Roman"/>
          <w:kern w:val="0"/>
          <w14:ligatures w14:val="none"/>
        </w:rPr>
        <w:t xml:space="preserve">, a member </w:t>
      </w:r>
      <w:hyperlink r:id="rId2049" w:anchor="SOSASampling" w:history="1">
        <w:r w:rsidRPr="008D2809">
          <w:rPr>
            <w:rFonts w:ascii="Times New Roman" w:eastAsia="Times New Roman" w:hAnsi="Times New Roman" w:cs="Times New Roman"/>
            <w:color w:val="0000FF"/>
            <w:kern w:val="0"/>
            <w:u w:val="single"/>
            <w14:ligatures w14:val="none"/>
          </w:rPr>
          <w:t>Sampling</w:t>
        </w:r>
      </w:hyperlink>
      <w:r w:rsidRPr="008D2809">
        <w:rPr>
          <w:rFonts w:ascii="Times New Roman" w:eastAsia="Times New Roman" w:hAnsi="Times New Roman" w:cs="Times New Roman"/>
          <w:kern w:val="0"/>
          <w14:ligatures w14:val="none"/>
        </w:rPr>
        <w:t xml:space="preserve"> (direct or transitive) </w:t>
      </w:r>
      <w:r w:rsidRPr="008D2809">
        <w:rPr>
          <w:rFonts w:ascii="Times New Roman" w:eastAsia="Times New Roman" w:hAnsi="Times New Roman" w:cs="Times New Roman"/>
          <w:i/>
          <w:iCs/>
          <w:kern w:val="0"/>
          <w14:ligatures w14:val="none"/>
        </w:rPr>
        <w:t>MAY</w:t>
      </w:r>
      <w:r w:rsidRPr="008D2809">
        <w:rPr>
          <w:rFonts w:ascii="Times New Roman" w:eastAsia="Times New Roman" w:hAnsi="Times New Roman" w:cs="Times New Roman"/>
          <w:kern w:val="0"/>
          <w14:ligatures w14:val="none"/>
        </w:rPr>
        <w:t xml:space="preserve"> have any value for that property. </w:t>
      </w:r>
    </w:p>
    <w:p w14:paraId="093E9531" w14:textId="77777777" w:rsidR="008D2809" w:rsidRPr="008D2809" w:rsidRDefault="008D2809" w:rsidP="008D280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Where an individual </w:t>
      </w:r>
      <w:hyperlink r:id="rId2050" w:anchor="SOSASamplingCollection" w:history="1">
        <w:r w:rsidRPr="008D2809">
          <w:rPr>
            <w:rFonts w:ascii="Times New Roman" w:eastAsia="Times New Roman" w:hAnsi="Times New Roman" w:cs="Times New Roman"/>
            <w:color w:val="0000FF"/>
            <w:kern w:val="0"/>
            <w:u w:val="single"/>
            <w14:ligatures w14:val="none"/>
          </w:rPr>
          <w:t>SamplingCollection</w:t>
        </w:r>
      </w:hyperlink>
      <w:r w:rsidRPr="008D2809">
        <w:rPr>
          <w:rFonts w:ascii="Times New Roman" w:eastAsia="Times New Roman" w:hAnsi="Times New Roman" w:cs="Times New Roman"/>
          <w:kern w:val="0"/>
          <w14:ligatures w14:val="none"/>
        </w:rPr>
        <w:t xml:space="preserve"> has </w:t>
      </w:r>
      <w:r w:rsidRPr="008D2809">
        <w:rPr>
          <w:rFonts w:ascii="Times New Roman" w:eastAsia="Times New Roman" w:hAnsi="Times New Roman" w:cs="Times New Roman"/>
          <w:i/>
          <w:iCs/>
          <w:kern w:val="0"/>
          <w14:ligatures w14:val="none"/>
        </w:rPr>
        <w:t>a single value for a property</w:t>
      </w:r>
      <w:r w:rsidRPr="008D2809">
        <w:rPr>
          <w:rFonts w:ascii="Times New Roman" w:eastAsia="Times New Roman" w:hAnsi="Times New Roman" w:cs="Times New Roman"/>
          <w:kern w:val="0"/>
          <w14:ligatures w14:val="none"/>
        </w:rPr>
        <w:t xml:space="preserve">, each member </w:t>
      </w:r>
      <w:hyperlink r:id="rId2051" w:anchor="SOSASampling" w:history="1">
        <w:r w:rsidRPr="008D2809">
          <w:rPr>
            <w:rFonts w:ascii="Times New Roman" w:eastAsia="Times New Roman" w:hAnsi="Times New Roman" w:cs="Times New Roman"/>
            <w:color w:val="0000FF"/>
            <w:kern w:val="0"/>
            <w:u w:val="single"/>
            <w14:ligatures w14:val="none"/>
          </w:rPr>
          <w:t>Sampling</w:t>
        </w:r>
      </w:hyperlink>
      <w:r w:rsidRPr="008D2809">
        <w:rPr>
          <w:rFonts w:ascii="Times New Roman" w:eastAsia="Times New Roman" w:hAnsi="Times New Roman" w:cs="Times New Roman"/>
          <w:kern w:val="0"/>
          <w14:ligatures w14:val="none"/>
        </w:rPr>
        <w:t xml:space="preserve"> (direct or transitive) </w:t>
      </w:r>
      <w:r w:rsidRPr="008D2809">
        <w:rPr>
          <w:rFonts w:ascii="Times New Roman" w:eastAsia="Times New Roman" w:hAnsi="Times New Roman" w:cs="Times New Roman"/>
          <w:i/>
          <w:iCs/>
          <w:kern w:val="0"/>
          <w14:ligatures w14:val="none"/>
        </w:rPr>
        <w:t>MUST</w:t>
      </w:r>
      <w:r w:rsidRPr="008D2809">
        <w:rPr>
          <w:rFonts w:ascii="Times New Roman" w:eastAsia="Times New Roman" w:hAnsi="Times New Roman" w:cs="Times New Roman"/>
          <w:kern w:val="0"/>
          <w14:ligatures w14:val="none"/>
        </w:rPr>
        <w:t xml:space="preserve"> have that same value for that property; i.e., the collection is homogeneous in that property. That property </w:t>
      </w:r>
      <w:r w:rsidRPr="008D2809">
        <w:rPr>
          <w:rFonts w:ascii="Times New Roman" w:eastAsia="Times New Roman" w:hAnsi="Times New Roman" w:cs="Times New Roman"/>
          <w:i/>
          <w:iCs/>
          <w:kern w:val="0"/>
          <w14:ligatures w14:val="none"/>
        </w:rPr>
        <w:t>MAY</w:t>
      </w:r>
      <w:r w:rsidRPr="008D2809">
        <w:rPr>
          <w:rFonts w:ascii="Times New Roman" w:eastAsia="Times New Roman" w:hAnsi="Times New Roman" w:cs="Times New Roman"/>
          <w:kern w:val="0"/>
          <w14:ligatures w14:val="none"/>
        </w:rPr>
        <w:t xml:space="preserve"> then be omitted in any member </w:t>
      </w:r>
      <w:hyperlink r:id="rId2052" w:anchor="SOSASampling" w:history="1">
        <w:r w:rsidRPr="008D2809">
          <w:rPr>
            <w:rFonts w:ascii="Times New Roman" w:eastAsia="Times New Roman" w:hAnsi="Times New Roman" w:cs="Times New Roman"/>
            <w:color w:val="0000FF"/>
            <w:kern w:val="0"/>
            <w:u w:val="single"/>
            <w14:ligatures w14:val="none"/>
          </w:rPr>
          <w:t>Sampling</w:t>
        </w:r>
      </w:hyperlink>
      <w:r w:rsidRPr="008D2809">
        <w:rPr>
          <w:rFonts w:ascii="Times New Roman" w:eastAsia="Times New Roman" w:hAnsi="Times New Roman" w:cs="Times New Roman"/>
          <w:kern w:val="0"/>
          <w14:ligatures w14:val="none"/>
        </w:rPr>
        <w:t xml:space="preserve"> or </w:t>
      </w:r>
      <w:hyperlink r:id="rId2053" w:anchor="SOSASamplingCollection" w:history="1">
        <w:r w:rsidRPr="008D2809">
          <w:rPr>
            <w:rFonts w:ascii="Times New Roman" w:eastAsia="Times New Roman" w:hAnsi="Times New Roman" w:cs="Times New Roman"/>
            <w:color w:val="0000FF"/>
            <w:kern w:val="0"/>
            <w:u w:val="single"/>
            <w14:ligatures w14:val="none"/>
          </w:rPr>
          <w:t>SamplingCollection</w:t>
        </w:r>
      </w:hyperlink>
      <w:r w:rsidRPr="008D2809">
        <w:rPr>
          <w:rFonts w:ascii="Times New Roman" w:eastAsia="Times New Roman" w:hAnsi="Times New Roman" w:cs="Times New Roman"/>
          <w:kern w:val="0"/>
          <w14:ligatures w14:val="none"/>
        </w:rPr>
        <w:t xml:space="preserve">. </w:t>
      </w:r>
    </w:p>
    <w:p w14:paraId="40EE3006" w14:textId="77777777" w:rsidR="008D2809" w:rsidRPr="008D2809" w:rsidRDefault="008D2809" w:rsidP="008D280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Where an individual </w:t>
      </w:r>
      <w:hyperlink r:id="rId2054" w:anchor="SOSASamplingCollection" w:history="1">
        <w:r w:rsidRPr="008D2809">
          <w:rPr>
            <w:rFonts w:ascii="Times New Roman" w:eastAsia="Times New Roman" w:hAnsi="Times New Roman" w:cs="Times New Roman"/>
            <w:color w:val="0000FF"/>
            <w:kern w:val="0"/>
            <w:u w:val="single"/>
            <w14:ligatures w14:val="none"/>
          </w:rPr>
          <w:t>SamplingCollection</w:t>
        </w:r>
      </w:hyperlink>
      <w:r w:rsidRPr="008D2809">
        <w:rPr>
          <w:rFonts w:ascii="Times New Roman" w:eastAsia="Times New Roman" w:hAnsi="Times New Roman" w:cs="Times New Roman"/>
          <w:kern w:val="0"/>
          <w14:ligatures w14:val="none"/>
        </w:rPr>
        <w:t xml:space="preserve"> has </w:t>
      </w:r>
      <w:r w:rsidRPr="008D2809">
        <w:rPr>
          <w:rFonts w:ascii="Times New Roman" w:eastAsia="Times New Roman" w:hAnsi="Times New Roman" w:cs="Times New Roman"/>
          <w:i/>
          <w:iCs/>
          <w:kern w:val="0"/>
          <w14:ligatures w14:val="none"/>
        </w:rPr>
        <w:t>more than one value for a property</w:t>
      </w:r>
      <w:r w:rsidRPr="008D2809">
        <w:rPr>
          <w:rFonts w:ascii="Times New Roman" w:eastAsia="Times New Roman" w:hAnsi="Times New Roman" w:cs="Times New Roman"/>
          <w:kern w:val="0"/>
          <w14:ligatures w14:val="none"/>
        </w:rPr>
        <w:t xml:space="preserve">, each member </w:t>
      </w:r>
      <w:hyperlink r:id="rId2055" w:anchor="SOSASampling" w:history="1">
        <w:r w:rsidRPr="008D2809">
          <w:rPr>
            <w:rFonts w:ascii="Times New Roman" w:eastAsia="Times New Roman" w:hAnsi="Times New Roman" w:cs="Times New Roman"/>
            <w:color w:val="0000FF"/>
            <w:kern w:val="0"/>
            <w:u w:val="single"/>
            <w14:ligatures w14:val="none"/>
          </w:rPr>
          <w:t>Sampling</w:t>
        </w:r>
      </w:hyperlink>
      <w:r w:rsidRPr="008D2809">
        <w:rPr>
          <w:rFonts w:ascii="Times New Roman" w:eastAsia="Times New Roman" w:hAnsi="Times New Roman" w:cs="Times New Roman"/>
          <w:kern w:val="0"/>
          <w14:ligatures w14:val="none"/>
        </w:rPr>
        <w:t xml:space="preserve"> (direct or transitive) </w:t>
      </w:r>
      <w:r w:rsidRPr="008D2809">
        <w:rPr>
          <w:rFonts w:ascii="Times New Roman" w:eastAsia="Times New Roman" w:hAnsi="Times New Roman" w:cs="Times New Roman"/>
          <w:i/>
          <w:iCs/>
          <w:kern w:val="0"/>
          <w14:ligatures w14:val="none"/>
        </w:rPr>
        <w:t>MUST</w:t>
      </w:r>
      <w:r w:rsidRPr="008D2809">
        <w:rPr>
          <w:rFonts w:ascii="Times New Roman" w:eastAsia="Times New Roman" w:hAnsi="Times New Roman" w:cs="Times New Roman"/>
          <w:kern w:val="0"/>
          <w14:ligatures w14:val="none"/>
        </w:rPr>
        <w:t xml:space="preserve"> have a value for that property that matches one of the values for the property in the collection. </w:t>
      </w:r>
    </w:p>
    <w:p w14:paraId="0CB52B01" w14:textId="77777777" w:rsidR="008D2809" w:rsidRPr="008D2809" w:rsidRDefault="008D2809" w:rsidP="008D280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Where an individual </w:t>
      </w:r>
      <w:hyperlink r:id="rId2056" w:anchor="SOSASamplingCollection" w:history="1">
        <w:r w:rsidRPr="008D2809">
          <w:rPr>
            <w:rFonts w:ascii="Times New Roman" w:eastAsia="Times New Roman" w:hAnsi="Times New Roman" w:cs="Times New Roman"/>
            <w:color w:val="0000FF"/>
            <w:kern w:val="0"/>
            <w:u w:val="single"/>
            <w14:ligatures w14:val="none"/>
          </w:rPr>
          <w:t>SamplingCollection</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i/>
          <w:iCs/>
          <w:kern w:val="0"/>
          <w14:ligatures w14:val="none"/>
        </w:rPr>
        <w:t>has a value for a property that is a range or interval</w:t>
      </w:r>
      <w:r w:rsidRPr="008D2809">
        <w:rPr>
          <w:rFonts w:ascii="Times New Roman" w:eastAsia="Times New Roman" w:hAnsi="Times New Roman" w:cs="Times New Roman"/>
          <w:kern w:val="0"/>
          <w14:ligatures w14:val="none"/>
        </w:rPr>
        <w:t xml:space="preserve">, each member </w:t>
      </w:r>
      <w:hyperlink r:id="rId2057" w:anchor="SOSASampling" w:history="1">
        <w:r w:rsidRPr="008D2809">
          <w:rPr>
            <w:rFonts w:ascii="Times New Roman" w:eastAsia="Times New Roman" w:hAnsi="Times New Roman" w:cs="Times New Roman"/>
            <w:color w:val="0000FF"/>
            <w:kern w:val="0"/>
            <w:u w:val="single"/>
            <w14:ligatures w14:val="none"/>
          </w:rPr>
          <w:t>Sampling</w:t>
        </w:r>
      </w:hyperlink>
      <w:r w:rsidRPr="008D2809">
        <w:rPr>
          <w:rFonts w:ascii="Times New Roman" w:eastAsia="Times New Roman" w:hAnsi="Times New Roman" w:cs="Times New Roman"/>
          <w:kern w:val="0"/>
          <w14:ligatures w14:val="none"/>
        </w:rPr>
        <w:t xml:space="preserve"> (direct or transitive) </w:t>
      </w:r>
      <w:r w:rsidRPr="008D2809">
        <w:rPr>
          <w:rFonts w:ascii="Times New Roman" w:eastAsia="Times New Roman" w:hAnsi="Times New Roman" w:cs="Times New Roman"/>
          <w:i/>
          <w:iCs/>
          <w:kern w:val="0"/>
          <w14:ligatures w14:val="none"/>
        </w:rPr>
        <w:t>MUST</w:t>
      </w:r>
      <w:r w:rsidRPr="008D2809">
        <w:rPr>
          <w:rFonts w:ascii="Times New Roman" w:eastAsia="Times New Roman" w:hAnsi="Times New Roman" w:cs="Times New Roman"/>
          <w:kern w:val="0"/>
          <w14:ligatures w14:val="none"/>
        </w:rPr>
        <w:t xml:space="preserve"> have a value for that property that matches or falls within that range or interval. </w:t>
      </w:r>
    </w:p>
    <w:p w14:paraId="1D3F6A28" w14:textId="77777777" w:rsidR="008D2809" w:rsidRPr="008D2809" w:rsidRDefault="008D2809" w:rsidP="008D280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Where an individual </w:t>
      </w:r>
      <w:hyperlink r:id="rId2058" w:anchor="SOSASamplingCollection" w:history="1">
        <w:r w:rsidRPr="008D2809">
          <w:rPr>
            <w:rFonts w:ascii="Times New Roman" w:eastAsia="Times New Roman" w:hAnsi="Times New Roman" w:cs="Times New Roman"/>
            <w:color w:val="0000FF"/>
            <w:kern w:val="0"/>
            <w:u w:val="single"/>
            <w14:ligatures w14:val="none"/>
          </w:rPr>
          <w:t>SamplingCollection</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i/>
          <w:iCs/>
          <w:kern w:val="0"/>
          <w14:ligatures w14:val="none"/>
        </w:rPr>
        <w:t>has more than one value for a property that is a range or interval</w:t>
      </w:r>
      <w:r w:rsidRPr="008D2809">
        <w:rPr>
          <w:rFonts w:ascii="Times New Roman" w:eastAsia="Times New Roman" w:hAnsi="Times New Roman" w:cs="Times New Roman"/>
          <w:kern w:val="0"/>
          <w14:ligatures w14:val="none"/>
        </w:rPr>
        <w:t xml:space="preserve">, each member </w:t>
      </w:r>
      <w:hyperlink r:id="rId2059" w:anchor="SOSASampling" w:history="1">
        <w:r w:rsidRPr="008D2809">
          <w:rPr>
            <w:rFonts w:ascii="Times New Roman" w:eastAsia="Times New Roman" w:hAnsi="Times New Roman" w:cs="Times New Roman"/>
            <w:color w:val="0000FF"/>
            <w:kern w:val="0"/>
            <w:u w:val="single"/>
            <w14:ligatures w14:val="none"/>
          </w:rPr>
          <w:t>Sampling</w:t>
        </w:r>
      </w:hyperlink>
      <w:r w:rsidRPr="008D2809">
        <w:rPr>
          <w:rFonts w:ascii="Times New Roman" w:eastAsia="Times New Roman" w:hAnsi="Times New Roman" w:cs="Times New Roman"/>
          <w:kern w:val="0"/>
          <w14:ligatures w14:val="none"/>
        </w:rPr>
        <w:t xml:space="preserve"> (direct or transitive) </w:t>
      </w:r>
      <w:r w:rsidRPr="008D2809">
        <w:rPr>
          <w:rFonts w:ascii="Times New Roman" w:eastAsia="Times New Roman" w:hAnsi="Times New Roman" w:cs="Times New Roman"/>
          <w:i/>
          <w:iCs/>
          <w:kern w:val="0"/>
          <w14:ligatures w14:val="none"/>
        </w:rPr>
        <w:t>MUST</w:t>
      </w:r>
      <w:r w:rsidRPr="008D2809">
        <w:rPr>
          <w:rFonts w:ascii="Times New Roman" w:eastAsia="Times New Roman" w:hAnsi="Times New Roman" w:cs="Times New Roman"/>
          <w:kern w:val="0"/>
          <w14:ligatures w14:val="none"/>
        </w:rPr>
        <w:t xml:space="preserve"> have a value for that property that matches or falls within one of those ranges or intervals. </w:t>
      </w:r>
    </w:p>
    <w:p w14:paraId="24D83B2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members of a collection do not necessarily share a common value for any property. </w:t>
      </w:r>
    </w:p>
    <w:p w14:paraId="1661161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259A280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Examples of Collections conforming to the rules are provided in and </w:t>
      </w:r>
      <w:hyperlink r:id="rId2060" w:anchor="ModelCollectionRules" w:history="1">
        <w:r w:rsidRPr="008D2809">
          <w:rPr>
            <w:rFonts w:ascii="Times New Roman" w:eastAsia="Times New Roman" w:hAnsi="Times New Roman" w:cs="Times New Roman"/>
            <w:color w:val="0000FF"/>
            <w:kern w:val="0"/>
            <w:u w:val="single"/>
            <w14:ligatures w14:val="none"/>
          </w:rPr>
          <w:t>Collections and their members' property values</w:t>
        </w:r>
      </w:hyperlink>
      <w:r w:rsidRPr="008D2809">
        <w:rPr>
          <w:rFonts w:ascii="Times New Roman" w:eastAsia="Times New Roman" w:hAnsi="Times New Roman" w:cs="Times New Roman"/>
          <w:kern w:val="0"/>
          <w14:ligatures w14:val="none"/>
        </w:rPr>
        <w:t xml:space="preserve">. These illustrate all the cases described above. </w:t>
      </w:r>
    </w:p>
    <w:p w14:paraId="25FF92E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Subclass of</w:t>
      </w:r>
    </w:p>
    <w:p w14:paraId="58B37E62"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061" w:anchor="dfn-sosa-executioncollection" w:history="1">
        <w:r w:rsidRPr="008D2809">
          <w:rPr>
            <w:rFonts w:ascii="Times New Roman" w:eastAsia="Times New Roman" w:hAnsi="Times New Roman" w:cs="Times New Roman"/>
            <w:color w:val="0000FF"/>
            <w:kern w:val="0"/>
            <w:u w:val="single"/>
            <w14:ligatures w14:val="none"/>
          </w:rPr>
          <w:t>sosa:ExecutionCollection</w:t>
        </w:r>
      </w:hyperlink>
      <w:r w:rsidRPr="008D2809">
        <w:rPr>
          <w:rFonts w:ascii="Times New Roman" w:eastAsia="Times New Roman" w:hAnsi="Times New Roman" w:cs="Times New Roman"/>
          <w:kern w:val="0"/>
          <w14:ligatures w14:val="none"/>
        </w:rPr>
        <w:t xml:space="preserve"> </w:t>
      </w:r>
    </w:p>
    <w:p w14:paraId="790466F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Disjoint with</w:t>
      </w:r>
    </w:p>
    <w:p w14:paraId="38EF0B1D"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062" w:anchor="dfn-sosa-actuationcollection" w:history="1">
        <w:r w:rsidRPr="008D2809">
          <w:rPr>
            <w:rFonts w:ascii="Times New Roman" w:eastAsia="Times New Roman" w:hAnsi="Times New Roman" w:cs="Times New Roman"/>
            <w:color w:val="0000FF"/>
            <w:kern w:val="0"/>
            <w:u w:val="single"/>
            <w14:ligatures w14:val="none"/>
          </w:rPr>
          <w:t>sosa:ActuationCollection</w:t>
        </w:r>
      </w:hyperlink>
      <w:r w:rsidRPr="008D2809">
        <w:rPr>
          <w:rFonts w:ascii="Times New Roman" w:eastAsia="Times New Roman" w:hAnsi="Times New Roman" w:cs="Times New Roman"/>
          <w:kern w:val="0"/>
          <w14:ligatures w14:val="none"/>
        </w:rPr>
        <w:t xml:space="preserve">, </w:t>
      </w:r>
      <w:hyperlink r:id="rId2063" w:anchor="dfn-sosa-observationcollection" w:history="1">
        <w:r w:rsidRPr="008D2809">
          <w:rPr>
            <w:rFonts w:ascii="Times New Roman" w:eastAsia="Times New Roman" w:hAnsi="Times New Roman" w:cs="Times New Roman"/>
            <w:color w:val="0000FF"/>
            <w:kern w:val="0"/>
            <w:u w:val="single"/>
            <w14:ligatures w14:val="none"/>
          </w:rPr>
          <w:t>sosa:ObservationCollection</w:t>
        </w:r>
      </w:hyperlink>
      <w:r w:rsidRPr="008D2809">
        <w:rPr>
          <w:rFonts w:ascii="Times New Roman" w:eastAsia="Times New Roman" w:hAnsi="Times New Roman" w:cs="Times New Roman"/>
          <w:kern w:val="0"/>
          <w14:ligatures w14:val="none"/>
        </w:rPr>
        <w:t xml:space="preserve">, </w:t>
      </w:r>
      <w:hyperlink r:id="rId2064" w:anchor="dfn-sosa-samplecollection" w:history="1">
        <w:r w:rsidRPr="008D2809">
          <w:rPr>
            <w:rFonts w:ascii="Times New Roman" w:eastAsia="Times New Roman" w:hAnsi="Times New Roman" w:cs="Times New Roman"/>
            <w:color w:val="0000FF"/>
            <w:kern w:val="0"/>
            <w:u w:val="single"/>
            <w14:ligatures w14:val="none"/>
          </w:rPr>
          <w:t>sosa:SampleCollection</w:t>
        </w:r>
      </w:hyperlink>
      <w:r w:rsidRPr="008D2809">
        <w:rPr>
          <w:rFonts w:ascii="Times New Roman" w:eastAsia="Times New Roman" w:hAnsi="Times New Roman" w:cs="Times New Roman"/>
          <w:kern w:val="0"/>
          <w14:ligatures w14:val="none"/>
        </w:rPr>
        <w:t xml:space="preserve"> </w:t>
      </w:r>
    </w:p>
    <w:p w14:paraId="458A3B4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Restrictions in SSN</w:t>
      </w:r>
    </w:p>
    <w:p w14:paraId="63107079"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065" w:anchor="dfn-sosa-madebysampler" w:history="1">
        <w:r w:rsidRPr="008D2809">
          <w:rPr>
            <w:rFonts w:ascii="Times New Roman" w:eastAsia="Times New Roman" w:hAnsi="Times New Roman" w:cs="Times New Roman"/>
            <w:color w:val="0000FF"/>
            <w:kern w:val="0"/>
            <w:u w:val="single"/>
            <w14:ligatures w14:val="none"/>
          </w:rPr>
          <w:t>sosa:madeBySampler</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2066" w:anchor="dfn-sosa-sampler" w:history="1">
        <w:r w:rsidRPr="008D2809">
          <w:rPr>
            <w:rFonts w:ascii="Times New Roman" w:eastAsia="Times New Roman" w:hAnsi="Times New Roman" w:cs="Times New Roman"/>
            <w:color w:val="0000FF"/>
            <w:kern w:val="0"/>
            <w:u w:val="single"/>
            <w14:ligatures w14:val="none"/>
          </w:rPr>
          <w:t>sosa:Sampler</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2067" w:anchor="dfn-sosa-usedprocedure" w:history="1">
        <w:r w:rsidRPr="008D2809">
          <w:rPr>
            <w:rFonts w:ascii="Times New Roman" w:eastAsia="Times New Roman" w:hAnsi="Times New Roman" w:cs="Times New Roman"/>
            <w:color w:val="0000FF"/>
            <w:kern w:val="0"/>
            <w:u w:val="single"/>
            <w14:ligatures w14:val="none"/>
          </w:rPr>
          <w:t>sosa:usedProcedure</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2068" w:anchor="dfn-sosa-samplingprocedure" w:history="1">
        <w:r w:rsidRPr="008D2809">
          <w:rPr>
            <w:rFonts w:ascii="Times New Roman" w:eastAsia="Times New Roman" w:hAnsi="Times New Roman" w:cs="Times New Roman"/>
            <w:color w:val="0000FF"/>
            <w:kern w:val="0"/>
            <w:u w:val="single"/>
            <w14:ligatures w14:val="none"/>
          </w:rPr>
          <w:t>sosa:SamplingProcedure</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2069" w:anchor="dfn-sosa-hasfeatureofinterest" w:history="1">
        <w:r w:rsidRPr="008D2809">
          <w:rPr>
            <w:rFonts w:ascii="Times New Roman" w:eastAsia="Times New Roman" w:hAnsi="Times New Roman" w:cs="Times New Roman"/>
            <w:color w:val="0000FF"/>
            <w:kern w:val="0"/>
            <w:u w:val="single"/>
            <w14:ligatures w14:val="none"/>
          </w:rPr>
          <w:t>sosa:hasFeatureOfInterest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2070"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2071" w:anchor="dfn-sosa-hasresult" w:history="1">
        <w:r w:rsidRPr="008D2809">
          <w:rPr>
            <w:rFonts w:ascii="Times New Roman" w:eastAsia="Times New Roman" w:hAnsi="Times New Roman" w:cs="Times New Roman"/>
            <w:color w:val="0000FF"/>
            <w:kern w:val="0"/>
            <w:u w:val="single"/>
            <w14:ligatures w14:val="none"/>
          </w:rPr>
          <w:t>sosa:hasResult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2072" w:anchor="dfn-sosa-sample" w:history="1">
        <w:r w:rsidRPr="008D2809">
          <w:rPr>
            <w:rFonts w:ascii="Times New Roman" w:eastAsia="Times New Roman" w:hAnsi="Times New Roman" w:cs="Times New Roman"/>
            <w:color w:val="0000FF"/>
            <w:kern w:val="0"/>
            <w:u w:val="single"/>
            <w14:ligatures w14:val="none"/>
          </w:rPr>
          <w:t>sosa:Sample</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2073" w:anchor="dfn-sosa-hasultimatefeatureofinterest" w:history="1">
        <w:r w:rsidRPr="008D2809">
          <w:rPr>
            <w:rFonts w:ascii="Times New Roman" w:eastAsia="Times New Roman" w:hAnsi="Times New Roman" w:cs="Times New Roman"/>
            <w:color w:val="0000FF"/>
            <w:kern w:val="0"/>
            <w:u w:val="single"/>
            <w14:ligatures w14:val="none"/>
          </w:rPr>
          <w:t>sosa:hasUltimateFeatureOfInterest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2074"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2075" w:anchor="dfn-sosa-hasmember" w:history="1">
        <w:r w:rsidRPr="008D2809">
          <w:rPr>
            <w:rFonts w:ascii="Times New Roman" w:eastAsia="Times New Roman" w:hAnsi="Times New Roman" w:cs="Times New Roman"/>
            <w:color w:val="0000FF"/>
            <w:kern w:val="0"/>
            <w:u w:val="single"/>
            <w14:ligatures w14:val="none"/>
          </w:rPr>
          <w:t>sosa:hasMember</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2076" w:anchor="dfn-sosa-sampling" w:history="1">
        <w:r w:rsidRPr="008D2809">
          <w:rPr>
            <w:rFonts w:ascii="Times New Roman" w:eastAsia="Times New Roman" w:hAnsi="Times New Roman" w:cs="Times New Roman"/>
            <w:color w:val="0000FF"/>
            <w:kern w:val="0"/>
            <w:u w:val="single"/>
            <w14:ligatures w14:val="none"/>
          </w:rPr>
          <w:t>sosa:Sampling</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or</w:t>
      </w:r>
      <w:r w:rsidRPr="008D2809">
        <w:rPr>
          <w:rFonts w:ascii="Times New Roman" w:eastAsia="Times New Roman" w:hAnsi="Times New Roman" w:cs="Times New Roman"/>
          <w:kern w:val="0"/>
          <w14:ligatures w14:val="none"/>
        </w:rPr>
        <w:t xml:space="preserve"> </w:t>
      </w:r>
      <w:hyperlink r:id="rId2077" w:anchor="dfn-sosa-samplingcollection" w:history="1">
        <w:r w:rsidRPr="008D2809">
          <w:rPr>
            <w:rFonts w:ascii="Times New Roman" w:eastAsia="Times New Roman" w:hAnsi="Times New Roman" w:cs="Times New Roman"/>
            <w:color w:val="0000FF"/>
            <w:kern w:val="0"/>
            <w:u w:val="single"/>
            <w14:ligatures w14:val="none"/>
          </w:rPr>
          <w:t>sosa:SamplingCollection</w:t>
        </w:r>
      </w:hyperlink>
      <w:r w:rsidRPr="008D2809">
        <w:rPr>
          <w:rFonts w:ascii="Times New Roman" w:eastAsia="Times New Roman" w:hAnsi="Times New Roman" w:cs="Times New Roman"/>
          <w:kern w:val="0"/>
          <w14:ligatures w14:val="none"/>
        </w:rPr>
        <w:t xml:space="preserve">) </w:t>
      </w:r>
    </w:p>
    <w:p w14:paraId="08B7CAD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0DEC8D3E"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078" w:history="1">
        <w:r w:rsidRPr="008D2809">
          <w:rPr>
            <w:rFonts w:ascii="Times New Roman" w:eastAsia="Times New Roman" w:hAnsi="Times New Roman" w:cs="Times New Roman"/>
            <w:color w:val="0000FF"/>
            <w:kern w:val="0"/>
            <w:u w:val="single"/>
            <w14:ligatures w14:val="none"/>
          </w:rPr>
          <w:t>http://www.w3.org/ns/sosa/sampling/</w:t>
        </w:r>
      </w:hyperlink>
      <w:r w:rsidRPr="008D2809">
        <w:rPr>
          <w:rFonts w:ascii="Times New Roman" w:eastAsia="Times New Roman" w:hAnsi="Times New Roman" w:cs="Times New Roman"/>
          <w:kern w:val="0"/>
          <w14:ligatures w14:val="none"/>
        </w:rPr>
        <w:t xml:space="preserve"> </w:t>
      </w:r>
    </w:p>
    <w:p w14:paraId="46F34AC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079" w:anchor="Sampling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080"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7E88AA87"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5.6.2.9 </w:t>
      </w:r>
      <w:r w:rsidRPr="008D2809">
        <w:rPr>
          <w:rFonts w:ascii="Times New Roman" w:eastAsia="Times New Roman" w:hAnsi="Times New Roman" w:cs="Times New Roman"/>
          <w:b/>
          <w:bCs/>
          <w:i/>
          <w:iCs/>
          <w:kern w:val="0"/>
          <w:sz w:val="20"/>
          <w:szCs w:val="20"/>
          <w14:ligatures w14:val="none"/>
        </w:rPr>
        <w:t>sosa:SamplingProcedure</w:t>
      </w:r>
    </w:p>
    <w:p w14:paraId="5C02EF0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7798043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http://www.w3.org/ns/sosa/SamplingProcedure </w:t>
      </w:r>
    </w:p>
    <w:p w14:paraId="1DE62EFC"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Class</w:t>
      </w:r>
      <w:r w:rsidRPr="008D2809">
        <w:rPr>
          <w:rFonts w:ascii="Times New Roman" w:eastAsia="Times New Roman" w:hAnsi="Times New Roman" w:cs="Times New Roman"/>
          <w:kern w:val="0"/>
          <w14:ligatures w14:val="none"/>
        </w:rPr>
        <w:t xml:space="preserve"> </w:t>
      </w:r>
    </w:p>
    <w:p w14:paraId="22A5493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Warning</w:t>
      </w:r>
    </w:p>
    <w:p w14:paraId="39F5E03A" w14:textId="61FC79AB"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SamplingProcedure added in the 2023 Edition This term is non-normative, pending further implementation experience</w:t>
      </w:r>
      <w:ins w:id="322" w:author="Carl Reed" w:date="2026-08-24T14:30:00Z" w16du:dateUtc="2026-08-24T20:30:00Z">
        <w:r w:rsidR="00AA2F1F">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28A7DB7A" w14:textId="1049093D"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Sampling Procedure</w:t>
      </w:r>
      <w:r w:rsidRPr="008D2809">
        <w:rPr>
          <w:rFonts w:ascii="Times New Roman" w:eastAsia="Times New Roman" w:hAnsi="Times New Roman" w:cs="Times New Roman"/>
          <w:kern w:val="0"/>
          <w14:ligatures w14:val="none"/>
        </w:rPr>
        <w:t xml:space="preserve"> — workflow, protocol, plan, algorithm, program, or computational method specifying how to make a Sampling</w:t>
      </w:r>
      <w:ins w:id="323" w:author="Carl Reed" w:date="2026-08-24T14:31:00Z" w16du:dateUtc="2026-08-24T20:31:00Z">
        <w:r w:rsidR="00AA2F1F">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4A9B98F5" w14:textId="6A1B4C5B"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A Sampling Procedure is re-usable</w:t>
      </w:r>
      <w:del w:id="324" w:author="Carl Reed" w:date="2026-08-24T14:36:00Z" w16du:dateUtc="2026-08-24T20:36:00Z">
        <w:r w:rsidRPr="008D2809" w:rsidDel="00845FD1">
          <w:rPr>
            <w:rFonts w:ascii="Times New Roman" w:eastAsia="Times New Roman" w:hAnsi="Times New Roman" w:cs="Times New Roman"/>
            <w:kern w:val="0"/>
            <w14:ligatures w14:val="none"/>
          </w:rPr>
          <w:delText>,</w:delText>
        </w:r>
      </w:del>
      <w:r w:rsidRPr="008D2809">
        <w:rPr>
          <w:rFonts w:ascii="Times New Roman" w:eastAsia="Times New Roman" w:hAnsi="Times New Roman" w:cs="Times New Roman"/>
          <w:kern w:val="0"/>
          <w14:ligatures w14:val="none"/>
        </w:rPr>
        <w:t xml:space="preserve"> and might be applied in many Samplings. </w:t>
      </w:r>
      <w:del w:id="325" w:author="Carl Reed" w:date="2026-08-24T14:36:00Z" w16du:dateUtc="2026-08-24T20:36:00Z">
        <w:r w:rsidRPr="008D2809" w:rsidDel="00845FD1">
          <w:rPr>
            <w:rFonts w:ascii="Times New Roman" w:eastAsia="Times New Roman" w:hAnsi="Times New Roman" w:cs="Times New Roman"/>
            <w:kern w:val="0"/>
            <w14:ligatures w14:val="none"/>
          </w:rPr>
          <w:delText xml:space="preserve">It </w:delText>
        </w:r>
      </w:del>
      <w:ins w:id="326" w:author="Carl Reed" w:date="2026-08-24T14:36:00Z" w16du:dateUtc="2026-08-24T20:36:00Z">
        <w:r w:rsidR="00845FD1">
          <w:rPr>
            <w:rFonts w:ascii="Times New Roman" w:eastAsia="Times New Roman" w:hAnsi="Times New Roman" w:cs="Times New Roman"/>
            <w:kern w:val="0"/>
            <w14:ligatures w14:val="none"/>
          </w:rPr>
          <w:t>The Sampling Procedures</w:t>
        </w:r>
        <w:r w:rsidR="00845FD1" w:rsidRPr="008D2809">
          <w:rPr>
            <w:rFonts w:ascii="Times New Roman" w:eastAsia="Times New Roman" w:hAnsi="Times New Roman" w:cs="Times New Roman"/>
            <w:kern w:val="0"/>
            <w14:ligatures w14:val="none"/>
          </w:rPr>
          <w:t xml:space="preserve"> </w:t>
        </w:r>
      </w:ins>
      <w:r w:rsidRPr="008D2809">
        <w:rPr>
          <w:rFonts w:ascii="Times New Roman" w:eastAsia="Times New Roman" w:hAnsi="Times New Roman" w:cs="Times New Roman"/>
          <w:kern w:val="0"/>
          <w14:ligatures w14:val="none"/>
        </w:rPr>
        <w:t xml:space="preserve">explains the steps to be carried out to arrive at reproducible results. </w:t>
      </w:r>
    </w:p>
    <w:p w14:paraId="4E47CD5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Subclass of</w:t>
      </w:r>
    </w:p>
    <w:p w14:paraId="339D5062"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081" w:anchor="dfn-sosa-procedure" w:history="1">
        <w:r w:rsidRPr="008D2809">
          <w:rPr>
            <w:rFonts w:ascii="Times New Roman" w:eastAsia="Times New Roman" w:hAnsi="Times New Roman" w:cs="Times New Roman"/>
            <w:color w:val="0000FF"/>
            <w:kern w:val="0"/>
            <w:u w:val="single"/>
            <w14:ligatures w14:val="none"/>
          </w:rPr>
          <w:t>sosa:Procedure</w:t>
        </w:r>
      </w:hyperlink>
      <w:r w:rsidRPr="008D2809">
        <w:rPr>
          <w:rFonts w:ascii="Times New Roman" w:eastAsia="Times New Roman" w:hAnsi="Times New Roman" w:cs="Times New Roman"/>
          <w:kern w:val="0"/>
          <w14:ligatures w14:val="none"/>
        </w:rPr>
        <w:t xml:space="preserve"> </w:t>
      </w:r>
    </w:p>
    <w:p w14:paraId="352187E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Restrictions in SSN</w:t>
      </w:r>
    </w:p>
    <w:p w14:paraId="6267B3FC"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082" w:anchor="dfn-sosa-implementedby" w:history="1">
        <w:r w:rsidRPr="008D2809">
          <w:rPr>
            <w:rFonts w:ascii="Times New Roman" w:eastAsia="Times New Roman" w:hAnsi="Times New Roman" w:cs="Times New Roman"/>
            <w:color w:val="0000FF"/>
            <w:kern w:val="0"/>
            <w:u w:val="single"/>
            <w14:ligatures w14:val="none"/>
          </w:rPr>
          <w:t>sosa:implementedBy</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i/>
          <w:iCs/>
          <w:kern w:val="0"/>
          <w14:ligatures w14:val="none"/>
        </w:rPr>
        <w:t>ONLY</w:t>
      </w:r>
      <w:r w:rsidRPr="008D2809">
        <w:rPr>
          <w:rFonts w:ascii="Times New Roman" w:eastAsia="Times New Roman" w:hAnsi="Times New Roman" w:cs="Times New Roman"/>
          <w:kern w:val="0"/>
          <w14:ligatures w14:val="none"/>
        </w:rPr>
        <w:t xml:space="preserve"> </w:t>
      </w:r>
      <w:hyperlink r:id="rId2083" w:anchor="dfn-sosa-sampler" w:history="1">
        <w:r w:rsidRPr="008D2809">
          <w:rPr>
            <w:rFonts w:ascii="Times New Roman" w:eastAsia="Times New Roman" w:hAnsi="Times New Roman" w:cs="Times New Roman"/>
            <w:color w:val="0000FF"/>
            <w:kern w:val="0"/>
            <w:u w:val="single"/>
            <w14:ligatures w14:val="none"/>
          </w:rPr>
          <w:t>sosa:Sampler</w:t>
        </w:r>
      </w:hyperlink>
      <w:r w:rsidRPr="008D2809">
        <w:rPr>
          <w:rFonts w:ascii="Times New Roman" w:eastAsia="Times New Roman" w:hAnsi="Times New Roman" w:cs="Times New Roman"/>
          <w:kern w:val="0"/>
          <w14:ligatures w14:val="none"/>
        </w:rPr>
        <w:t xml:space="preserve"> </w:t>
      </w:r>
    </w:p>
    <w:p w14:paraId="3F70A92F" w14:textId="7C957811"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Examples</w:t>
      </w:r>
      <w:ins w:id="327" w:author="Carl Reed" w:date="2026-08-24T14:37:00Z" w16du:dateUtc="2026-08-24T20:37:00Z">
        <w:r w:rsidR="00845FD1">
          <w:rPr>
            <w:rFonts w:ascii="Times New Roman" w:eastAsia="Times New Roman" w:hAnsi="Times New Roman" w:cs="Times New Roman"/>
            <w:kern w:val="0"/>
            <w14:ligatures w14:val="none"/>
          </w:rPr>
          <w:t>:</w:t>
        </w:r>
      </w:ins>
    </w:p>
    <w:p w14:paraId="033BC955" w14:textId="77777777" w:rsidR="00AA2F1F" w:rsidRDefault="008D2809" w:rsidP="008D2809">
      <w:pPr>
        <w:spacing w:after="0" w:line="240" w:lineRule="auto"/>
        <w:ind w:left="720"/>
        <w:rPr>
          <w:ins w:id="328" w:author="Carl Reed" w:date="2026-08-24T14:31:00Z" w16du:dateUtc="2026-08-24T20:31:00Z"/>
          <w:rFonts w:ascii="Times New Roman" w:eastAsia="Times New Roman" w:hAnsi="Times New Roman" w:cs="Times New Roman"/>
          <w:kern w:val="0"/>
          <w14:ligatures w14:val="none"/>
        </w:rPr>
      </w:pPr>
      <w:del w:id="329" w:author="Carl Reed" w:date="2026-08-24T14:31:00Z" w16du:dateUtc="2026-08-24T20:31:00Z">
        <w:r w:rsidRPr="008D2809" w:rsidDel="00AA2F1F">
          <w:rPr>
            <w:rFonts w:ascii="Times New Roman" w:eastAsia="Times New Roman" w:hAnsi="Times New Roman" w:cs="Times New Roman"/>
            <w:kern w:val="0"/>
            <w14:ligatures w14:val="none"/>
          </w:rPr>
          <w:delText>s</w:delText>
        </w:r>
      </w:del>
      <w:ins w:id="330" w:author="Carl Reed" w:date="2026-08-24T14:31:00Z" w16du:dateUtc="2026-08-24T20:31:00Z">
        <w:r w:rsidR="00AA2F1F">
          <w:rPr>
            <w:rFonts w:ascii="Times New Roman" w:eastAsia="Times New Roman" w:hAnsi="Times New Roman" w:cs="Times New Roman"/>
            <w:kern w:val="0"/>
            <w14:ligatures w14:val="none"/>
          </w:rPr>
          <w:t>S</w:t>
        </w:r>
      </w:ins>
      <w:r w:rsidRPr="008D2809">
        <w:rPr>
          <w:rFonts w:ascii="Times New Roman" w:eastAsia="Times New Roman" w:hAnsi="Times New Roman" w:cs="Times New Roman"/>
          <w:kern w:val="0"/>
          <w14:ligatures w14:val="none"/>
        </w:rPr>
        <w:t xml:space="preserve">patial distribution of locations where to collect a sample (e.g., river segment) </w:t>
      </w:r>
      <w:r w:rsidRPr="008D2809">
        <w:rPr>
          <w:rFonts w:ascii="Times New Roman" w:eastAsia="Times New Roman" w:hAnsi="Times New Roman" w:cs="Times New Roman"/>
          <w:kern w:val="0"/>
          <w14:ligatures w14:val="none"/>
        </w:rPr>
        <w:br/>
        <w:t>instrument (or mode of use thereof) required to collect a sample (e.g., fish net, electric stunner)</w:t>
      </w:r>
      <w:ins w:id="331" w:author="Carl Reed" w:date="2026-08-24T14:31:00Z" w16du:dateUtc="2026-08-24T20:31:00Z">
        <w:r w:rsidR="00AA2F1F">
          <w:rPr>
            <w:rFonts w:ascii="Times New Roman" w:eastAsia="Times New Roman" w:hAnsi="Times New Roman" w:cs="Times New Roman"/>
            <w:kern w:val="0"/>
            <w14:ligatures w14:val="none"/>
          </w:rPr>
          <w:t>.</w:t>
        </w:r>
      </w:ins>
    </w:p>
    <w:p w14:paraId="6017335C" w14:textId="2EC26D55" w:rsidR="008D2809" w:rsidRPr="008D2809" w:rsidRDefault="008D2809" w:rsidP="008D2809">
      <w:pPr>
        <w:spacing w:after="0" w:line="240" w:lineRule="auto"/>
        <w:ind w:left="720"/>
        <w:rPr>
          <w:rFonts w:ascii="Times New Roman" w:eastAsia="Times New Roman" w:hAnsi="Times New Roman" w:cs="Times New Roman"/>
          <w:kern w:val="0"/>
          <w14:ligatures w14:val="none"/>
        </w:rPr>
      </w:pPr>
      <w:del w:id="332" w:author="Carl Reed" w:date="2026-08-24T14:31:00Z" w16du:dateUtc="2026-08-24T20:31:00Z">
        <w:r w:rsidRPr="008D2809" w:rsidDel="00AA2F1F">
          <w:rPr>
            <w:rFonts w:ascii="Times New Roman" w:eastAsia="Times New Roman" w:hAnsi="Times New Roman" w:cs="Times New Roman"/>
            <w:kern w:val="0"/>
            <w14:ligatures w14:val="none"/>
          </w:rPr>
          <w:delText xml:space="preserve"> </w:delText>
        </w:r>
      </w:del>
      <w:r w:rsidRPr="008D2809">
        <w:rPr>
          <w:rFonts w:ascii="Times New Roman" w:eastAsia="Times New Roman" w:hAnsi="Times New Roman" w:cs="Times New Roman"/>
          <w:kern w:val="0"/>
          <w14:ligatures w14:val="none"/>
        </w:rPr>
        <w:br/>
      </w:r>
      <w:del w:id="333" w:author="Carl Reed" w:date="2026-08-24T14:31:00Z" w16du:dateUtc="2026-08-24T20:31:00Z">
        <w:r w:rsidRPr="008D2809" w:rsidDel="00AA2F1F">
          <w:rPr>
            <w:rFonts w:ascii="Times New Roman" w:eastAsia="Times New Roman" w:hAnsi="Times New Roman" w:cs="Times New Roman"/>
            <w:kern w:val="0"/>
            <w14:ligatures w14:val="none"/>
          </w:rPr>
          <w:delText>f</w:delText>
        </w:r>
      </w:del>
      <w:ins w:id="334" w:author="Carl Reed" w:date="2026-08-24T14:31:00Z" w16du:dateUtc="2026-08-24T20:31:00Z">
        <w:r w:rsidR="00AA2F1F">
          <w:rPr>
            <w:rFonts w:ascii="Times New Roman" w:eastAsia="Times New Roman" w:hAnsi="Times New Roman" w:cs="Times New Roman"/>
            <w:kern w:val="0"/>
            <w14:ligatures w14:val="none"/>
          </w:rPr>
          <w:t>F</w:t>
        </w:r>
      </w:ins>
      <w:r w:rsidRPr="008D2809">
        <w:rPr>
          <w:rFonts w:ascii="Times New Roman" w:eastAsia="Times New Roman" w:hAnsi="Times New Roman" w:cs="Times New Roman"/>
          <w:kern w:val="0"/>
          <w14:ligatures w14:val="none"/>
        </w:rPr>
        <w:t>ield work instructions (e.g., dig four boreholes in each cardinal direction 2 metre</w:t>
      </w:r>
      <w:ins w:id="335" w:author="Carl Reed" w:date="2026-08-24T14:31:00Z" w16du:dateUtc="2026-08-24T20:31:00Z">
        <w:r w:rsidR="00AA2F1F">
          <w:rPr>
            <w:rFonts w:ascii="Times New Roman" w:eastAsia="Times New Roman" w:hAnsi="Times New Roman" w:cs="Times New Roman"/>
            <w:kern w:val="0"/>
            <w14:ligatures w14:val="none"/>
          </w:rPr>
          <w:t>s</w:t>
        </w:r>
      </w:ins>
      <w:r w:rsidRPr="008D2809">
        <w:rPr>
          <w:rFonts w:ascii="Times New Roman" w:eastAsia="Times New Roman" w:hAnsi="Times New Roman" w:cs="Times New Roman"/>
          <w:kern w:val="0"/>
          <w14:ligatures w14:val="none"/>
        </w:rPr>
        <w:t xml:space="preserve"> </w:t>
      </w:r>
      <w:ins w:id="336" w:author="Carl Reed" w:date="2026-08-24T14:31:00Z" w16du:dateUtc="2026-08-24T20:31:00Z">
        <w:r w:rsidR="00AA2F1F">
          <w:rPr>
            <w:rFonts w:ascii="Times New Roman" w:eastAsia="Times New Roman" w:hAnsi="Times New Roman" w:cs="Times New Roman"/>
            <w:kern w:val="0"/>
            <w14:ligatures w14:val="none"/>
          </w:rPr>
          <w:t>a</w:t>
        </w:r>
      </w:ins>
      <w:r w:rsidRPr="008D2809">
        <w:rPr>
          <w:rFonts w:ascii="Times New Roman" w:eastAsia="Times New Roman" w:hAnsi="Times New Roman" w:cs="Times New Roman"/>
          <w:kern w:val="0"/>
          <w14:ligatures w14:val="none"/>
        </w:rPr>
        <w:t xml:space="preserve">way from the centre of the site; collect soil material from the 15-30 cm depth and mix it in a single bag) </w:t>
      </w:r>
    </w:p>
    <w:p w14:paraId="751A2E9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087AD684"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 xml:space="preserve">[ISO 19156:2023] A SamplingProcedure shall be defined as the description of steps performed by a Sampler in order to extract a Sample from its sampledFeature in the frame of a Sampling. </w:t>
      </w:r>
    </w:p>
    <w:p w14:paraId="6B84302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493792AB"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084" w:history="1">
        <w:r w:rsidRPr="008D2809">
          <w:rPr>
            <w:rFonts w:ascii="Times New Roman" w:eastAsia="Times New Roman" w:hAnsi="Times New Roman" w:cs="Times New Roman"/>
            <w:color w:val="0000FF"/>
            <w:kern w:val="0"/>
            <w:u w:val="single"/>
            <w14:ligatures w14:val="none"/>
          </w:rPr>
          <w:t>http://www.w3.org/ns/sosa/oms/</w:t>
        </w:r>
      </w:hyperlink>
      <w:r w:rsidRPr="008D2809">
        <w:rPr>
          <w:rFonts w:ascii="Times New Roman" w:eastAsia="Times New Roman" w:hAnsi="Times New Roman" w:cs="Times New Roman"/>
          <w:kern w:val="0"/>
          <w14:ligatures w14:val="none"/>
        </w:rPr>
        <w:t xml:space="preserve"> </w:t>
      </w:r>
    </w:p>
    <w:p w14:paraId="74028FF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085" w:anchor="Sampling"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086"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21593159"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5.6.2.10 </w:t>
      </w:r>
      <w:r w:rsidRPr="008D2809">
        <w:rPr>
          <w:rFonts w:ascii="Times New Roman" w:eastAsia="Times New Roman" w:hAnsi="Times New Roman" w:cs="Times New Roman"/>
          <w:b/>
          <w:bCs/>
          <w:i/>
          <w:iCs/>
          <w:kern w:val="0"/>
          <w:sz w:val="20"/>
          <w:szCs w:val="20"/>
          <w14:ligatures w14:val="none"/>
        </w:rPr>
        <w:t>sosa:featureHasUltimateSample</w:t>
      </w:r>
    </w:p>
    <w:p w14:paraId="75C6F5AD"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6CCBDF9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http://www.w3.org/ns/sosa/featureHasUltimateSample </w:t>
      </w:r>
    </w:p>
    <w:p w14:paraId="644D738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0A54F901" w14:textId="46080726"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feature has ultimate sample</w:t>
      </w:r>
      <w:r w:rsidRPr="008D2809">
        <w:rPr>
          <w:rFonts w:ascii="Times New Roman" w:eastAsia="Times New Roman" w:hAnsi="Times New Roman" w:cs="Times New Roman"/>
          <w:kern w:val="0"/>
          <w14:ligatures w14:val="none"/>
        </w:rPr>
        <w:t xml:space="preserve"> — relation from an ultimate FeatureOfInterest to a Sample or SampleCollection that is intended to be representative of it; i.e., the end of a chain of hasSample relations</w:t>
      </w:r>
      <w:ins w:id="337" w:author="Carl Reed" w:date="2026-08-24T14:31:00Z" w16du:dateUtc="2026-08-24T20:31:00Z">
        <w:r w:rsidR="00603BFE">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78E1465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75558E6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Some examples of relationships between samples and features of interest within chains are illustrated in </w:t>
      </w:r>
      <w:hyperlink r:id="rId2087" w:anchor="ModelSampleChains" w:history="1">
        <w:r w:rsidRPr="008D2809">
          <w:rPr>
            <w:rFonts w:ascii="Times New Roman" w:eastAsia="Times New Roman" w:hAnsi="Times New Roman" w:cs="Times New Roman"/>
            <w:color w:val="0000FF"/>
            <w:kern w:val="0"/>
            <w:u w:val="single"/>
            <w14:ligatures w14:val="none"/>
          </w:rPr>
          <w:t>Sample chains</w:t>
        </w:r>
      </w:hyperlink>
      <w:r w:rsidRPr="008D2809">
        <w:rPr>
          <w:rFonts w:ascii="Times New Roman" w:eastAsia="Times New Roman" w:hAnsi="Times New Roman" w:cs="Times New Roman"/>
          <w:kern w:val="0"/>
          <w14:ligatures w14:val="none"/>
        </w:rPr>
        <w:t>.</w:t>
      </w:r>
    </w:p>
    <w:p w14:paraId="6E44711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52B436D5"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088"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p>
    <w:p w14:paraId="66A8665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656BE795"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089" w:anchor="dfn-sosa-sample" w:history="1">
        <w:r w:rsidRPr="008D2809">
          <w:rPr>
            <w:rFonts w:ascii="Times New Roman" w:eastAsia="Times New Roman" w:hAnsi="Times New Roman" w:cs="Times New Roman"/>
            <w:color w:val="0000FF"/>
            <w:kern w:val="0"/>
            <w:u w:val="single"/>
            <w14:ligatures w14:val="none"/>
          </w:rPr>
          <w:t>sosa:Sample</w:t>
        </w:r>
      </w:hyperlink>
      <w:r w:rsidRPr="008D2809">
        <w:rPr>
          <w:rFonts w:ascii="Times New Roman" w:eastAsia="Times New Roman" w:hAnsi="Times New Roman" w:cs="Times New Roman"/>
          <w:kern w:val="0"/>
          <w14:ligatures w14:val="none"/>
        </w:rPr>
        <w:t xml:space="preserve">, </w:t>
      </w:r>
      <w:hyperlink r:id="rId2090" w:anchor="dfn-sosa-samplecollection" w:history="1">
        <w:r w:rsidRPr="008D2809">
          <w:rPr>
            <w:rFonts w:ascii="Times New Roman" w:eastAsia="Times New Roman" w:hAnsi="Times New Roman" w:cs="Times New Roman"/>
            <w:color w:val="0000FF"/>
            <w:kern w:val="0"/>
            <w:u w:val="single"/>
            <w14:ligatures w14:val="none"/>
          </w:rPr>
          <w:t>sosa:SampleCollection</w:t>
        </w:r>
      </w:hyperlink>
      <w:r w:rsidRPr="008D2809">
        <w:rPr>
          <w:rFonts w:ascii="Times New Roman" w:eastAsia="Times New Roman" w:hAnsi="Times New Roman" w:cs="Times New Roman"/>
          <w:kern w:val="0"/>
          <w14:ligatures w14:val="none"/>
        </w:rPr>
        <w:t xml:space="preserve"> </w:t>
      </w:r>
    </w:p>
    <w:p w14:paraId="77A02B3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56A81436"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091" w:anchor="dfn-sosa-issampleofultimatefoi" w:history="1">
        <w:r w:rsidRPr="008D2809">
          <w:rPr>
            <w:rFonts w:ascii="Times New Roman" w:eastAsia="Times New Roman" w:hAnsi="Times New Roman" w:cs="Times New Roman"/>
            <w:color w:val="0000FF"/>
            <w:kern w:val="0"/>
            <w:u w:val="single"/>
            <w14:ligatures w14:val="none"/>
          </w:rPr>
          <w:t>sosa:isSampleOfUltimateFOI</w:t>
        </w:r>
      </w:hyperlink>
      <w:r w:rsidRPr="008D2809">
        <w:rPr>
          <w:rFonts w:ascii="Times New Roman" w:eastAsia="Times New Roman" w:hAnsi="Times New Roman" w:cs="Times New Roman"/>
          <w:kern w:val="0"/>
          <w14:ligatures w14:val="none"/>
        </w:rPr>
        <w:t xml:space="preserve"> </w:t>
      </w:r>
    </w:p>
    <w:p w14:paraId="091C2D1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18F9A9AA"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092" w:history="1">
        <w:r w:rsidRPr="008D2809">
          <w:rPr>
            <w:rFonts w:ascii="Times New Roman" w:eastAsia="Times New Roman" w:hAnsi="Times New Roman" w:cs="Times New Roman"/>
            <w:color w:val="0000FF"/>
            <w:kern w:val="0"/>
            <w:u w:val="single"/>
            <w14:ligatures w14:val="none"/>
          </w:rPr>
          <w:t>http://www.w3.org/ns/sosa/sampling/</w:t>
        </w:r>
      </w:hyperlink>
      <w:r w:rsidRPr="008D2809">
        <w:rPr>
          <w:rFonts w:ascii="Times New Roman" w:eastAsia="Times New Roman" w:hAnsi="Times New Roman" w:cs="Times New Roman"/>
          <w:kern w:val="0"/>
          <w14:ligatures w14:val="none"/>
        </w:rPr>
        <w:t xml:space="preserve"> </w:t>
      </w:r>
    </w:p>
    <w:p w14:paraId="3CEE92F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093" w:anchor="Sampling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094"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2789982D"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5.6.2.11 </w:t>
      </w:r>
      <w:r w:rsidRPr="008D2809">
        <w:rPr>
          <w:rFonts w:ascii="Times New Roman" w:eastAsia="Times New Roman" w:hAnsi="Times New Roman" w:cs="Times New Roman"/>
          <w:b/>
          <w:bCs/>
          <w:i/>
          <w:iCs/>
          <w:kern w:val="0"/>
          <w:sz w:val="20"/>
          <w:szCs w:val="20"/>
          <w14:ligatures w14:val="none"/>
        </w:rPr>
        <w:t>sosa:hasOriginalSample</w:t>
      </w:r>
    </w:p>
    <w:p w14:paraId="649FCCE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618418CC"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http://www.w3.org/ns/sosa/hasOriginalSample </w:t>
      </w:r>
    </w:p>
    <w:p w14:paraId="23B83F6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6E64039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Warning</w:t>
      </w:r>
    </w:p>
    <w:p w14:paraId="0DEB91A7" w14:textId="648D307E"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hasOriginalSample added in 2023 Edition. This term is non-normative, pending further implementation experience</w:t>
      </w:r>
      <w:ins w:id="338" w:author="Carl Reed" w:date="2026-08-24T14:32:00Z" w16du:dateUtc="2026-08-24T20:32:00Z">
        <w:r w:rsidR="00603BFE">
          <w:rPr>
            <w:rFonts w:ascii="Times New Roman" w:eastAsia="Times New Roman" w:hAnsi="Times New Roman" w:cs="Times New Roman"/>
            <w:kern w:val="0"/>
            <w14:ligatures w14:val="none"/>
          </w:rPr>
          <w:t>.</w:t>
        </w:r>
      </w:ins>
    </w:p>
    <w:p w14:paraId="213F71A3" w14:textId="4FFD7C40"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lastRenderedPageBreak/>
        <w:t>has original sample</w:t>
      </w:r>
      <w:r w:rsidRPr="008D2809">
        <w:rPr>
          <w:rFonts w:ascii="Times New Roman" w:eastAsia="Times New Roman" w:hAnsi="Times New Roman" w:cs="Times New Roman"/>
          <w:kern w:val="0"/>
          <w14:ligatures w14:val="none"/>
        </w:rPr>
        <w:t xml:space="preserve"> — relation from a Sample or SampleCollection to the initial Sample collected from the ultimate FeatureOfInterest</w:t>
      </w:r>
      <w:ins w:id="339" w:author="Carl Reed" w:date="2026-08-24T14:32:00Z" w16du:dateUtc="2026-08-24T20:32:00Z">
        <w:r w:rsidR="00603BFE">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19F7360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3BDFC29E"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Some examples of relationships between samples and features of interest within chains are illustrated in </w:t>
      </w:r>
      <w:hyperlink r:id="rId2095" w:anchor="ModelSampleChains" w:history="1">
        <w:r w:rsidRPr="008D2809">
          <w:rPr>
            <w:rFonts w:ascii="Times New Roman" w:eastAsia="Times New Roman" w:hAnsi="Times New Roman" w:cs="Times New Roman"/>
            <w:color w:val="0000FF"/>
            <w:kern w:val="0"/>
            <w:u w:val="single"/>
            <w14:ligatures w14:val="none"/>
          </w:rPr>
          <w:t>Sample chains</w:t>
        </w:r>
      </w:hyperlink>
      <w:r w:rsidRPr="008D2809">
        <w:rPr>
          <w:rFonts w:ascii="Times New Roman" w:eastAsia="Times New Roman" w:hAnsi="Times New Roman" w:cs="Times New Roman"/>
          <w:kern w:val="0"/>
          <w14:ligatures w14:val="none"/>
        </w:rPr>
        <w:t>.</w:t>
      </w:r>
    </w:p>
    <w:p w14:paraId="123A03B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56AD2E90"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096" w:anchor="dfn-sosa-sample" w:history="1">
        <w:r w:rsidRPr="008D2809">
          <w:rPr>
            <w:rFonts w:ascii="Times New Roman" w:eastAsia="Times New Roman" w:hAnsi="Times New Roman" w:cs="Times New Roman"/>
            <w:color w:val="0000FF"/>
            <w:kern w:val="0"/>
            <w:u w:val="single"/>
            <w14:ligatures w14:val="none"/>
          </w:rPr>
          <w:t>sosa:Sample</w:t>
        </w:r>
      </w:hyperlink>
      <w:r w:rsidRPr="008D2809">
        <w:rPr>
          <w:rFonts w:ascii="Times New Roman" w:eastAsia="Times New Roman" w:hAnsi="Times New Roman" w:cs="Times New Roman"/>
          <w:kern w:val="0"/>
          <w14:ligatures w14:val="none"/>
        </w:rPr>
        <w:t xml:space="preserve">, </w:t>
      </w:r>
      <w:hyperlink r:id="rId2097" w:anchor="dfn-sosa-samplecollection" w:history="1">
        <w:r w:rsidRPr="008D2809">
          <w:rPr>
            <w:rFonts w:ascii="Times New Roman" w:eastAsia="Times New Roman" w:hAnsi="Times New Roman" w:cs="Times New Roman"/>
            <w:color w:val="0000FF"/>
            <w:kern w:val="0"/>
            <w:u w:val="single"/>
            <w14:ligatures w14:val="none"/>
          </w:rPr>
          <w:t>sosa:SampleCollection</w:t>
        </w:r>
      </w:hyperlink>
      <w:r w:rsidRPr="008D2809">
        <w:rPr>
          <w:rFonts w:ascii="Times New Roman" w:eastAsia="Times New Roman" w:hAnsi="Times New Roman" w:cs="Times New Roman"/>
          <w:kern w:val="0"/>
          <w14:ligatures w14:val="none"/>
        </w:rPr>
        <w:t xml:space="preserve"> </w:t>
      </w:r>
    </w:p>
    <w:p w14:paraId="4CE0352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5064407B"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098" w:anchor="dfn-sosa-sample" w:history="1">
        <w:r w:rsidRPr="008D2809">
          <w:rPr>
            <w:rFonts w:ascii="Times New Roman" w:eastAsia="Times New Roman" w:hAnsi="Times New Roman" w:cs="Times New Roman"/>
            <w:color w:val="0000FF"/>
            <w:kern w:val="0"/>
            <w:u w:val="single"/>
            <w14:ligatures w14:val="none"/>
          </w:rPr>
          <w:t>sosa:Sample</w:t>
        </w:r>
      </w:hyperlink>
      <w:r w:rsidRPr="008D2809">
        <w:rPr>
          <w:rFonts w:ascii="Times New Roman" w:eastAsia="Times New Roman" w:hAnsi="Times New Roman" w:cs="Times New Roman"/>
          <w:kern w:val="0"/>
          <w14:ligatures w14:val="none"/>
        </w:rPr>
        <w:t xml:space="preserve"> </w:t>
      </w:r>
    </w:p>
    <w:p w14:paraId="310A9FA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7F9C8663"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099" w:anchor="dfn-sosa-isoriginalsampleof" w:history="1">
        <w:r w:rsidRPr="008D2809">
          <w:rPr>
            <w:rFonts w:ascii="Times New Roman" w:eastAsia="Times New Roman" w:hAnsi="Times New Roman" w:cs="Times New Roman"/>
            <w:color w:val="0000FF"/>
            <w:kern w:val="0"/>
            <w:u w:val="single"/>
            <w14:ligatures w14:val="none"/>
          </w:rPr>
          <w:t>sosa:isOriginalSampleOf</w:t>
        </w:r>
      </w:hyperlink>
      <w:r w:rsidRPr="008D2809">
        <w:rPr>
          <w:rFonts w:ascii="Times New Roman" w:eastAsia="Times New Roman" w:hAnsi="Times New Roman" w:cs="Times New Roman"/>
          <w:kern w:val="0"/>
          <w14:ligatures w14:val="none"/>
        </w:rPr>
        <w:t xml:space="preserve"> </w:t>
      </w:r>
    </w:p>
    <w:p w14:paraId="32DC7C4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4F996505"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00" w:history="1">
        <w:r w:rsidRPr="008D2809">
          <w:rPr>
            <w:rFonts w:ascii="Times New Roman" w:eastAsia="Times New Roman" w:hAnsi="Times New Roman" w:cs="Times New Roman"/>
            <w:color w:val="0000FF"/>
            <w:kern w:val="0"/>
            <w:u w:val="single"/>
            <w14:ligatures w14:val="none"/>
          </w:rPr>
          <w:t>http://www.w3.org/ns/sosa/sampling/</w:t>
        </w:r>
      </w:hyperlink>
      <w:r w:rsidRPr="008D2809">
        <w:rPr>
          <w:rFonts w:ascii="Times New Roman" w:eastAsia="Times New Roman" w:hAnsi="Times New Roman" w:cs="Times New Roman"/>
          <w:kern w:val="0"/>
          <w14:ligatures w14:val="none"/>
        </w:rPr>
        <w:t xml:space="preserve"> </w:t>
      </w:r>
    </w:p>
    <w:p w14:paraId="4AC562D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101" w:anchor="Sampling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102"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116E56EF"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5.6.2.12 </w:t>
      </w:r>
      <w:r w:rsidRPr="008D2809">
        <w:rPr>
          <w:rFonts w:ascii="Times New Roman" w:eastAsia="Times New Roman" w:hAnsi="Times New Roman" w:cs="Times New Roman"/>
          <w:b/>
          <w:bCs/>
          <w:i/>
          <w:iCs/>
          <w:kern w:val="0"/>
          <w:sz w:val="20"/>
          <w:szCs w:val="20"/>
          <w14:ligatures w14:val="none"/>
        </w:rPr>
        <w:t>sosa:hasSample</w:t>
      </w:r>
    </w:p>
    <w:p w14:paraId="5109CD7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http://www.w3.org/ns/sosa/hasSample </w:t>
      </w:r>
    </w:p>
    <w:p w14:paraId="001C226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525F960A" w14:textId="6142BEC3"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has sample</w:t>
      </w:r>
      <w:r w:rsidRPr="008D2809">
        <w:rPr>
          <w:rFonts w:ascii="Times New Roman" w:eastAsia="Times New Roman" w:hAnsi="Times New Roman" w:cs="Times New Roman"/>
          <w:kern w:val="0"/>
          <w14:ligatures w14:val="none"/>
        </w:rPr>
        <w:t xml:space="preserve"> — relation from a FeatureOfInterest to the Sample or SampleCollection used to represent </w:t>
      </w:r>
      <w:ins w:id="340" w:author="Carl Reed" w:date="2026-08-24T14:37:00Z" w16du:dateUtc="2026-08-24T20:37:00Z">
        <w:r w:rsidR="00B2166B">
          <w:rPr>
            <w:rFonts w:ascii="Times New Roman" w:eastAsia="Times New Roman" w:hAnsi="Times New Roman" w:cs="Times New Roman"/>
            <w:kern w:val="0"/>
            <w14:ligatures w14:val="none"/>
          </w:rPr>
          <w:t>the FeatureOfInterest.</w:t>
        </w:r>
      </w:ins>
      <w:del w:id="341" w:author="Carl Reed" w:date="2026-08-24T14:37:00Z" w16du:dateUtc="2026-08-24T20:37:00Z">
        <w:r w:rsidRPr="008D2809" w:rsidDel="00B2166B">
          <w:rPr>
            <w:rFonts w:ascii="Times New Roman" w:eastAsia="Times New Roman" w:hAnsi="Times New Roman" w:cs="Times New Roman"/>
            <w:kern w:val="0"/>
            <w14:ligatures w14:val="none"/>
          </w:rPr>
          <w:delText>it</w:delText>
        </w:r>
      </w:del>
      <w:r w:rsidRPr="008D2809">
        <w:rPr>
          <w:rFonts w:ascii="Times New Roman" w:eastAsia="Times New Roman" w:hAnsi="Times New Roman" w:cs="Times New Roman"/>
          <w:kern w:val="0"/>
          <w14:ligatures w14:val="none"/>
        </w:rPr>
        <w:t xml:space="preserve"> </w:t>
      </w:r>
    </w:p>
    <w:p w14:paraId="380BDD5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3A3652EE"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03"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p>
    <w:p w14:paraId="51183A8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2989D3CA"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04" w:anchor="dfn-sosa-sample" w:history="1">
        <w:r w:rsidRPr="008D2809">
          <w:rPr>
            <w:rFonts w:ascii="Times New Roman" w:eastAsia="Times New Roman" w:hAnsi="Times New Roman" w:cs="Times New Roman"/>
            <w:color w:val="0000FF"/>
            <w:kern w:val="0"/>
            <w:u w:val="single"/>
            <w14:ligatures w14:val="none"/>
          </w:rPr>
          <w:t>sosa:Sample</w:t>
        </w:r>
      </w:hyperlink>
      <w:r w:rsidRPr="008D2809">
        <w:rPr>
          <w:rFonts w:ascii="Times New Roman" w:eastAsia="Times New Roman" w:hAnsi="Times New Roman" w:cs="Times New Roman"/>
          <w:kern w:val="0"/>
          <w14:ligatures w14:val="none"/>
        </w:rPr>
        <w:t xml:space="preserve"> </w:t>
      </w:r>
    </w:p>
    <w:p w14:paraId="278EAD3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27973593"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05" w:anchor="dfn-sosa-issampleof" w:history="1">
        <w:r w:rsidRPr="008D2809">
          <w:rPr>
            <w:rFonts w:ascii="Times New Roman" w:eastAsia="Times New Roman" w:hAnsi="Times New Roman" w:cs="Times New Roman"/>
            <w:color w:val="0000FF"/>
            <w:kern w:val="0"/>
            <w:u w:val="single"/>
            <w14:ligatures w14:val="none"/>
          </w:rPr>
          <w:t>sosa:isSampleOf</w:t>
        </w:r>
      </w:hyperlink>
      <w:r w:rsidRPr="008D2809">
        <w:rPr>
          <w:rFonts w:ascii="Times New Roman" w:eastAsia="Times New Roman" w:hAnsi="Times New Roman" w:cs="Times New Roman"/>
          <w:kern w:val="0"/>
          <w14:ligatures w14:val="none"/>
        </w:rPr>
        <w:t xml:space="preserve"> </w:t>
      </w:r>
    </w:p>
    <w:p w14:paraId="6EEF1D2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663DFEFD"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06" w:history="1">
        <w:r w:rsidRPr="008D2809">
          <w:rPr>
            <w:rFonts w:ascii="Times New Roman" w:eastAsia="Times New Roman" w:hAnsi="Times New Roman" w:cs="Times New Roman"/>
            <w:color w:val="0000FF"/>
            <w:kern w:val="0"/>
            <w:u w:val="single"/>
            <w14:ligatures w14:val="none"/>
          </w:rPr>
          <w:t>http://www.w3.org/ns/sosa/sampling/</w:t>
        </w:r>
      </w:hyperlink>
      <w:r w:rsidRPr="008D2809">
        <w:rPr>
          <w:rFonts w:ascii="Times New Roman" w:eastAsia="Times New Roman" w:hAnsi="Times New Roman" w:cs="Times New Roman"/>
          <w:kern w:val="0"/>
          <w14:ligatures w14:val="none"/>
        </w:rPr>
        <w:t xml:space="preserve"> </w:t>
      </w:r>
    </w:p>
    <w:p w14:paraId="736C152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107" w:anchor="Sampling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108"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1473C8C4"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5.6.2.13 </w:t>
      </w:r>
      <w:r w:rsidRPr="008D2809">
        <w:rPr>
          <w:rFonts w:ascii="Times New Roman" w:eastAsia="Times New Roman" w:hAnsi="Times New Roman" w:cs="Times New Roman"/>
          <w:b/>
          <w:bCs/>
          <w:i/>
          <w:iCs/>
          <w:kern w:val="0"/>
          <w:sz w:val="20"/>
          <w:szCs w:val="20"/>
          <w14:ligatures w14:val="none"/>
        </w:rPr>
        <w:t>sosa:isOriginalSampleOf</w:t>
      </w:r>
    </w:p>
    <w:p w14:paraId="38E9D42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7D7CCAE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http://www.w3.org/ns/sosa/isOriginalSampleOf </w:t>
      </w:r>
    </w:p>
    <w:p w14:paraId="3781385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735A560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Warning</w:t>
      </w:r>
    </w:p>
    <w:p w14:paraId="6BA2A214" w14:textId="1A6DB161"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isOriginalSampleOf added in 2023 Edition. This term is non-normative, pending further implementation experience</w:t>
      </w:r>
      <w:ins w:id="342" w:author="Carl Reed" w:date="2026-08-24T14:37:00Z" w16du:dateUtc="2026-08-24T20:37:00Z">
        <w:r w:rsidR="00B2166B">
          <w:rPr>
            <w:rFonts w:ascii="Times New Roman" w:eastAsia="Times New Roman" w:hAnsi="Times New Roman" w:cs="Times New Roman"/>
            <w:kern w:val="0"/>
            <w14:ligatures w14:val="none"/>
          </w:rPr>
          <w:t>.</w:t>
        </w:r>
      </w:ins>
    </w:p>
    <w:p w14:paraId="5930D62B" w14:textId="6D2EF236"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is original sample of</w:t>
      </w:r>
      <w:r w:rsidRPr="008D2809">
        <w:rPr>
          <w:rFonts w:ascii="Times New Roman" w:eastAsia="Times New Roman" w:hAnsi="Times New Roman" w:cs="Times New Roman"/>
          <w:kern w:val="0"/>
          <w14:ligatures w14:val="none"/>
        </w:rPr>
        <w:t xml:space="preserve"> — relation from the initial Sample collected from the ultimate FeatureOfInterest to a downstream Sample or SampleCollection </w:t>
      </w:r>
      <w:ins w:id="343" w:author="Carl Reed" w:date="2026-08-24T14:37:00Z" w16du:dateUtc="2026-08-24T20:37:00Z">
        <w:r w:rsidR="00B2166B">
          <w:rPr>
            <w:rFonts w:ascii="Times New Roman" w:eastAsia="Times New Roman" w:hAnsi="Times New Roman" w:cs="Times New Roman"/>
            <w:kern w:val="0"/>
            <w14:ligatures w14:val="none"/>
          </w:rPr>
          <w:t>.</w:t>
        </w:r>
      </w:ins>
    </w:p>
    <w:p w14:paraId="4195280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122D90C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Some examples of relationships between samples and features of interest within chains are illustrated in </w:t>
      </w:r>
      <w:hyperlink r:id="rId2109" w:anchor="ModelSampleChains" w:history="1">
        <w:r w:rsidRPr="008D2809">
          <w:rPr>
            <w:rFonts w:ascii="Times New Roman" w:eastAsia="Times New Roman" w:hAnsi="Times New Roman" w:cs="Times New Roman"/>
            <w:color w:val="0000FF"/>
            <w:kern w:val="0"/>
            <w:u w:val="single"/>
            <w14:ligatures w14:val="none"/>
          </w:rPr>
          <w:t>Sample chains</w:t>
        </w:r>
      </w:hyperlink>
      <w:r w:rsidRPr="008D2809">
        <w:rPr>
          <w:rFonts w:ascii="Times New Roman" w:eastAsia="Times New Roman" w:hAnsi="Times New Roman" w:cs="Times New Roman"/>
          <w:kern w:val="0"/>
          <w14:ligatures w14:val="none"/>
        </w:rPr>
        <w:t>.</w:t>
      </w:r>
    </w:p>
    <w:p w14:paraId="7917DBE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235C6DA3"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10" w:anchor="dfn-sosa-sample" w:history="1">
        <w:r w:rsidRPr="008D2809">
          <w:rPr>
            <w:rFonts w:ascii="Times New Roman" w:eastAsia="Times New Roman" w:hAnsi="Times New Roman" w:cs="Times New Roman"/>
            <w:color w:val="0000FF"/>
            <w:kern w:val="0"/>
            <w:u w:val="single"/>
            <w14:ligatures w14:val="none"/>
          </w:rPr>
          <w:t>sosa:Sample</w:t>
        </w:r>
      </w:hyperlink>
      <w:r w:rsidRPr="008D2809">
        <w:rPr>
          <w:rFonts w:ascii="Times New Roman" w:eastAsia="Times New Roman" w:hAnsi="Times New Roman" w:cs="Times New Roman"/>
          <w:kern w:val="0"/>
          <w14:ligatures w14:val="none"/>
        </w:rPr>
        <w:t xml:space="preserve"> </w:t>
      </w:r>
    </w:p>
    <w:p w14:paraId="2BE6C09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4E770113"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11" w:anchor="dfn-sosa-sample" w:history="1">
        <w:r w:rsidRPr="008D2809">
          <w:rPr>
            <w:rFonts w:ascii="Times New Roman" w:eastAsia="Times New Roman" w:hAnsi="Times New Roman" w:cs="Times New Roman"/>
            <w:color w:val="0000FF"/>
            <w:kern w:val="0"/>
            <w:u w:val="single"/>
            <w14:ligatures w14:val="none"/>
          </w:rPr>
          <w:t>sosa:Sample</w:t>
        </w:r>
      </w:hyperlink>
      <w:r w:rsidRPr="008D2809">
        <w:rPr>
          <w:rFonts w:ascii="Times New Roman" w:eastAsia="Times New Roman" w:hAnsi="Times New Roman" w:cs="Times New Roman"/>
          <w:kern w:val="0"/>
          <w14:ligatures w14:val="none"/>
        </w:rPr>
        <w:t xml:space="preserve">, </w:t>
      </w:r>
      <w:hyperlink r:id="rId2112" w:anchor="dfn-sosa-samplecollection" w:history="1">
        <w:r w:rsidRPr="008D2809">
          <w:rPr>
            <w:rFonts w:ascii="Times New Roman" w:eastAsia="Times New Roman" w:hAnsi="Times New Roman" w:cs="Times New Roman"/>
            <w:color w:val="0000FF"/>
            <w:kern w:val="0"/>
            <w:u w:val="single"/>
            <w14:ligatures w14:val="none"/>
          </w:rPr>
          <w:t>sosa:SampleCollection</w:t>
        </w:r>
      </w:hyperlink>
      <w:r w:rsidRPr="008D2809">
        <w:rPr>
          <w:rFonts w:ascii="Times New Roman" w:eastAsia="Times New Roman" w:hAnsi="Times New Roman" w:cs="Times New Roman"/>
          <w:kern w:val="0"/>
          <w14:ligatures w14:val="none"/>
        </w:rPr>
        <w:t xml:space="preserve"> </w:t>
      </w:r>
    </w:p>
    <w:p w14:paraId="467113C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7B10F6B5"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13" w:anchor="dfn-sosa-hasoriginalsample" w:history="1">
        <w:r w:rsidRPr="008D2809">
          <w:rPr>
            <w:rFonts w:ascii="Times New Roman" w:eastAsia="Times New Roman" w:hAnsi="Times New Roman" w:cs="Times New Roman"/>
            <w:color w:val="0000FF"/>
            <w:kern w:val="0"/>
            <w:u w:val="single"/>
            <w14:ligatures w14:val="none"/>
          </w:rPr>
          <w:t>sosa:hasOriginalSample</w:t>
        </w:r>
      </w:hyperlink>
      <w:r w:rsidRPr="008D2809">
        <w:rPr>
          <w:rFonts w:ascii="Times New Roman" w:eastAsia="Times New Roman" w:hAnsi="Times New Roman" w:cs="Times New Roman"/>
          <w:kern w:val="0"/>
          <w14:ligatures w14:val="none"/>
        </w:rPr>
        <w:t xml:space="preserve"> </w:t>
      </w:r>
    </w:p>
    <w:p w14:paraId="54D5852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1E61E556"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14" w:history="1">
        <w:r w:rsidRPr="008D2809">
          <w:rPr>
            <w:rFonts w:ascii="Times New Roman" w:eastAsia="Times New Roman" w:hAnsi="Times New Roman" w:cs="Times New Roman"/>
            <w:color w:val="0000FF"/>
            <w:kern w:val="0"/>
            <w:u w:val="single"/>
            <w14:ligatures w14:val="none"/>
          </w:rPr>
          <w:t>http://www.w3.org/ns/sosa/sampling/</w:t>
        </w:r>
      </w:hyperlink>
      <w:r w:rsidRPr="008D2809">
        <w:rPr>
          <w:rFonts w:ascii="Times New Roman" w:eastAsia="Times New Roman" w:hAnsi="Times New Roman" w:cs="Times New Roman"/>
          <w:kern w:val="0"/>
          <w14:ligatures w14:val="none"/>
        </w:rPr>
        <w:t xml:space="preserve"> </w:t>
      </w:r>
    </w:p>
    <w:p w14:paraId="2CA7E89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115" w:anchor="Sampling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116"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409396BE"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5.6.2.14 </w:t>
      </w:r>
      <w:r w:rsidRPr="008D2809">
        <w:rPr>
          <w:rFonts w:ascii="Times New Roman" w:eastAsia="Times New Roman" w:hAnsi="Times New Roman" w:cs="Times New Roman"/>
          <w:b/>
          <w:bCs/>
          <w:i/>
          <w:iCs/>
          <w:kern w:val="0"/>
          <w:sz w:val="20"/>
          <w:szCs w:val="20"/>
          <w14:ligatures w14:val="none"/>
        </w:rPr>
        <w:t>sosa:isResultOfMadeBySampler</w:t>
      </w:r>
    </w:p>
    <w:p w14:paraId="790ACA5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2E016B3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http://www.w3.org/ns/sosa/isResultOfMadeBySampler </w:t>
      </w:r>
    </w:p>
    <w:p w14:paraId="077AB6FC"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09CA962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Warning</w:t>
      </w:r>
    </w:p>
    <w:p w14:paraId="3BEEF6EA" w14:textId="3E0EF220"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isResultOfMadeBySampler added in 2023 Edition. This term is non-normative, pending further implementation experience</w:t>
      </w:r>
      <w:ins w:id="344" w:author="Carl Reed" w:date="2026-08-24T14:37:00Z" w16du:dateUtc="2026-08-24T20:37:00Z">
        <w:r w:rsidR="00B2166B">
          <w:rPr>
            <w:rFonts w:ascii="Times New Roman" w:eastAsia="Times New Roman" w:hAnsi="Times New Roman" w:cs="Times New Roman"/>
            <w:kern w:val="0"/>
            <w14:ligatures w14:val="none"/>
          </w:rPr>
          <w:t>.</w:t>
        </w:r>
      </w:ins>
    </w:p>
    <w:p w14:paraId="598330F2" w14:textId="5392D446"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is a result of made by sampler</w:t>
      </w:r>
      <w:r w:rsidRPr="008D2809">
        <w:rPr>
          <w:rFonts w:ascii="Times New Roman" w:eastAsia="Times New Roman" w:hAnsi="Times New Roman" w:cs="Times New Roman"/>
          <w:kern w:val="0"/>
          <w14:ligatures w14:val="none"/>
        </w:rPr>
        <w:t xml:space="preserve"> — relation from a Sample or SampleCollection to the Sampler that made </w:t>
      </w:r>
      <w:del w:id="345" w:author="Carl Reed" w:date="2026-08-24T14:38:00Z" w16du:dateUtc="2026-08-24T20:38:00Z">
        <w:r w:rsidRPr="008D2809" w:rsidDel="00126FC3">
          <w:rPr>
            <w:rFonts w:ascii="Times New Roman" w:eastAsia="Times New Roman" w:hAnsi="Times New Roman" w:cs="Times New Roman"/>
            <w:kern w:val="0"/>
            <w14:ligatures w14:val="none"/>
          </w:rPr>
          <w:delText xml:space="preserve">it </w:delText>
        </w:r>
      </w:del>
      <w:ins w:id="346" w:author="Carl Reed" w:date="2026-08-24T14:38:00Z" w16du:dateUtc="2026-08-24T20:38:00Z">
        <w:r w:rsidR="00126FC3">
          <w:rPr>
            <w:rFonts w:ascii="Times New Roman" w:eastAsia="Times New Roman" w:hAnsi="Times New Roman" w:cs="Times New Roman"/>
            <w:kern w:val="0"/>
            <w14:ligatures w14:val="none"/>
          </w:rPr>
          <w:t>the Sample or SampleCollection.</w:t>
        </w:r>
        <w:r w:rsidR="00126FC3" w:rsidRPr="008D2809">
          <w:rPr>
            <w:rFonts w:ascii="Times New Roman" w:eastAsia="Times New Roman" w:hAnsi="Times New Roman" w:cs="Times New Roman"/>
            <w:kern w:val="0"/>
            <w14:ligatures w14:val="none"/>
          </w:rPr>
          <w:t xml:space="preserve"> </w:t>
        </w:r>
      </w:ins>
    </w:p>
    <w:p w14:paraId="18F987C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37DA0122"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17" w:anchor="dfn-sosa-sample" w:history="1">
        <w:r w:rsidRPr="008D2809">
          <w:rPr>
            <w:rFonts w:ascii="Times New Roman" w:eastAsia="Times New Roman" w:hAnsi="Times New Roman" w:cs="Times New Roman"/>
            <w:color w:val="0000FF"/>
            <w:kern w:val="0"/>
            <w:u w:val="single"/>
            <w14:ligatures w14:val="none"/>
          </w:rPr>
          <w:t>sosa:Sample</w:t>
        </w:r>
      </w:hyperlink>
      <w:r w:rsidRPr="008D2809">
        <w:rPr>
          <w:rFonts w:ascii="Times New Roman" w:eastAsia="Times New Roman" w:hAnsi="Times New Roman" w:cs="Times New Roman"/>
          <w:kern w:val="0"/>
          <w14:ligatures w14:val="none"/>
        </w:rPr>
        <w:t xml:space="preserve">, </w:t>
      </w:r>
      <w:hyperlink r:id="rId2118" w:anchor="dfn-sosa-samplecollection" w:history="1">
        <w:r w:rsidRPr="008D2809">
          <w:rPr>
            <w:rFonts w:ascii="Times New Roman" w:eastAsia="Times New Roman" w:hAnsi="Times New Roman" w:cs="Times New Roman"/>
            <w:color w:val="0000FF"/>
            <w:kern w:val="0"/>
            <w:u w:val="single"/>
            <w14:ligatures w14:val="none"/>
          </w:rPr>
          <w:t>sosa:SampleCollection</w:t>
        </w:r>
      </w:hyperlink>
      <w:r w:rsidRPr="008D2809">
        <w:rPr>
          <w:rFonts w:ascii="Times New Roman" w:eastAsia="Times New Roman" w:hAnsi="Times New Roman" w:cs="Times New Roman"/>
          <w:kern w:val="0"/>
          <w14:ligatures w14:val="none"/>
        </w:rPr>
        <w:t xml:space="preserve"> </w:t>
      </w:r>
    </w:p>
    <w:p w14:paraId="416A3F2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2405B826"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19" w:anchor="dfn-sosa-sampler" w:history="1">
        <w:r w:rsidRPr="008D2809">
          <w:rPr>
            <w:rFonts w:ascii="Times New Roman" w:eastAsia="Times New Roman" w:hAnsi="Times New Roman" w:cs="Times New Roman"/>
            <w:color w:val="0000FF"/>
            <w:kern w:val="0"/>
            <w:u w:val="single"/>
            <w14:ligatures w14:val="none"/>
          </w:rPr>
          <w:t>sosa:Sampler</w:t>
        </w:r>
      </w:hyperlink>
      <w:r w:rsidRPr="008D2809">
        <w:rPr>
          <w:rFonts w:ascii="Times New Roman" w:eastAsia="Times New Roman" w:hAnsi="Times New Roman" w:cs="Times New Roman"/>
          <w:kern w:val="0"/>
          <w14:ligatures w14:val="none"/>
        </w:rPr>
        <w:t xml:space="preserve"> </w:t>
      </w:r>
    </w:p>
    <w:p w14:paraId="0A7662C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7AB70429"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20" w:anchor="dfn-sosa-madesamplinghasresult" w:history="1">
        <w:r w:rsidRPr="008D2809">
          <w:rPr>
            <w:rFonts w:ascii="Times New Roman" w:eastAsia="Times New Roman" w:hAnsi="Times New Roman" w:cs="Times New Roman"/>
            <w:color w:val="0000FF"/>
            <w:kern w:val="0"/>
            <w:u w:val="single"/>
            <w14:ligatures w14:val="none"/>
          </w:rPr>
          <w:t>sosa:madeSamplingHasResult</w:t>
        </w:r>
      </w:hyperlink>
      <w:r w:rsidRPr="008D2809">
        <w:rPr>
          <w:rFonts w:ascii="Times New Roman" w:eastAsia="Times New Roman" w:hAnsi="Times New Roman" w:cs="Times New Roman"/>
          <w:kern w:val="0"/>
          <w14:ligatures w14:val="none"/>
        </w:rPr>
        <w:t xml:space="preserve"> </w:t>
      </w:r>
    </w:p>
    <w:p w14:paraId="5A27A3B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Super property of chain</w:t>
      </w:r>
    </w:p>
    <w:p w14:paraId="3DC15377"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21" w:anchor="dfn-sosa-isresultof" w:history="1">
        <w:r w:rsidRPr="008D2809">
          <w:rPr>
            <w:rFonts w:ascii="Times New Roman" w:eastAsia="Times New Roman" w:hAnsi="Times New Roman" w:cs="Times New Roman"/>
            <w:color w:val="0000FF"/>
            <w:kern w:val="0"/>
            <w:u w:val="single"/>
            <w14:ligatures w14:val="none"/>
          </w:rPr>
          <w:t>sosa:isResultOf</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kern w:val="0"/>
          <w14:ligatures w14:val="none"/>
        </w:rPr>
        <w:t>o</w:t>
      </w:r>
      <w:r w:rsidRPr="008D2809">
        <w:rPr>
          <w:rFonts w:ascii="Times New Roman" w:eastAsia="Times New Roman" w:hAnsi="Times New Roman" w:cs="Times New Roman"/>
          <w:kern w:val="0"/>
          <w14:ligatures w14:val="none"/>
        </w:rPr>
        <w:t xml:space="preserve"> </w:t>
      </w:r>
      <w:hyperlink r:id="rId2122" w:anchor="dfn-sosa-madebysampler" w:history="1">
        <w:r w:rsidRPr="008D2809">
          <w:rPr>
            <w:rFonts w:ascii="Times New Roman" w:eastAsia="Times New Roman" w:hAnsi="Times New Roman" w:cs="Times New Roman"/>
            <w:color w:val="0000FF"/>
            <w:kern w:val="0"/>
            <w:u w:val="single"/>
            <w14:ligatures w14:val="none"/>
          </w:rPr>
          <w:t>sosa:madeBySampler</w:t>
        </w:r>
      </w:hyperlink>
      <w:r w:rsidRPr="008D2809">
        <w:rPr>
          <w:rFonts w:ascii="Times New Roman" w:eastAsia="Times New Roman" w:hAnsi="Times New Roman" w:cs="Times New Roman"/>
          <w:kern w:val="0"/>
          <w14:ligatures w14:val="none"/>
        </w:rPr>
        <w:t xml:space="preserve"> </w:t>
      </w:r>
    </w:p>
    <w:p w14:paraId="3CABD2D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26C4A7C6"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23" w:history="1">
        <w:r w:rsidRPr="008D2809">
          <w:rPr>
            <w:rFonts w:ascii="Times New Roman" w:eastAsia="Times New Roman" w:hAnsi="Times New Roman" w:cs="Times New Roman"/>
            <w:color w:val="0000FF"/>
            <w:kern w:val="0"/>
            <w:u w:val="single"/>
            <w14:ligatures w14:val="none"/>
          </w:rPr>
          <w:t>http://www.w3.org/ns/sosa/sampling/</w:t>
        </w:r>
      </w:hyperlink>
      <w:r w:rsidRPr="008D2809">
        <w:rPr>
          <w:rFonts w:ascii="Times New Roman" w:eastAsia="Times New Roman" w:hAnsi="Times New Roman" w:cs="Times New Roman"/>
          <w:kern w:val="0"/>
          <w14:ligatures w14:val="none"/>
        </w:rPr>
        <w:t xml:space="preserve"> </w:t>
      </w:r>
    </w:p>
    <w:p w14:paraId="616521B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124" w:anchor="Sampling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125"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7FCB013B"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5.6.2.15 </w:t>
      </w:r>
      <w:r w:rsidRPr="008D2809">
        <w:rPr>
          <w:rFonts w:ascii="Times New Roman" w:eastAsia="Times New Roman" w:hAnsi="Times New Roman" w:cs="Times New Roman"/>
          <w:b/>
          <w:bCs/>
          <w:i/>
          <w:iCs/>
          <w:kern w:val="0"/>
          <w:sz w:val="20"/>
          <w:szCs w:val="20"/>
          <w14:ligatures w14:val="none"/>
        </w:rPr>
        <w:t>sosa:isResultOfUsedProcedure</w:t>
      </w:r>
    </w:p>
    <w:p w14:paraId="29FB248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22B51EB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http://www.w3.org/ns/sosa/isResultOfUsedProcedure </w:t>
      </w:r>
    </w:p>
    <w:p w14:paraId="1967495D"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2A763F3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Warning</w:t>
      </w:r>
    </w:p>
    <w:p w14:paraId="1562FC71" w14:textId="63B2A12F"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isResultOfUsedProcedure added in 2023 Edition. This term is non-normative, pending further implementation experience</w:t>
      </w:r>
      <w:ins w:id="347" w:author="Carl Reed" w:date="2026-08-24T14:38:00Z" w16du:dateUtc="2026-08-24T20:38:00Z">
        <w:r w:rsidR="00126FC3">
          <w:rPr>
            <w:rFonts w:ascii="Times New Roman" w:eastAsia="Times New Roman" w:hAnsi="Times New Roman" w:cs="Times New Roman"/>
            <w:kern w:val="0"/>
            <w14:ligatures w14:val="none"/>
          </w:rPr>
          <w:t>.</w:t>
        </w:r>
      </w:ins>
    </w:p>
    <w:p w14:paraId="117B3306" w14:textId="7BA8D17A"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is a result of used procedure</w:t>
      </w:r>
      <w:r w:rsidRPr="008D2809">
        <w:rPr>
          <w:rFonts w:ascii="Times New Roman" w:eastAsia="Times New Roman" w:hAnsi="Times New Roman" w:cs="Times New Roman"/>
          <w:kern w:val="0"/>
          <w14:ligatures w14:val="none"/>
        </w:rPr>
        <w:t xml:space="preserve"> — relation from a Sample or SampleCollection to the Procedure (plan) used to make </w:t>
      </w:r>
      <w:del w:id="348" w:author="Carl Reed" w:date="2026-08-24T14:38:00Z" w16du:dateUtc="2026-08-24T20:38:00Z">
        <w:r w:rsidRPr="008D2809" w:rsidDel="00126FC3">
          <w:rPr>
            <w:rFonts w:ascii="Times New Roman" w:eastAsia="Times New Roman" w:hAnsi="Times New Roman" w:cs="Times New Roman"/>
            <w:kern w:val="0"/>
            <w14:ligatures w14:val="none"/>
          </w:rPr>
          <w:delText xml:space="preserve">it </w:delText>
        </w:r>
      </w:del>
      <w:ins w:id="349" w:author="Carl Reed" w:date="2026-08-24T14:38:00Z" w16du:dateUtc="2026-08-24T20:38:00Z">
        <w:r w:rsidR="00126FC3">
          <w:rPr>
            <w:rFonts w:ascii="Times New Roman" w:eastAsia="Times New Roman" w:hAnsi="Times New Roman" w:cs="Times New Roman"/>
            <w:kern w:val="0"/>
            <w14:ligatures w14:val="none"/>
          </w:rPr>
          <w:t xml:space="preserve">the </w:t>
        </w:r>
        <w:r w:rsidR="00126FC3" w:rsidRPr="008D2809">
          <w:rPr>
            <w:rFonts w:ascii="Times New Roman" w:eastAsia="Times New Roman" w:hAnsi="Times New Roman" w:cs="Times New Roman"/>
            <w:kern w:val="0"/>
            <w14:ligatures w14:val="none"/>
          </w:rPr>
          <w:t>Sample or SampleCollection</w:t>
        </w:r>
        <w:r w:rsidR="00126FC3">
          <w:rPr>
            <w:rFonts w:ascii="Times New Roman" w:eastAsia="Times New Roman" w:hAnsi="Times New Roman" w:cs="Times New Roman"/>
            <w:kern w:val="0"/>
            <w14:ligatures w14:val="none"/>
          </w:rPr>
          <w:t>.</w:t>
        </w:r>
        <w:r w:rsidR="00126FC3" w:rsidRPr="008D2809">
          <w:rPr>
            <w:rFonts w:ascii="Times New Roman" w:eastAsia="Times New Roman" w:hAnsi="Times New Roman" w:cs="Times New Roman"/>
            <w:kern w:val="0"/>
            <w14:ligatures w14:val="none"/>
          </w:rPr>
          <w:t xml:space="preserve"> </w:t>
        </w:r>
      </w:ins>
    </w:p>
    <w:p w14:paraId="3E613AF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331F9150"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26" w:anchor="dfn-sosa-sample" w:history="1">
        <w:r w:rsidRPr="008D2809">
          <w:rPr>
            <w:rFonts w:ascii="Times New Roman" w:eastAsia="Times New Roman" w:hAnsi="Times New Roman" w:cs="Times New Roman"/>
            <w:color w:val="0000FF"/>
            <w:kern w:val="0"/>
            <w:u w:val="single"/>
            <w14:ligatures w14:val="none"/>
          </w:rPr>
          <w:t>sosa:Sample</w:t>
        </w:r>
      </w:hyperlink>
      <w:r w:rsidRPr="008D2809">
        <w:rPr>
          <w:rFonts w:ascii="Times New Roman" w:eastAsia="Times New Roman" w:hAnsi="Times New Roman" w:cs="Times New Roman"/>
          <w:kern w:val="0"/>
          <w14:ligatures w14:val="none"/>
        </w:rPr>
        <w:t xml:space="preserve">, </w:t>
      </w:r>
      <w:hyperlink r:id="rId2127" w:anchor="dfn-sosa-samplecollection" w:history="1">
        <w:r w:rsidRPr="008D2809">
          <w:rPr>
            <w:rFonts w:ascii="Times New Roman" w:eastAsia="Times New Roman" w:hAnsi="Times New Roman" w:cs="Times New Roman"/>
            <w:color w:val="0000FF"/>
            <w:kern w:val="0"/>
            <w:u w:val="single"/>
            <w14:ligatures w14:val="none"/>
          </w:rPr>
          <w:t>sosa:SampleCollection</w:t>
        </w:r>
      </w:hyperlink>
      <w:r w:rsidRPr="008D2809">
        <w:rPr>
          <w:rFonts w:ascii="Times New Roman" w:eastAsia="Times New Roman" w:hAnsi="Times New Roman" w:cs="Times New Roman"/>
          <w:kern w:val="0"/>
          <w14:ligatures w14:val="none"/>
        </w:rPr>
        <w:t xml:space="preserve"> </w:t>
      </w:r>
    </w:p>
    <w:p w14:paraId="5D16686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3FB0160E"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28" w:anchor="dfn-sosa-samplingprocedure" w:history="1">
        <w:r w:rsidRPr="008D2809">
          <w:rPr>
            <w:rFonts w:ascii="Times New Roman" w:eastAsia="Times New Roman" w:hAnsi="Times New Roman" w:cs="Times New Roman"/>
            <w:color w:val="0000FF"/>
            <w:kern w:val="0"/>
            <w:u w:val="single"/>
            <w14:ligatures w14:val="none"/>
          </w:rPr>
          <w:t>sosa:SamplingProcedure</w:t>
        </w:r>
      </w:hyperlink>
      <w:r w:rsidRPr="008D2809">
        <w:rPr>
          <w:rFonts w:ascii="Times New Roman" w:eastAsia="Times New Roman" w:hAnsi="Times New Roman" w:cs="Times New Roman"/>
          <w:kern w:val="0"/>
          <w14:ligatures w14:val="none"/>
        </w:rPr>
        <w:t xml:space="preserve"> </w:t>
      </w:r>
    </w:p>
    <w:p w14:paraId="614ADA5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0FA84CB3"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29" w:anchor="dfn-sosa-usedforexecutionhasresult" w:history="1">
        <w:r w:rsidRPr="008D2809">
          <w:rPr>
            <w:rFonts w:ascii="Times New Roman" w:eastAsia="Times New Roman" w:hAnsi="Times New Roman" w:cs="Times New Roman"/>
            <w:color w:val="0000FF"/>
            <w:kern w:val="0"/>
            <w:u w:val="single"/>
            <w14:ligatures w14:val="none"/>
          </w:rPr>
          <w:t>sosa:usedForExecutionHasResult</w:t>
        </w:r>
      </w:hyperlink>
      <w:r w:rsidRPr="008D2809">
        <w:rPr>
          <w:rFonts w:ascii="Times New Roman" w:eastAsia="Times New Roman" w:hAnsi="Times New Roman" w:cs="Times New Roman"/>
          <w:kern w:val="0"/>
          <w14:ligatures w14:val="none"/>
        </w:rPr>
        <w:t xml:space="preserve"> </w:t>
      </w:r>
    </w:p>
    <w:p w14:paraId="46932ED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Super property of chain</w:t>
      </w:r>
    </w:p>
    <w:p w14:paraId="1779CB33"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30" w:anchor="dfn-sosa-isresultof" w:history="1">
        <w:r w:rsidRPr="008D2809">
          <w:rPr>
            <w:rFonts w:ascii="Times New Roman" w:eastAsia="Times New Roman" w:hAnsi="Times New Roman" w:cs="Times New Roman"/>
            <w:color w:val="0000FF"/>
            <w:kern w:val="0"/>
            <w:u w:val="single"/>
            <w14:ligatures w14:val="none"/>
          </w:rPr>
          <w:t>sosa:isResultOf</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kern w:val="0"/>
          <w14:ligatures w14:val="none"/>
        </w:rPr>
        <w:t>o</w:t>
      </w:r>
      <w:r w:rsidRPr="008D2809">
        <w:rPr>
          <w:rFonts w:ascii="Times New Roman" w:eastAsia="Times New Roman" w:hAnsi="Times New Roman" w:cs="Times New Roman"/>
          <w:kern w:val="0"/>
          <w14:ligatures w14:val="none"/>
        </w:rPr>
        <w:t xml:space="preserve"> </w:t>
      </w:r>
      <w:hyperlink r:id="rId2131" w:anchor="dfn-sosa-usedprocedure" w:history="1">
        <w:r w:rsidRPr="008D2809">
          <w:rPr>
            <w:rFonts w:ascii="Times New Roman" w:eastAsia="Times New Roman" w:hAnsi="Times New Roman" w:cs="Times New Roman"/>
            <w:color w:val="0000FF"/>
            <w:kern w:val="0"/>
            <w:u w:val="single"/>
            <w14:ligatures w14:val="none"/>
          </w:rPr>
          <w:t>sosa:usedProcedure</w:t>
        </w:r>
      </w:hyperlink>
      <w:r w:rsidRPr="008D2809">
        <w:rPr>
          <w:rFonts w:ascii="Times New Roman" w:eastAsia="Times New Roman" w:hAnsi="Times New Roman" w:cs="Times New Roman"/>
          <w:kern w:val="0"/>
          <w14:ligatures w14:val="none"/>
        </w:rPr>
        <w:t xml:space="preserve"> </w:t>
      </w:r>
    </w:p>
    <w:p w14:paraId="3675211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46846193"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32" w:history="1">
        <w:r w:rsidRPr="008D2809">
          <w:rPr>
            <w:rFonts w:ascii="Times New Roman" w:eastAsia="Times New Roman" w:hAnsi="Times New Roman" w:cs="Times New Roman"/>
            <w:color w:val="0000FF"/>
            <w:kern w:val="0"/>
            <w:u w:val="single"/>
            <w14:ligatures w14:val="none"/>
          </w:rPr>
          <w:t>http://www.w3.org/ns/sosa/sampling/</w:t>
        </w:r>
      </w:hyperlink>
      <w:r w:rsidRPr="008D2809">
        <w:rPr>
          <w:rFonts w:ascii="Times New Roman" w:eastAsia="Times New Roman" w:hAnsi="Times New Roman" w:cs="Times New Roman"/>
          <w:kern w:val="0"/>
          <w14:ligatures w14:val="none"/>
        </w:rPr>
        <w:t xml:space="preserve"> </w:t>
      </w:r>
    </w:p>
    <w:p w14:paraId="5FA030E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133" w:anchor="Sampling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134"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1F80C1FF"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5.6.2.16 </w:t>
      </w:r>
      <w:r w:rsidRPr="008D2809">
        <w:rPr>
          <w:rFonts w:ascii="Times New Roman" w:eastAsia="Times New Roman" w:hAnsi="Times New Roman" w:cs="Times New Roman"/>
          <w:b/>
          <w:bCs/>
          <w:i/>
          <w:iCs/>
          <w:kern w:val="0"/>
          <w:sz w:val="20"/>
          <w:szCs w:val="20"/>
          <w14:ligatures w14:val="none"/>
        </w:rPr>
        <w:t>sosa:isSampleOf</w:t>
      </w:r>
    </w:p>
    <w:p w14:paraId="299F105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http://www.w3.org/ns/sosa/isSampleOf </w:t>
      </w:r>
    </w:p>
    <w:p w14:paraId="5642454D"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47696C32" w14:textId="1C4CE181"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is sample of</w:t>
      </w:r>
      <w:r w:rsidRPr="008D2809">
        <w:rPr>
          <w:rFonts w:ascii="Times New Roman" w:eastAsia="Times New Roman" w:hAnsi="Times New Roman" w:cs="Times New Roman"/>
          <w:kern w:val="0"/>
          <w14:ligatures w14:val="none"/>
        </w:rPr>
        <w:t xml:space="preserve"> — relation from a Sample or SampleCollection to the FeatureOfInterest that it is intended to represent</w:t>
      </w:r>
      <w:ins w:id="350" w:author="Carl Reed" w:date="2026-08-24T14:38:00Z" w16du:dateUtc="2026-08-24T20:38:00Z">
        <w:r w:rsidR="004C1169">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3268901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706D42C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Some examples of relationships between samples and features of interest within chains are illustrated in </w:t>
      </w:r>
      <w:hyperlink r:id="rId2135" w:anchor="ModelSampleChains" w:history="1">
        <w:r w:rsidRPr="008D2809">
          <w:rPr>
            <w:rFonts w:ascii="Times New Roman" w:eastAsia="Times New Roman" w:hAnsi="Times New Roman" w:cs="Times New Roman"/>
            <w:color w:val="0000FF"/>
            <w:kern w:val="0"/>
            <w:u w:val="single"/>
            <w14:ligatures w14:val="none"/>
          </w:rPr>
          <w:t>Sample chains</w:t>
        </w:r>
      </w:hyperlink>
      <w:r w:rsidRPr="008D2809">
        <w:rPr>
          <w:rFonts w:ascii="Times New Roman" w:eastAsia="Times New Roman" w:hAnsi="Times New Roman" w:cs="Times New Roman"/>
          <w:kern w:val="0"/>
          <w14:ligatures w14:val="none"/>
        </w:rPr>
        <w:t>.</w:t>
      </w:r>
    </w:p>
    <w:p w14:paraId="2AA6FC5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632B9D26"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36" w:anchor="dfn-sosa-sample" w:history="1">
        <w:r w:rsidRPr="008D2809">
          <w:rPr>
            <w:rFonts w:ascii="Times New Roman" w:eastAsia="Times New Roman" w:hAnsi="Times New Roman" w:cs="Times New Roman"/>
            <w:color w:val="0000FF"/>
            <w:kern w:val="0"/>
            <w:u w:val="single"/>
            <w14:ligatures w14:val="none"/>
          </w:rPr>
          <w:t>sosa:Sample</w:t>
        </w:r>
      </w:hyperlink>
      <w:r w:rsidRPr="008D2809">
        <w:rPr>
          <w:rFonts w:ascii="Times New Roman" w:eastAsia="Times New Roman" w:hAnsi="Times New Roman" w:cs="Times New Roman"/>
          <w:kern w:val="0"/>
          <w14:ligatures w14:val="none"/>
        </w:rPr>
        <w:t xml:space="preserve">, </w:t>
      </w:r>
      <w:hyperlink r:id="rId2137" w:anchor="dfn-sosa-samplecollection" w:history="1">
        <w:r w:rsidRPr="008D2809">
          <w:rPr>
            <w:rFonts w:ascii="Times New Roman" w:eastAsia="Times New Roman" w:hAnsi="Times New Roman" w:cs="Times New Roman"/>
            <w:color w:val="0000FF"/>
            <w:kern w:val="0"/>
            <w:u w:val="single"/>
            <w14:ligatures w14:val="none"/>
          </w:rPr>
          <w:t>sosa:SampleCollection</w:t>
        </w:r>
      </w:hyperlink>
      <w:r w:rsidRPr="008D2809">
        <w:rPr>
          <w:rFonts w:ascii="Times New Roman" w:eastAsia="Times New Roman" w:hAnsi="Times New Roman" w:cs="Times New Roman"/>
          <w:kern w:val="0"/>
          <w14:ligatures w14:val="none"/>
        </w:rPr>
        <w:t xml:space="preserve"> </w:t>
      </w:r>
    </w:p>
    <w:p w14:paraId="1B38AB3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Range Includes</w:t>
      </w:r>
    </w:p>
    <w:p w14:paraId="680C88AF"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38"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p>
    <w:p w14:paraId="43E4948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332257DB"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39" w:anchor="dfn-sosa-hassample" w:history="1">
        <w:r w:rsidRPr="008D2809">
          <w:rPr>
            <w:rFonts w:ascii="Times New Roman" w:eastAsia="Times New Roman" w:hAnsi="Times New Roman" w:cs="Times New Roman"/>
            <w:color w:val="0000FF"/>
            <w:kern w:val="0"/>
            <w:u w:val="single"/>
            <w14:ligatures w14:val="none"/>
          </w:rPr>
          <w:t>sosa:hasSample</w:t>
        </w:r>
      </w:hyperlink>
      <w:r w:rsidRPr="008D2809">
        <w:rPr>
          <w:rFonts w:ascii="Times New Roman" w:eastAsia="Times New Roman" w:hAnsi="Times New Roman" w:cs="Times New Roman"/>
          <w:kern w:val="0"/>
          <w14:ligatures w14:val="none"/>
        </w:rPr>
        <w:t xml:space="preserve"> </w:t>
      </w:r>
    </w:p>
    <w:p w14:paraId="4791467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2B496899"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40" w:history="1">
        <w:r w:rsidRPr="008D2809">
          <w:rPr>
            <w:rFonts w:ascii="Times New Roman" w:eastAsia="Times New Roman" w:hAnsi="Times New Roman" w:cs="Times New Roman"/>
            <w:color w:val="0000FF"/>
            <w:kern w:val="0"/>
            <w:u w:val="single"/>
            <w14:ligatures w14:val="none"/>
          </w:rPr>
          <w:t>http://www.w3.org/ns/sosa/sampling/</w:t>
        </w:r>
      </w:hyperlink>
      <w:r w:rsidRPr="008D2809">
        <w:rPr>
          <w:rFonts w:ascii="Times New Roman" w:eastAsia="Times New Roman" w:hAnsi="Times New Roman" w:cs="Times New Roman"/>
          <w:kern w:val="0"/>
          <w14:ligatures w14:val="none"/>
        </w:rPr>
        <w:t xml:space="preserve"> </w:t>
      </w:r>
    </w:p>
    <w:p w14:paraId="3A3E8AD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141" w:anchor="Sampling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142"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0C619BCC"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5.6.2.17 </w:t>
      </w:r>
      <w:r w:rsidRPr="008D2809">
        <w:rPr>
          <w:rFonts w:ascii="Times New Roman" w:eastAsia="Times New Roman" w:hAnsi="Times New Roman" w:cs="Times New Roman"/>
          <w:b/>
          <w:bCs/>
          <w:i/>
          <w:iCs/>
          <w:kern w:val="0"/>
          <w:sz w:val="20"/>
          <w:szCs w:val="20"/>
          <w14:ligatures w14:val="none"/>
        </w:rPr>
        <w:t>sosa:isSampleOfUltimateFOI</w:t>
      </w:r>
    </w:p>
    <w:p w14:paraId="17A2A95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56474C5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http://www.w3.org/ns/sosa/isSampleOfUltimateFOI </w:t>
      </w:r>
    </w:p>
    <w:p w14:paraId="0848885D"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61A41AB2" w14:textId="67147AF5"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is sample of ultimate feature of interest</w:t>
      </w:r>
      <w:r w:rsidRPr="008D2809">
        <w:rPr>
          <w:rFonts w:ascii="Times New Roman" w:eastAsia="Times New Roman" w:hAnsi="Times New Roman" w:cs="Times New Roman"/>
          <w:kern w:val="0"/>
          <w14:ligatures w14:val="none"/>
        </w:rPr>
        <w:t xml:space="preserve"> — relation from a Sample or SampleCollection to the ultimate FeatureOfInterest that it is intended to be representative of; i.e., the end of a chain of isSampleOf relations</w:t>
      </w:r>
      <w:ins w:id="351" w:author="Carl Reed" w:date="2026-08-24T14:38:00Z" w16du:dateUtc="2026-08-24T20:38:00Z">
        <w:r w:rsidR="004C1169">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6FA1005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0E9810F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Some examples of relationships between samples and features of interest within chains are illustrated in </w:t>
      </w:r>
      <w:hyperlink r:id="rId2143" w:anchor="ModelSampleChains" w:history="1">
        <w:r w:rsidRPr="008D2809">
          <w:rPr>
            <w:rFonts w:ascii="Times New Roman" w:eastAsia="Times New Roman" w:hAnsi="Times New Roman" w:cs="Times New Roman"/>
            <w:color w:val="0000FF"/>
            <w:kern w:val="0"/>
            <w:u w:val="single"/>
            <w14:ligatures w14:val="none"/>
          </w:rPr>
          <w:t>Sample chains</w:t>
        </w:r>
      </w:hyperlink>
      <w:r w:rsidRPr="008D2809">
        <w:rPr>
          <w:rFonts w:ascii="Times New Roman" w:eastAsia="Times New Roman" w:hAnsi="Times New Roman" w:cs="Times New Roman"/>
          <w:kern w:val="0"/>
          <w14:ligatures w14:val="none"/>
        </w:rPr>
        <w:t xml:space="preserve">. </w:t>
      </w:r>
    </w:p>
    <w:p w14:paraId="7ACF55C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7F19A34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isSampleOfUltimateFOI renames the property that was called hasSampledFeature in Extensions to the Semantic Sensor Network Ontology [</w:t>
      </w:r>
      <w:hyperlink r:id="rId2144" w:anchor="bib-vocab-ssn-ext" w:tooltip="Extensions to the Semantic Sensor Network Ontology" w:history="1">
        <w:r w:rsidRPr="008D2809">
          <w:rPr>
            <w:rFonts w:ascii="Times New Roman" w:eastAsia="Times New Roman" w:hAnsi="Times New Roman" w:cs="Times New Roman"/>
            <w:i/>
            <w:iCs/>
            <w:color w:val="0000FF"/>
            <w:kern w:val="0"/>
            <w:u w:val="single"/>
            <w14:ligatures w14:val="none"/>
          </w:rPr>
          <w:t>vocab-ssn-ext</w:t>
        </w:r>
      </w:hyperlink>
      <w:r w:rsidRPr="008D2809">
        <w:rPr>
          <w:rFonts w:ascii="Times New Roman" w:eastAsia="Times New Roman" w:hAnsi="Times New Roman" w:cs="Times New Roman"/>
          <w:kern w:val="0"/>
          <w14:ligatures w14:val="none"/>
        </w:rPr>
        <w:t xml:space="preserve">] </w:t>
      </w:r>
    </w:p>
    <w:p w14:paraId="1599D6C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49D241A0"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45" w:anchor="dfn-sosa-sample" w:history="1">
        <w:r w:rsidRPr="008D2809">
          <w:rPr>
            <w:rFonts w:ascii="Times New Roman" w:eastAsia="Times New Roman" w:hAnsi="Times New Roman" w:cs="Times New Roman"/>
            <w:color w:val="0000FF"/>
            <w:kern w:val="0"/>
            <w:u w:val="single"/>
            <w14:ligatures w14:val="none"/>
          </w:rPr>
          <w:t>sosa:Sample</w:t>
        </w:r>
      </w:hyperlink>
      <w:r w:rsidRPr="008D2809">
        <w:rPr>
          <w:rFonts w:ascii="Times New Roman" w:eastAsia="Times New Roman" w:hAnsi="Times New Roman" w:cs="Times New Roman"/>
          <w:kern w:val="0"/>
          <w14:ligatures w14:val="none"/>
        </w:rPr>
        <w:t xml:space="preserve">, </w:t>
      </w:r>
      <w:hyperlink r:id="rId2146" w:anchor="dfn-sosa-samplecollection" w:history="1">
        <w:r w:rsidRPr="008D2809">
          <w:rPr>
            <w:rFonts w:ascii="Times New Roman" w:eastAsia="Times New Roman" w:hAnsi="Times New Roman" w:cs="Times New Roman"/>
            <w:color w:val="0000FF"/>
            <w:kern w:val="0"/>
            <w:u w:val="single"/>
            <w14:ligatures w14:val="none"/>
          </w:rPr>
          <w:t>sosa:SampleCollection</w:t>
        </w:r>
      </w:hyperlink>
      <w:r w:rsidRPr="008D2809">
        <w:rPr>
          <w:rFonts w:ascii="Times New Roman" w:eastAsia="Times New Roman" w:hAnsi="Times New Roman" w:cs="Times New Roman"/>
          <w:kern w:val="0"/>
          <w14:ligatures w14:val="none"/>
        </w:rPr>
        <w:t xml:space="preserve"> </w:t>
      </w:r>
    </w:p>
    <w:p w14:paraId="222C781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1F07991E"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47"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p>
    <w:p w14:paraId="0189E56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22332BB0"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48" w:anchor="dfn-sosa-featurehasultimatesample" w:history="1">
        <w:r w:rsidRPr="008D2809">
          <w:rPr>
            <w:rFonts w:ascii="Times New Roman" w:eastAsia="Times New Roman" w:hAnsi="Times New Roman" w:cs="Times New Roman"/>
            <w:color w:val="0000FF"/>
            <w:kern w:val="0"/>
            <w:u w:val="single"/>
            <w14:ligatures w14:val="none"/>
          </w:rPr>
          <w:t>sosa:featureHasUltimateSample</w:t>
        </w:r>
      </w:hyperlink>
      <w:r w:rsidRPr="008D2809">
        <w:rPr>
          <w:rFonts w:ascii="Times New Roman" w:eastAsia="Times New Roman" w:hAnsi="Times New Roman" w:cs="Times New Roman"/>
          <w:kern w:val="0"/>
          <w14:ligatures w14:val="none"/>
        </w:rPr>
        <w:t xml:space="preserve"> </w:t>
      </w:r>
    </w:p>
    <w:p w14:paraId="201FD56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004ACD4A"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49" w:history="1">
        <w:r w:rsidRPr="008D2809">
          <w:rPr>
            <w:rFonts w:ascii="Times New Roman" w:eastAsia="Times New Roman" w:hAnsi="Times New Roman" w:cs="Times New Roman"/>
            <w:color w:val="0000FF"/>
            <w:kern w:val="0"/>
            <w:u w:val="single"/>
            <w14:ligatures w14:val="none"/>
          </w:rPr>
          <w:t>http://www.w3.org/ns/sosa/sampling/</w:t>
        </w:r>
      </w:hyperlink>
      <w:r w:rsidRPr="008D2809">
        <w:rPr>
          <w:rFonts w:ascii="Times New Roman" w:eastAsia="Times New Roman" w:hAnsi="Times New Roman" w:cs="Times New Roman"/>
          <w:kern w:val="0"/>
          <w14:ligatures w14:val="none"/>
        </w:rPr>
        <w:t xml:space="preserve"> </w:t>
      </w:r>
    </w:p>
    <w:p w14:paraId="50B24B3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150" w:anchor="Sampling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151"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62FB5494"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5.6.2.18 </w:t>
      </w:r>
      <w:r w:rsidRPr="008D2809">
        <w:rPr>
          <w:rFonts w:ascii="Times New Roman" w:eastAsia="Times New Roman" w:hAnsi="Times New Roman" w:cs="Times New Roman"/>
          <w:b/>
          <w:bCs/>
          <w:i/>
          <w:iCs/>
          <w:kern w:val="0"/>
          <w:sz w:val="20"/>
          <w:szCs w:val="20"/>
          <w14:ligatures w14:val="none"/>
        </w:rPr>
        <w:t>sosa:madeBySampler</w:t>
      </w:r>
    </w:p>
    <w:p w14:paraId="5EE8A40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http://www.w3.org/ns/sosa/madeBySampler </w:t>
      </w:r>
    </w:p>
    <w:p w14:paraId="1DE9A0D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26CB70EE"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made by sampler</w:t>
      </w:r>
      <w:r w:rsidRPr="008D2809">
        <w:rPr>
          <w:rFonts w:ascii="Times New Roman" w:eastAsia="Times New Roman" w:hAnsi="Times New Roman" w:cs="Times New Roman"/>
          <w:kern w:val="0"/>
          <w14:ligatures w14:val="none"/>
        </w:rPr>
        <w:t xml:space="preserve"> — relation from an act of Sampling to the Sampler that made it </w:t>
      </w:r>
    </w:p>
    <w:p w14:paraId="65B82FB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Subproperty of</w:t>
      </w:r>
    </w:p>
    <w:p w14:paraId="660BE788"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52" w:anchor="dfn-sosa-madebysystem" w:history="1">
        <w:r w:rsidRPr="008D2809">
          <w:rPr>
            <w:rFonts w:ascii="Times New Roman" w:eastAsia="Times New Roman" w:hAnsi="Times New Roman" w:cs="Times New Roman"/>
            <w:color w:val="0000FF"/>
            <w:kern w:val="0"/>
            <w:u w:val="single"/>
            <w14:ligatures w14:val="none"/>
          </w:rPr>
          <w:t>sosa:madeBySystem</w:t>
        </w:r>
      </w:hyperlink>
      <w:r w:rsidRPr="008D2809">
        <w:rPr>
          <w:rFonts w:ascii="Times New Roman" w:eastAsia="Times New Roman" w:hAnsi="Times New Roman" w:cs="Times New Roman"/>
          <w:kern w:val="0"/>
          <w14:ligatures w14:val="none"/>
        </w:rPr>
        <w:t xml:space="preserve"> </w:t>
      </w:r>
    </w:p>
    <w:p w14:paraId="71BE3AF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29EA4CBD"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53" w:anchor="dfn-sosa-sampling" w:history="1">
        <w:r w:rsidRPr="008D2809">
          <w:rPr>
            <w:rFonts w:ascii="Times New Roman" w:eastAsia="Times New Roman" w:hAnsi="Times New Roman" w:cs="Times New Roman"/>
            <w:color w:val="0000FF"/>
            <w:kern w:val="0"/>
            <w:u w:val="single"/>
            <w14:ligatures w14:val="none"/>
          </w:rPr>
          <w:t>sosa:Sampling</w:t>
        </w:r>
      </w:hyperlink>
      <w:r w:rsidRPr="008D2809">
        <w:rPr>
          <w:rFonts w:ascii="Times New Roman" w:eastAsia="Times New Roman" w:hAnsi="Times New Roman" w:cs="Times New Roman"/>
          <w:kern w:val="0"/>
          <w14:ligatures w14:val="none"/>
        </w:rPr>
        <w:t xml:space="preserve">, </w:t>
      </w:r>
      <w:hyperlink r:id="rId2154" w:anchor="dfn-sosa-samplingcollection" w:history="1">
        <w:r w:rsidRPr="008D2809">
          <w:rPr>
            <w:rFonts w:ascii="Times New Roman" w:eastAsia="Times New Roman" w:hAnsi="Times New Roman" w:cs="Times New Roman"/>
            <w:color w:val="0000FF"/>
            <w:kern w:val="0"/>
            <w:u w:val="single"/>
            <w14:ligatures w14:val="none"/>
          </w:rPr>
          <w:t>sosa:SamplingCollection</w:t>
        </w:r>
      </w:hyperlink>
      <w:r w:rsidRPr="008D2809">
        <w:rPr>
          <w:rFonts w:ascii="Times New Roman" w:eastAsia="Times New Roman" w:hAnsi="Times New Roman" w:cs="Times New Roman"/>
          <w:kern w:val="0"/>
          <w14:ligatures w14:val="none"/>
        </w:rPr>
        <w:t xml:space="preserve"> </w:t>
      </w:r>
    </w:p>
    <w:p w14:paraId="1C8EAB2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2847DADF"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55" w:anchor="dfn-sosa-sampler" w:history="1">
        <w:r w:rsidRPr="008D2809">
          <w:rPr>
            <w:rFonts w:ascii="Times New Roman" w:eastAsia="Times New Roman" w:hAnsi="Times New Roman" w:cs="Times New Roman"/>
            <w:color w:val="0000FF"/>
            <w:kern w:val="0"/>
            <w:u w:val="single"/>
            <w14:ligatures w14:val="none"/>
          </w:rPr>
          <w:t>sosa:Sampler</w:t>
        </w:r>
      </w:hyperlink>
      <w:r w:rsidRPr="008D2809">
        <w:rPr>
          <w:rFonts w:ascii="Times New Roman" w:eastAsia="Times New Roman" w:hAnsi="Times New Roman" w:cs="Times New Roman"/>
          <w:kern w:val="0"/>
          <w14:ligatures w14:val="none"/>
        </w:rPr>
        <w:t xml:space="preserve"> </w:t>
      </w:r>
    </w:p>
    <w:p w14:paraId="67A4543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2640569E"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56" w:anchor="dfn-sosa-madesampling" w:history="1">
        <w:r w:rsidRPr="008D2809">
          <w:rPr>
            <w:rFonts w:ascii="Times New Roman" w:eastAsia="Times New Roman" w:hAnsi="Times New Roman" w:cs="Times New Roman"/>
            <w:color w:val="0000FF"/>
            <w:kern w:val="0"/>
            <w:u w:val="single"/>
            <w14:ligatures w14:val="none"/>
          </w:rPr>
          <w:t>sosa:madeSampling</w:t>
        </w:r>
      </w:hyperlink>
      <w:r w:rsidRPr="008D2809">
        <w:rPr>
          <w:rFonts w:ascii="Times New Roman" w:eastAsia="Times New Roman" w:hAnsi="Times New Roman" w:cs="Times New Roman"/>
          <w:kern w:val="0"/>
          <w14:ligatures w14:val="none"/>
        </w:rPr>
        <w:t xml:space="preserve"> </w:t>
      </w:r>
    </w:p>
    <w:p w14:paraId="0D47B68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1333202F"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57" w:history="1">
        <w:r w:rsidRPr="008D2809">
          <w:rPr>
            <w:rFonts w:ascii="Times New Roman" w:eastAsia="Times New Roman" w:hAnsi="Times New Roman" w:cs="Times New Roman"/>
            <w:color w:val="0000FF"/>
            <w:kern w:val="0"/>
            <w:u w:val="single"/>
            <w14:ligatures w14:val="none"/>
          </w:rPr>
          <w:t>http://www.w3.org/ns/sosa/sampling/</w:t>
        </w:r>
      </w:hyperlink>
      <w:r w:rsidRPr="008D2809">
        <w:rPr>
          <w:rFonts w:ascii="Times New Roman" w:eastAsia="Times New Roman" w:hAnsi="Times New Roman" w:cs="Times New Roman"/>
          <w:kern w:val="0"/>
          <w14:ligatures w14:val="none"/>
        </w:rPr>
        <w:t xml:space="preserve"> </w:t>
      </w:r>
    </w:p>
    <w:p w14:paraId="2B66603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158" w:anchor="Sampling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159"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1185560D"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5.6.2.19 </w:t>
      </w:r>
      <w:r w:rsidRPr="008D2809">
        <w:rPr>
          <w:rFonts w:ascii="Times New Roman" w:eastAsia="Times New Roman" w:hAnsi="Times New Roman" w:cs="Times New Roman"/>
          <w:b/>
          <w:bCs/>
          <w:i/>
          <w:iCs/>
          <w:kern w:val="0"/>
          <w:sz w:val="20"/>
          <w:szCs w:val="20"/>
          <w14:ligatures w14:val="none"/>
        </w:rPr>
        <w:t>sosa:madeSampling</w:t>
      </w:r>
    </w:p>
    <w:p w14:paraId="4342FC2D"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http://www.w3.org/ns/sosa/madeSampling </w:t>
      </w:r>
    </w:p>
    <w:p w14:paraId="7BD120D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20E4BCEE" w14:textId="61E42ACA"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made sampling</w:t>
      </w:r>
      <w:r w:rsidRPr="008D2809">
        <w:rPr>
          <w:rFonts w:ascii="Times New Roman" w:eastAsia="Times New Roman" w:hAnsi="Times New Roman" w:cs="Times New Roman"/>
          <w:kern w:val="0"/>
          <w14:ligatures w14:val="none"/>
        </w:rPr>
        <w:t xml:space="preserve"> — relation from a Sampler to the Sampling or SamplingCollection it has made</w:t>
      </w:r>
      <w:ins w:id="352" w:author="Carl Reed" w:date="2026-08-24T14:39:00Z" w16du:dateUtc="2026-08-24T20:39:00Z">
        <w:r w:rsidR="004C1169">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0230C98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Subproperty of</w:t>
      </w:r>
    </w:p>
    <w:p w14:paraId="24B13749"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60" w:anchor="dfn-sosa-madeexecution" w:history="1">
        <w:r w:rsidRPr="008D2809">
          <w:rPr>
            <w:rFonts w:ascii="Times New Roman" w:eastAsia="Times New Roman" w:hAnsi="Times New Roman" w:cs="Times New Roman"/>
            <w:color w:val="0000FF"/>
            <w:kern w:val="0"/>
            <w:u w:val="single"/>
            <w14:ligatures w14:val="none"/>
          </w:rPr>
          <w:t>sosa:madeExecution</w:t>
        </w:r>
      </w:hyperlink>
      <w:r w:rsidRPr="008D2809">
        <w:rPr>
          <w:rFonts w:ascii="Times New Roman" w:eastAsia="Times New Roman" w:hAnsi="Times New Roman" w:cs="Times New Roman"/>
          <w:kern w:val="0"/>
          <w14:ligatures w14:val="none"/>
        </w:rPr>
        <w:t xml:space="preserve"> </w:t>
      </w:r>
    </w:p>
    <w:p w14:paraId="3DA2B82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268059DC"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61" w:anchor="dfn-sosa-sampler" w:history="1">
        <w:r w:rsidRPr="008D2809">
          <w:rPr>
            <w:rFonts w:ascii="Times New Roman" w:eastAsia="Times New Roman" w:hAnsi="Times New Roman" w:cs="Times New Roman"/>
            <w:color w:val="0000FF"/>
            <w:kern w:val="0"/>
            <w:u w:val="single"/>
            <w14:ligatures w14:val="none"/>
          </w:rPr>
          <w:t>sosa:Sampler</w:t>
        </w:r>
      </w:hyperlink>
      <w:r w:rsidRPr="008D2809">
        <w:rPr>
          <w:rFonts w:ascii="Times New Roman" w:eastAsia="Times New Roman" w:hAnsi="Times New Roman" w:cs="Times New Roman"/>
          <w:kern w:val="0"/>
          <w14:ligatures w14:val="none"/>
        </w:rPr>
        <w:t xml:space="preserve"> </w:t>
      </w:r>
    </w:p>
    <w:p w14:paraId="250419A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2958CF25"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62" w:anchor="dfn-sosa-sampling" w:history="1">
        <w:r w:rsidRPr="008D2809">
          <w:rPr>
            <w:rFonts w:ascii="Times New Roman" w:eastAsia="Times New Roman" w:hAnsi="Times New Roman" w:cs="Times New Roman"/>
            <w:color w:val="0000FF"/>
            <w:kern w:val="0"/>
            <w:u w:val="single"/>
            <w14:ligatures w14:val="none"/>
          </w:rPr>
          <w:t>sosa:Sampling</w:t>
        </w:r>
      </w:hyperlink>
      <w:r w:rsidRPr="008D2809">
        <w:rPr>
          <w:rFonts w:ascii="Times New Roman" w:eastAsia="Times New Roman" w:hAnsi="Times New Roman" w:cs="Times New Roman"/>
          <w:kern w:val="0"/>
          <w14:ligatures w14:val="none"/>
        </w:rPr>
        <w:t xml:space="preserve">, </w:t>
      </w:r>
      <w:hyperlink r:id="rId2163" w:anchor="dfn-sosa-samplingcollection" w:history="1">
        <w:r w:rsidRPr="008D2809">
          <w:rPr>
            <w:rFonts w:ascii="Times New Roman" w:eastAsia="Times New Roman" w:hAnsi="Times New Roman" w:cs="Times New Roman"/>
            <w:color w:val="0000FF"/>
            <w:kern w:val="0"/>
            <w:u w:val="single"/>
            <w14:ligatures w14:val="none"/>
          </w:rPr>
          <w:t>sosa:SamplingCollection</w:t>
        </w:r>
      </w:hyperlink>
      <w:r w:rsidRPr="008D2809">
        <w:rPr>
          <w:rFonts w:ascii="Times New Roman" w:eastAsia="Times New Roman" w:hAnsi="Times New Roman" w:cs="Times New Roman"/>
          <w:kern w:val="0"/>
          <w14:ligatures w14:val="none"/>
        </w:rPr>
        <w:t xml:space="preserve"> </w:t>
      </w:r>
    </w:p>
    <w:p w14:paraId="4F0F901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231881ED"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64" w:anchor="dfn-sosa-madebysampler" w:history="1">
        <w:r w:rsidRPr="008D2809">
          <w:rPr>
            <w:rFonts w:ascii="Times New Roman" w:eastAsia="Times New Roman" w:hAnsi="Times New Roman" w:cs="Times New Roman"/>
            <w:color w:val="0000FF"/>
            <w:kern w:val="0"/>
            <w:u w:val="single"/>
            <w14:ligatures w14:val="none"/>
          </w:rPr>
          <w:t>sosa:madeBySampler</w:t>
        </w:r>
      </w:hyperlink>
      <w:r w:rsidRPr="008D2809">
        <w:rPr>
          <w:rFonts w:ascii="Times New Roman" w:eastAsia="Times New Roman" w:hAnsi="Times New Roman" w:cs="Times New Roman"/>
          <w:kern w:val="0"/>
          <w14:ligatures w14:val="none"/>
        </w:rPr>
        <w:t xml:space="preserve"> </w:t>
      </w:r>
    </w:p>
    <w:p w14:paraId="7E3D2F5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0C4D4EE9"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65" w:history="1">
        <w:r w:rsidRPr="008D2809">
          <w:rPr>
            <w:rFonts w:ascii="Times New Roman" w:eastAsia="Times New Roman" w:hAnsi="Times New Roman" w:cs="Times New Roman"/>
            <w:color w:val="0000FF"/>
            <w:kern w:val="0"/>
            <w:u w:val="single"/>
            <w14:ligatures w14:val="none"/>
          </w:rPr>
          <w:t>http://www.w3.org/ns/sosa/sampling/</w:t>
        </w:r>
      </w:hyperlink>
      <w:r w:rsidRPr="008D2809">
        <w:rPr>
          <w:rFonts w:ascii="Times New Roman" w:eastAsia="Times New Roman" w:hAnsi="Times New Roman" w:cs="Times New Roman"/>
          <w:kern w:val="0"/>
          <w14:ligatures w14:val="none"/>
        </w:rPr>
        <w:t xml:space="preserve"> </w:t>
      </w:r>
    </w:p>
    <w:p w14:paraId="0CD8E65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166" w:anchor="Sampling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167"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780932BA"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5.6.2.20 </w:t>
      </w:r>
      <w:r w:rsidRPr="008D2809">
        <w:rPr>
          <w:rFonts w:ascii="Times New Roman" w:eastAsia="Times New Roman" w:hAnsi="Times New Roman" w:cs="Times New Roman"/>
          <w:b/>
          <w:bCs/>
          <w:i/>
          <w:iCs/>
          <w:kern w:val="0"/>
          <w:sz w:val="20"/>
          <w:szCs w:val="20"/>
          <w14:ligatures w14:val="none"/>
        </w:rPr>
        <w:t>sosa:madeSamplingHasResult</w:t>
      </w:r>
    </w:p>
    <w:p w14:paraId="13EC005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5FD592F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http://www.w3.org/ns/sosa/madeSamplingHasResult </w:t>
      </w:r>
    </w:p>
    <w:p w14:paraId="1F7428FC"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46550CC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Warning</w:t>
      </w:r>
    </w:p>
    <w:p w14:paraId="47D9430E" w14:textId="6864EB33"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madeSamplingHasResult added in 2023 Edition. This term is non-normative, pending further implementation experience</w:t>
      </w:r>
      <w:ins w:id="353" w:author="Carl Reed" w:date="2026-08-24T14:39:00Z" w16du:dateUtc="2026-08-24T20:39:00Z">
        <w:r w:rsidR="004C1169">
          <w:rPr>
            <w:rFonts w:ascii="Times New Roman" w:eastAsia="Times New Roman" w:hAnsi="Times New Roman" w:cs="Times New Roman"/>
            <w:kern w:val="0"/>
            <w14:ligatures w14:val="none"/>
          </w:rPr>
          <w:t>.</w:t>
        </w:r>
      </w:ins>
    </w:p>
    <w:p w14:paraId="74EE5277" w14:textId="40628222"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made sampling has result</w:t>
      </w:r>
      <w:r w:rsidRPr="008D2809">
        <w:rPr>
          <w:rFonts w:ascii="Times New Roman" w:eastAsia="Times New Roman" w:hAnsi="Times New Roman" w:cs="Times New Roman"/>
          <w:kern w:val="0"/>
          <w14:ligatures w14:val="none"/>
        </w:rPr>
        <w:t xml:space="preserve"> — relation from a Sampler to a Sample or SampleCollection made by </w:t>
      </w:r>
      <w:del w:id="354" w:author="Carl Reed" w:date="2026-08-24T14:39:00Z" w16du:dateUtc="2026-08-24T20:39:00Z">
        <w:r w:rsidRPr="008D2809" w:rsidDel="00C73A77">
          <w:rPr>
            <w:rFonts w:ascii="Times New Roman" w:eastAsia="Times New Roman" w:hAnsi="Times New Roman" w:cs="Times New Roman"/>
            <w:kern w:val="0"/>
            <w14:ligatures w14:val="none"/>
          </w:rPr>
          <w:delText xml:space="preserve">it </w:delText>
        </w:r>
      </w:del>
      <w:ins w:id="355" w:author="Carl Reed" w:date="2026-08-24T14:39:00Z" w16du:dateUtc="2026-08-24T20:39:00Z">
        <w:r w:rsidR="00C73A77">
          <w:rPr>
            <w:rFonts w:ascii="Times New Roman" w:eastAsia="Times New Roman" w:hAnsi="Times New Roman" w:cs="Times New Roman"/>
            <w:kern w:val="0"/>
            <w14:ligatures w14:val="none"/>
          </w:rPr>
          <w:t>the Sampler.</w:t>
        </w:r>
        <w:r w:rsidR="00C73A77" w:rsidRPr="008D2809">
          <w:rPr>
            <w:rFonts w:ascii="Times New Roman" w:eastAsia="Times New Roman" w:hAnsi="Times New Roman" w:cs="Times New Roman"/>
            <w:kern w:val="0"/>
            <w14:ligatures w14:val="none"/>
          </w:rPr>
          <w:t xml:space="preserve"> </w:t>
        </w:r>
      </w:ins>
    </w:p>
    <w:p w14:paraId="75DE8C0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Domain Includes</w:t>
      </w:r>
    </w:p>
    <w:p w14:paraId="75AEB87D"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68" w:anchor="dfn-sosa-sampler" w:history="1">
        <w:r w:rsidRPr="008D2809">
          <w:rPr>
            <w:rFonts w:ascii="Times New Roman" w:eastAsia="Times New Roman" w:hAnsi="Times New Roman" w:cs="Times New Roman"/>
            <w:color w:val="0000FF"/>
            <w:kern w:val="0"/>
            <w:u w:val="single"/>
            <w14:ligatures w14:val="none"/>
          </w:rPr>
          <w:t>sosa:Sampler</w:t>
        </w:r>
      </w:hyperlink>
      <w:r w:rsidRPr="008D2809">
        <w:rPr>
          <w:rFonts w:ascii="Times New Roman" w:eastAsia="Times New Roman" w:hAnsi="Times New Roman" w:cs="Times New Roman"/>
          <w:kern w:val="0"/>
          <w14:ligatures w14:val="none"/>
        </w:rPr>
        <w:t xml:space="preserve"> </w:t>
      </w:r>
    </w:p>
    <w:p w14:paraId="4AE88C6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565FCC32"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69" w:anchor="dfn-sosa-sample" w:history="1">
        <w:r w:rsidRPr="008D2809">
          <w:rPr>
            <w:rFonts w:ascii="Times New Roman" w:eastAsia="Times New Roman" w:hAnsi="Times New Roman" w:cs="Times New Roman"/>
            <w:color w:val="0000FF"/>
            <w:kern w:val="0"/>
            <w:u w:val="single"/>
            <w14:ligatures w14:val="none"/>
          </w:rPr>
          <w:t>sosa:Sample</w:t>
        </w:r>
      </w:hyperlink>
      <w:r w:rsidRPr="008D2809">
        <w:rPr>
          <w:rFonts w:ascii="Times New Roman" w:eastAsia="Times New Roman" w:hAnsi="Times New Roman" w:cs="Times New Roman"/>
          <w:kern w:val="0"/>
          <w14:ligatures w14:val="none"/>
        </w:rPr>
        <w:t xml:space="preserve">, </w:t>
      </w:r>
      <w:hyperlink r:id="rId2170" w:anchor="dfn-sosa-samplecollection" w:history="1">
        <w:r w:rsidRPr="008D2809">
          <w:rPr>
            <w:rFonts w:ascii="Times New Roman" w:eastAsia="Times New Roman" w:hAnsi="Times New Roman" w:cs="Times New Roman"/>
            <w:color w:val="0000FF"/>
            <w:kern w:val="0"/>
            <w:u w:val="single"/>
            <w14:ligatures w14:val="none"/>
          </w:rPr>
          <w:t>sosa:SampleCollection</w:t>
        </w:r>
      </w:hyperlink>
      <w:r w:rsidRPr="008D2809">
        <w:rPr>
          <w:rFonts w:ascii="Times New Roman" w:eastAsia="Times New Roman" w:hAnsi="Times New Roman" w:cs="Times New Roman"/>
          <w:kern w:val="0"/>
          <w14:ligatures w14:val="none"/>
        </w:rPr>
        <w:t xml:space="preserve"> </w:t>
      </w:r>
    </w:p>
    <w:p w14:paraId="3429868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381A1C18"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71" w:anchor="dfn-sosa-isresultofmadebysampler" w:history="1">
        <w:r w:rsidRPr="008D2809">
          <w:rPr>
            <w:rFonts w:ascii="Times New Roman" w:eastAsia="Times New Roman" w:hAnsi="Times New Roman" w:cs="Times New Roman"/>
            <w:color w:val="0000FF"/>
            <w:kern w:val="0"/>
            <w:u w:val="single"/>
            <w14:ligatures w14:val="none"/>
          </w:rPr>
          <w:t>sosa:isResultOfMadeBySampler</w:t>
        </w:r>
      </w:hyperlink>
      <w:r w:rsidRPr="008D2809">
        <w:rPr>
          <w:rFonts w:ascii="Times New Roman" w:eastAsia="Times New Roman" w:hAnsi="Times New Roman" w:cs="Times New Roman"/>
          <w:kern w:val="0"/>
          <w14:ligatures w14:val="none"/>
        </w:rPr>
        <w:t xml:space="preserve"> </w:t>
      </w:r>
    </w:p>
    <w:p w14:paraId="5CB489A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Super property of chain</w:t>
      </w:r>
    </w:p>
    <w:p w14:paraId="1511A9B5"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72" w:anchor="dfn-sosa-madesampling" w:history="1">
        <w:r w:rsidRPr="008D2809">
          <w:rPr>
            <w:rFonts w:ascii="Times New Roman" w:eastAsia="Times New Roman" w:hAnsi="Times New Roman" w:cs="Times New Roman"/>
            <w:color w:val="0000FF"/>
            <w:kern w:val="0"/>
            <w:u w:val="single"/>
            <w14:ligatures w14:val="none"/>
          </w:rPr>
          <w:t>sosa:madeSampling</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kern w:val="0"/>
          <w14:ligatures w14:val="none"/>
        </w:rPr>
        <w:t>o</w:t>
      </w:r>
      <w:r w:rsidRPr="008D2809">
        <w:rPr>
          <w:rFonts w:ascii="Times New Roman" w:eastAsia="Times New Roman" w:hAnsi="Times New Roman" w:cs="Times New Roman"/>
          <w:kern w:val="0"/>
          <w14:ligatures w14:val="none"/>
        </w:rPr>
        <w:t xml:space="preserve"> </w:t>
      </w:r>
      <w:hyperlink r:id="rId2173" w:anchor="dfn-sosa-hasresult" w:history="1">
        <w:r w:rsidRPr="008D2809">
          <w:rPr>
            <w:rFonts w:ascii="Times New Roman" w:eastAsia="Times New Roman" w:hAnsi="Times New Roman" w:cs="Times New Roman"/>
            <w:color w:val="0000FF"/>
            <w:kern w:val="0"/>
            <w:u w:val="single"/>
            <w14:ligatures w14:val="none"/>
          </w:rPr>
          <w:t>sosa:hasResult</w:t>
        </w:r>
      </w:hyperlink>
      <w:r w:rsidRPr="008D2809">
        <w:rPr>
          <w:rFonts w:ascii="Times New Roman" w:eastAsia="Times New Roman" w:hAnsi="Times New Roman" w:cs="Times New Roman"/>
          <w:kern w:val="0"/>
          <w14:ligatures w14:val="none"/>
        </w:rPr>
        <w:t xml:space="preserve"> </w:t>
      </w:r>
    </w:p>
    <w:p w14:paraId="61A836A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0D45A3D3"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74" w:history="1">
        <w:r w:rsidRPr="008D2809">
          <w:rPr>
            <w:rFonts w:ascii="Times New Roman" w:eastAsia="Times New Roman" w:hAnsi="Times New Roman" w:cs="Times New Roman"/>
            <w:color w:val="0000FF"/>
            <w:kern w:val="0"/>
            <w:u w:val="single"/>
            <w14:ligatures w14:val="none"/>
          </w:rPr>
          <w:t>http://www.w3.org/ns/sosa/sampling/</w:t>
        </w:r>
      </w:hyperlink>
      <w:r w:rsidRPr="008D2809">
        <w:rPr>
          <w:rFonts w:ascii="Times New Roman" w:eastAsia="Times New Roman" w:hAnsi="Times New Roman" w:cs="Times New Roman"/>
          <w:kern w:val="0"/>
          <w14:ligatures w14:val="none"/>
        </w:rPr>
        <w:t xml:space="preserve"> </w:t>
      </w:r>
    </w:p>
    <w:p w14:paraId="43AA927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175" w:anchor="Sampling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176"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01C2D880"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5.6.2.21 </w:t>
      </w:r>
      <w:r w:rsidRPr="008D2809">
        <w:rPr>
          <w:rFonts w:ascii="Times New Roman" w:eastAsia="Times New Roman" w:hAnsi="Times New Roman" w:cs="Times New Roman"/>
          <w:b/>
          <w:bCs/>
          <w:i/>
          <w:iCs/>
          <w:kern w:val="0"/>
          <w:sz w:val="20"/>
          <w:szCs w:val="20"/>
          <w14:ligatures w14:val="none"/>
        </w:rPr>
        <w:t>sosa:usedForExecutionHasResult</w:t>
      </w:r>
    </w:p>
    <w:p w14:paraId="2AF8491E"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1219DA9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http://www.w3.org/ns/sosa/usedForExecutionHasResult </w:t>
      </w:r>
    </w:p>
    <w:p w14:paraId="04E3C9C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31C0482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Warning</w:t>
      </w:r>
    </w:p>
    <w:p w14:paraId="389D0C36" w14:textId="50AFEE21"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usedForExecutionHasResult added in 2023 Edition. This term is non-normative, pending further implementation experience</w:t>
      </w:r>
      <w:ins w:id="356" w:author="Carl Reed" w:date="2026-08-24T14:39:00Z" w16du:dateUtc="2026-08-24T20:39:00Z">
        <w:r w:rsidR="00C73A77">
          <w:rPr>
            <w:rFonts w:ascii="Times New Roman" w:eastAsia="Times New Roman" w:hAnsi="Times New Roman" w:cs="Times New Roman"/>
            <w:kern w:val="0"/>
            <w14:ligatures w14:val="none"/>
          </w:rPr>
          <w:t>.</w:t>
        </w:r>
      </w:ins>
    </w:p>
    <w:p w14:paraId="7BEA39BF" w14:textId="6A1F53D1"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used for execution has result</w:t>
      </w:r>
      <w:r w:rsidRPr="008D2809">
        <w:rPr>
          <w:rFonts w:ascii="Times New Roman" w:eastAsia="Times New Roman" w:hAnsi="Times New Roman" w:cs="Times New Roman"/>
          <w:kern w:val="0"/>
          <w14:ligatures w14:val="none"/>
        </w:rPr>
        <w:t xml:space="preserve"> — relation from a Procedure to a Sample or SampleCollection made by </w:t>
      </w:r>
      <w:del w:id="357" w:author="Carl Reed" w:date="2026-08-24T14:39:00Z" w16du:dateUtc="2026-08-24T20:39:00Z">
        <w:r w:rsidRPr="008D2809" w:rsidDel="00C73A77">
          <w:rPr>
            <w:rFonts w:ascii="Times New Roman" w:eastAsia="Times New Roman" w:hAnsi="Times New Roman" w:cs="Times New Roman"/>
            <w:kern w:val="0"/>
            <w14:ligatures w14:val="none"/>
          </w:rPr>
          <w:delText xml:space="preserve">it </w:delText>
        </w:r>
      </w:del>
      <w:ins w:id="358" w:author="Carl Reed" w:date="2026-08-24T14:39:00Z" w16du:dateUtc="2026-08-24T20:39:00Z">
        <w:r w:rsidR="00C73A77">
          <w:rPr>
            <w:rFonts w:ascii="Times New Roman" w:eastAsia="Times New Roman" w:hAnsi="Times New Roman" w:cs="Times New Roman"/>
            <w:kern w:val="0"/>
            <w14:ligatures w14:val="none"/>
          </w:rPr>
          <w:t>a Procedure.</w:t>
        </w:r>
        <w:r w:rsidR="00C73A77" w:rsidRPr="008D2809">
          <w:rPr>
            <w:rFonts w:ascii="Times New Roman" w:eastAsia="Times New Roman" w:hAnsi="Times New Roman" w:cs="Times New Roman"/>
            <w:kern w:val="0"/>
            <w14:ligatures w14:val="none"/>
          </w:rPr>
          <w:t xml:space="preserve"> </w:t>
        </w:r>
      </w:ins>
    </w:p>
    <w:p w14:paraId="63B6553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64EEF59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77" w:anchor="dfn-sosa-samplingprocedure" w:history="1">
        <w:r w:rsidRPr="008D2809">
          <w:rPr>
            <w:rFonts w:ascii="Times New Roman" w:eastAsia="Times New Roman" w:hAnsi="Times New Roman" w:cs="Times New Roman"/>
            <w:color w:val="0000FF"/>
            <w:kern w:val="0"/>
            <w:u w:val="single"/>
            <w14:ligatures w14:val="none"/>
          </w:rPr>
          <w:t>sosa:SamplingProcedure</w:t>
        </w:r>
      </w:hyperlink>
      <w:r w:rsidRPr="008D2809">
        <w:rPr>
          <w:rFonts w:ascii="Times New Roman" w:eastAsia="Times New Roman" w:hAnsi="Times New Roman" w:cs="Times New Roman"/>
          <w:kern w:val="0"/>
          <w14:ligatures w14:val="none"/>
        </w:rPr>
        <w:t xml:space="preserve"> </w:t>
      </w:r>
    </w:p>
    <w:p w14:paraId="3E4FA16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0FF0C61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78" w:anchor="dfn-sosa-sample" w:history="1">
        <w:r w:rsidRPr="008D2809">
          <w:rPr>
            <w:rFonts w:ascii="Times New Roman" w:eastAsia="Times New Roman" w:hAnsi="Times New Roman" w:cs="Times New Roman"/>
            <w:color w:val="0000FF"/>
            <w:kern w:val="0"/>
            <w:u w:val="single"/>
            <w14:ligatures w14:val="none"/>
          </w:rPr>
          <w:t>sosa:Sample</w:t>
        </w:r>
      </w:hyperlink>
      <w:r w:rsidRPr="008D2809">
        <w:rPr>
          <w:rFonts w:ascii="Times New Roman" w:eastAsia="Times New Roman" w:hAnsi="Times New Roman" w:cs="Times New Roman"/>
          <w:kern w:val="0"/>
          <w14:ligatures w14:val="none"/>
        </w:rPr>
        <w:t xml:space="preserve">, </w:t>
      </w:r>
      <w:hyperlink r:id="rId2179" w:anchor="dfn-sosa-samplecollection" w:history="1">
        <w:r w:rsidRPr="008D2809">
          <w:rPr>
            <w:rFonts w:ascii="Times New Roman" w:eastAsia="Times New Roman" w:hAnsi="Times New Roman" w:cs="Times New Roman"/>
            <w:color w:val="0000FF"/>
            <w:kern w:val="0"/>
            <w:u w:val="single"/>
            <w14:ligatures w14:val="none"/>
          </w:rPr>
          <w:t>sosa:SampleCollection</w:t>
        </w:r>
      </w:hyperlink>
      <w:r w:rsidRPr="008D2809">
        <w:rPr>
          <w:rFonts w:ascii="Times New Roman" w:eastAsia="Times New Roman" w:hAnsi="Times New Roman" w:cs="Times New Roman"/>
          <w:kern w:val="0"/>
          <w14:ligatures w14:val="none"/>
        </w:rPr>
        <w:t xml:space="preserve"> </w:t>
      </w:r>
    </w:p>
    <w:p w14:paraId="22EB2A2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32BC176B"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80" w:anchor="dfn-sosa-isresultofusedprocedure" w:history="1">
        <w:r w:rsidRPr="008D2809">
          <w:rPr>
            <w:rFonts w:ascii="Times New Roman" w:eastAsia="Times New Roman" w:hAnsi="Times New Roman" w:cs="Times New Roman"/>
            <w:color w:val="0000FF"/>
            <w:kern w:val="0"/>
            <w:u w:val="single"/>
            <w14:ligatures w14:val="none"/>
          </w:rPr>
          <w:t>sosa:isResultOfUsedProcedure</w:t>
        </w:r>
      </w:hyperlink>
      <w:r w:rsidRPr="008D2809">
        <w:rPr>
          <w:rFonts w:ascii="Times New Roman" w:eastAsia="Times New Roman" w:hAnsi="Times New Roman" w:cs="Times New Roman"/>
          <w:kern w:val="0"/>
          <w14:ligatures w14:val="none"/>
        </w:rPr>
        <w:t xml:space="preserve"> </w:t>
      </w:r>
    </w:p>
    <w:p w14:paraId="74DB3F2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Super property of chain</w:t>
      </w:r>
    </w:p>
    <w:p w14:paraId="1A11DE56"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81" w:anchor="dfn-sosa-usedforexecution" w:history="1">
        <w:r w:rsidRPr="008D2809">
          <w:rPr>
            <w:rFonts w:ascii="Times New Roman" w:eastAsia="Times New Roman" w:hAnsi="Times New Roman" w:cs="Times New Roman"/>
            <w:color w:val="0000FF"/>
            <w:kern w:val="0"/>
            <w:u w:val="single"/>
            <w14:ligatures w14:val="none"/>
          </w:rPr>
          <w:t>sosa:usedForExecution</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kern w:val="0"/>
          <w14:ligatures w14:val="none"/>
        </w:rPr>
        <w:t>o</w:t>
      </w:r>
      <w:r w:rsidRPr="008D2809">
        <w:rPr>
          <w:rFonts w:ascii="Times New Roman" w:eastAsia="Times New Roman" w:hAnsi="Times New Roman" w:cs="Times New Roman"/>
          <w:kern w:val="0"/>
          <w14:ligatures w14:val="none"/>
        </w:rPr>
        <w:t xml:space="preserve"> </w:t>
      </w:r>
      <w:hyperlink r:id="rId2182" w:anchor="dfn-sosa-hasresult" w:history="1">
        <w:r w:rsidRPr="008D2809">
          <w:rPr>
            <w:rFonts w:ascii="Times New Roman" w:eastAsia="Times New Roman" w:hAnsi="Times New Roman" w:cs="Times New Roman"/>
            <w:color w:val="0000FF"/>
            <w:kern w:val="0"/>
            <w:u w:val="single"/>
            <w14:ligatures w14:val="none"/>
          </w:rPr>
          <w:t>sosa:hasResult</w:t>
        </w:r>
      </w:hyperlink>
      <w:r w:rsidRPr="008D2809">
        <w:rPr>
          <w:rFonts w:ascii="Times New Roman" w:eastAsia="Times New Roman" w:hAnsi="Times New Roman" w:cs="Times New Roman"/>
          <w:kern w:val="0"/>
          <w14:ligatures w14:val="none"/>
        </w:rPr>
        <w:t xml:space="preserve"> </w:t>
      </w:r>
    </w:p>
    <w:p w14:paraId="3A8B3AC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0A5A73E2"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83" w:history="1">
        <w:r w:rsidRPr="008D2809">
          <w:rPr>
            <w:rFonts w:ascii="Times New Roman" w:eastAsia="Times New Roman" w:hAnsi="Times New Roman" w:cs="Times New Roman"/>
            <w:color w:val="0000FF"/>
            <w:kern w:val="0"/>
            <w:u w:val="single"/>
            <w14:ligatures w14:val="none"/>
          </w:rPr>
          <w:t>http://www.w3.org/ns/sosa/sampling/</w:t>
        </w:r>
      </w:hyperlink>
      <w:r w:rsidRPr="008D2809">
        <w:rPr>
          <w:rFonts w:ascii="Times New Roman" w:eastAsia="Times New Roman" w:hAnsi="Times New Roman" w:cs="Times New Roman"/>
          <w:kern w:val="0"/>
          <w14:ligatures w14:val="none"/>
        </w:rPr>
        <w:t xml:space="preserve"> </w:t>
      </w:r>
    </w:p>
    <w:p w14:paraId="4B1C502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184" w:anchor="Samplings-overview"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185"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183D05ED" w14:textId="77777777" w:rsidR="008D2809" w:rsidRPr="008D2809" w:rsidRDefault="008D2809" w:rsidP="008D28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2809">
        <w:rPr>
          <w:rFonts w:ascii="Times New Roman" w:eastAsia="Times New Roman" w:hAnsi="Times New Roman" w:cs="Times New Roman"/>
          <w:b/>
          <w:bCs/>
          <w:kern w:val="0"/>
          <w:sz w:val="36"/>
          <w:szCs w:val="36"/>
          <w14:ligatures w14:val="none"/>
        </w:rPr>
        <w:t>6. SSN Extensions</w:t>
      </w:r>
    </w:p>
    <w:p w14:paraId="7819095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This section provides the specifications for modules that extend the scope and capabilities of SSN. </w:t>
      </w:r>
    </w:p>
    <w:p w14:paraId="2D1A1A4B" w14:textId="77777777" w:rsidR="008D2809" w:rsidRPr="008D2809" w:rsidRDefault="008D2809" w:rsidP="008D28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809">
        <w:rPr>
          <w:rFonts w:ascii="Times New Roman" w:eastAsia="Times New Roman" w:hAnsi="Times New Roman" w:cs="Times New Roman"/>
          <w:b/>
          <w:bCs/>
          <w:kern w:val="0"/>
          <w:sz w:val="27"/>
          <w:szCs w:val="27"/>
          <w14:ligatures w14:val="none"/>
        </w:rPr>
        <w:t>6.1 OMS Extension Module</w:t>
      </w:r>
    </w:p>
    <w:p w14:paraId="5D6F74B4"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lastRenderedPageBreak/>
        <w:t>6.1.1 OMS Requirement</w:t>
      </w:r>
    </w:p>
    <w:p w14:paraId="17DD05D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This section introduces extensions to the SSN Ontology to provide a canonical RDF implementation of [</w:t>
      </w:r>
      <w:hyperlink r:id="rId2186" w:anchor="bib-oms" w:tooltip="Observations, measurements and samples (OMS)" w:history="1">
        <w:r w:rsidRPr="008D2809">
          <w:rPr>
            <w:rFonts w:ascii="Times New Roman" w:eastAsia="Times New Roman" w:hAnsi="Times New Roman" w:cs="Times New Roman"/>
            <w:i/>
            <w:iCs/>
            <w:color w:val="0000FF"/>
            <w:kern w:val="0"/>
            <w:u w:val="single"/>
            <w14:ligatures w14:val="none"/>
          </w:rPr>
          <w:t>OMS</w:t>
        </w:r>
      </w:hyperlink>
      <w:r w:rsidRPr="008D2809">
        <w:rPr>
          <w:rFonts w:ascii="Times New Roman" w:eastAsia="Times New Roman" w:hAnsi="Times New Roman" w:cs="Times New Roman"/>
          <w:kern w:val="0"/>
          <w14:ligatures w14:val="none"/>
        </w:rPr>
        <w:t xml:space="preserve">]. </w:t>
      </w:r>
    </w:p>
    <w:p w14:paraId="1535EAE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OMS is the 2023 Edition of the OGC and ISO standard previously known as Observations and Measurements [</w:t>
      </w:r>
      <w:hyperlink r:id="rId2187" w:anchor="bib-oandm" w:tooltip="Observations and Measurements (O&amp;M) v2" w:history="1">
        <w:r w:rsidRPr="008D2809">
          <w:rPr>
            <w:rFonts w:ascii="Times New Roman" w:eastAsia="Times New Roman" w:hAnsi="Times New Roman" w:cs="Times New Roman"/>
            <w:i/>
            <w:iCs/>
            <w:color w:val="0000FF"/>
            <w:kern w:val="0"/>
            <w:u w:val="single"/>
            <w14:ligatures w14:val="none"/>
          </w:rPr>
          <w:t>OandM</w:t>
        </w:r>
      </w:hyperlink>
      <w:r w:rsidRPr="008D2809">
        <w:rPr>
          <w:rFonts w:ascii="Times New Roman" w:eastAsia="Times New Roman" w:hAnsi="Times New Roman" w:cs="Times New Roman"/>
          <w:kern w:val="0"/>
          <w14:ligatures w14:val="none"/>
        </w:rPr>
        <w:t xml:space="preserve">], which was a key influence and input in the development of SSN. </w:t>
      </w:r>
    </w:p>
    <w:p w14:paraId="5080E1E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7B663F4A"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OMS was published as ISO 19156:2023 [</w:t>
      </w:r>
      <w:hyperlink r:id="rId2188" w:anchor="bib-iso-19156-2023" w:tooltip="Geographic information -- Observations, measurements and samples" w:history="1">
        <w:r w:rsidRPr="008D2809">
          <w:rPr>
            <w:rFonts w:ascii="Times New Roman" w:eastAsia="Times New Roman" w:hAnsi="Times New Roman" w:cs="Times New Roman"/>
            <w:i/>
            <w:iCs/>
            <w:color w:val="0000FF"/>
            <w:kern w:val="0"/>
            <w:u w:val="single"/>
            <w14:ligatures w14:val="none"/>
          </w:rPr>
          <w:t>iso-19156-2023</w:t>
        </w:r>
      </w:hyperlink>
      <w:r w:rsidRPr="008D2809">
        <w:rPr>
          <w:rFonts w:ascii="Times New Roman" w:eastAsia="Times New Roman" w:hAnsi="Times New Roman" w:cs="Times New Roman"/>
          <w:kern w:val="0"/>
          <w14:ligatures w14:val="none"/>
        </w:rPr>
        <w:t>], but is freely available as OGC Abstract Specification — Topic 20 [</w:t>
      </w:r>
      <w:hyperlink r:id="rId2189" w:anchor="bib-oms" w:tooltip="Observations, measurements and samples (OMS)" w:history="1">
        <w:r w:rsidRPr="008D2809">
          <w:rPr>
            <w:rFonts w:ascii="Times New Roman" w:eastAsia="Times New Roman" w:hAnsi="Times New Roman" w:cs="Times New Roman"/>
            <w:i/>
            <w:iCs/>
            <w:color w:val="0000FF"/>
            <w:kern w:val="0"/>
            <w:u w:val="single"/>
            <w14:ligatures w14:val="none"/>
          </w:rPr>
          <w:t>OMS</w:t>
        </w:r>
      </w:hyperlink>
      <w:r w:rsidRPr="008D2809">
        <w:rPr>
          <w:rFonts w:ascii="Times New Roman" w:eastAsia="Times New Roman" w:hAnsi="Times New Roman" w:cs="Times New Roman"/>
          <w:kern w:val="0"/>
          <w14:ligatures w14:val="none"/>
        </w:rPr>
        <w:t xml:space="preserve">]. </w:t>
      </w:r>
    </w:p>
    <w:p w14:paraId="1C96EFD3" w14:textId="66B9824E"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This module provides (i) additional classes and properties required for an RDF implementation of OMS, (ii) a detailed mapping of SOSA terms to discrete requirements in OMS. Note that OMS is formalized using UML, which does not provide accessible global identifiers for terms in the structure model. The URI for each formal Requirement relating to a class or property in OMS denotes the UML class or property. The predicate </w:t>
      </w:r>
      <w:r w:rsidRPr="008D2809">
        <w:rPr>
          <w:rFonts w:ascii="Courier New" w:eastAsia="Times New Roman" w:hAnsi="Courier New" w:cs="Courier New"/>
          <w:kern w:val="0"/>
          <w:sz w:val="20"/>
          <w:szCs w:val="20"/>
          <w14:ligatures w14:val="none"/>
        </w:rPr>
        <w:t>ogc-ms:implements</w:t>
      </w:r>
      <w:r w:rsidRPr="008D2809">
        <w:rPr>
          <w:rFonts w:ascii="Times New Roman" w:eastAsia="Times New Roman" w:hAnsi="Times New Roman" w:cs="Times New Roman"/>
          <w:kern w:val="0"/>
          <w14:ligatures w14:val="none"/>
        </w:rPr>
        <w:t xml:space="preserve"> links a SOSA term to the corresponding OMS class or property, and </w:t>
      </w:r>
      <w:ins w:id="359" w:author="Carl Reed" w:date="2026-08-24T14:40:00Z" w16du:dateUtc="2026-08-24T20:40:00Z">
        <w:r w:rsidR="0078662B" w:rsidRPr="008D2809">
          <w:rPr>
            <w:rFonts w:ascii="Times New Roman" w:eastAsia="Times New Roman" w:hAnsi="Times New Roman" w:cs="Times New Roman"/>
            <w:kern w:val="0"/>
            <w14:ligatures w14:val="none"/>
          </w:rPr>
          <w:t>its inverse</w:t>
        </w:r>
        <w:r w:rsidR="0078662B" w:rsidRPr="008D2809">
          <w:rPr>
            <w:rFonts w:ascii="Courier New" w:eastAsia="Times New Roman" w:hAnsi="Courier New" w:cs="Courier New"/>
            <w:kern w:val="0"/>
            <w:sz w:val="20"/>
            <w:szCs w:val="20"/>
            <w14:ligatures w14:val="none"/>
          </w:rPr>
          <w:t xml:space="preserve"> </w:t>
        </w:r>
      </w:ins>
      <w:r w:rsidRPr="008D2809">
        <w:rPr>
          <w:rFonts w:ascii="Courier New" w:eastAsia="Times New Roman" w:hAnsi="Courier New" w:cs="Courier New"/>
          <w:kern w:val="0"/>
          <w:sz w:val="20"/>
          <w:szCs w:val="20"/>
          <w14:ligatures w14:val="none"/>
        </w:rPr>
        <w:t>ogc-ms:implementedBy</w:t>
      </w:r>
      <w:del w:id="360" w:author="Carl Reed" w:date="2026-08-24T14:40:00Z" w16du:dateUtc="2026-08-24T20:40:00Z">
        <w:r w:rsidRPr="008D2809" w:rsidDel="0078662B">
          <w:rPr>
            <w:rFonts w:ascii="Times New Roman" w:eastAsia="Times New Roman" w:hAnsi="Times New Roman" w:cs="Times New Roman"/>
            <w:kern w:val="0"/>
            <w14:ligatures w14:val="none"/>
          </w:rPr>
          <w:delText xml:space="preserve"> its inverse</w:delText>
        </w:r>
      </w:del>
      <w:r w:rsidRPr="008D2809">
        <w:rPr>
          <w:rFonts w:ascii="Times New Roman" w:eastAsia="Times New Roman" w:hAnsi="Times New Roman" w:cs="Times New Roman"/>
          <w:kern w:val="0"/>
          <w14:ligatures w14:val="none"/>
        </w:rPr>
        <w:t xml:space="preserve">, defined as follows: </w:t>
      </w:r>
    </w:p>
    <w:p w14:paraId="657B218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ogc-ms:implements a owl:ObjectProperty ;</w:t>
      </w:r>
    </w:p>
    <w:p w14:paraId="3FC23AD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rdfs:subPropertyOf dcterms:source , prov:wasDerivedFrom .</w:t>
      </w:r>
    </w:p>
    <w:p w14:paraId="1959360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7AB38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ogc-ms:implementedBy a owl:ObjectProperty ;</w:t>
      </w:r>
    </w:p>
    <w:p w14:paraId="144583E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owl:inverseOf ogc-ms:implements .</w:t>
      </w:r>
    </w:p>
    <w:p w14:paraId="49E3050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2545710E" w14:textId="617B1206"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OMS Extension Module provides </w:t>
      </w:r>
      <w:commentRangeStart w:id="361"/>
      <w:r w:rsidRPr="008D2809">
        <w:rPr>
          <w:rFonts w:ascii="Times New Roman" w:eastAsia="Times New Roman" w:hAnsi="Times New Roman" w:cs="Times New Roman"/>
          <w:kern w:val="0"/>
          <w14:ligatures w14:val="none"/>
        </w:rPr>
        <w:t xml:space="preserve">an implementation </w:t>
      </w:r>
      <w:commentRangeEnd w:id="361"/>
      <w:r w:rsidR="00EB3875" w:rsidRPr="008D2809">
        <w:rPr>
          <w:rStyle w:val="CommentReference"/>
          <w:rFonts w:ascii="Times New Roman" w:eastAsia="Times New Roman" w:hAnsi="Times New Roman" w:cs="Times New Roman"/>
          <w:kern w:val="0"/>
          <w:sz w:val="24"/>
          <w:szCs w:val="24"/>
          <w14:ligatures w14:val="none"/>
        </w:rPr>
        <w:commentReference w:id="361"/>
      </w:r>
      <w:r w:rsidRPr="008D2809">
        <w:rPr>
          <w:rFonts w:ascii="Times New Roman" w:eastAsia="Times New Roman" w:hAnsi="Times New Roman" w:cs="Times New Roman"/>
          <w:kern w:val="0"/>
          <w14:ligatures w14:val="none"/>
        </w:rPr>
        <w:t>of most</w:t>
      </w:r>
      <w:ins w:id="362" w:author="Carl Reed" w:date="2026-08-24T14:40:00Z" w16du:dateUtc="2026-08-24T20:40:00Z">
        <w:r w:rsidR="00EB3875">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but not all</w:t>
      </w:r>
      <w:ins w:id="363" w:author="Carl Reed" w:date="2026-08-24T14:40:00Z" w16du:dateUtc="2026-08-24T20:40:00Z">
        <w:r w:rsidR="00EB3875">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of the classes and properties defined in [</w:t>
      </w:r>
      <w:hyperlink r:id="rId2190" w:anchor="bib-oms" w:tooltip="Observations, measurements and samples (OMS)" w:history="1">
        <w:r w:rsidRPr="008D2809">
          <w:rPr>
            <w:rFonts w:ascii="Times New Roman" w:eastAsia="Times New Roman" w:hAnsi="Times New Roman" w:cs="Times New Roman"/>
            <w:i/>
            <w:iCs/>
            <w:color w:val="0000FF"/>
            <w:kern w:val="0"/>
            <w:u w:val="single"/>
            <w14:ligatures w14:val="none"/>
          </w:rPr>
          <w:t>OMS</w:t>
        </w:r>
      </w:hyperlink>
      <w:r w:rsidRPr="008D2809">
        <w:rPr>
          <w:rFonts w:ascii="Times New Roman" w:eastAsia="Times New Roman" w:hAnsi="Times New Roman" w:cs="Times New Roman"/>
          <w:kern w:val="0"/>
          <w14:ligatures w14:val="none"/>
        </w:rPr>
        <w:t xml:space="preserve">]. Furthermore, the </w:t>
      </w:r>
      <w:del w:id="364" w:author="Carl Reed" w:date="2026-08-24T14:41:00Z" w16du:dateUtc="2026-08-24T20:41:00Z">
        <w:r w:rsidRPr="008D2809" w:rsidDel="006F15DB">
          <w:rPr>
            <w:rFonts w:ascii="Times New Roman" w:eastAsia="Times New Roman" w:hAnsi="Times New Roman" w:cs="Times New Roman"/>
            <w:kern w:val="0"/>
            <w14:ligatures w14:val="none"/>
          </w:rPr>
          <w:delText xml:space="preserve">axiomatization </w:delText>
        </w:r>
      </w:del>
      <w:ins w:id="365" w:author="Carl Reed" w:date="2026-08-24T14:41:00Z" w16du:dateUtc="2026-08-24T20:41:00Z">
        <w:r w:rsidR="006F15DB">
          <w:rPr>
            <w:rFonts w:ascii="Times New Roman" w:eastAsia="Times New Roman" w:hAnsi="Times New Roman" w:cs="Times New Roman"/>
            <w:kern w:val="0"/>
            <w14:ligatures w14:val="none"/>
          </w:rPr>
          <w:t>axioms in the Extension Module</w:t>
        </w:r>
        <w:r w:rsidR="006F15DB" w:rsidRPr="008D2809">
          <w:rPr>
            <w:rFonts w:ascii="Times New Roman" w:eastAsia="Times New Roman" w:hAnsi="Times New Roman" w:cs="Times New Roman"/>
            <w:kern w:val="0"/>
            <w14:ligatures w14:val="none"/>
          </w:rPr>
          <w:t xml:space="preserve"> </w:t>
        </w:r>
      </w:ins>
      <w:del w:id="366" w:author="Carl Reed" w:date="2026-08-24T14:41:00Z" w16du:dateUtc="2026-08-24T20:41:00Z">
        <w:r w:rsidRPr="008D2809" w:rsidDel="006F15DB">
          <w:rPr>
            <w:rFonts w:ascii="Times New Roman" w:eastAsia="Times New Roman" w:hAnsi="Times New Roman" w:cs="Times New Roman"/>
            <w:kern w:val="0"/>
            <w14:ligatures w14:val="none"/>
          </w:rPr>
          <w:delText xml:space="preserve">here </w:delText>
        </w:r>
      </w:del>
      <w:r w:rsidRPr="008D2809">
        <w:rPr>
          <w:rFonts w:ascii="Times New Roman" w:eastAsia="Times New Roman" w:hAnsi="Times New Roman" w:cs="Times New Roman"/>
          <w:kern w:val="0"/>
          <w14:ligatures w14:val="none"/>
        </w:rPr>
        <w:t>do</w:t>
      </w:r>
      <w:del w:id="367" w:author="Carl Reed" w:date="2026-08-24T14:42:00Z" w16du:dateUtc="2026-08-24T20:42:00Z">
        <w:r w:rsidRPr="008D2809" w:rsidDel="006F15DB">
          <w:rPr>
            <w:rFonts w:ascii="Times New Roman" w:eastAsia="Times New Roman" w:hAnsi="Times New Roman" w:cs="Times New Roman"/>
            <w:kern w:val="0"/>
            <w14:ligatures w14:val="none"/>
          </w:rPr>
          <w:delText>es</w:delText>
        </w:r>
      </w:del>
      <w:r w:rsidRPr="008D2809">
        <w:rPr>
          <w:rFonts w:ascii="Times New Roman" w:eastAsia="Times New Roman" w:hAnsi="Times New Roman" w:cs="Times New Roman"/>
          <w:kern w:val="0"/>
          <w14:ligatures w14:val="none"/>
        </w:rPr>
        <w:t xml:space="preserve"> not capture the details of the ranges of all properties. Future editions of SSN may provide a more complete implementation. </w:t>
      </w:r>
    </w:p>
    <w:p w14:paraId="740EFBCD"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6.1.2 OMS modules</w:t>
      </w:r>
    </w:p>
    <w:p w14:paraId="7DDEDFE1"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6.1.2.1 SOSA-OMS</w:t>
      </w:r>
    </w:p>
    <w:p w14:paraId="6A3FB70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SOSA-OMS describes the implementation of ISO 19156:2023 [</w:t>
      </w:r>
      <w:hyperlink r:id="rId2191" w:anchor="bib-oms" w:tooltip="Observations, measurements and samples (OMS)" w:history="1">
        <w:r w:rsidRPr="008D2809">
          <w:rPr>
            <w:rFonts w:ascii="Times New Roman" w:eastAsia="Times New Roman" w:hAnsi="Times New Roman" w:cs="Times New Roman"/>
            <w:i/>
            <w:iCs/>
            <w:color w:val="0000FF"/>
            <w:kern w:val="0"/>
            <w:u w:val="single"/>
            <w14:ligatures w14:val="none"/>
          </w:rPr>
          <w:t>OMS</w:t>
        </w:r>
      </w:hyperlink>
      <w:r w:rsidRPr="008D2809">
        <w:rPr>
          <w:rFonts w:ascii="Times New Roman" w:eastAsia="Times New Roman" w:hAnsi="Times New Roman" w:cs="Times New Roman"/>
          <w:kern w:val="0"/>
          <w14:ligatures w14:val="none"/>
        </w:rPr>
        <w:t xml:space="preserve">] using terms from the SSN Ontology. SOSA-OMS imports SOSA Observation and SOSA Sampling and declares additional terms required for OMS. </w:t>
      </w:r>
      <w:r w:rsidRPr="008D2809">
        <w:rPr>
          <w:rFonts w:ascii="Times New Roman" w:eastAsia="Times New Roman" w:hAnsi="Times New Roman" w:cs="Times New Roman"/>
          <w:b/>
          <w:bCs/>
          <w:kern w:val="0"/>
          <w14:ligatures w14:val="none"/>
        </w:rPr>
        <w:t>SOSA-OMS is the canonical RDF implementation of OMS.</w:t>
      </w:r>
      <w:r w:rsidRPr="008D2809">
        <w:rPr>
          <w:rFonts w:ascii="Times New Roman" w:eastAsia="Times New Roman" w:hAnsi="Times New Roman" w:cs="Times New Roman"/>
          <w:kern w:val="0"/>
          <w14:ligatures w14:val="none"/>
        </w:rPr>
        <w:t xml:space="preserve"> </w:t>
      </w:r>
    </w:p>
    <w:p w14:paraId="295E0806" w14:textId="77777777" w:rsidR="008D2809" w:rsidRPr="008D2809" w:rsidRDefault="008D2809" w:rsidP="008D2809">
      <w:pPr>
        <w:spacing w:before="100" w:beforeAutospacing="1" w:after="100" w:afterAutospacing="1" w:line="240" w:lineRule="auto"/>
        <w:jc w:val="center"/>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ontology IRI of the SOSA-OMS Alignment module is </w:t>
      </w:r>
      <w:hyperlink r:id="rId2192" w:history="1">
        <w:r w:rsidRPr="008D2809">
          <w:rPr>
            <w:rFonts w:ascii="Times New Roman" w:eastAsia="Times New Roman" w:hAnsi="Times New Roman" w:cs="Times New Roman"/>
            <w:color w:val="0000FF"/>
            <w:kern w:val="0"/>
            <w:u w:val="single"/>
            <w14:ligatures w14:val="none"/>
          </w:rPr>
          <w:t>http://www.w3.org/ns/sosa/oms/</w:t>
        </w:r>
      </w:hyperlink>
      <w:r w:rsidRPr="008D2809">
        <w:rPr>
          <w:rFonts w:ascii="Times New Roman" w:eastAsia="Times New Roman" w:hAnsi="Times New Roman" w:cs="Times New Roman"/>
          <w:kern w:val="0"/>
          <w14:ligatures w14:val="none"/>
        </w:rPr>
        <w:br/>
        <w:t xml:space="preserve">The version IRI of the SOSA-OMS Alignment module 2023 edition is </w:t>
      </w:r>
      <w:hyperlink r:id="rId2193" w:history="1">
        <w:r w:rsidRPr="008D2809">
          <w:rPr>
            <w:rFonts w:ascii="Times New Roman" w:eastAsia="Times New Roman" w:hAnsi="Times New Roman" w:cs="Times New Roman"/>
            <w:color w:val="0000FF"/>
            <w:kern w:val="0"/>
            <w:u w:val="single"/>
            <w14:ligatures w14:val="none"/>
          </w:rPr>
          <w:t>http://www.w3.org/ns/sosa/2023/oms/</w:t>
        </w:r>
      </w:hyperlink>
      <w:r w:rsidRPr="008D2809">
        <w:rPr>
          <w:rFonts w:ascii="Times New Roman" w:eastAsia="Times New Roman" w:hAnsi="Times New Roman" w:cs="Times New Roman"/>
          <w:kern w:val="0"/>
          <w14:ligatures w14:val="none"/>
        </w:rPr>
        <w:t xml:space="preserve"> </w:t>
      </w:r>
    </w:p>
    <w:p w14:paraId="17669EA8"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6.1.2.2 SSN-OMS</w:t>
      </w:r>
    </w:p>
    <w:p w14:paraId="56E149A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SSN-OMS describes the implementation of ISO 19156:2023 [</w:t>
      </w:r>
      <w:hyperlink r:id="rId2194" w:anchor="bib-oms" w:tooltip="Observations, measurements and samples (OMS)" w:history="1">
        <w:r w:rsidRPr="008D2809">
          <w:rPr>
            <w:rFonts w:ascii="Times New Roman" w:eastAsia="Times New Roman" w:hAnsi="Times New Roman" w:cs="Times New Roman"/>
            <w:i/>
            <w:iCs/>
            <w:color w:val="0000FF"/>
            <w:kern w:val="0"/>
            <w:u w:val="single"/>
            <w14:ligatures w14:val="none"/>
          </w:rPr>
          <w:t>OMS</w:t>
        </w:r>
      </w:hyperlink>
      <w:r w:rsidRPr="008D2809">
        <w:rPr>
          <w:rFonts w:ascii="Times New Roman" w:eastAsia="Times New Roman" w:hAnsi="Times New Roman" w:cs="Times New Roman"/>
          <w:kern w:val="0"/>
          <w14:ligatures w14:val="none"/>
        </w:rPr>
        <w:t xml:space="preserve">] using terms from the SSN Ontology, with RDFS/OWL axiomatization. SSN-OMS imports SOSA-OMS and SSN Observation and SSN Sampling. </w:t>
      </w:r>
      <w:r w:rsidRPr="008D2809">
        <w:rPr>
          <w:rFonts w:ascii="Times New Roman" w:eastAsia="Times New Roman" w:hAnsi="Times New Roman" w:cs="Times New Roman"/>
          <w:b/>
          <w:bCs/>
          <w:kern w:val="0"/>
          <w14:ligatures w14:val="none"/>
        </w:rPr>
        <w:t>SSN-OMS is the canonical OWL implementation of OMS.</w:t>
      </w:r>
      <w:r w:rsidRPr="008D2809">
        <w:rPr>
          <w:rFonts w:ascii="Times New Roman" w:eastAsia="Times New Roman" w:hAnsi="Times New Roman" w:cs="Times New Roman"/>
          <w:kern w:val="0"/>
          <w14:ligatures w14:val="none"/>
        </w:rPr>
        <w:t xml:space="preserve"> </w:t>
      </w:r>
    </w:p>
    <w:p w14:paraId="1BD37578" w14:textId="77777777" w:rsidR="008D2809" w:rsidRPr="008D2809" w:rsidRDefault="008D2809" w:rsidP="008D2809">
      <w:pPr>
        <w:spacing w:before="100" w:beforeAutospacing="1" w:after="100" w:afterAutospacing="1" w:line="240" w:lineRule="auto"/>
        <w:jc w:val="center"/>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ontology IRI of the OMS Extension module is </w:t>
      </w:r>
      <w:hyperlink r:id="rId2195" w:history="1">
        <w:r w:rsidRPr="008D2809">
          <w:rPr>
            <w:rFonts w:ascii="Times New Roman" w:eastAsia="Times New Roman" w:hAnsi="Times New Roman" w:cs="Times New Roman"/>
            <w:color w:val="0000FF"/>
            <w:kern w:val="0"/>
            <w:u w:val="single"/>
            <w14:ligatures w14:val="none"/>
          </w:rPr>
          <w:t>http://www.w3.org/ns/ssn/oms/</w:t>
        </w:r>
      </w:hyperlink>
      <w:r w:rsidRPr="008D2809">
        <w:rPr>
          <w:rFonts w:ascii="Times New Roman" w:eastAsia="Times New Roman" w:hAnsi="Times New Roman" w:cs="Times New Roman"/>
          <w:kern w:val="0"/>
          <w14:ligatures w14:val="none"/>
        </w:rPr>
        <w:br/>
        <w:t xml:space="preserve">The version IRI of the OMS Extension module 2023 edition is </w:t>
      </w:r>
      <w:hyperlink r:id="rId2196" w:history="1">
        <w:r w:rsidRPr="008D2809">
          <w:rPr>
            <w:rFonts w:ascii="Times New Roman" w:eastAsia="Times New Roman" w:hAnsi="Times New Roman" w:cs="Times New Roman"/>
            <w:color w:val="0000FF"/>
            <w:kern w:val="0"/>
            <w:u w:val="single"/>
            <w14:ligatures w14:val="none"/>
          </w:rPr>
          <w:t>http://www.w3.org/ns/ssn/2023/oms/</w:t>
        </w:r>
      </w:hyperlink>
      <w:r w:rsidRPr="008D2809">
        <w:rPr>
          <w:rFonts w:ascii="Times New Roman" w:eastAsia="Times New Roman" w:hAnsi="Times New Roman" w:cs="Times New Roman"/>
          <w:kern w:val="0"/>
          <w14:ligatures w14:val="none"/>
        </w:rPr>
        <w:t xml:space="preserve"> </w:t>
      </w:r>
    </w:p>
    <w:p w14:paraId="1A4E425B"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6.1.2.3 Namespaces</w:t>
      </w:r>
    </w:p>
    <w:p w14:paraId="475454A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following namespace prefixes are used in the RDF implementation of OMS: </w:t>
      </w:r>
    </w:p>
    <w:p w14:paraId="0940825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sosa:</w:t>
      </w:r>
    </w:p>
    <w:p w14:paraId="0AD4AD6E"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97" w:history="1">
        <w:r w:rsidRPr="008D2809">
          <w:rPr>
            <w:rFonts w:ascii="Times New Roman" w:eastAsia="Times New Roman" w:hAnsi="Times New Roman" w:cs="Times New Roman"/>
            <w:color w:val="0000FF"/>
            <w:kern w:val="0"/>
            <w:u w:val="single"/>
            <w14:ligatures w14:val="none"/>
          </w:rPr>
          <w:t>http://www.w3.org/ns/sosa/</w:t>
        </w:r>
      </w:hyperlink>
      <w:r w:rsidRPr="008D2809">
        <w:rPr>
          <w:rFonts w:ascii="Times New Roman" w:eastAsia="Times New Roman" w:hAnsi="Times New Roman" w:cs="Times New Roman"/>
          <w:kern w:val="0"/>
          <w14:ligatures w14:val="none"/>
        </w:rPr>
        <w:t xml:space="preserve"> </w:t>
      </w:r>
    </w:p>
    <w:p w14:paraId="1C0E116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sosa-oms:</w:t>
      </w:r>
    </w:p>
    <w:p w14:paraId="62BF72D7"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98" w:history="1">
        <w:r w:rsidRPr="008D2809">
          <w:rPr>
            <w:rFonts w:ascii="Times New Roman" w:eastAsia="Times New Roman" w:hAnsi="Times New Roman" w:cs="Times New Roman"/>
            <w:color w:val="0000FF"/>
            <w:kern w:val="0"/>
            <w:u w:val="single"/>
            <w14:ligatures w14:val="none"/>
          </w:rPr>
          <w:t>http://www.w3.org/ns/sosa/oms/</w:t>
        </w:r>
      </w:hyperlink>
      <w:r w:rsidRPr="008D2809">
        <w:rPr>
          <w:rFonts w:ascii="Times New Roman" w:eastAsia="Times New Roman" w:hAnsi="Times New Roman" w:cs="Times New Roman"/>
          <w:kern w:val="0"/>
          <w14:ligatures w14:val="none"/>
        </w:rPr>
        <w:t xml:space="preserve"> </w:t>
      </w:r>
    </w:p>
    <w:p w14:paraId="65A57FB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ogc-ms:</w:t>
      </w:r>
    </w:p>
    <w:p w14:paraId="19207E1F"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199" w:history="1">
        <w:r w:rsidRPr="008D2809">
          <w:rPr>
            <w:rFonts w:ascii="Times New Roman" w:eastAsia="Times New Roman" w:hAnsi="Times New Roman" w:cs="Times New Roman"/>
            <w:color w:val="0000FF"/>
            <w:kern w:val="0"/>
            <w:u w:val="single"/>
            <w14:ligatures w14:val="none"/>
          </w:rPr>
          <w:t>http://www.opengis.net/def/ont/modspec/</w:t>
        </w:r>
      </w:hyperlink>
      <w:r w:rsidRPr="008D2809">
        <w:rPr>
          <w:rFonts w:ascii="Times New Roman" w:eastAsia="Times New Roman" w:hAnsi="Times New Roman" w:cs="Times New Roman"/>
          <w:kern w:val="0"/>
          <w14:ligatures w14:val="none"/>
        </w:rPr>
        <w:t xml:space="preserve"> </w:t>
      </w:r>
    </w:p>
    <w:p w14:paraId="0E93366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obs-cpt:</w:t>
      </w:r>
    </w:p>
    <w:p w14:paraId="409B6177"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200" w:anchor="_conceptual_observation_schema" w:history="1">
        <w:r w:rsidRPr="008D2809">
          <w:rPr>
            <w:rFonts w:ascii="Times New Roman" w:eastAsia="Times New Roman" w:hAnsi="Times New Roman" w:cs="Times New Roman"/>
            <w:color w:val="0000FF"/>
            <w:kern w:val="0"/>
            <w:u w:val="single"/>
            <w14:ligatures w14:val="none"/>
          </w:rPr>
          <w:t>http://www.opengis.net/spec/om/3.0/req/obs-cpt/</w:t>
        </w:r>
      </w:hyperlink>
      <w:r w:rsidRPr="008D2809">
        <w:rPr>
          <w:rFonts w:ascii="Times New Roman" w:eastAsia="Times New Roman" w:hAnsi="Times New Roman" w:cs="Times New Roman"/>
          <w:kern w:val="0"/>
          <w14:ligatures w14:val="none"/>
        </w:rPr>
        <w:t xml:space="preserve"> </w:t>
      </w:r>
    </w:p>
    <w:p w14:paraId="23F6EDB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obs-core:</w:t>
      </w:r>
    </w:p>
    <w:p w14:paraId="530A7D5D"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201" w:anchor="_abstract_observation_core" w:history="1">
        <w:r w:rsidRPr="008D2809">
          <w:rPr>
            <w:rFonts w:ascii="Times New Roman" w:eastAsia="Times New Roman" w:hAnsi="Times New Roman" w:cs="Times New Roman"/>
            <w:color w:val="0000FF"/>
            <w:kern w:val="0"/>
            <w:u w:val="single"/>
            <w14:ligatures w14:val="none"/>
          </w:rPr>
          <w:t>http://www.opengis.net/spec/om/3.0/req/obs-core/</w:t>
        </w:r>
      </w:hyperlink>
      <w:r w:rsidRPr="008D2809">
        <w:rPr>
          <w:rFonts w:ascii="Times New Roman" w:eastAsia="Times New Roman" w:hAnsi="Times New Roman" w:cs="Times New Roman"/>
          <w:kern w:val="0"/>
          <w14:ligatures w14:val="none"/>
        </w:rPr>
        <w:t xml:space="preserve"> </w:t>
      </w:r>
    </w:p>
    <w:p w14:paraId="54784A9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obs-basic:</w:t>
      </w:r>
    </w:p>
    <w:p w14:paraId="25D2CC6A"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202" w:anchor="_basic_observations" w:history="1">
        <w:r w:rsidRPr="008D2809">
          <w:rPr>
            <w:rFonts w:ascii="Times New Roman" w:eastAsia="Times New Roman" w:hAnsi="Times New Roman" w:cs="Times New Roman"/>
            <w:color w:val="0000FF"/>
            <w:kern w:val="0"/>
            <w:u w:val="single"/>
            <w14:ligatures w14:val="none"/>
          </w:rPr>
          <w:t>http://www.opengis.net/spec/om/3.0/req/obs-basic/</w:t>
        </w:r>
      </w:hyperlink>
      <w:r w:rsidRPr="008D2809">
        <w:rPr>
          <w:rFonts w:ascii="Times New Roman" w:eastAsia="Times New Roman" w:hAnsi="Times New Roman" w:cs="Times New Roman"/>
          <w:kern w:val="0"/>
          <w14:ligatures w14:val="none"/>
        </w:rPr>
        <w:t xml:space="preserve"> </w:t>
      </w:r>
    </w:p>
    <w:p w14:paraId="22F8C98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sam-cpt:</w:t>
      </w:r>
    </w:p>
    <w:p w14:paraId="3D57799C"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203" w:anchor="_conceptual_sample_schema" w:history="1">
        <w:r w:rsidRPr="008D2809">
          <w:rPr>
            <w:rFonts w:ascii="Times New Roman" w:eastAsia="Times New Roman" w:hAnsi="Times New Roman" w:cs="Times New Roman"/>
            <w:color w:val="0000FF"/>
            <w:kern w:val="0"/>
            <w:u w:val="single"/>
            <w14:ligatures w14:val="none"/>
          </w:rPr>
          <w:t>http://www.opengis.net/spec/om/3.0/req/sam-cpt/</w:t>
        </w:r>
      </w:hyperlink>
      <w:r w:rsidRPr="008D2809">
        <w:rPr>
          <w:rFonts w:ascii="Times New Roman" w:eastAsia="Times New Roman" w:hAnsi="Times New Roman" w:cs="Times New Roman"/>
          <w:kern w:val="0"/>
          <w14:ligatures w14:val="none"/>
        </w:rPr>
        <w:t xml:space="preserve"> </w:t>
      </w:r>
    </w:p>
    <w:p w14:paraId="5FE1396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sam-core:</w:t>
      </w:r>
    </w:p>
    <w:p w14:paraId="5E63F530"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204" w:anchor="_abstract_sample_core" w:history="1">
        <w:r w:rsidRPr="008D2809">
          <w:rPr>
            <w:rFonts w:ascii="Times New Roman" w:eastAsia="Times New Roman" w:hAnsi="Times New Roman" w:cs="Times New Roman"/>
            <w:color w:val="0000FF"/>
            <w:kern w:val="0"/>
            <w:u w:val="single"/>
            <w14:ligatures w14:val="none"/>
          </w:rPr>
          <w:t>http://www.opengis.net/spec/om/3.0/req/sam-core/</w:t>
        </w:r>
      </w:hyperlink>
      <w:r w:rsidRPr="008D2809">
        <w:rPr>
          <w:rFonts w:ascii="Times New Roman" w:eastAsia="Times New Roman" w:hAnsi="Times New Roman" w:cs="Times New Roman"/>
          <w:kern w:val="0"/>
          <w14:ligatures w14:val="none"/>
        </w:rPr>
        <w:t xml:space="preserve"> </w:t>
      </w:r>
    </w:p>
    <w:p w14:paraId="3BC22B4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sam-basic:</w:t>
      </w:r>
    </w:p>
    <w:p w14:paraId="2303DBED"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205" w:anchor="_basic_samples" w:history="1">
        <w:r w:rsidRPr="008D2809">
          <w:rPr>
            <w:rFonts w:ascii="Times New Roman" w:eastAsia="Times New Roman" w:hAnsi="Times New Roman" w:cs="Times New Roman"/>
            <w:color w:val="0000FF"/>
            <w:kern w:val="0"/>
            <w:u w:val="single"/>
            <w14:ligatures w14:val="none"/>
          </w:rPr>
          <w:t>http://www.opengis.net/spec/om/3.0/req/sam-basic/</w:t>
        </w:r>
      </w:hyperlink>
      <w:r w:rsidRPr="008D2809">
        <w:rPr>
          <w:rFonts w:ascii="Times New Roman" w:eastAsia="Times New Roman" w:hAnsi="Times New Roman" w:cs="Times New Roman"/>
          <w:kern w:val="0"/>
          <w14:ligatures w14:val="none"/>
        </w:rPr>
        <w:t xml:space="preserve"> </w:t>
      </w:r>
    </w:p>
    <w:p w14:paraId="6618DA5A"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6.1.3 New terms</w:t>
      </w:r>
    </w:p>
    <w:p w14:paraId="627DA4EE"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 number of terms in OMS do not have matches in the SSN Ontology. </w:t>
      </w:r>
    </w:p>
    <w:p w14:paraId="092D306E"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This section introduces the following classes and properties: </w:t>
      </w:r>
    </w:p>
    <w:p w14:paraId="25A7AA0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hyperlink r:id="rId2206" w:anchor="dfn-sosa-oms-preparationprocedure" w:history="1">
        <w:r w:rsidRPr="008D2809">
          <w:rPr>
            <w:rFonts w:ascii="Times New Roman" w:eastAsia="Times New Roman" w:hAnsi="Times New Roman" w:cs="Times New Roman"/>
            <w:color w:val="0000FF"/>
            <w:kern w:val="0"/>
            <w:u w:val="single"/>
            <w14:ligatures w14:val="none"/>
          </w:rPr>
          <w:t>sosa-oms:PreparationProcedure</w:t>
        </w:r>
      </w:hyperlink>
      <w:r w:rsidRPr="008D2809">
        <w:rPr>
          <w:rFonts w:ascii="Times New Roman" w:eastAsia="Times New Roman" w:hAnsi="Times New Roman" w:cs="Times New Roman"/>
          <w:kern w:val="0"/>
          <w14:ligatures w14:val="none"/>
        </w:rPr>
        <w:t xml:space="preserve">, </w:t>
      </w:r>
      <w:hyperlink r:id="rId2207" w:anchor="dfn-sosa-oms-preparationstep" w:history="1">
        <w:r w:rsidRPr="008D2809">
          <w:rPr>
            <w:rFonts w:ascii="Times New Roman" w:eastAsia="Times New Roman" w:hAnsi="Times New Roman" w:cs="Times New Roman"/>
            <w:color w:val="0000FF"/>
            <w:kern w:val="0"/>
            <w:u w:val="single"/>
            <w14:ligatures w14:val="none"/>
          </w:rPr>
          <w:t>sosa-oms:PreparationStep</w:t>
        </w:r>
      </w:hyperlink>
      <w:r w:rsidRPr="008D2809">
        <w:rPr>
          <w:rFonts w:ascii="Times New Roman" w:eastAsia="Times New Roman" w:hAnsi="Times New Roman" w:cs="Times New Roman"/>
          <w:kern w:val="0"/>
          <w14:ligatures w14:val="none"/>
        </w:rPr>
        <w:t xml:space="preserve">, </w:t>
      </w:r>
      <w:hyperlink r:id="rId2208" w:anchor="dfn-sosa-oms-classification" w:history="1">
        <w:r w:rsidRPr="008D2809">
          <w:rPr>
            <w:rFonts w:ascii="Times New Roman" w:eastAsia="Times New Roman" w:hAnsi="Times New Roman" w:cs="Times New Roman"/>
            <w:color w:val="0000FF"/>
            <w:kern w:val="0"/>
            <w:u w:val="single"/>
            <w14:ligatures w14:val="none"/>
          </w:rPr>
          <w:t>sosa-oms:classification</w:t>
        </w:r>
      </w:hyperlink>
      <w:r w:rsidRPr="008D2809">
        <w:rPr>
          <w:rFonts w:ascii="Times New Roman" w:eastAsia="Times New Roman" w:hAnsi="Times New Roman" w:cs="Times New Roman"/>
          <w:kern w:val="0"/>
          <w14:ligatures w14:val="none"/>
        </w:rPr>
        <w:t xml:space="preserve">, </w:t>
      </w:r>
      <w:hyperlink r:id="rId2209" w:anchor="dfn-sosa-oms-haspreparationstep" w:history="1">
        <w:r w:rsidRPr="008D2809">
          <w:rPr>
            <w:rFonts w:ascii="Times New Roman" w:eastAsia="Times New Roman" w:hAnsi="Times New Roman" w:cs="Times New Roman"/>
            <w:color w:val="0000FF"/>
            <w:kern w:val="0"/>
            <w:u w:val="single"/>
            <w14:ligatures w14:val="none"/>
          </w:rPr>
          <w:t>sosa-oms:hasPreparationStep</w:t>
        </w:r>
      </w:hyperlink>
      <w:r w:rsidRPr="008D2809">
        <w:rPr>
          <w:rFonts w:ascii="Times New Roman" w:eastAsia="Times New Roman" w:hAnsi="Times New Roman" w:cs="Times New Roman"/>
          <w:kern w:val="0"/>
          <w14:ligatures w14:val="none"/>
        </w:rPr>
        <w:t xml:space="preserve">, </w:t>
      </w:r>
      <w:hyperlink r:id="rId2210" w:anchor="dfn-sosa-oms-horizontalpositionalaccuracy" w:history="1">
        <w:r w:rsidRPr="008D2809">
          <w:rPr>
            <w:rFonts w:ascii="Times New Roman" w:eastAsia="Times New Roman" w:hAnsi="Times New Roman" w:cs="Times New Roman"/>
            <w:color w:val="0000FF"/>
            <w:kern w:val="0"/>
            <w:u w:val="single"/>
            <w14:ligatures w14:val="none"/>
          </w:rPr>
          <w:t>sosa-oms:horizontalPositionalAccuracy</w:t>
        </w:r>
      </w:hyperlink>
      <w:r w:rsidRPr="008D2809">
        <w:rPr>
          <w:rFonts w:ascii="Times New Roman" w:eastAsia="Times New Roman" w:hAnsi="Times New Roman" w:cs="Times New Roman"/>
          <w:kern w:val="0"/>
          <w14:ligatures w14:val="none"/>
        </w:rPr>
        <w:t xml:space="preserve">, </w:t>
      </w:r>
      <w:hyperlink r:id="rId2211" w:anchor="dfn-sosa-oms-madeonplatform" w:history="1">
        <w:r w:rsidRPr="008D2809">
          <w:rPr>
            <w:rFonts w:ascii="Times New Roman" w:eastAsia="Times New Roman" w:hAnsi="Times New Roman" w:cs="Times New Roman"/>
            <w:color w:val="0000FF"/>
            <w:kern w:val="0"/>
            <w:u w:val="single"/>
            <w14:ligatures w14:val="none"/>
          </w:rPr>
          <w:t>sosa-oms:madeOnPlatform</w:t>
        </w:r>
      </w:hyperlink>
      <w:r w:rsidRPr="008D2809">
        <w:rPr>
          <w:rFonts w:ascii="Times New Roman" w:eastAsia="Times New Roman" w:hAnsi="Times New Roman" w:cs="Times New Roman"/>
          <w:kern w:val="0"/>
          <w14:ligatures w14:val="none"/>
        </w:rPr>
        <w:t xml:space="preserve">, </w:t>
      </w:r>
      <w:hyperlink r:id="rId2212" w:anchor="dfn-sosa-oms-makesobservationcollection" w:history="1">
        <w:r w:rsidRPr="008D2809">
          <w:rPr>
            <w:rFonts w:ascii="Times New Roman" w:eastAsia="Times New Roman" w:hAnsi="Times New Roman" w:cs="Times New Roman"/>
            <w:color w:val="0000FF"/>
            <w:kern w:val="0"/>
            <w:u w:val="single"/>
            <w14:ligatures w14:val="none"/>
          </w:rPr>
          <w:t>sosa-oms:makesObservationCollection</w:t>
        </w:r>
      </w:hyperlink>
      <w:r w:rsidRPr="008D2809">
        <w:rPr>
          <w:rFonts w:ascii="Times New Roman" w:eastAsia="Times New Roman" w:hAnsi="Times New Roman" w:cs="Times New Roman"/>
          <w:kern w:val="0"/>
          <w14:ligatures w14:val="none"/>
        </w:rPr>
        <w:t xml:space="preserve">, </w:t>
      </w:r>
      <w:hyperlink r:id="rId2213" w:anchor="dfn-sosa-oms-metadata" w:history="1">
        <w:r w:rsidRPr="008D2809">
          <w:rPr>
            <w:rFonts w:ascii="Times New Roman" w:eastAsia="Times New Roman" w:hAnsi="Times New Roman" w:cs="Times New Roman"/>
            <w:color w:val="0000FF"/>
            <w:kern w:val="0"/>
            <w:u w:val="single"/>
            <w14:ligatures w14:val="none"/>
          </w:rPr>
          <w:t>sosa-oms:metadata</w:t>
        </w:r>
      </w:hyperlink>
      <w:r w:rsidRPr="008D2809">
        <w:rPr>
          <w:rFonts w:ascii="Times New Roman" w:eastAsia="Times New Roman" w:hAnsi="Times New Roman" w:cs="Times New Roman"/>
          <w:kern w:val="0"/>
          <w14:ligatures w14:val="none"/>
        </w:rPr>
        <w:t xml:space="preserve">, </w:t>
      </w:r>
      <w:hyperlink r:id="rId2214" w:anchor="dfn-sosa-oms-observationtype" w:history="1">
        <w:r w:rsidRPr="008D2809">
          <w:rPr>
            <w:rFonts w:ascii="Times New Roman" w:eastAsia="Times New Roman" w:hAnsi="Times New Roman" w:cs="Times New Roman"/>
            <w:color w:val="0000FF"/>
            <w:kern w:val="0"/>
            <w:u w:val="single"/>
            <w14:ligatures w14:val="none"/>
          </w:rPr>
          <w:t>sosa-oms:observationType</w:t>
        </w:r>
      </w:hyperlink>
      <w:r w:rsidRPr="008D2809">
        <w:rPr>
          <w:rFonts w:ascii="Times New Roman" w:eastAsia="Times New Roman" w:hAnsi="Times New Roman" w:cs="Times New Roman"/>
          <w:kern w:val="0"/>
          <w14:ligatures w14:val="none"/>
        </w:rPr>
        <w:t xml:space="preserve">, </w:t>
      </w:r>
      <w:hyperlink r:id="rId2215" w:anchor="dfn-sosa-oms-parameter" w:history="1">
        <w:r w:rsidRPr="008D2809">
          <w:rPr>
            <w:rFonts w:ascii="Times New Roman" w:eastAsia="Times New Roman" w:hAnsi="Times New Roman" w:cs="Times New Roman"/>
            <w:color w:val="0000FF"/>
            <w:kern w:val="0"/>
            <w:u w:val="single"/>
            <w14:ligatures w14:val="none"/>
          </w:rPr>
          <w:t>sosa-oms:parameter</w:t>
        </w:r>
      </w:hyperlink>
      <w:r w:rsidRPr="008D2809">
        <w:rPr>
          <w:rFonts w:ascii="Times New Roman" w:eastAsia="Times New Roman" w:hAnsi="Times New Roman" w:cs="Times New Roman"/>
          <w:kern w:val="0"/>
          <w14:ligatures w14:val="none"/>
        </w:rPr>
        <w:t xml:space="preserve">, </w:t>
      </w:r>
      <w:hyperlink r:id="rId2216" w:anchor="dfn-sosa-oms-preparedsample" w:history="1">
        <w:r w:rsidRPr="008D2809">
          <w:rPr>
            <w:rFonts w:ascii="Times New Roman" w:eastAsia="Times New Roman" w:hAnsi="Times New Roman" w:cs="Times New Roman"/>
            <w:color w:val="0000FF"/>
            <w:kern w:val="0"/>
            <w:u w:val="single"/>
            <w14:ligatures w14:val="none"/>
          </w:rPr>
          <w:t>sosa-oms:preparedSample</w:t>
        </w:r>
      </w:hyperlink>
      <w:r w:rsidRPr="008D2809">
        <w:rPr>
          <w:rFonts w:ascii="Times New Roman" w:eastAsia="Times New Roman" w:hAnsi="Times New Roman" w:cs="Times New Roman"/>
          <w:kern w:val="0"/>
          <w14:ligatures w14:val="none"/>
        </w:rPr>
        <w:t xml:space="preserve">, </w:t>
      </w:r>
      <w:hyperlink r:id="rId2217" w:anchor="dfn-sosa-oms-processingdetails" w:history="1">
        <w:r w:rsidRPr="008D2809">
          <w:rPr>
            <w:rFonts w:ascii="Times New Roman" w:eastAsia="Times New Roman" w:hAnsi="Times New Roman" w:cs="Times New Roman"/>
            <w:color w:val="0000FF"/>
            <w:kern w:val="0"/>
            <w:u w:val="single"/>
            <w14:ligatures w14:val="none"/>
          </w:rPr>
          <w:t>sosa-oms:processingDetails</w:t>
        </w:r>
      </w:hyperlink>
      <w:r w:rsidRPr="008D2809">
        <w:rPr>
          <w:rFonts w:ascii="Times New Roman" w:eastAsia="Times New Roman" w:hAnsi="Times New Roman" w:cs="Times New Roman"/>
          <w:kern w:val="0"/>
          <w14:ligatures w14:val="none"/>
        </w:rPr>
        <w:t xml:space="preserve">, </w:t>
      </w:r>
      <w:hyperlink r:id="rId2218" w:anchor="dfn-sosa-oms-relatedsampling" w:history="1">
        <w:r w:rsidRPr="008D2809">
          <w:rPr>
            <w:rFonts w:ascii="Times New Roman" w:eastAsia="Times New Roman" w:hAnsi="Times New Roman" w:cs="Times New Roman"/>
            <w:color w:val="0000FF"/>
            <w:kern w:val="0"/>
            <w:u w:val="single"/>
            <w14:ligatures w14:val="none"/>
          </w:rPr>
          <w:t>sosa-oms:relatedSampling</w:t>
        </w:r>
      </w:hyperlink>
      <w:r w:rsidRPr="008D2809">
        <w:rPr>
          <w:rFonts w:ascii="Times New Roman" w:eastAsia="Times New Roman" w:hAnsi="Times New Roman" w:cs="Times New Roman"/>
          <w:kern w:val="0"/>
          <w14:ligatures w14:val="none"/>
        </w:rPr>
        <w:t xml:space="preserve">, </w:t>
      </w:r>
      <w:hyperlink r:id="rId2219" w:anchor="dfn-sosa-oms-samplepreparationstep" w:history="1">
        <w:r w:rsidRPr="008D2809">
          <w:rPr>
            <w:rFonts w:ascii="Times New Roman" w:eastAsia="Times New Roman" w:hAnsi="Times New Roman" w:cs="Times New Roman"/>
            <w:color w:val="0000FF"/>
            <w:kern w:val="0"/>
            <w:u w:val="single"/>
            <w14:ligatures w14:val="none"/>
          </w:rPr>
          <w:t>sosa-oms:samplePreparationStep</w:t>
        </w:r>
      </w:hyperlink>
      <w:r w:rsidRPr="008D2809">
        <w:rPr>
          <w:rFonts w:ascii="Times New Roman" w:eastAsia="Times New Roman" w:hAnsi="Times New Roman" w:cs="Times New Roman"/>
          <w:kern w:val="0"/>
          <w14:ligatures w14:val="none"/>
        </w:rPr>
        <w:t xml:space="preserve">, </w:t>
      </w:r>
      <w:hyperlink r:id="rId2220" w:anchor="dfn-sosa-oms-samplinglocation" w:history="1">
        <w:r w:rsidRPr="008D2809">
          <w:rPr>
            <w:rFonts w:ascii="Times New Roman" w:eastAsia="Times New Roman" w:hAnsi="Times New Roman" w:cs="Times New Roman"/>
            <w:color w:val="0000FF"/>
            <w:kern w:val="0"/>
            <w:u w:val="single"/>
            <w14:ligatures w14:val="none"/>
          </w:rPr>
          <w:t>sosa-oms:samplingLocation</w:t>
        </w:r>
      </w:hyperlink>
      <w:r w:rsidRPr="008D2809">
        <w:rPr>
          <w:rFonts w:ascii="Times New Roman" w:eastAsia="Times New Roman" w:hAnsi="Times New Roman" w:cs="Times New Roman"/>
          <w:kern w:val="0"/>
          <w14:ligatures w14:val="none"/>
        </w:rPr>
        <w:t xml:space="preserve">, </w:t>
      </w:r>
      <w:hyperlink r:id="rId2221" w:anchor="dfn-sosa-oms-shape" w:history="1">
        <w:r w:rsidRPr="008D2809">
          <w:rPr>
            <w:rFonts w:ascii="Times New Roman" w:eastAsia="Times New Roman" w:hAnsi="Times New Roman" w:cs="Times New Roman"/>
            <w:color w:val="0000FF"/>
            <w:kern w:val="0"/>
            <w:u w:val="single"/>
            <w14:ligatures w14:val="none"/>
          </w:rPr>
          <w:t>sosa-oms:shape</w:t>
        </w:r>
      </w:hyperlink>
      <w:r w:rsidRPr="008D2809">
        <w:rPr>
          <w:rFonts w:ascii="Times New Roman" w:eastAsia="Times New Roman" w:hAnsi="Times New Roman" w:cs="Times New Roman"/>
          <w:kern w:val="0"/>
          <w14:ligatures w14:val="none"/>
        </w:rPr>
        <w:t xml:space="preserve">, </w:t>
      </w:r>
      <w:hyperlink r:id="rId2222" w:anchor="dfn-sosa-oms-size" w:history="1">
        <w:r w:rsidRPr="008D2809">
          <w:rPr>
            <w:rFonts w:ascii="Times New Roman" w:eastAsia="Times New Roman" w:hAnsi="Times New Roman" w:cs="Times New Roman"/>
            <w:color w:val="0000FF"/>
            <w:kern w:val="0"/>
            <w:u w:val="single"/>
            <w14:ligatures w14:val="none"/>
          </w:rPr>
          <w:t>sosa-oms:size</w:t>
        </w:r>
      </w:hyperlink>
      <w:r w:rsidRPr="008D2809">
        <w:rPr>
          <w:rFonts w:ascii="Times New Roman" w:eastAsia="Times New Roman" w:hAnsi="Times New Roman" w:cs="Times New Roman"/>
          <w:kern w:val="0"/>
          <w14:ligatures w14:val="none"/>
        </w:rPr>
        <w:t xml:space="preserve">, </w:t>
      </w:r>
      <w:hyperlink r:id="rId2223" w:anchor="dfn-sosa-oms-sourcelocation" w:history="1">
        <w:r w:rsidRPr="008D2809">
          <w:rPr>
            <w:rFonts w:ascii="Times New Roman" w:eastAsia="Times New Roman" w:hAnsi="Times New Roman" w:cs="Times New Roman"/>
            <w:color w:val="0000FF"/>
            <w:kern w:val="0"/>
            <w:u w:val="single"/>
            <w14:ligatures w14:val="none"/>
          </w:rPr>
          <w:t>sosa-oms:sourceLocation</w:t>
        </w:r>
      </w:hyperlink>
      <w:r w:rsidRPr="008D2809">
        <w:rPr>
          <w:rFonts w:ascii="Times New Roman" w:eastAsia="Times New Roman" w:hAnsi="Times New Roman" w:cs="Times New Roman"/>
          <w:kern w:val="0"/>
          <w14:ligatures w14:val="none"/>
        </w:rPr>
        <w:t xml:space="preserve">, </w:t>
      </w:r>
      <w:hyperlink r:id="rId2224" w:anchor="dfn-sosa-oms-storagelocation" w:history="1">
        <w:r w:rsidRPr="008D2809">
          <w:rPr>
            <w:rFonts w:ascii="Times New Roman" w:eastAsia="Times New Roman" w:hAnsi="Times New Roman" w:cs="Times New Roman"/>
            <w:color w:val="0000FF"/>
            <w:kern w:val="0"/>
            <w:u w:val="single"/>
            <w14:ligatures w14:val="none"/>
          </w:rPr>
          <w:t>sosa-oms:storageLocation</w:t>
        </w:r>
      </w:hyperlink>
      <w:r w:rsidRPr="008D2809">
        <w:rPr>
          <w:rFonts w:ascii="Times New Roman" w:eastAsia="Times New Roman" w:hAnsi="Times New Roman" w:cs="Times New Roman"/>
          <w:kern w:val="0"/>
          <w14:ligatures w14:val="none"/>
        </w:rPr>
        <w:t xml:space="preserve">, </w:t>
      </w:r>
      <w:hyperlink r:id="rId2225" w:anchor="dfn-sosa-oms-time" w:history="1">
        <w:r w:rsidRPr="008D2809">
          <w:rPr>
            <w:rFonts w:ascii="Times New Roman" w:eastAsia="Times New Roman" w:hAnsi="Times New Roman" w:cs="Times New Roman"/>
            <w:color w:val="0000FF"/>
            <w:kern w:val="0"/>
            <w:u w:val="single"/>
            <w14:ligatures w14:val="none"/>
          </w:rPr>
          <w:t>sosa-oms:time</w:t>
        </w:r>
      </w:hyperlink>
      <w:r w:rsidRPr="008D2809">
        <w:rPr>
          <w:rFonts w:ascii="Times New Roman" w:eastAsia="Times New Roman" w:hAnsi="Times New Roman" w:cs="Times New Roman"/>
          <w:kern w:val="0"/>
          <w14:ligatures w14:val="none"/>
        </w:rPr>
        <w:t xml:space="preserve">, </w:t>
      </w:r>
      <w:hyperlink r:id="rId2226" w:anchor="dfn-sosa-oms-validtime" w:history="1">
        <w:r w:rsidRPr="008D2809">
          <w:rPr>
            <w:rFonts w:ascii="Times New Roman" w:eastAsia="Times New Roman" w:hAnsi="Times New Roman" w:cs="Times New Roman"/>
            <w:color w:val="0000FF"/>
            <w:kern w:val="0"/>
            <w:u w:val="single"/>
            <w14:ligatures w14:val="none"/>
          </w:rPr>
          <w:t>sosa-oms:validTime</w:t>
        </w:r>
      </w:hyperlink>
      <w:r w:rsidRPr="008D2809">
        <w:rPr>
          <w:rFonts w:ascii="Times New Roman" w:eastAsia="Times New Roman" w:hAnsi="Times New Roman" w:cs="Times New Roman"/>
          <w:kern w:val="0"/>
          <w14:ligatures w14:val="none"/>
        </w:rPr>
        <w:t xml:space="preserve">, </w:t>
      </w:r>
      <w:hyperlink r:id="rId2227" w:anchor="dfn-sosa-oms-verticalpositionalaccuracy" w:history="1">
        <w:r w:rsidRPr="008D2809">
          <w:rPr>
            <w:rFonts w:ascii="Times New Roman" w:eastAsia="Times New Roman" w:hAnsi="Times New Roman" w:cs="Times New Roman"/>
            <w:color w:val="0000FF"/>
            <w:kern w:val="0"/>
            <w:u w:val="single"/>
            <w14:ligatures w14:val="none"/>
          </w:rPr>
          <w:t>sosa-oms:verticalPositionalAccuracy</w:t>
        </w:r>
      </w:hyperlink>
      <w:r w:rsidRPr="008D2809">
        <w:rPr>
          <w:rFonts w:ascii="Times New Roman" w:eastAsia="Times New Roman" w:hAnsi="Times New Roman" w:cs="Times New Roman"/>
          <w:kern w:val="0"/>
          <w14:ligatures w14:val="none"/>
        </w:rPr>
        <w:t xml:space="preserve">, </w:t>
      </w:r>
    </w:p>
    <w:p w14:paraId="2C31AB2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Warning</w:t>
      </w:r>
    </w:p>
    <w:p w14:paraId="087EBE6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 xml:space="preserve">Terms in the </w:t>
      </w:r>
      <w:r w:rsidRPr="008D2809">
        <w:rPr>
          <w:rFonts w:ascii="Courier New" w:eastAsia="Times New Roman" w:hAnsi="Courier New" w:cs="Courier New"/>
          <w:kern w:val="0"/>
          <w:sz w:val="20"/>
          <w:szCs w:val="20"/>
          <w14:ligatures w14:val="none"/>
        </w:rPr>
        <w:t>sosa-oms:</w:t>
      </w:r>
      <w:r w:rsidRPr="008D2809">
        <w:rPr>
          <w:rFonts w:ascii="Times New Roman" w:eastAsia="Times New Roman" w:hAnsi="Times New Roman" w:cs="Times New Roman"/>
          <w:kern w:val="0"/>
          <w14:ligatures w14:val="none"/>
        </w:rPr>
        <w:t xml:space="preserve"> namespace were added in the 2023 edition. These are non-normative, pending further implementation experience.</w:t>
      </w:r>
    </w:p>
    <w:p w14:paraId="015B0562"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6.1.3.1 </w:t>
      </w:r>
      <w:r w:rsidRPr="008D2809">
        <w:rPr>
          <w:rFonts w:ascii="Times New Roman" w:eastAsia="Times New Roman" w:hAnsi="Times New Roman" w:cs="Times New Roman"/>
          <w:b/>
          <w:bCs/>
          <w:i/>
          <w:iCs/>
          <w:kern w:val="0"/>
          <w:sz w:val="20"/>
          <w:szCs w:val="20"/>
          <w14:ligatures w14:val="none"/>
        </w:rPr>
        <w:t>sosa-oms:PreparationProcedure</w:t>
      </w:r>
    </w:p>
    <w:p w14:paraId="1BEA282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0113A98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http://www.w3.org/ns/sosa/oms/PreparationProcedure </w:t>
      </w:r>
    </w:p>
    <w:p w14:paraId="6A5A7B7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Class</w:t>
      </w:r>
      <w:r w:rsidRPr="008D2809">
        <w:rPr>
          <w:rFonts w:ascii="Times New Roman" w:eastAsia="Times New Roman" w:hAnsi="Times New Roman" w:cs="Times New Roman"/>
          <w:kern w:val="0"/>
          <w14:ligatures w14:val="none"/>
        </w:rPr>
        <w:t xml:space="preserve"> </w:t>
      </w:r>
    </w:p>
    <w:p w14:paraId="2C3F4BE7" w14:textId="6C8940CE"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Preparation Procedure</w:t>
      </w:r>
      <w:r w:rsidRPr="008D2809">
        <w:rPr>
          <w:rFonts w:ascii="Times New Roman" w:eastAsia="Times New Roman" w:hAnsi="Times New Roman" w:cs="Times New Roman"/>
          <w:kern w:val="0"/>
          <w14:ligatures w14:val="none"/>
        </w:rPr>
        <w:t xml:space="preserve"> — description of preparation steps performed on a Sample</w:t>
      </w:r>
      <w:ins w:id="368" w:author="Carl Reed" w:date="2026-08-24T14:42:00Z" w16du:dateUtc="2026-08-24T20:42:00Z">
        <w:r w:rsidR="00AB3AFE">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134FA51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Subclass of</w:t>
      </w:r>
    </w:p>
    <w:p w14:paraId="717CA0AB"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228" w:anchor="dfn-sosa-procedure" w:history="1">
        <w:r w:rsidRPr="008D2809">
          <w:rPr>
            <w:rFonts w:ascii="Times New Roman" w:eastAsia="Times New Roman" w:hAnsi="Times New Roman" w:cs="Times New Roman"/>
            <w:color w:val="0000FF"/>
            <w:kern w:val="0"/>
            <w:u w:val="single"/>
            <w14:ligatures w14:val="none"/>
          </w:rPr>
          <w:t>sosa:Procedure</w:t>
        </w:r>
      </w:hyperlink>
      <w:r w:rsidRPr="008D2809">
        <w:rPr>
          <w:rFonts w:ascii="Times New Roman" w:eastAsia="Times New Roman" w:hAnsi="Times New Roman" w:cs="Times New Roman"/>
          <w:kern w:val="0"/>
          <w14:ligatures w14:val="none"/>
        </w:rPr>
        <w:t xml:space="preserve"> </w:t>
      </w:r>
    </w:p>
    <w:p w14:paraId="552CA6F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2D0F6D9D"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229" w:history="1">
        <w:r w:rsidRPr="008D2809">
          <w:rPr>
            <w:rFonts w:ascii="Times New Roman" w:eastAsia="Times New Roman" w:hAnsi="Times New Roman" w:cs="Times New Roman"/>
            <w:color w:val="0000FF"/>
            <w:kern w:val="0"/>
            <w:u w:val="single"/>
            <w14:ligatures w14:val="none"/>
          </w:rPr>
          <w:t>http://www.w3.org/ns/sosa/oms/</w:t>
        </w:r>
      </w:hyperlink>
      <w:r w:rsidRPr="008D2809">
        <w:rPr>
          <w:rFonts w:ascii="Times New Roman" w:eastAsia="Times New Roman" w:hAnsi="Times New Roman" w:cs="Times New Roman"/>
          <w:kern w:val="0"/>
          <w14:ligatures w14:val="none"/>
        </w:rPr>
        <w:t xml:space="preserve"> </w:t>
      </w:r>
    </w:p>
    <w:p w14:paraId="43ECE5D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230" w:anchor="OMS"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231"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723B5A93"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6.1.3.2 </w:t>
      </w:r>
      <w:r w:rsidRPr="008D2809">
        <w:rPr>
          <w:rFonts w:ascii="Times New Roman" w:eastAsia="Times New Roman" w:hAnsi="Times New Roman" w:cs="Times New Roman"/>
          <w:b/>
          <w:bCs/>
          <w:i/>
          <w:iCs/>
          <w:kern w:val="0"/>
          <w:sz w:val="20"/>
          <w:szCs w:val="20"/>
          <w14:ligatures w14:val="none"/>
        </w:rPr>
        <w:t>sosa-oms:PreparationStep</w:t>
      </w:r>
    </w:p>
    <w:p w14:paraId="6A0EACF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500D76FC"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http://www.w3.org/ns/sosa/oms/PreparationStep </w:t>
      </w:r>
    </w:p>
    <w:p w14:paraId="2F9A8EC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Class</w:t>
      </w:r>
      <w:r w:rsidRPr="008D2809">
        <w:rPr>
          <w:rFonts w:ascii="Times New Roman" w:eastAsia="Times New Roman" w:hAnsi="Times New Roman" w:cs="Times New Roman"/>
          <w:kern w:val="0"/>
          <w14:ligatures w14:val="none"/>
        </w:rPr>
        <w:t xml:space="preserve"> </w:t>
      </w:r>
    </w:p>
    <w:p w14:paraId="5764D524" w14:textId="78DCC8E8"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Preparation Step</w:t>
      </w:r>
      <w:r w:rsidRPr="008D2809">
        <w:rPr>
          <w:rFonts w:ascii="Times New Roman" w:eastAsia="Times New Roman" w:hAnsi="Times New Roman" w:cs="Times New Roman"/>
          <w:kern w:val="0"/>
          <w14:ligatures w14:val="none"/>
        </w:rPr>
        <w:t xml:space="preserve"> — individual step pertaining to a Sample PreparationProcedure</w:t>
      </w:r>
      <w:ins w:id="369" w:author="Carl Reed" w:date="2026-08-24T14:42:00Z" w16du:dateUtc="2026-08-24T20:42:00Z">
        <w:r w:rsidR="00AB3AFE">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5251A64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2165210D"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232" w:history="1">
        <w:r w:rsidRPr="008D2809">
          <w:rPr>
            <w:rFonts w:ascii="Times New Roman" w:eastAsia="Times New Roman" w:hAnsi="Times New Roman" w:cs="Times New Roman"/>
            <w:color w:val="0000FF"/>
            <w:kern w:val="0"/>
            <w:u w:val="single"/>
            <w14:ligatures w14:val="none"/>
          </w:rPr>
          <w:t>http://www.w3.org/ns/sosa/oms/</w:t>
        </w:r>
      </w:hyperlink>
      <w:r w:rsidRPr="008D2809">
        <w:rPr>
          <w:rFonts w:ascii="Times New Roman" w:eastAsia="Times New Roman" w:hAnsi="Times New Roman" w:cs="Times New Roman"/>
          <w:kern w:val="0"/>
          <w14:ligatures w14:val="none"/>
        </w:rPr>
        <w:t xml:space="preserve"> </w:t>
      </w:r>
    </w:p>
    <w:p w14:paraId="3FB1C41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233" w:anchor="OMS"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234"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21BC946D"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6.1.3.3 </w:t>
      </w:r>
      <w:r w:rsidRPr="008D2809">
        <w:rPr>
          <w:rFonts w:ascii="Times New Roman" w:eastAsia="Times New Roman" w:hAnsi="Times New Roman" w:cs="Times New Roman"/>
          <w:b/>
          <w:bCs/>
          <w:i/>
          <w:iCs/>
          <w:kern w:val="0"/>
          <w:sz w:val="20"/>
          <w:szCs w:val="20"/>
          <w14:ligatures w14:val="none"/>
        </w:rPr>
        <w:t>sosa-oms:classification</w:t>
      </w:r>
    </w:p>
    <w:p w14:paraId="5A96ECE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6B0BCC9C"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http://www.w3.org/ns/sosa/oms/classification </w:t>
      </w:r>
    </w:p>
    <w:p w14:paraId="3EB5635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4FB03B4C" w14:textId="50AB2CCF"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classification</w:t>
      </w:r>
      <w:r w:rsidRPr="008D2809">
        <w:rPr>
          <w:rFonts w:ascii="Times New Roman" w:eastAsia="Times New Roman" w:hAnsi="Times New Roman" w:cs="Times New Roman"/>
          <w:kern w:val="0"/>
          <w14:ligatures w14:val="none"/>
        </w:rPr>
        <w:t xml:space="preserve"> — a criterion by which the subset was defined</w:t>
      </w:r>
      <w:ins w:id="370" w:author="Carl Reed" w:date="2026-08-24T14:42:00Z" w16du:dateUtc="2026-08-24T20:42:00Z">
        <w:r w:rsidR="00AB3AFE">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36DFABC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3DCDAA9D"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235" w:anchor="dfn-sosa-statisticalsample" w:history="1">
        <w:r w:rsidRPr="008D2809">
          <w:rPr>
            <w:rFonts w:ascii="Times New Roman" w:eastAsia="Times New Roman" w:hAnsi="Times New Roman" w:cs="Times New Roman"/>
            <w:color w:val="0000FF"/>
            <w:kern w:val="0"/>
            <w:u w:val="single"/>
            <w14:ligatures w14:val="none"/>
          </w:rPr>
          <w:t>sosa:StatisticalSample</w:t>
        </w:r>
      </w:hyperlink>
      <w:r w:rsidRPr="008D2809">
        <w:rPr>
          <w:rFonts w:ascii="Times New Roman" w:eastAsia="Times New Roman" w:hAnsi="Times New Roman" w:cs="Times New Roman"/>
          <w:kern w:val="0"/>
          <w14:ligatures w14:val="none"/>
        </w:rPr>
        <w:t xml:space="preserve"> </w:t>
      </w:r>
    </w:p>
    <w:p w14:paraId="1617212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105FA006"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236" w:history="1">
        <w:r w:rsidRPr="008D2809">
          <w:rPr>
            <w:rFonts w:ascii="Times New Roman" w:eastAsia="Times New Roman" w:hAnsi="Times New Roman" w:cs="Times New Roman"/>
            <w:color w:val="0000FF"/>
            <w:kern w:val="0"/>
            <w:u w:val="single"/>
            <w14:ligatures w14:val="none"/>
          </w:rPr>
          <w:t>http://www.w3.org/ns/sosa/oms/</w:t>
        </w:r>
      </w:hyperlink>
      <w:r w:rsidRPr="008D2809">
        <w:rPr>
          <w:rFonts w:ascii="Times New Roman" w:eastAsia="Times New Roman" w:hAnsi="Times New Roman" w:cs="Times New Roman"/>
          <w:kern w:val="0"/>
          <w14:ligatures w14:val="none"/>
        </w:rPr>
        <w:t xml:space="preserve"> </w:t>
      </w:r>
    </w:p>
    <w:p w14:paraId="3F8ACB4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w:t>
      </w:r>
      <w:hyperlink r:id="rId2237" w:anchor="OMS"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238"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4AA4B550"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6.1.3.4 </w:t>
      </w:r>
      <w:r w:rsidRPr="008D2809">
        <w:rPr>
          <w:rFonts w:ascii="Times New Roman" w:eastAsia="Times New Roman" w:hAnsi="Times New Roman" w:cs="Times New Roman"/>
          <w:b/>
          <w:bCs/>
          <w:i/>
          <w:iCs/>
          <w:kern w:val="0"/>
          <w:sz w:val="20"/>
          <w:szCs w:val="20"/>
          <w14:ligatures w14:val="none"/>
        </w:rPr>
        <w:t>sosa-oms:hasPreparationStep</w:t>
      </w:r>
    </w:p>
    <w:p w14:paraId="2BCC8E1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6173BB8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http://www.w3.org/ns/sosa/oms/hasPreparationStep </w:t>
      </w:r>
    </w:p>
    <w:p w14:paraId="2FEE2C9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5F30A08C" w14:textId="23581A8B"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has preparation step</w:t>
      </w:r>
      <w:r w:rsidRPr="008D2809">
        <w:rPr>
          <w:rFonts w:ascii="Times New Roman" w:eastAsia="Times New Roman" w:hAnsi="Times New Roman" w:cs="Times New Roman"/>
          <w:kern w:val="0"/>
          <w14:ligatures w14:val="none"/>
        </w:rPr>
        <w:t xml:space="preserve"> — relation from a Sample to a PreparationStep used to prepare </w:t>
      </w:r>
      <w:del w:id="371" w:author="Carl Reed" w:date="2026-08-24T14:42:00Z" w16du:dateUtc="2026-08-24T20:42:00Z">
        <w:r w:rsidRPr="008D2809" w:rsidDel="00AB3AFE">
          <w:rPr>
            <w:rFonts w:ascii="Times New Roman" w:eastAsia="Times New Roman" w:hAnsi="Times New Roman" w:cs="Times New Roman"/>
            <w:kern w:val="0"/>
            <w14:ligatures w14:val="none"/>
          </w:rPr>
          <w:delText xml:space="preserve">it </w:delText>
        </w:r>
      </w:del>
      <w:ins w:id="372" w:author="Carl Reed" w:date="2026-08-24T14:42:00Z" w16du:dateUtc="2026-08-24T20:42:00Z">
        <w:r w:rsidR="00AB3AFE">
          <w:rPr>
            <w:rFonts w:ascii="Times New Roman" w:eastAsia="Times New Roman" w:hAnsi="Times New Roman" w:cs="Times New Roman"/>
            <w:kern w:val="0"/>
            <w14:ligatures w14:val="none"/>
          </w:rPr>
          <w:t>a Sample.</w:t>
        </w:r>
      </w:ins>
    </w:p>
    <w:p w14:paraId="678C0DF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02FFFD1F"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239" w:anchor="dfn-sosa-sample" w:history="1">
        <w:r w:rsidRPr="008D2809">
          <w:rPr>
            <w:rFonts w:ascii="Times New Roman" w:eastAsia="Times New Roman" w:hAnsi="Times New Roman" w:cs="Times New Roman"/>
            <w:color w:val="0000FF"/>
            <w:kern w:val="0"/>
            <w:u w:val="single"/>
            <w14:ligatures w14:val="none"/>
          </w:rPr>
          <w:t>sosa:Sample</w:t>
        </w:r>
      </w:hyperlink>
      <w:r w:rsidRPr="008D2809">
        <w:rPr>
          <w:rFonts w:ascii="Times New Roman" w:eastAsia="Times New Roman" w:hAnsi="Times New Roman" w:cs="Times New Roman"/>
          <w:kern w:val="0"/>
          <w14:ligatures w14:val="none"/>
        </w:rPr>
        <w:t xml:space="preserve"> </w:t>
      </w:r>
    </w:p>
    <w:p w14:paraId="319E399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1E136F6F"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240" w:anchor="dfn-sosa-oms-preparationstep" w:history="1">
        <w:r w:rsidRPr="008D2809">
          <w:rPr>
            <w:rFonts w:ascii="Times New Roman" w:eastAsia="Times New Roman" w:hAnsi="Times New Roman" w:cs="Times New Roman"/>
            <w:color w:val="0000FF"/>
            <w:kern w:val="0"/>
            <w:u w:val="single"/>
            <w14:ligatures w14:val="none"/>
          </w:rPr>
          <w:t>sosa-oms:PreparationStep</w:t>
        </w:r>
      </w:hyperlink>
      <w:r w:rsidRPr="008D2809">
        <w:rPr>
          <w:rFonts w:ascii="Times New Roman" w:eastAsia="Times New Roman" w:hAnsi="Times New Roman" w:cs="Times New Roman"/>
          <w:kern w:val="0"/>
          <w14:ligatures w14:val="none"/>
        </w:rPr>
        <w:t xml:space="preserve"> </w:t>
      </w:r>
    </w:p>
    <w:p w14:paraId="6AA6B43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185B7E7D"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241" w:anchor="dfn-sosa-oms-preparedsample" w:history="1">
        <w:r w:rsidRPr="008D2809">
          <w:rPr>
            <w:rFonts w:ascii="Times New Roman" w:eastAsia="Times New Roman" w:hAnsi="Times New Roman" w:cs="Times New Roman"/>
            <w:color w:val="0000FF"/>
            <w:kern w:val="0"/>
            <w:u w:val="single"/>
            <w14:ligatures w14:val="none"/>
          </w:rPr>
          <w:t>sosa-oms:preparedSample</w:t>
        </w:r>
      </w:hyperlink>
      <w:r w:rsidRPr="008D2809">
        <w:rPr>
          <w:rFonts w:ascii="Times New Roman" w:eastAsia="Times New Roman" w:hAnsi="Times New Roman" w:cs="Times New Roman"/>
          <w:kern w:val="0"/>
          <w14:ligatures w14:val="none"/>
        </w:rPr>
        <w:t xml:space="preserve"> </w:t>
      </w:r>
    </w:p>
    <w:p w14:paraId="09104E3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51954E6C"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242" w:history="1">
        <w:r w:rsidRPr="008D2809">
          <w:rPr>
            <w:rFonts w:ascii="Times New Roman" w:eastAsia="Times New Roman" w:hAnsi="Times New Roman" w:cs="Times New Roman"/>
            <w:color w:val="0000FF"/>
            <w:kern w:val="0"/>
            <w:u w:val="single"/>
            <w14:ligatures w14:val="none"/>
          </w:rPr>
          <w:t>http://www.w3.org/ns/sosa/oms/</w:t>
        </w:r>
      </w:hyperlink>
      <w:r w:rsidRPr="008D2809">
        <w:rPr>
          <w:rFonts w:ascii="Times New Roman" w:eastAsia="Times New Roman" w:hAnsi="Times New Roman" w:cs="Times New Roman"/>
          <w:kern w:val="0"/>
          <w14:ligatures w14:val="none"/>
        </w:rPr>
        <w:t xml:space="preserve"> </w:t>
      </w:r>
    </w:p>
    <w:p w14:paraId="67EE792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243" w:anchor="OMS"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244"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42AA8092"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6.1.3.5 </w:t>
      </w:r>
      <w:r w:rsidRPr="008D2809">
        <w:rPr>
          <w:rFonts w:ascii="Times New Roman" w:eastAsia="Times New Roman" w:hAnsi="Times New Roman" w:cs="Times New Roman"/>
          <w:b/>
          <w:bCs/>
          <w:i/>
          <w:iCs/>
          <w:kern w:val="0"/>
          <w:sz w:val="20"/>
          <w:szCs w:val="20"/>
          <w14:ligatures w14:val="none"/>
        </w:rPr>
        <w:t>sosa-oms:horizontalPositionalAccuracy</w:t>
      </w:r>
    </w:p>
    <w:p w14:paraId="22132BB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5481F58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http://www.w3.org/ns/sosa/oms/horizontalPositionalAccuracy </w:t>
      </w:r>
    </w:p>
    <w:p w14:paraId="18B5569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7FC8E108" w14:textId="159E22C6"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horizontal positional accuracy</w:t>
      </w:r>
      <w:r w:rsidRPr="008D2809">
        <w:rPr>
          <w:rFonts w:ascii="Times New Roman" w:eastAsia="Times New Roman" w:hAnsi="Times New Roman" w:cs="Times New Roman"/>
          <w:kern w:val="0"/>
          <w14:ligatures w14:val="none"/>
        </w:rPr>
        <w:t xml:space="preserve"> — positional accuracy of the horizontal component of the Geometry of the SpatialSample</w:t>
      </w:r>
      <w:ins w:id="373" w:author="Carl Reed" w:date="2026-08-24T14:43:00Z" w16du:dateUtc="2026-08-24T20:43:00Z">
        <w:r w:rsidR="00AB3AFE">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586DF6D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0DA3E848"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245" w:anchor="dfn-sosa-spatialsample" w:history="1">
        <w:r w:rsidRPr="008D2809">
          <w:rPr>
            <w:rFonts w:ascii="Times New Roman" w:eastAsia="Times New Roman" w:hAnsi="Times New Roman" w:cs="Times New Roman"/>
            <w:color w:val="0000FF"/>
            <w:kern w:val="0"/>
            <w:u w:val="single"/>
            <w14:ligatures w14:val="none"/>
          </w:rPr>
          <w:t>sosa:SpatialSample</w:t>
        </w:r>
      </w:hyperlink>
      <w:r w:rsidRPr="008D2809">
        <w:rPr>
          <w:rFonts w:ascii="Times New Roman" w:eastAsia="Times New Roman" w:hAnsi="Times New Roman" w:cs="Times New Roman"/>
          <w:kern w:val="0"/>
          <w14:ligatures w14:val="none"/>
        </w:rPr>
        <w:t xml:space="preserve"> </w:t>
      </w:r>
    </w:p>
    <w:p w14:paraId="6412D8E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42176849"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246" w:history="1">
        <w:r w:rsidRPr="008D2809">
          <w:rPr>
            <w:rFonts w:ascii="Times New Roman" w:eastAsia="Times New Roman" w:hAnsi="Times New Roman" w:cs="Times New Roman"/>
            <w:color w:val="0000FF"/>
            <w:kern w:val="0"/>
            <w:u w:val="single"/>
            <w14:ligatures w14:val="none"/>
          </w:rPr>
          <w:t>http://www.w3.org/ns/sosa/oms/</w:t>
        </w:r>
      </w:hyperlink>
      <w:r w:rsidRPr="008D2809">
        <w:rPr>
          <w:rFonts w:ascii="Times New Roman" w:eastAsia="Times New Roman" w:hAnsi="Times New Roman" w:cs="Times New Roman"/>
          <w:kern w:val="0"/>
          <w14:ligatures w14:val="none"/>
        </w:rPr>
        <w:t xml:space="preserve"> </w:t>
      </w:r>
    </w:p>
    <w:p w14:paraId="1708A0F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247" w:anchor="OMS"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248"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41142BE0"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6.1.3.6 </w:t>
      </w:r>
      <w:r w:rsidRPr="008D2809">
        <w:rPr>
          <w:rFonts w:ascii="Times New Roman" w:eastAsia="Times New Roman" w:hAnsi="Times New Roman" w:cs="Times New Roman"/>
          <w:b/>
          <w:bCs/>
          <w:i/>
          <w:iCs/>
          <w:kern w:val="0"/>
          <w:sz w:val="20"/>
          <w:szCs w:val="20"/>
          <w14:ligatures w14:val="none"/>
        </w:rPr>
        <w:t>sosa-oms:madeOnPlatform</w:t>
      </w:r>
    </w:p>
    <w:p w14:paraId="3DE40BCA"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70A50EE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http://www.w3.org/ns/sosa/oms/madeOnPlatform </w:t>
      </w:r>
    </w:p>
    <w:p w14:paraId="073ADCC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7833FB1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lastRenderedPageBreak/>
        <w:t>made on platform</w:t>
      </w:r>
      <w:r w:rsidRPr="008D2809">
        <w:rPr>
          <w:rFonts w:ascii="Times New Roman" w:eastAsia="Times New Roman" w:hAnsi="Times New Roman" w:cs="Times New Roman"/>
          <w:kern w:val="0"/>
          <w14:ligatures w14:val="none"/>
        </w:rPr>
        <w:t xml:space="preserve"> — relation from an ObservationCollection to the associated Platform. </w:t>
      </w:r>
    </w:p>
    <w:p w14:paraId="7D34311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564C1EE3"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249" w:anchor="dfn-sosa-observationcollection" w:history="1">
        <w:r w:rsidRPr="008D2809">
          <w:rPr>
            <w:rFonts w:ascii="Times New Roman" w:eastAsia="Times New Roman" w:hAnsi="Times New Roman" w:cs="Times New Roman"/>
            <w:color w:val="0000FF"/>
            <w:kern w:val="0"/>
            <w:u w:val="single"/>
            <w14:ligatures w14:val="none"/>
          </w:rPr>
          <w:t>sosa:ObservationCollection</w:t>
        </w:r>
      </w:hyperlink>
      <w:r w:rsidRPr="008D2809">
        <w:rPr>
          <w:rFonts w:ascii="Times New Roman" w:eastAsia="Times New Roman" w:hAnsi="Times New Roman" w:cs="Times New Roman"/>
          <w:kern w:val="0"/>
          <w14:ligatures w14:val="none"/>
        </w:rPr>
        <w:t xml:space="preserve"> </w:t>
      </w:r>
    </w:p>
    <w:p w14:paraId="4149DB1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49668EB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250" w:anchor="dfn-sosa-platform" w:history="1">
        <w:r w:rsidRPr="008D2809">
          <w:rPr>
            <w:rFonts w:ascii="Times New Roman" w:eastAsia="Times New Roman" w:hAnsi="Times New Roman" w:cs="Times New Roman"/>
            <w:color w:val="0000FF"/>
            <w:kern w:val="0"/>
            <w:u w:val="single"/>
            <w14:ligatures w14:val="none"/>
          </w:rPr>
          <w:t>sosa:Platform</w:t>
        </w:r>
      </w:hyperlink>
      <w:r w:rsidRPr="008D2809">
        <w:rPr>
          <w:rFonts w:ascii="Times New Roman" w:eastAsia="Times New Roman" w:hAnsi="Times New Roman" w:cs="Times New Roman"/>
          <w:kern w:val="0"/>
          <w14:ligatures w14:val="none"/>
        </w:rPr>
        <w:t xml:space="preserve"> </w:t>
      </w:r>
    </w:p>
    <w:p w14:paraId="7E7D02E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1CE43EC4"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251" w:anchor="dfn-sosa-oms-makesobservationcollection" w:history="1">
        <w:r w:rsidRPr="008D2809">
          <w:rPr>
            <w:rFonts w:ascii="Times New Roman" w:eastAsia="Times New Roman" w:hAnsi="Times New Roman" w:cs="Times New Roman"/>
            <w:color w:val="0000FF"/>
            <w:kern w:val="0"/>
            <w:u w:val="single"/>
            <w14:ligatures w14:val="none"/>
          </w:rPr>
          <w:t>sosa-oms:makesObservationCollection</w:t>
        </w:r>
      </w:hyperlink>
      <w:r w:rsidRPr="008D2809">
        <w:rPr>
          <w:rFonts w:ascii="Times New Roman" w:eastAsia="Times New Roman" w:hAnsi="Times New Roman" w:cs="Times New Roman"/>
          <w:kern w:val="0"/>
          <w14:ligatures w14:val="none"/>
        </w:rPr>
        <w:t xml:space="preserve"> </w:t>
      </w:r>
    </w:p>
    <w:p w14:paraId="7B48B48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Super property of chain</w:t>
      </w:r>
    </w:p>
    <w:p w14:paraId="2F436CC6"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252" w:anchor="dfn-sosa-hasfeatureofinterest" w:history="1">
        <w:r w:rsidRPr="008D2809">
          <w:rPr>
            <w:rFonts w:ascii="Times New Roman" w:eastAsia="Times New Roman" w:hAnsi="Times New Roman" w:cs="Times New Roman"/>
            <w:color w:val="0000FF"/>
            <w:kern w:val="0"/>
            <w:u w:val="single"/>
            <w14:ligatures w14:val="none"/>
          </w:rPr>
          <w:t>sosa:hasFeatureOfInterest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kern w:val="0"/>
          <w14:ligatures w14:val="none"/>
        </w:rPr>
        <w:t>o</w:t>
      </w:r>
      <w:r w:rsidRPr="008D2809">
        <w:rPr>
          <w:rFonts w:ascii="Times New Roman" w:eastAsia="Times New Roman" w:hAnsi="Times New Roman" w:cs="Times New Roman"/>
          <w:kern w:val="0"/>
          <w14:ligatures w14:val="none"/>
        </w:rPr>
        <w:t xml:space="preserve"> </w:t>
      </w:r>
      <w:hyperlink r:id="rId2253" w:anchor="dfn-sosa-isresultofmadebysampler" w:history="1">
        <w:r w:rsidRPr="008D2809">
          <w:rPr>
            <w:rFonts w:ascii="Times New Roman" w:eastAsia="Times New Roman" w:hAnsi="Times New Roman" w:cs="Times New Roman"/>
            <w:color w:val="0000FF"/>
            <w:kern w:val="0"/>
            <w:u w:val="single"/>
            <w14:ligatures w14:val="none"/>
          </w:rPr>
          <w:t>sosa:isResultOfMadeBySampler</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kern w:val="0"/>
          <w14:ligatures w14:val="none"/>
        </w:rPr>
        <w:t>o</w:t>
      </w:r>
      <w:r w:rsidRPr="008D2809">
        <w:rPr>
          <w:rFonts w:ascii="Times New Roman" w:eastAsia="Times New Roman" w:hAnsi="Times New Roman" w:cs="Times New Roman"/>
          <w:kern w:val="0"/>
          <w14:ligatures w14:val="none"/>
        </w:rPr>
        <w:t xml:space="preserve"> </w:t>
      </w:r>
      <w:hyperlink r:id="rId2254" w:anchor="dfn-sosa-ishostedby" w:history="1">
        <w:r w:rsidRPr="008D2809">
          <w:rPr>
            <w:rFonts w:ascii="Times New Roman" w:eastAsia="Times New Roman" w:hAnsi="Times New Roman" w:cs="Times New Roman"/>
            <w:color w:val="0000FF"/>
            <w:kern w:val="0"/>
            <w:u w:val="single"/>
            <w14:ligatures w14:val="none"/>
          </w:rPr>
          <w:t>sosa:isHostedBy</w:t>
        </w:r>
      </w:hyperlink>
      <w:r w:rsidRPr="008D2809">
        <w:rPr>
          <w:rFonts w:ascii="Times New Roman" w:eastAsia="Times New Roman" w:hAnsi="Times New Roman" w:cs="Times New Roman"/>
          <w:kern w:val="0"/>
          <w14:ligatures w14:val="none"/>
        </w:rPr>
        <w:t xml:space="preserve"> </w:t>
      </w:r>
    </w:p>
    <w:p w14:paraId="48B0C2F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4034722B"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255" w:history="1">
        <w:r w:rsidRPr="008D2809">
          <w:rPr>
            <w:rFonts w:ascii="Times New Roman" w:eastAsia="Times New Roman" w:hAnsi="Times New Roman" w:cs="Times New Roman"/>
            <w:color w:val="0000FF"/>
            <w:kern w:val="0"/>
            <w:u w:val="single"/>
            <w14:ligatures w14:val="none"/>
          </w:rPr>
          <w:t>http://www.w3.org/ns/sosa/oms/</w:t>
        </w:r>
      </w:hyperlink>
      <w:r w:rsidRPr="008D2809">
        <w:rPr>
          <w:rFonts w:ascii="Times New Roman" w:eastAsia="Times New Roman" w:hAnsi="Times New Roman" w:cs="Times New Roman"/>
          <w:kern w:val="0"/>
          <w14:ligatures w14:val="none"/>
        </w:rPr>
        <w:t xml:space="preserve"> </w:t>
      </w:r>
    </w:p>
    <w:p w14:paraId="370CBFC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256" w:anchor="OMS"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257"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7F26EFB0"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6.1.3.7 </w:t>
      </w:r>
      <w:r w:rsidRPr="008D2809">
        <w:rPr>
          <w:rFonts w:ascii="Times New Roman" w:eastAsia="Times New Roman" w:hAnsi="Times New Roman" w:cs="Times New Roman"/>
          <w:b/>
          <w:bCs/>
          <w:i/>
          <w:iCs/>
          <w:kern w:val="0"/>
          <w:sz w:val="20"/>
          <w:szCs w:val="20"/>
          <w14:ligatures w14:val="none"/>
        </w:rPr>
        <w:t>sosa-oms:makesObservationCollection</w:t>
      </w:r>
    </w:p>
    <w:p w14:paraId="13C6397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369632F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http://www.w3.org/ns/sosa/oms/makesObservationCollection </w:t>
      </w:r>
    </w:p>
    <w:p w14:paraId="3B2DE6D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6AFD163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makes observation collection</w:t>
      </w:r>
      <w:r w:rsidRPr="008D2809">
        <w:rPr>
          <w:rFonts w:ascii="Times New Roman" w:eastAsia="Times New Roman" w:hAnsi="Times New Roman" w:cs="Times New Roman"/>
          <w:kern w:val="0"/>
          <w14:ligatures w14:val="none"/>
        </w:rPr>
        <w:t xml:space="preserve"> — relation from a Platform to an ObservationCollection arising from </w:t>
      </w:r>
      <w:commentRangeStart w:id="374"/>
      <w:r w:rsidRPr="008D2809">
        <w:rPr>
          <w:rFonts w:ascii="Times New Roman" w:eastAsia="Times New Roman" w:hAnsi="Times New Roman" w:cs="Times New Roman"/>
          <w:kern w:val="0"/>
          <w14:ligatures w14:val="none"/>
        </w:rPr>
        <w:t xml:space="preserve">it </w:t>
      </w:r>
      <w:commentRangeEnd w:id="374"/>
      <w:r w:rsidR="006601C6" w:rsidRPr="008D2809">
        <w:rPr>
          <w:rStyle w:val="CommentReference"/>
          <w:rFonts w:ascii="Times New Roman" w:eastAsia="Times New Roman" w:hAnsi="Times New Roman" w:cs="Times New Roman"/>
          <w:kern w:val="0"/>
          <w:sz w:val="24"/>
          <w:szCs w:val="24"/>
          <w14:ligatures w14:val="none"/>
        </w:rPr>
        <w:commentReference w:id="374"/>
      </w:r>
    </w:p>
    <w:p w14:paraId="0A4A864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680E88D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In order to indicate potential Observations at a Platform, an empty ObservationCollection can be provided. This mimics the semantics of the OMS ObservingCapability class. The underlying property chain is represented in </w:t>
      </w:r>
      <w:hyperlink r:id="rId2258" w:anchor="Fig-MadeOnPlatform" w:tooltip="osa-oms:makesObservationCollection and sosa-oms:madeOnPlatform property chains explained" w:history="1">
        <w:r w:rsidRPr="008D2809">
          <w:rPr>
            <w:rFonts w:ascii="Times New Roman" w:eastAsia="Times New Roman" w:hAnsi="Times New Roman" w:cs="Times New Roman"/>
            <w:color w:val="0000FF"/>
            <w:kern w:val="0"/>
            <w:u w:val="single"/>
            <w14:ligatures w14:val="none"/>
          </w:rPr>
          <w:t>Figure 21</w:t>
        </w:r>
      </w:hyperlink>
      <w:r w:rsidRPr="008D2809">
        <w:rPr>
          <w:rFonts w:ascii="Times New Roman" w:eastAsia="Times New Roman" w:hAnsi="Times New Roman" w:cs="Times New Roman"/>
          <w:kern w:val="0"/>
          <w14:ligatures w14:val="none"/>
        </w:rPr>
        <w:t xml:space="preserve">. </w:t>
      </w:r>
    </w:p>
    <w:p w14:paraId="10A496A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2259" w:anchor="Fig-MadeOnPlatform" w:history="1">
        <w:r w:rsidRPr="008D2809">
          <w:rPr>
            <w:rFonts w:ascii="Times New Roman" w:eastAsia="Times New Roman" w:hAnsi="Times New Roman" w:cs="Times New Roman"/>
            <w:color w:val="0000FF"/>
            <w:kern w:val="0"/>
            <w:u w:val="single"/>
            <w14:ligatures w14:val="none"/>
          </w:rPr>
          <w:t>Figure 21</w:t>
        </w:r>
      </w:hyperlink>
      <w:r w:rsidRPr="008D2809">
        <w:rPr>
          <w:rFonts w:ascii="Times New Roman" w:eastAsia="Times New Roman" w:hAnsi="Times New Roman" w:cs="Times New Roman"/>
          <w:kern w:val="0"/>
          <w14:ligatures w14:val="none"/>
        </w:rPr>
        <w:t xml:space="preserve"> </w:t>
      </w:r>
      <w:hyperlink r:id="rId2260" w:anchor="OMSmakesObservationCollection" w:history="1">
        <w:r w:rsidRPr="008D2809">
          <w:rPr>
            <w:rFonts w:ascii="Times New Roman" w:eastAsia="Times New Roman" w:hAnsi="Times New Roman" w:cs="Times New Roman"/>
            <w:color w:val="0000FF"/>
            <w:kern w:val="0"/>
            <w:u w:val="single"/>
            <w14:ligatures w14:val="none"/>
          </w:rPr>
          <w:t>osa-oms:makesObservationCollection</w:t>
        </w:r>
      </w:hyperlink>
      <w:r w:rsidRPr="008D2809">
        <w:rPr>
          <w:rFonts w:ascii="Times New Roman" w:eastAsia="Times New Roman" w:hAnsi="Times New Roman" w:cs="Times New Roman"/>
          <w:kern w:val="0"/>
          <w14:ligatures w14:val="none"/>
        </w:rPr>
        <w:t xml:space="preserve"> and </w:t>
      </w:r>
      <w:hyperlink r:id="rId2261" w:anchor="OMSmadeOnPlatform" w:history="1">
        <w:r w:rsidRPr="008D2809">
          <w:rPr>
            <w:rFonts w:ascii="Times New Roman" w:eastAsia="Times New Roman" w:hAnsi="Times New Roman" w:cs="Times New Roman"/>
            <w:color w:val="0000FF"/>
            <w:kern w:val="0"/>
            <w:u w:val="single"/>
            <w14:ligatures w14:val="none"/>
          </w:rPr>
          <w:t>sosa-oms:madeOnPlatform</w:t>
        </w:r>
      </w:hyperlink>
      <w:r w:rsidRPr="008D2809">
        <w:rPr>
          <w:rFonts w:ascii="Times New Roman" w:eastAsia="Times New Roman" w:hAnsi="Times New Roman" w:cs="Times New Roman"/>
          <w:kern w:val="0"/>
          <w14:ligatures w14:val="none"/>
        </w:rPr>
        <w:t xml:space="preserve"> property chains explained </w:t>
      </w:r>
    </w:p>
    <w:p w14:paraId="1533F90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05E66202"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262" w:anchor="dfn-sosa-platform" w:history="1">
        <w:r w:rsidRPr="008D2809">
          <w:rPr>
            <w:rFonts w:ascii="Times New Roman" w:eastAsia="Times New Roman" w:hAnsi="Times New Roman" w:cs="Times New Roman"/>
            <w:color w:val="0000FF"/>
            <w:kern w:val="0"/>
            <w:u w:val="single"/>
            <w14:ligatures w14:val="none"/>
          </w:rPr>
          <w:t>sosa:Platform</w:t>
        </w:r>
      </w:hyperlink>
      <w:r w:rsidRPr="008D2809">
        <w:rPr>
          <w:rFonts w:ascii="Times New Roman" w:eastAsia="Times New Roman" w:hAnsi="Times New Roman" w:cs="Times New Roman"/>
          <w:kern w:val="0"/>
          <w14:ligatures w14:val="none"/>
        </w:rPr>
        <w:t xml:space="preserve"> </w:t>
      </w:r>
    </w:p>
    <w:p w14:paraId="724AAAF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358E7198"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263" w:anchor="dfn-sosa-observationcollection" w:history="1">
        <w:r w:rsidRPr="008D2809">
          <w:rPr>
            <w:rFonts w:ascii="Times New Roman" w:eastAsia="Times New Roman" w:hAnsi="Times New Roman" w:cs="Times New Roman"/>
            <w:color w:val="0000FF"/>
            <w:kern w:val="0"/>
            <w:u w:val="single"/>
            <w14:ligatures w14:val="none"/>
          </w:rPr>
          <w:t>sosa:ObservationCollection</w:t>
        </w:r>
      </w:hyperlink>
      <w:r w:rsidRPr="008D2809">
        <w:rPr>
          <w:rFonts w:ascii="Times New Roman" w:eastAsia="Times New Roman" w:hAnsi="Times New Roman" w:cs="Times New Roman"/>
          <w:kern w:val="0"/>
          <w14:ligatures w14:val="none"/>
        </w:rPr>
        <w:t xml:space="preserve"> </w:t>
      </w:r>
    </w:p>
    <w:p w14:paraId="34A8AB5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45C2CBC7"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264" w:anchor="dfn-sosa-oms-madeonplatform" w:history="1">
        <w:r w:rsidRPr="008D2809">
          <w:rPr>
            <w:rFonts w:ascii="Times New Roman" w:eastAsia="Times New Roman" w:hAnsi="Times New Roman" w:cs="Times New Roman"/>
            <w:color w:val="0000FF"/>
            <w:kern w:val="0"/>
            <w:u w:val="single"/>
            <w14:ligatures w14:val="none"/>
          </w:rPr>
          <w:t>sosa-oms:madeOnPlatform</w:t>
        </w:r>
      </w:hyperlink>
      <w:r w:rsidRPr="008D2809">
        <w:rPr>
          <w:rFonts w:ascii="Times New Roman" w:eastAsia="Times New Roman" w:hAnsi="Times New Roman" w:cs="Times New Roman"/>
          <w:kern w:val="0"/>
          <w14:ligatures w14:val="none"/>
        </w:rPr>
        <w:t xml:space="preserve"> </w:t>
      </w:r>
    </w:p>
    <w:p w14:paraId="5D10659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Super property of chain</w:t>
      </w:r>
    </w:p>
    <w:p w14:paraId="59161298"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265" w:anchor="dfn-sosa-hosts" w:history="1">
        <w:r w:rsidRPr="008D2809">
          <w:rPr>
            <w:rFonts w:ascii="Times New Roman" w:eastAsia="Times New Roman" w:hAnsi="Times New Roman" w:cs="Times New Roman"/>
            <w:color w:val="0000FF"/>
            <w:kern w:val="0"/>
            <w:u w:val="single"/>
            <w14:ligatures w14:val="none"/>
          </w:rPr>
          <w:t>sosa:hosts</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kern w:val="0"/>
          <w14:ligatures w14:val="none"/>
        </w:rPr>
        <w:t>o</w:t>
      </w:r>
      <w:r w:rsidRPr="008D2809">
        <w:rPr>
          <w:rFonts w:ascii="Times New Roman" w:eastAsia="Times New Roman" w:hAnsi="Times New Roman" w:cs="Times New Roman"/>
          <w:kern w:val="0"/>
          <w14:ligatures w14:val="none"/>
        </w:rPr>
        <w:t xml:space="preserve"> </w:t>
      </w:r>
      <w:hyperlink r:id="rId2266" w:anchor="dfn-sosa-madesamplinghasresult" w:history="1">
        <w:r w:rsidRPr="008D2809">
          <w:rPr>
            <w:rFonts w:ascii="Times New Roman" w:eastAsia="Times New Roman" w:hAnsi="Times New Roman" w:cs="Times New Roman"/>
            <w:color w:val="0000FF"/>
            <w:kern w:val="0"/>
            <w:u w:val="single"/>
            <w14:ligatures w14:val="none"/>
          </w:rPr>
          <w:t>sosa:madeSamplingHasResult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kern w:val="0"/>
          <w14:ligatures w14:val="none"/>
        </w:rPr>
        <w:t>o</w:t>
      </w:r>
      <w:r w:rsidRPr="008D2809">
        <w:rPr>
          <w:rFonts w:ascii="Times New Roman" w:eastAsia="Times New Roman" w:hAnsi="Times New Roman" w:cs="Times New Roman"/>
          <w:kern w:val="0"/>
          <w14:ligatures w14:val="none"/>
        </w:rPr>
        <w:t xml:space="preserve"> </w:t>
      </w:r>
      <w:hyperlink r:id="rId2267" w:anchor="dfn-sosa-isfeatureofinterestof" w:history="1">
        <w:r w:rsidRPr="008D2809">
          <w:rPr>
            <w:rFonts w:ascii="Times New Roman" w:eastAsia="Times New Roman" w:hAnsi="Times New Roman" w:cs="Times New Roman"/>
            <w:color w:val="0000FF"/>
            <w:kern w:val="0"/>
            <w:u w:val="single"/>
            <w14:ligatures w14:val="none"/>
          </w:rPr>
          <w:t>sosa:isFeatureOfInterestOf</w:t>
        </w:r>
      </w:hyperlink>
      <w:r w:rsidRPr="008D2809">
        <w:rPr>
          <w:rFonts w:ascii="Times New Roman" w:eastAsia="Times New Roman" w:hAnsi="Times New Roman" w:cs="Times New Roman"/>
          <w:kern w:val="0"/>
          <w14:ligatures w14:val="none"/>
        </w:rPr>
        <w:t xml:space="preserve"> </w:t>
      </w:r>
    </w:p>
    <w:p w14:paraId="3ED428A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6C28B442"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268" w:history="1">
        <w:r w:rsidRPr="008D2809">
          <w:rPr>
            <w:rFonts w:ascii="Times New Roman" w:eastAsia="Times New Roman" w:hAnsi="Times New Roman" w:cs="Times New Roman"/>
            <w:color w:val="0000FF"/>
            <w:kern w:val="0"/>
            <w:u w:val="single"/>
            <w14:ligatures w14:val="none"/>
          </w:rPr>
          <w:t>http://www.w3.org/ns/sosa/oms/</w:t>
        </w:r>
      </w:hyperlink>
      <w:r w:rsidRPr="008D2809">
        <w:rPr>
          <w:rFonts w:ascii="Times New Roman" w:eastAsia="Times New Roman" w:hAnsi="Times New Roman" w:cs="Times New Roman"/>
          <w:kern w:val="0"/>
          <w14:ligatures w14:val="none"/>
        </w:rPr>
        <w:t xml:space="preserve"> </w:t>
      </w:r>
    </w:p>
    <w:p w14:paraId="7098322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269" w:anchor="OMS"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270"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19C8C47B"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6.1.3.8 </w:t>
      </w:r>
      <w:r w:rsidRPr="008D2809">
        <w:rPr>
          <w:rFonts w:ascii="Times New Roman" w:eastAsia="Times New Roman" w:hAnsi="Times New Roman" w:cs="Times New Roman"/>
          <w:b/>
          <w:bCs/>
          <w:i/>
          <w:iCs/>
          <w:kern w:val="0"/>
          <w:sz w:val="20"/>
          <w:szCs w:val="20"/>
          <w14:ligatures w14:val="none"/>
        </w:rPr>
        <w:t>sosa-oms:metadata</w:t>
      </w:r>
    </w:p>
    <w:p w14:paraId="4626731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lastRenderedPageBreak/>
        <w:t>This section is non-normative.</w:t>
      </w:r>
    </w:p>
    <w:p w14:paraId="4C19C2A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http://www.w3.org/ns/sosa/oms/metadata </w:t>
      </w:r>
    </w:p>
    <w:p w14:paraId="134D21DD"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1118E0AC" w14:textId="3D135616"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metadata</w:t>
      </w:r>
      <w:r w:rsidRPr="008D2809">
        <w:rPr>
          <w:rFonts w:ascii="Times New Roman" w:eastAsia="Times New Roman" w:hAnsi="Times New Roman" w:cs="Times New Roman"/>
          <w:kern w:val="0"/>
          <w14:ligatures w14:val="none"/>
        </w:rPr>
        <w:t xml:space="preserve"> — link from an individual to a metadata description</w:t>
      </w:r>
      <w:ins w:id="375" w:author="Carl Reed" w:date="2026-08-24T14:43:00Z" w16du:dateUtc="2026-08-24T20:43:00Z">
        <w:r w:rsidR="006601C6">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026FE19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192EB6DA"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271"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hyperlink r:id="rId2272"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w:t>
      </w:r>
      <w:hyperlink r:id="rId2273" w:anchor="dfn-sosa-observation" w:history="1">
        <w:r w:rsidRPr="008D2809">
          <w:rPr>
            <w:rFonts w:ascii="Times New Roman" w:eastAsia="Times New Roman" w:hAnsi="Times New Roman" w:cs="Times New Roman"/>
            <w:color w:val="0000FF"/>
            <w:kern w:val="0"/>
            <w:u w:val="single"/>
            <w14:ligatures w14:val="none"/>
          </w:rPr>
          <w:t>sosa:Observation</w:t>
        </w:r>
      </w:hyperlink>
      <w:r w:rsidRPr="008D2809">
        <w:rPr>
          <w:rFonts w:ascii="Times New Roman" w:eastAsia="Times New Roman" w:hAnsi="Times New Roman" w:cs="Times New Roman"/>
          <w:kern w:val="0"/>
          <w14:ligatures w14:val="none"/>
        </w:rPr>
        <w:t xml:space="preserve">, </w:t>
      </w:r>
      <w:hyperlink r:id="rId2274" w:anchor="dfn-sosa-observationcollection" w:history="1">
        <w:r w:rsidRPr="008D2809">
          <w:rPr>
            <w:rFonts w:ascii="Times New Roman" w:eastAsia="Times New Roman" w:hAnsi="Times New Roman" w:cs="Times New Roman"/>
            <w:color w:val="0000FF"/>
            <w:kern w:val="0"/>
            <w:u w:val="single"/>
            <w14:ligatures w14:val="none"/>
          </w:rPr>
          <w:t>sosa:ObservationCollection</w:t>
        </w:r>
      </w:hyperlink>
      <w:r w:rsidRPr="008D2809">
        <w:rPr>
          <w:rFonts w:ascii="Times New Roman" w:eastAsia="Times New Roman" w:hAnsi="Times New Roman" w:cs="Times New Roman"/>
          <w:kern w:val="0"/>
          <w14:ligatures w14:val="none"/>
        </w:rPr>
        <w:t xml:space="preserve">, </w:t>
      </w:r>
      <w:hyperlink r:id="rId2275" w:anchor="dfn-sosa-sample" w:history="1">
        <w:r w:rsidRPr="008D2809">
          <w:rPr>
            <w:rFonts w:ascii="Times New Roman" w:eastAsia="Times New Roman" w:hAnsi="Times New Roman" w:cs="Times New Roman"/>
            <w:color w:val="0000FF"/>
            <w:kern w:val="0"/>
            <w:u w:val="single"/>
            <w14:ligatures w14:val="none"/>
          </w:rPr>
          <w:t>sosa:Sample</w:t>
        </w:r>
      </w:hyperlink>
      <w:r w:rsidRPr="008D2809">
        <w:rPr>
          <w:rFonts w:ascii="Times New Roman" w:eastAsia="Times New Roman" w:hAnsi="Times New Roman" w:cs="Times New Roman"/>
          <w:kern w:val="0"/>
          <w14:ligatures w14:val="none"/>
        </w:rPr>
        <w:t xml:space="preserve">, </w:t>
      </w:r>
      <w:hyperlink r:id="rId2276" w:anchor="dfn-sosa-samplecollection" w:history="1">
        <w:r w:rsidRPr="008D2809">
          <w:rPr>
            <w:rFonts w:ascii="Times New Roman" w:eastAsia="Times New Roman" w:hAnsi="Times New Roman" w:cs="Times New Roman"/>
            <w:color w:val="0000FF"/>
            <w:kern w:val="0"/>
            <w:u w:val="single"/>
            <w14:ligatures w14:val="none"/>
          </w:rPr>
          <w:t>sosa:SampleCollection</w:t>
        </w:r>
      </w:hyperlink>
      <w:r w:rsidRPr="008D2809">
        <w:rPr>
          <w:rFonts w:ascii="Times New Roman" w:eastAsia="Times New Roman" w:hAnsi="Times New Roman" w:cs="Times New Roman"/>
          <w:kern w:val="0"/>
          <w14:ligatures w14:val="none"/>
        </w:rPr>
        <w:t xml:space="preserve">, </w:t>
      </w:r>
      <w:hyperlink r:id="rId2277" w:anchor="dfn-sosa-sampling" w:history="1">
        <w:r w:rsidRPr="008D2809">
          <w:rPr>
            <w:rFonts w:ascii="Times New Roman" w:eastAsia="Times New Roman" w:hAnsi="Times New Roman" w:cs="Times New Roman"/>
            <w:color w:val="0000FF"/>
            <w:kern w:val="0"/>
            <w:u w:val="single"/>
            <w14:ligatures w14:val="none"/>
          </w:rPr>
          <w:t>sosa:Sampling</w:t>
        </w:r>
      </w:hyperlink>
      <w:r w:rsidRPr="008D2809">
        <w:rPr>
          <w:rFonts w:ascii="Times New Roman" w:eastAsia="Times New Roman" w:hAnsi="Times New Roman" w:cs="Times New Roman"/>
          <w:kern w:val="0"/>
          <w14:ligatures w14:val="none"/>
        </w:rPr>
        <w:t xml:space="preserve">, </w:t>
      </w:r>
      <w:hyperlink r:id="rId2278" w:anchor="dfn-sosa-oms-preparationstep" w:history="1">
        <w:r w:rsidRPr="008D2809">
          <w:rPr>
            <w:rFonts w:ascii="Times New Roman" w:eastAsia="Times New Roman" w:hAnsi="Times New Roman" w:cs="Times New Roman"/>
            <w:color w:val="0000FF"/>
            <w:kern w:val="0"/>
            <w:u w:val="single"/>
            <w14:ligatures w14:val="none"/>
          </w:rPr>
          <w:t>sosa-oms:PreparationStep</w:t>
        </w:r>
      </w:hyperlink>
      <w:r w:rsidRPr="008D2809">
        <w:rPr>
          <w:rFonts w:ascii="Times New Roman" w:eastAsia="Times New Roman" w:hAnsi="Times New Roman" w:cs="Times New Roman"/>
          <w:kern w:val="0"/>
          <w14:ligatures w14:val="none"/>
        </w:rPr>
        <w:t xml:space="preserve">, </w:t>
      </w:r>
      <w:hyperlink r:id="rId2279" w:anchor="dfn-sosa-procedure" w:history="1">
        <w:r w:rsidRPr="008D2809">
          <w:rPr>
            <w:rFonts w:ascii="Times New Roman" w:eastAsia="Times New Roman" w:hAnsi="Times New Roman" w:cs="Times New Roman"/>
            <w:color w:val="0000FF"/>
            <w:kern w:val="0"/>
            <w:u w:val="single"/>
            <w14:ligatures w14:val="none"/>
          </w:rPr>
          <w:t>sosa:Procedure</w:t>
        </w:r>
      </w:hyperlink>
      <w:r w:rsidRPr="008D2809">
        <w:rPr>
          <w:rFonts w:ascii="Times New Roman" w:eastAsia="Times New Roman" w:hAnsi="Times New Roman" w:cs="Times New Roman"/>
          <w:kern w:val="0"/>
          <w14:ligatures w14:val="none"/>
        </w:rPr>
        <w:t xml:space="preserve">, </w:t>
      </w:r>
      <w:hyperlink r:id="rId2280" w:anchor="dfn-sosa-sensor" w:history="1">
        <w:r w:rsidRPr="008D2809">
          <w:rPr>
            <w:rFonts w:ascii="Times New Roman" w:eastAsia="Times New Roman" w:hAnsi="Times New Roman" w:cs="Times New Roman"/>
            <w:color w:val="0000FF"/>
            <w:kern w:val="0"/>
            <w:u w:val="single"/>
            <w14:ligatures w14:val="none"/>
          </w:rPr>
          <w:t>sosa:Sensor</w:t>
        </w:r>
      </w:hyperlink>
      <w:r w:rsidRPr="008D2809">
        <w:rPr>
          <w:rFonts w:ascii="Times New Roman" w:eastAsia="Times New Roman" w:hAnsi="Times New Roman" w:cs="Times New Roman"/>
          <w:kern w:val="0"/>
          <w14:ligatures w14:val="none"/>
        </w:rPr>
        <w:t xml:space="preserve">, </w:t>
      </w:r>
      <w:hyperlink r:id="rId2281" w:anchor="dfn-sosa-platform" w:history="1">
        <w:r w:rsidRPr="008D2809">
          <w:rPr>
            <w:rFonts w:ascii="Times New Roman" w:eastAsia="Times New Roman" w:hAnsi="Times New Roman" w:cs="Times New Roman"/>
            <w:color w:val="0000FF"/>
            <w:kern w:val="0"/>
            <w:u w:val="single"/>
            <w14:ligatures w14:val="none"/>
          </w:rPr>
          <w:t>sosa:Platform</w:t>
        </w:r>
      </w:hyperlink>
      <w:r w:rsidRPr="008D2809">
        <w:rPr>
          <w:rFonts w:ascii="Times New Roman" w:eastAsia="Times New Roman" w:hAnsi="Times New Roman" w:cs="Times New Roman"/>
          <w:kern w:val="0"/>
          <w14:ligatures w14:val="none"/>
        </w:rPr>
        <w:t xml:space="preserve">, </w:t>
      </w:r>
      <w:hyperlink r:id="rId2282" w:anchor="dfn-sosa-deployment" w:history="1">
        <w:r w:rsidRPr="008D2809">
          <w:rPr>
            <w:rFonts w:ascii="Times New Roman" w:eastAsia="Times New Roman" w:hAnsi="Times New Roman" w:cs="Times New Roman"/>
            <w:color w:val="0000FF"/>
            <w:kern w:val="0"/>
            <w:u w:val="single"/>
            <w14:ligatures w14:val="none"/>
          </w:rPr>
          <w:t>sosa:Deployment</w:t>
        </w:r>
      </w:hyperlink>
      <w:r w:rsidRPr="008D2809">
        <w:rPr>
          <w:rFonts w:ascii="Times New Roman" w:eastAsia="Times New Roman" w:hAnsi="Times New Roman" w:cs="Times New Roman"/>
          <w:kern w:val="0"/>
          <w14:ligatures w14:val="none"/>
        </w:rPr>
        <w:t xml:space="preserve"> </w:t>
      </w:r>
    </w:p>
    <w:p w14:paraId="30297DE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42CEB917"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283" w:history="1">
        <w:r w:rsidRPr="008D2809">
          <w:rPr>
            <w:rFonts w:ascii="Times New Roman" w:eastAsia="Times New Roman" w:hAnsi="Times New Roman" w:cs="Times New Roman"/>
            <w:color w:val="0000FF"/>
            <w:kern w:val="0"/>
            <w:u w:val="single"/>
            <w14:ligatures w14:val="none"/>
          </w:rPr>
          <w:t>http://www.w3.org/ns/sosa/oms/</w:t>
        </w:r>
      </w:hyperlink>
      <w:r w:rsidRPr="008D2809">
        <w:rPr>
          <w:rFonts w:ascii="Times New Roman" w:eastAsia="Times New Roman" w:hAnsi="Times New Roman" w:cs="Times New Roman"/>
          <w:kern w:val="0"/>
          <w14:ligatures w14:val="none"/>
        </w:rPr>
        <w:t xml:space="preserve"> </w:t>
      </w:r>
    </w:p>
    <w:p w14:paraId="0F9F827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284" w:anchor="OMS"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285"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755D0AA2"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6.1.3.9 </w:t>
      </w:r>
      <w:r w:rsidRPr="008D2809">
        <w:rPr>
          <w:rFonts w:ascii="Times New Roman" w:eastAsia="Times New Roman" w:hAnsi="Times New Roman" w:cs="Times New Roman"/>
          <w:b/>
          <w:bCs/>
          <w:i/>
          <w:iCs/>
          <w:kern w:val="0"/>
          <w:sz w:val="20"/>
          <w:szCs w:val="20"/>
          <w14:ligatures w14:val="none"/>
        </w:rPr>
        <w:t>sosa-oms:observationType</w:t>
      </w:r>
    </w:p>
    <w:p w14:paraId="0D6DEF4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4D81252C"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http://www.w3.org/ns/sosa/oms/observationType </w:t>
      </w:r>
    </w:p>
    <w:p w14:paraId="6E7BF38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243A8D7D"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observation type</w:t>
      </w:r>
      <w:r w:rsidRPr="008D2809">
        <w:rPr>
          <w:rFonts w:ascii="Times New Roman" w:eastAsia="Times New Roman" w:hAnsi="Times New Roman" w:cs="Times New Roman"/>
          <w:kern w:val="0"/>
          <w14:ligatures w14:val="none"/>
        </w:rPr>
        <w:t xml:space="preserve"> — further detail on the type of Observations. </w:t>
      </w:r>
    </w:p>
    <w:p w14:paraId="7552A93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7F333ECE"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286" w:anchor="dfn-sosa-observation" w:history="1">
        <w:r w:rsidRPr="008D2809">
          <w:rPr>
            <w:rFonts w:ascii="Times New Roman" w:eastAsia="Times New Roman" w:hAnsi="Times New Roman" w:cs="Times New Roman"/>
            <w:color w:val="0000FF"/>
            <w:kern w:val="0"/>
            <w:u w:val="single"/>
            <w14:ligatures w14:val="none"/>
          </w:rPr>
          <w:t>sosa:Observation</w:t>
        </w:r>
      </w:hyperlink>
      <w:r w:rsidRPr="008D2809">
        <w:rPr>
          <w:rFonts w:ascii="Times New Roman" w:eastAsia="Times New Roman" w:hAnsi="Times New Roman" w:cs="Times New Roman"/>
          <w:kern w:val="0"/>
          <w14:ligatures w14:val="none"/>
        </w:rPr>
        <w:t xml:space="preserve"> </w:t>
      </w:r>
    </w:p>
    <w:p w14:paraId="6BFD672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736A7EC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287" w:history="1">
        <w:r w:rsidRPr="008D2809">
          <w:rPr>
            <w:rFonts w:ascii="Times New Roman" w:eastAsia="Times New Roman" w:hAnsi="Times New Roman" w:cs="Times New Roman"/>
            <w:color w:val="0000FF"/>
            <w:kern w:val="0"/>
            <w:u w:val="single"/>
            <w14:ligatures w14:val="none"/>
          </w:rPr>
          <w:t>http://www.w3.org/ns/sosa/oms/</w:t>
        </w:r>
      </w:hyperlink>
      <w:r w:rsidRPr="008D2809">
        <w:rPr>
          <w:rFonts w:ascii="Times New Roman" w:eastAsia="Times New Roman" w:hAnsi="Times New Roman" w:cs="Times New Roman"/>
          <w:kern w:val="0"/>
          <w14:ligatures w14:val="none"/>
        </w:rPr>
        <w:t xml:space="preserve"> </w:t>
      </w:r>
    </w:p>
    <w:p w14:paraId="578DB89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288" w:anchor="OMS"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289"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72F0144E"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6.1.3.10 </w:t>
      </w:r>
      <w:r w:rsidRPr="008D2809">
        <w:rPr>
          <w:rFonts w:ascii="Times New Roman" w:eastAsia="Times New Roman" w:hAnsi="Times New Roman" w:cs="Times New Roman"/>
          <w:b/>
          <w:bCs/>
          <w:i/>
          <w:iCs/>
          <w:kern w:val="0"/>
          <w:sz w:val="20"/>
          <w:szCs w:val="20"/>
          <w14:ligatures w14:val="none"/>
        </w:rPr>
        <w:t>sosa-oms:parameter</w:t>
      </w:r>
    </w:p>
    <w:p w14:paraId="7F47FA2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0754BA4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http://www.w3.org/ns/sosa/oms/parameter </w:t>
      </w:r>
    </w:p>
    <w:p w14:paraId="587A34D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634A0527" w14:textId="5A7FEB68"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parameter</w:t>
      </w:r>
      <w:r w:rsidRPr="008D2809">
        <w:rPr>
          <w:rFonts w:ascii="Times New Roman" w:eastAsia="Times New Roman" w:hAnsi="Times New Roman" w:cs="Times New Roman"/>
          <w:kern w:val="0"/>
          <w14:ligatures w14:val="none"/>
        </w:rPr>
        <w:t xml:space="preserve"> — Arbitrary event-specific parameter relevant to the Sampling</w:t>
      </w:r>
      <w:ins w:id="376" w:author="Carl Reed" w:date="2026-08-24T14:43:00Z" w16du:dateUtc="2026-08-24T20:43:00Z">
        <w:r w:rsidR="006601C6">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29B49C5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10DE49B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290" w:anchor="dfn-sosa-sampling" w:history="1">
        <w:r w:rsidRPr="008D2809">
          <w:rPr>
            <w:rFonts w:ascii="Times New Roman" w:eastAsia="Times New Roman" w:hAnsi="Times New Roman" w:cs="Times New Roman"/>
            <w:color w:val="0000FF"/>
            <w:kern w:val="0"/>
            <w:u w:val="single"/>
            <w14:ligatures w14:val="none"/>
          </w:rPr>
          <w:t>sosa:Sampling</w:t>
        </w:r>
      </w:hyperlink>
      <w:r w:rsidRPr="008D2809">
        <w:rPr>
          <w:rFonts w:ascii="Times New Roman" w:eastAsia="Times New Roman" w:hAnsi="Times New Roman" w:cs="Times New Roman"/>
          <w:kern w:val="0"/>
          <w14:ligatures w14:val="none"/>
        </w:rPr>
        <w:t xml:space="preserve"> </w:t>
      </w:r>
    </w:p>
    <w:p w14:paraId="3ABDB27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1A753F2D"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291" w:history="1">
        <w:r w:rsidRPr="008D2809">
          <w:rPr>
            <w:rFonts w:ascii="Times New Roman" w:eastAsia="Times New Roman" w:hAnsi="Times New Roman" w:cs="Times New Roman"/>
            <w:color w:val="0000FF"/>
            <w:kern w:val="0"/>
            <w:u w:val="single"/>
            <w14:ligatures w14:val="none"/>
          </w:rPr>
          <w:t>http://www.w3.org/ns/sosa/oms/</w:t>
        </w:r>
      </w:hyperlink>
      <w:r w:rsidRPr="008D2809">
        <w:rPr>
          <w:rFonts w:ascii="Times New Roman" w:eastAsia="Times New Roman" w:hAnsi="Times New Roman" w:cs="Times New Roman"/>
          <w:kern w:val="0"/>
          <w14:ligatures w14:val="none"/>
        </w:rPr>
        <w:t xml:space="preserve"> </w:t>
      </w:r>
    </w:p>
    <w:p w14:paraId="1F056C0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292" w:anchor="OMS"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293"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2E0F0C3C"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lastRenderedPageBreak/>
        <w:t xml:space="preserve">6.1.3.11 </w:t>
      </w:r>
      <w:r w:rsidRPr="008D2809">
        <w:rPr>
          <w:rFonts w:ascii="Times New Roman" w:eastAsia="Times New Roman" w:hAnsi="Times New Roman" w:cs="Times New Roman"/>
          <w:b/>
          <w:bCs/>
          <w:i/>
          <w:iCs/>
          <w:kern w:val="0"/>
          <w:sz w:val="20"/>
          <w:szCs w:val="20"/>
          <w14:ligatures w14:val="none"/>
        </w:rPr>
        <w:t>sosa-oms:preparedSample</w:t>
      </w:r>
    </w:p>
    <w:p w14:paraId="125527A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67DEDA9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http://www.w3.org/ns/sosa/oms/preparedSample </w:t>
      </w:r>
    </w:p>
    <w:p w14:paraId="6B74405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65D57557" w14:textId="4926E02F"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prepared sample</w:t>
      </w:r>
      <w:r w:rsidRPr="008D2809">
        <w:rPr>
          <w:rFonts w:ascii="Times New Roman" w:eastAsia="Times New Roman" w:hAnsi="Times New Roman" w:cs="Times New Roman"/>
          <w:kern w:val="0"/>
          <w14:ligatures w14:val="none"/>
        </w:rPr>
        <w:t xml:space="preserve"> — link from a PreparationStep to a Sample on which the PreparationProcedure was performed</w:t>
      </w:r>
      <w:ins w:id="377" w:author="Carl Reed" w:date="2026-08-24T14:44:00Z" w16du:dateUtc="2026-08-24T20:44:00Z">
        <w:r w:rsidR="00667F19">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490370B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2408A5E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294" w:anchor="dfn-sosa-oms-preparationstep" w:history="1">
        <w:r w:rsidRPr="008D2809">
          <w:rPr>
            <w:rFonts w:ascii="Times New Roman" w:eastAsia="Times New Roman" w:hAnsi="Times New Roman" w:cs="Times New Roman"/>
            <w:color w:val="0000FF"/>
            <w:kern w:val="0"/>
            <w:u w:val="single"/>
            <w14:ligatures w14:val="none"/>
          </w:rPr>
          <w:t>sosa-oms:PreparationStep</w:t>
        </w:r>
      </w:hyperlink>
      <w:r w:rsidRPr="008D2809">
        <w:rPr>
          <w:rFonts w:ascii="Times New Roman" w:eastAsia="Times New Roman" w:hAnsi="Times New Roman" w:cs="Times New Roman"/>
          <w:kern w:val="0"/>
          <w14:ligatures w14:val="none"/>
        </w:rPr>
        <w:t xml:space="preserve"> </w:t>
      </w:r>
    </w:p>
    <w:p w14:paraId="7AD06A7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2890A315"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295" w:anchor="dfn-sosa-sample" w:history="1">
        <w:r w:rsidRPr="008D2809">
          <w:rPr>
            <w:rFonts w:ascii="Times New Roman" w:eastAsia="Times New Roman" w:hAnsi="Times New Roman" w:cs="Times New Roman"/>
            <w:color w:val="0000FF"/>
            <w:kern w:val="0"/>
            <w:u w:val="single"/>
            <w14:ligatures w14:val="none"/>
          </w:rPr>
          <w:t>sosa:Sample</w:t>
        </w:r>
      </w:hyperlink>
      <w:r w:rsidRPr="008D2809">
        <w:rPr>
          <w:rFonts w:ascii="Times New Roman" w:eastAsia="Times New Roman" w:hAnsi="Times New Roman" w:cs="Times New Roman"/>
          <w:kern w:val="0"/>
          <w14:ligatures w14:val="none"/>
        </w:rPr>
        <w:t xml:space="preserve"> </w:t>
      </w:r>
    </w:p>
    <w:p w14:paraId="4FCD264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0C428734"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296" w:anchor="dfn-sosa-oms-haspreparationstep" w:history="1">
        <w:r w:rsidRPr="008D2809">
          <w:rPr>
            <w:rFonts w:ascii="Times New Roman" w:eastAsia="Times New Roman" w:hAnsi="Times New Roman" w:cs="Times New Roman"/>
            <w:color w:val="0000FF"/>
            <w:kern w:val="0"/>
            <w:u w:val="single"/>
            <w14:ligatures w14:val="none"/>
          </w:rPr>
          <w:t>sosa-oms:hasPreparationStep</w:t>
        </w:r>
      </w:hyperlink>
      <w:r w:rsidRPr="008D2809">
        <w:rPr>
          <w:rFonts w:ascii="Times New Roman" w:eastAsia="Times New Roman" w:hAnsi="Times New Roman" w:cs="Times New Roman"/>
          <w:kern w:val="0"/>
          <w14:ligatures w14:val="none"/>
        </w:rPr>
        <w:t xml:space="preserve"> </w:t>
      </w:r>
    </w:p>
    <w:p w14:paraId="6F4990B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74416025"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297" w:history="1">
        <w:r w:rsidRPr="008D2809">
          <w:rPr>
            <w:rFonts w:ascii="Times New Roman" w:eastAsia="Times New Roman" w:hAnsi="Times New Roman" w:cs="Times New Roman"/>
            <w:color w:val="0000FF"/>
            <w:kern w:val="0"/>
            <w:u w:val="single"/>
            <w14:ligatures w14:val="none"/>
          </w:rPr>
          <w:t>http://www.w3.org/ns/sosa/oms/</w:t>
        </w:r>
      </w:hyperlink>
      <w:r w:rsidRPr="008D2809">
        <w:rPr>
          <w:rFonts w:ascii="Times New Roman" w:eastAsia="Times New Roman" w:hAnsi="Times New Roman" w:cs="Times New Roman"/>
          <w:kern w:val="0"/>
          <w14:ligatures w14:val="none"/>
        </w:rPr>
        <w:t xml:space="preserve"> </w:t>
      </w:r>
    </w:p>
    <w:p w14:paraId="0B1256F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298" w:anchor="OMS"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299"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599F0E62"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6.1.3.12 </w:t>
      </w:r>
      <w:r w:rsidRPr="008D2809">
        <w:rPr>
          <w:rFonts w:ascii="Times New Roman" w:eastAsia="Times New Roman" w:hAnsi="Times New Roman" w:cs="Times New Roman"/>
          <w:b/>
          <w:bCs/>
          <w:i/>
          <w:iCs/>
          <w:kern w:val="0"/>
          <w:sz w:val="20"/>
          <w:szCs w:val="20"/>
          <w14:ligatures w14:val="none"/>
        </w:rPr>
        <w:t>sosa-oms:processingDetails</w:t>
      </w:r>
    </w:p>
    <w:p w14:paraId="45F7987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46A12FC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http://www.w3.org/ns/sosa/oms/processingDetails </w:t>
      </w:r>
    </w:p>
    <w:p w14:paraId="30B1B1C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2BFD7DF4" w14:textId="4ED97EAF"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processing details</w:t>
      </w:r>
      <w:r w:rsidRPr="008D2809">
        <w:rPr>
          <w:rFonts w:ascii="Times New Roman" w:eastAsia="Times New Roman" w:hAnsi="Times New Roman" w:cs="Times New Roman"/>
          <w:kern w:val="0"/>
          <w14:ligatures w14:val="none"/>
        </w:rPr>
        <w:t xml:space="preserve"> — link from a PreparationStep to the PreparationProcedure used</w:t>
      </w:r>
      <w:ins w:id="378" w:author="Carl Reed" w:date="2026-08-24T14:44:00Z" w16du:dateUtc="2026-08-24T20:44:00Z">
        <w:r w:rsidR="00667F19">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36D5B3A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3F593E52"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300" w:anchor="dfn-sosa-oms-preparationstep" w:history="1">
        <w:r w:rsidRPr="008D2809">
          <w:rPr>
            <w:rFonts w:ascii="Times New Roman" w:eastAsia="Times New Roman" w:hAnsi="Times New Roman" w:cs="Times New Roman"/>
            <w:color w:val="0000FF"/>
            <w:kern w:val="0"/>
            <w:u w:val="single"/>
            <w14:ligatures w14:val="none"/>
          </w:rPr>
          <w:t>sosa-oms:PreparationStep</w:t>
        </w:r>
      </w:hyperlink>
      <w:r w:rsidRPr="008D2809">
        <w:rPr>
          <w:rFonts w:ascii="Times New Roman" w:eastAsia="Times New Roman" w:hAnsi="Times New Roman" w:cs="Times New Roman"/>
          <w:kern w:val="0"/>
          <w14:ligatures w14:val="none"/>
        </w:rPr>
        <w:t xml:space="preserve"> </w:t>
      </w:r>
    </w:p>
    <w:p w14:paraId="5DB89BE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0E424ED5"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301" w:anchor="dfn-sosa-oms-preparationprocedure" w:history="1">
        <w:r w:rsidRPr="008D2809">
          <w:rPr>
            <w:rFonts w:ascii="Times New Roman" w:eastAsia="Times New Roman" w:hAnsi="Times New Roman" w:cs="Times New Roman"/>
            <w:color w:val="0000FF"/>
            <w:kern w:val="0"/>
            <w:u w:val="single"/>
            <w14:ligatures w14:val="none"/>
          </w:rPr>
          <w:t>sosa-oms:PreparationProcedure</w:t>
        </w:r>
      </w:hyperlink>
      <w:r w:rsidRPr="008D2809">
        <w:rPr>
          <w:rFonts w:ascii="Times New Roman" w:eastAsia="Times New Roman" w:hAnsi="Times New Roman" w:cs="Times New Roman"/>
          <w:kern w:val="0"/>
          <w14:ligatures w14:val="none"/>
        </w:rPr>
        <w:t xml:space="preserve"> </w:t>
      </w:r>
    </w:p>
    <w:p w14:paraId="20D6E74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6F73FEA3"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302" w:anchor="dfn-sosa-oms-samplepreparationstep" w:history="1">
        <w:r w:rsidRPr="008D2809">
          <w:rPr>
            <w:rFonts w:ascii="Times New Roman" w:eastAsia="Times New Roman" w:hAnsi="Times New Roman" w:cs="Times New Roman"/>
            <w:color w:val="0000FF"/>
            <w:kern w:val="0"/>
            <w:u w:val="single"/>
            <w14:ligatures w14:val="none"/>
          </w:rPr>
          <w:t>sosa-oms:samplePreparationStep</w:t>
        </w:r>
      </w:hyperlink>
      <w:r w:rsidRPr="008D2809">
        <w:rPr>
          <w:rFonts w:ascii="Times New Roman" w:eastAsia="Times New Roman" w:hAnsi="Times New Roman" w:cs="Times New Roman"/>
          <w:kern w:val="0"/>
          <w14:ligatures w14:val="none"/>
        </w:rPr>
        <w:t xml:space="preserve"> </w:t>
      </w:r>
    </w:p>
    <w:p w14:paraId="4FFC9D9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2937672E"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303" w:history="1">
        <w:r w:rsidRPr="008D2809">
          <w:rPr>
            <w:rFonts w:ascii="Times New Roman" w:eastAsia="Times New Roman" w:hAnsi="Times New Roman" w:cs="Times New Roman"/>
            <w:color w:val="0000FF"/>
            <w:kern w:val="0"/>
            <w:u w:val="single"/>
            <w14:ligatures w14:val="none"/>
          </w:rPr>
          <w:t>http://www.w3.org/ns/sosa/oms/</w:t>
        </w:r>
      </w:hyperlink>
      <w:r w:rsidRPr="008D2809">
        <w:rPr>
          <w:rFonts w:ascii="Times New Roman" w:eastAsia="Times New Roman" w:hAnsi="Times New Roman" w:cs="Times New Roman"/>
          <w:kern w:val="0"/>
          <w14:ligatures w14:val="none"/>
        </w:rPr>
        <w:t xml:space="preserve"> </w:t>
      </w:r>
    </w:p>
    <w:p w14:paraId="4D7E0CB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304" w:anchor="OMS"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305"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77BA29AF"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6.1.3.13 </w:t>
      </w:r>
      <w:r w:rsidRPr="008D2809">
        <w:rPr>
          <w:rFonts w:ascii="Times New Roman" w:eastAsia="Times New Roman" w:hAnsi="Times New Roman" w:cs="Times New Roman"/>
          <w:b/>
          <w:bCs/>
          <w:i/>
          <w:iCs/>
          <w:kern w:val="0"/>
          <w:sz w:val="20"/>
          <w:szCs w:val="20"/>
          <w14:ligatures w14:val="none"/>
        </w:rPr>
        <w:t>sosa-oms:relatedSampling</w:t>
      </w:r>
    </w:p>
    <w:p w14:paraId="3BDE05AD"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4F8C954A"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http://www.w3.org/ns/sosa/oms/relatedSampling </w:t>
      </w:r>
    </w:p>
    <w:p w14:paraId="5F4810B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lastRenderedPageBreak/>
        <w:t>an OWL Object Property</w:t>
      </w:r>
      <w:r w:rsidRPr="008D2809">
        <w:rPr>
          <w:rFonts w:ascii="Times New Roman" w:eastAsia="Times New Roman" w:hAnsi="Times New Roman" w:cs="Times New Roman"/>
          <w:kern w:val="0"/>
          <w14:ligatures w14:val="none"/>
        </w:rPr>
        <w:t xml:space="preserve"> </w:t>
      </w:r>
    </w:p>
    <w:p w14:paraId="6AB7598F" w14:textId="1514F602"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related sampling</w:t>
      </w:r>
      <w:r w:rsidRPr="008D2809">
        <w:rPr>
          <w:rFonts w:ascii="Times New Roman" w:eastAsia="Times New Roman" w:hAnsi="Times New Roman" w:cs="Times New Roman"/>
          <w:kern w:val="0"/>
          <w14:ligatures w14:val="none"/>
        </w:rPr>
        <w:t xml:space="preserve"> — relation from a Sampling to another Sampling</w:t>
      </w:r>
      <w:ins w:id="379" w:author="Carl Reed" w:date="2026-08-24T14:44:00Z" w16du:dateUtc="2026-08-24T20:44:00Z">
        <w:r w:rsidR="00667F19">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16F3AB8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1D090994"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306" w:anchor="dfn-sosa-sampling" w:history="1">
        <w:r w:rsidRPr="008D2809">
          <w:rPr>
            <w:rFonts w:ascii="Times New Roman" w:eastAsia="Times New Roman" w:hAnsi="Times New Roman" w:cs="Times New Roman"/>
            <w:color w:val="0000FF"/>
            <w:kern w:val="0"/>
            <w:u w:val="single"/>
            <w14:ligatures w14:val="none"/>
          </w:rPr>
          <w:t>sosa:Sampling</w:t>
        </w:r>
      </w:hyperlink>
      <w:r w:rsidRPr="008D2809">
        <w:rPr>
          <w:rFonts w:ascii="Times New Roman" w:eastAsia="Times New Roman" w:hAnsi="Times New Roman" w:cs="Times New Roman"/>
          <w:kern w:val="0"/>
          <w14:ligatures w14:val="none"/>
        </w:rPr>
        <w:t xml:space="preserve"> </w:t>
      </w:r>
    </w:p>
    <w:p w14:paraId="7EC145E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57A4D37D"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307" w:anchor="dfn-sosa-sampling" w:history="1">
        <w:r w:rsidRPr="008D2809">
          <w:rPr>
            <w:rFonts w:ascii="Times New Roman" w:eastAsia="Times New Roman" w:hAnsi="Times New Roman" w:cs="Times New Roman"/>
            <w:color w:val="0000FF"/>
            <w:kern w:val="0"/>
            <w:u w:val="single"/>
            <w14:ligatures w14:val="none"/>
          </w:rPr>
          <w:t>sosa:Sampling</w:t>
        </w:r>
      </w:hyperlink>
      <w:r w:rsidRPr="008D2809">
        <w:rPr>
          <w:rFonts w:ascii="Times New Roman" w:eastAsia="Times New Roman" w:hAnsi="Times New Roman" w:cs="Times New Roman"/>
          <w:kern w:val="0"/>
          <w14:ligatures w14:val="none"/>
        </w:rPr>
        <w:t xml:space="preserve"> </w:t>
      </w:r>
    </w:p>
    <w:p w14:paraId="6952516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1608D074"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308" w:history="1">
        <w:r w:rsidRPr="008D2809">
          <w:rPr>
            <w:rFonts w:ascii="Times New Roman" w:eastAsia="Times New Roman" w:hAnsi="Times New Roman" w:cs="Times New Roman"/>
            <w:color w:val="0000FF"/>
            <w:kern w:val="0"/>
            <w:u w:val="single"/>
            <w14:ligatures w14:val="none"/>
          </w:rPr>
          <w:t>http://www.w3.org/ns/sosa/oms/</w:t>
        </w:r>
      </w:hyperlink>
      <w:r w:rsidRPr="008D2809">
        <w:rPr>
          <w:rFonts w:ascii="Times New Roman" w:eastAsia="Times New Roman" w:hAnsi="Times New Roman" w:cs="Times New Roman"/>
          <w:kern w:val="0"/>
          <w14:ligatures w14:val="none"/>
        </w:rPr>
        <w:t xml:space="preserve"> </w:t>
      </w:r>
    </w:p>
    <w:p w14:paraId="6B31C04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309" w:anchor="OMS"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310"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6EAAC207"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6.1.3.14 </w:t>
      </w:r>
      <w:r w:rsidRPr="008D2809">
        <w:rPr>
          <w:rFonts w:ascii="Times New Roman" w:eastAsia="Times New Roman" w:hAnsi="Times New Roman" w:cs="Times New Roman"/>
          <w:b/>
          <w:bCs/>
          <w:i/>
          <w:iCs/>
          <w:kern w:val="0"/>
          <w:sz w:val="20"/>
          <w:szCs w:val="20"/>
          <w14:ligatures w14:val="none"/>
        </w:rPr>
        <w:t>sosa-oms:samplePreparationStep</w:t>
      </w:r>
    </w:p>
    <w:p w14:paraId="27E27D2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36E82FB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http://www.w3.org/ns/sosa/oms/samplePreparationStep </w:t>
      </w:r>
    </w:p>
    <w:p w14:paraId="047A49B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626A6544" w14:textId="355CF170"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sample preparation step</w:t>
      </w:r>
      <w:r w:rsidRPr="008D2809">
        <w:rPr>
          <w:rFonts w:ascii="Times New Roman" w:eastAsia="Times New Roman" w:hAnsi="Times New Roman" w:cs="Times New Roman"/>
          <w:kern w:val="0"/>
          <w14:ligatures w14:val="none"/>
        </w:rPr>
        <w:t xml:space="preserve"> — link from a PreparationProcedure to a PreparationStep used in </w:t>
      </w:r>
      <w:del w:id="380" w:author="Carl Reed" w:date="2026-08-24T14:44:00Z" w16du:dateUtc="2026-08-24T20:44:00Z">
        <w:r w:rsidRPr="008D2809" w:rsidDel="00667F19">
          <w:rPr>
            <w:rFonts w:ascii="Times New Roman" w:eastAsia="Times New Roman" w:hAnsi="Times New Roman" w:cs="Times New Roman"/>
            <w:kern w:val="0"/>
            <w14:ligatures w14:val="none"/>
          </w:rPr>
          <w:delText xml:space="preserve">it </w:delText>
        </w:r>
      </w:del>
      <w:ins w:id="381" w:author="Carl Reed" w:date="2026-08-24T14:44:00Z" w16du:dateUtc="2026-08-24T20:44:00Z">
        <w:r w:rsidR="00667F19">
          <w:rPr>
            <w:rFonts w:ascii="Times New Roman" w:eastAsia="Times New Roman" w:hAnsi="Times New Roman" w:cs="Times New Roman"/>
            <w:kern w:val="0"/>
            <w14:ligatures w14:val="none"/>
          </w:rPr>
          <w:t>the PreparationPro</w:t>
        </w:r>
        <w:r w:rsidR="007C4B20">
          <w:rPr>
            <w:rFonts w:ascii="Times New Roman" w:eastAsia="Times New Roman" w:hAnsi="Times New Roman" w:cs="Times New Roman"/>
            <w:kern w:val="0"/>
            <w14:ligatures w14:val="none"/>
          </w:rPr>
          <w:t>cedure.</w:t>
        </w:r>
        <w:r w:rsidR="00667F19" w:rsidRPr="008D2809">
          <w:rPr>
            <w:rFonts w:ascii="Times New Roman" w:eastAsia="Times New Roman" w:hAnsi="Times New Roman" w:cs="Times New Roman"/>
            <w:kern w:val="0"/>
            <w14:ligatures w14:val="none"/>
          </w:rPr>
          <w:t xml:space="preserve"> </w:t>
        </w:r>
      </w:ins>
    </w:p>
    <w:p w14:paraId="26BBCA9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0D585B2D"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311" w:anchor="dfn-sosa-oms-preparationprocedure" w:history="1">
        <w:r w:rsidRPr="008D2809">
          <w:rPr>
            <w:rFonts w:ascii="Times New Roman" w:eastAsia="Times New Roman" w:hAnsi="Times New Roman" w:cs="Times New Roman"/>
            <w:color w:val="0000FF"/>
            <w:kern w:val="0"/>
            <w:u w:val="single"/>
            <w14:ligatures w14:val="none"/>
          </w:rPr>
          <w:t>sosa-oms:PreparationProcedure</w:t>
        </w:r>
      </w:hyperlink>
      <w:r w:rsidRPr="008D2809">
        <w:rPr>
          <w:rFonts w:ascii="Times New Roman" w:eastAsia="Times New Roman" w:hAnsi="Times New Roman" w:cs="Times New Roman"/>
          <w:kern w:val="0"/>
          <w14:ligatures w14:val="none"/>
        </w:rPr>
        <w:t xml:space="preserve"> </w:t>
      </w:r>
    </w:p>
    <w:p w14:paraId="11AE900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70D87612"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312" w:anchor="dfn-sosa-oms-preparationstep" w:history="1">
        <w:r w:rsidRPr="008D2809">
          <w:rPr>
            <w:rFonts w:ascii="Times New Roman" w:eastAsia="Times New Roman" w:hAnsi="Times New Roman" w:cs="Times New Roman"/>
            <w:color w:val="0000FF"/>
            <w:kern w:val="0"/>
            <w:u w:val="single"/>
            <w14:ligatures w14:val="none"/>
          </w:rPr>
          <w:t>sosa-oms:PreparationStep</w:t>
        </w:r>
      </w:hyperlink>
      <w:r w:rsidRPr="008D2809">
        <w:rPr>
          <w:rFonts w:ascii="Times New Roman" w:eastAsia="Times New Roman" w:hAnsi="Times New Roman" w:cs="Times New Roman"/>
          <w:kern w:val="0"/>
          <w14:ligatures w14:val="none"/>
        </w:rPr>
        <w:t xml:space="preserve"> </w:t>
      </w:r>
    </w:p>
    <w:p w14:paraId="3B36715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Inverse property of</w:t>
      </w:r>
    </w:p>
    <w:p w14:paraId="32A730E2"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313" w:anchor="dfn-sosa-oms-processingdetails" w:history="1">
        <w:r w:rsidRPr="008D2809">
          <w:rPr>
            <w:rFonts w:ascii="Times New Roman" w:eastAsia="Times New Roman" w:hAnsi="Times New Roman" w:cs="Times New Roman"/>
            <w:color w:val="0000FF"/>
            <w:kern w:val="0"/>
            <w:u w:val="single"/>
            <w14:ligatures w14:val="none"/>
          </w:rPr>
          <w:t>sosa-oms:processingDetails</w:t>
        </w:r>
      </w:hyperlink>
      <w:r w:rsidRPr="008D2809">
        <w:rPr>
          <w:rFonts w:ascii="Times New Roman" w:eastAsia="Times New Roman" w:hAnsi="Times New Roman" w:cs="Times New Roman"/>
          <w:kern w:val="0"/>
          <w14:ligatures w14:val="none"/>
        </w:rPr>
        <w:t xml:space="preserve"> </w:t>
      </w:r>
    </w:p>
    <w:p w14:paraId="530B27D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6E053A59"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314" w:history="1">
        <w:r w:rsidRPr="008D2809">
          <w:rPr>
            <w:rFonts w:ascii="Times New Roman" w:eastAsia="Times New Roman" w:hAnsi="Times New Roman" w:cs="Times New Roman"/>
            <w:color w:val="0000FF"/>
            <w:kern w:val="0"/>
            <w:u w:val="single"/>
            <w14:ligatures w14:val="none"/>
          </w:rPr>
          <w:t>http://www.w3.org/ns/sosa/oms/</w:t>
        </w:r>
      </w:hyperlink>
      <w:r w:rsidRPr="008D2809">
        <w:rPr>
          <w:rFonts w:ascii="Times New Roman" w:eastAsia="Times New Roman" w:hAnsi="Times New Roman" w:cs="Times New Roman"/>
          <w:kern w:val="0"/>
          <w14:ligatures w14:val="none"/>
        </w:rPr>
        <w:t xml:space="preserve"> </w:t>
      </w:r>
    </w:p>
    <w:p w14:paraId="599C6C3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315" w:anchor="OMS"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316"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60EFFB1A"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6.1.3.15 </w:t>
      </w:r>
      <w:r w:rsidRPr="008D2809">
        <w:rPr>
          <w:rFonts w:ascii="Times New Roman" w:eastAsia="Times New Roman" w:hAnsi="Times New Roman" w:cs="Times New Roman"/>
          <w:b/>
          <w:bCs/>
          <w:i/>
          <w:iCs/>
          <w:kern w:val="0"/>
          <w:sz w:val="20"/>
          <w:szCs w:val="20"/>
          <w14:ligatures w14:val="none"/>
        </w:rPr>
        <w:t>sosa-oms:samplingLocation</w:t>
      </w:r>
    </w:p>
    <w:p w14:paraId="71810A1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7E6CA83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http://www.w3.org/ns/sosa/oms/samplingLocation </w:t>
      </w:r>
    </w:p>
    <w:p w14:paraId="297DFEB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61A10632" w14:textId="1EDE86EF"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sampling location</w:t>
      </w:r>
      <w:r w:rsidRPr="008D2809">
        <w:rPr>
          <w:rFonts w:ascii="Times New Roman" w:eastAsia="Times New Roman" w:hAnsi="Times New Roman" w:cs="Times New Roman"/>
          <w:kern w:val="0"/>
          <w14:ligatures w14:val="none"/>
        </w:rPr>
        <w:t xml:space="preserve"> — If location information pertaining to the Sampling is provided, the attribute samplingLocation:Geometry shall be used</w:t>
      </w:r>
      <w:ins w:id="382" w:author="Carl Reed" w:date="2026-08-24T14:44:00Z" w16du:dateUtc="2026-08-24T20:44:00Z">
        <w:r w:rsidR="007C4B20">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79779EF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Subproperty of</w:t>
      </w:r>
    </w:p>
    <w:p w14:paraId="7D19DAF7"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317" w:anchor="hasGeometry" w:history="1">
        <w:r w:rsidRPr="008D2809">
          <w:rPr>
            <w:rFonts w:ascii="Times New Roman" w:eastAsia="Times New Roman" w:hAnsi="Times New Roman" w:cs="Times New Roman"/>
            <w:color w:val="0000FF"/>
            <w:kern w:val="0"/>
            <w:u w:val="single"/>
            <w14:ligatures w14:val="none"/>
          </w:rPr>
          <w:t>geosparql:hasGeometry</w:t>
        </w:r>
      </w:hyperlink>
      <w:r w:rsidRPr="008D2809">
        <w:rPr>
          <w:rFonts w:ascii="Times New Roman" w:eastAsia="Times New Roman" w:hAnsi="Times New Roman" w:cs="Times New Roman"/>
          <w:kern w:val="0"/>
          <w14:ligatures w14:val="none"/>
        </w:rPr>
        <w:t xml:space="preserve"> </w:t>
      </w:r>
    </w:p>
    <w:p w14:paraId="63F23E5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5F4DD516"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318" w:anchor="dfn-sosa-sampling" w:history="1">
        <w:r w:rsidRPr="008D2809">
          <w:rPr>
            <w:rFonts w:ascii="Times New Roman" w:eastAsia="Times New Roman" w:hAnsi="Times New Roman" w:cs="Times New Roman"/>
            <w:color w:val="0000FF"/>
            <w:kern w:val="0"/>
            <w:u w:val="single"/>
            <w14:ligatures w14:val="none"/>
          </w:rPr>
          <w:t>sosa:Sampling</w:t>
        </w:r>
      </w:hyperlink>
      <w:r w:rsidRPr="008D2809">
        <w:rPr>
          <w:rFonts w:ascii="Times New Roman" w:eastAsia="Times New Roman" w:hAnsi="Times New Roman" w:cs="Times New Roman"/>
          <w:kern w:val="0"/>
          <w14:ligatures w14:val="none"/>
        </w:rPr>
        <w:t xml:space="preserve"> </w:t>
      </w:r>
    </w:p>
    <w:p w14:paraId="47F48C2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0BB181DF"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319" w:history="1">
        <w:r w:rsidRPr="008D2809">
          <w:rPr>
            <w:rFonts w:ascii="Times New Roman" w:eastAsia="Times New Roman" w:hAnsi="Times New Roman" w:cs="Times New Roman"/>
            <w:color w:val="0000FF"/>
            <w:kern w:val="0"/>
            <w:u w:val="single"/>
            <w14:ligatures w14:val="none"/>
          </w:rPr>
          <w:t>http://www.w3.org/ns/sosa/oms/</w:t>
        </w:r>
      </w:hyperlink>
      <w:r w:rsidRPr="008D2809">
        <w:rPr>
          <w:rFonts w:ascii="Times New Roman" w:eastAsia="Times New Roman" w:hAnsi="Times New Roman" w:cs="Times New Roman"/>
          <w:kern w:val="0"/>
          <w14:ligatures w14:val="none"/>
        </w:rPr>
        <w:t xml:space="preserve"> </w:t>
      </w:r>
    </w:p>
    <w:p w14:paraId="33D0095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320" w:anchor="OMS"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321"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4F038428"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6.1.3.16 </w:t>
      </w:r>
      <w:r w:rsidRPr="008D2809">
        <w:rPr>
          <w:rFonts w:ascii="Times New Roman" w:eastAsia="Times New Roman" w:hAnsi="Times New Roman" w:cs="Times New Roman"/>
          <w:b/>
          <w:bCs/>
          <w:i/>
          <w:iCs/>
          <w:kern w:val="0"/>
          <w:sz w:val="20"/>
          <w:szCs w:val="20"/>
          <w14:ligatures w14:val="none"/>
        </w:rPr>
        <w:t>sosa-oms:shape</w:t>
      </w:r>
    </w:p>
    <w:p w14:paraId="54F1D0CA"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5BE3C28D"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http://www.w3.org/ns/sosa/oms/shape </w:t>
      </w:r>
    </w:p>
    <w:p w14:paraId="4BAB8E0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0F73ED6C"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shape</w:t>
      </w:r>
      <w:r w:rsidRPr="008D2809">
        <w:rPr>
          <w:rFonts w:ascii="Times New Roman" w:eastAsia="Times New Roman" w:hAnsi="Times New Roman" w:cs="Times New Roman"/>
          <w:kern w:val="0"/>
          <w14:ligatures w14:val="none"/>
        </w:rPr>
        <w:t xml:space="preserve"> — the Geometry of the SpatialSample </w:t>
      </w:r>
    </w:p>
    <w:p w14:paraId="6D68040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Subproperty of</w:t>
      </w:r>
    </w:p>
    <w:p w14:paraId="4A6F586F"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322" w:anchor="hasGeometry" w:history="1">
        <w:r w:rsidRPr="008D2809">
          <w:rPr>
            <w:rFonts w:ascii="Times New Roman" w:eastAsia="Times New Roman" w:hAnsi="Times New Roman" w:cs="Times New Roman"/>
            <w:color w:val="0000FF"/>
            <w:kern w:val="0"/>
            <w:u w:val="single"/>
            <w14:ligatures w14:val="none"/>
          </w:rPr>
          <w:t>geosparql:hasGeometry</w:t>
        </w:r>
      </w:hyperlink>
      <w:r w:rsidRPr="008D2809">
        <w:rPr>
          <w:rFonts w:ascii="Times New Roman" w:eastAsia="Times New Roman" w:hAnsi="Times New Roman" w:cs="Times New Roman"/>
          <w:kern w:val="0"/>
          <w14:ligatures w14:val="none"/>
        </w:rPr>
        <w:t xml:space="preserve"> </w:t>
      </w:r>
    </w:p>
    <w:p w14:paraId="2CA076B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22F6FC89"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323" w:anchor="dfn-sosa-spatialsample" w:history="1">
        <w:r w:rsidRPr="008D2809">
          <w:rPr>
            <w:rFonts w:ascii="Times New Roman" w:eastAsia="Times New Roman" w:hAnsi="Times New Roman" w:cs="Times New Roman"/>
            <w:color w:val="0000FF"/>
            <w:kern w:val="0"/>
            <w:u w:val="single"/>
            <w14:ligatures w14:val="none"/>
          </w:rPr>
          <w:t>sosa:SpatialSample</w:t>
        </w:r>
      </w:hyperlink>
      <w:r w:rsidRPr="008D2809">
        <w:rPr>
          <w:rFonts w:ascii="Times New Roman" w:eastAsia="Times New Roman" w:hAnsi="Times New Roman" w:cs="Times New Roman"/>
          <w:kern w:val="0"/>
          <w14:ligatures w14:val="none"/>
        </w:rPr>
        <w:t xml:space="preserve"> </w:t>
      </w:r>
    </w:p>
    <w:p w14:paraId="7842D42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36D0F75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324" w:history="1">
        <w:r w:rsidRPr="008D2809">
          <w:rPr>
            <w:rFonts w:ascii="Times New Roman" w:eastAsia="Times New Roman" w:hAnsi="Times New Roman" w:cs="Times New Roman"/>
            <w:color w:val="0000FF"/>
            <w:kern w:val="0"/>
            <w:u w:val="single"/>
            <w14:ligatures w14:val="none"/>
          </w:rPr>
          <w:t>http://www.w3.org/ns/sosa/oms/</w:t>
        </w:r>
      </w:hyperlink>
      <w:r w:rsidRPr="008D2809">
        <w:rPr>
          <w:rFonts w:ascii="Times New Roman" w:eastAsia="Times New Roman" w:hAnsi="Times New Roman" w:cs="Times New Roman"/>
          <w:kern w:val="0"/>
          <w14:ligatures w14:val="none"/>
        </w:rPr>
        <w:t xml:space="preserve"> </w:t>
      </w:r>
    </w:p>
    <w:p w14:paraId="09ACA5B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325" w:anchor="OMS"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326"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3F5CFA73"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6.1.3.17 </w:t>
      </w:r>
      <w:r w:rsidRPr="008D2809">
        <w:rPr>
          <w:rFonts w:ascii="Times New Roman" w:eastAsia="Times New Roman" w:hAnsi="Times New Roman" w:cs="Times New Roman"/>
          <w:b/>
          <w:bCs/>
          <w:i/>
          <w:iCs/>
          <w:kern w:val="0"/>
          <w:sz w:val="20"/>
          <w:szCs w:val="20"/>
          <w14:ligatures w14:val="none"/>
        </w:rPr>
        <w:t>sosa-oms:size</w:t>
      </w:r>
    </w:p>
    <w:p w14:paraId="6D00D96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54A042A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http://www.w3.org/ns/sosa/oms/size </w:t>
      </w:r>
    </w:p>
    <w:p w14:paraId="232976B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08BBAB2A" w14:textId="388C7C9D"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size</w:t>
      </w:r>
      <w:r w:rsidRPr="008D2809">
        <w:rPr>
          <w:rFonts w:ascii="Times New Roman" w:eastAsia="Times New Roman" w:hAnsi="Times New Roman" w:cs="Times New Roman"/>
          <w:kern w:val="0"/>
          <w14:ligatures w14:val="none"/>
        </w:rPr>
        <w:t xml:space="preserve"> — a physical extent of the MaterialSample</w:t>
      </w:r>
      <w:ins w:id="383" w:author="Carl Reed" w:date="2026-08-24T14:45:00Z" w16du:dateUtc="2026-08-24T20:45:00Z">
        <w:r w:rsidR="007C4B20">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22A2209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Subproperty of</w:t>
      </w:r>
    </w:p>
    <w:p w14:paraId="40C8C20E"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327" w:history="1">
        <w:r w:rsidRPr="008D2809">
          <w:rPr>
            <w:rFonts w:ascii="Times New Roman" w:eastAsia="Times New Roman" w:hAnsi="Times New Roman" w:cs="Times New Roman"/>
            <w:color w:val="0000FF"/>
            <w:kern w:val="0"/>
            <w:u w:val="single"/>
            <w14:ligatures w14:val="none"/>
          </w:rPr>
          <w:t>qudt:quantity</w:t>
        </w:r>
      </w:hyperlink>
      <w:r w:rsidRPr="008D2809">
        <w:rPr>
          <w:rFonts w:ascii="Times New Roman" w:eastAsia="Times New Roman" w:hAnsi="Times New Roman" w:cs="Times New Roman"/>
          <w:kern w:val="0"/>
          <w14:ligatures w14:val="none"/>
        </w:rPr>
        <w:t xml:space="preserve"> </w:t>
      </w:r>
    </w:p>
    <w:p w14:paraId="70C9695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79DA97F9"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328" w:anchor="dfn-sosa-materialsample" w:history="1">
        <w:r w:rsidRPr="008D2809">
          <w:rPr>
            <w:rFonts w:ascii="Times New Roman" w:eastAsia="Times New Roman" w:hAnsi="Times New Roman" w:cs="Times New Roman"/>
            <w:color w:val="0000FF"/>
            <w:kern w:val="0"/>
            <w:u w:val="single"/>
            <w14:ligatures w14:val="none"/>
          </w:rPr>
          <w:t>sosa:MaterialSample</w:t>
        </w:r>
      </w:hyperlink>
      <w:r w:rsidRPr="008D2809">
        <w:rPr>
          <w:rFonts w:ascii="Times New Roman" w:eastAsia="Times New Roman" w:hAnsi="Times New Roman" w:cs="Times New Roman"/>
          <w:kern w:val="0"/>
          <w14:ligatures w14:val="none"/>
        </w:rPr>
        <w:t xml:space="preserve"> </w:t>
      </w:r>
    </w:p>
    <w:p w14:paraId="5205315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2C433A50"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329" w:history="1">
        <w:r w:rsidRPr="008D2809">
          <w:rPr>
            <w:rFonts w:ascii="Times New Roman" w:eastAsia="Times New Roman" w:hAnsi="Times New Roman" w:cs="Times New Roman"/>
            <w:color w:val="0000FF"/>
            <w:kern w:val="0"/>
            <w:u w:val="single"/>
            <w14:ligatures w14:val="none"/>
          </w:rPr>
          <w:t>http://www.w3.org/ns/sosa/oms/</w:t>
        </w:r>
      </w:hyperlink>
      <w:r w:rsidRPr="008D2809">
        <w:rPr>
          <w:rFonts w:ascii="Times New Roman" w:eastAsia="Times New Roman" w:hAnsi="Times New Roman" w:cs="Times New Roman"/>
          <w:kern w:val="0"/>
          <w14:ligatures w14:val="none"/>
        </w:rPr>
        <w:t xml:space="preserve"> </w:t>
      </w:r>
    </w:p>
    <w:p w14:paraId="2A20E92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330" w:anchor="OMS"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331"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4B9C5734"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6.1.3.18 </w:t>
      </w:r>
      <w:r w:rsidRPr="008D2809">
        <w:rPr>
          <w:rFonts w:ascii="Times New Roman" w:eastAsia="Times New Roman" w:hAnsi="Times New Roman" w:cs="Times New Roman"/>
          <w:b/>
          <w:bCs/>
          <w:i/>
          <w:iCs/>
          <w:kern w:val="0"/>
          <w:sz w:val="20"/>
          <w:szCs w:val="20"/>
          <w14:ligatures w14:val="none"/>
        </w:rPr>
        <w:t>sosa-oms:sourceLocation</w:t>
      </w:r>
    </w:p>
    <w:p w14:paraId="47CA32E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331030B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http://www.w3.org/ns/sosa/oms/sourceLocation </w:t>
      </w:r>
    </w:p>
    <w:p w14:paraId="0F29EA6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lastRenderedPageBreak/>
        <w:t>an OWL Object Property</w:t>
      </w:r>
      <w:r w:rsidRPr="008D2809">
        <w:rPr>
          <w:rFonts w:ascii="Times New Roman" w:eastAsia="Times New Roman" w:hAnsi="Times New Roman" w:cs="Times New Roman"/>
          <w:kern w:val="0"/>
          <w14:ligatures w14:val="none"/>
        </w:rPr>
        <w:t xml:space="preserve"> </w:t>
      </w:r>
    </w:p>
    <w:p w14:paraId="5611FF94" w14:textId="4FF8B89F"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source location</w:t>
      </w:r>
      <w:r w:rsidRPr="008D2809">
        <w:rPr>
          <w:rFonts w:ascii="Times New Roman" w:eastAsia="Times New Roman" w:hAnsi="Times New Roman" w:cs="Times New Roman"/>
          <w:kern w:val="0"/>
          <w14:ligatures w14:val="none"/>
        </w:rPr>
        <w:t xml:space="preserve"> — the location from where the MaterialSample was obtained</w:t>
      </w:r>
      <w:ins w:id="384" w:author="Carl Reed" w:date="2026-08-24T14:45:00Z" w16du:dateUtc="2026-08-24T20:45:00Z">
        <w:r w:rsidR="007C4B20">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0B86B74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Subproperty of</w:t>
      </w:r>
    </w:p>
    <w:p w14:paraId="4A319820"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332" w:anchor="hasGeometry" w:history="1">
        <w:r w:rsidRPr="008D2809">
          <w:rPr>
            <w:rFonts w:ascii="Times New Roman" w:eastAsia="Times New Roman" w:hAnsi="Times New Roman" w:cs="Times New Roman"/>
            <w:color w:val="0000FF"/>
            <w:kern w:val="0"/>
            <w:u w:val="single"/>
            <w14:ligatures w14:val="none"/>
          </w:rPr>
          <w:t>geosparql:hasGeometry</w:t>
        </w:r>
      </w:hyperlink>
      <w:r w:rsidRPr="008D2809">
        <w:rPr>
          <w:rFonts w:ascii="Times New Roman" w:eastAsia="Times New Roman" w:hAnsi="Times New Roman" w:cs="Times New Roman"/>
          <w:kern w:val="0"/>
          <w14:ligatures w14:val="none"/>
        </w:rPr>
        <w:t xml:space="preserve"> </w:t>
      </w:r>
    </w:p>
    <w:p w14:paraId="6BA5D71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54399AE5"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333" w:anchor="dfn-sosa-materialsample" w:history="1">
        <w:r w:rsidRPr="008D2809">
          <w:rPr>
            <w:rFonts w:ascii="Times New Roman" w:eastAsia="Times New Roman" w:hAnsi="Times New Roman" w:cs="Times New Roman"/>
            <w:color w:val="0000FF"/>
            <w:kern w:val="0"/>
            <w:u w:val="single"/>
            <w14:ligatures w14:val="none"/>
          </w:rPr>
          <w:t>sosa:MaterialSample</w:t>
        </w:r>
      </w:hyperlink>
      <w:r w:rsidRPr="008D2809">
        <w:rPr>
          <w:rFonts w:ascii="Times New Roman" w:eastAsia="Times New Roman" w:hAnsi="Times New Roman" w:cs="Times New Roman"/>
          <w:kern w:val="0"/>
          <w14:ligatures w14:val="none"/>
        </w:rPr>
        <w:t xml:space="preserve"> </w:t>
      </w:r>
    </w:p>
    <w:p w14:paraId="40F821A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0A30C590"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334" w:history="1">
        <w:r w:rsidRPr="008D2809">
          <w:rPr>
            <w:rFonts w:ascii="Times New Roman" w:eastAsia="Times New Roman" w:hAnsi="Times New Roman" w:cs="Times New Roman"/>
            <w:color w:val="0000FF"/>
            <w:kern w:val="0"/>
            <w:u w:val="single"/>
            <w14:ligatures w14:val="none"/>
          </w:rPr>
          <w:t>http://www.w3.org/ns/sosa/oms/</w:t>
        </w:r>
      </w:hyperlink>
      <w:r w:rsidRPr="008D2809">
        <w:rPr>
          <w:rFonts w:ascii="Times New Roman" w:eastAsia="Times New Roman" w:hAnsi="Times New Roman" w:cs="Times New Roman"/>
          <w:kern w:val="0"/>
          <w14:ligatures w14:val="none"/>
        </w:rPr>
        <w:t xml:space="preserve"> </w:t>
      </w:r>
    </w:p>
    <w:p w14:paraId="0C17E56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335" w:anchor="OMS"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336"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0BC77955"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6.1.3.19 </w:t>
      </w:r>
      <w:r w:rsidRPr="008D2809">
        <w:rPr>
          <w:rFonts w:ascii="Times New Roman" w:eastAsia="Times New Roman" w:hAnsi="Times New Roman" w:cs="Times New Roman"/>
          <w:b/>
          <w:bCs/>
          <w:i/>
          <w:iCs/>
          <w:kern w:val="0"/>
          <w:sz w:val="20"/>
          <w:szCs w:val="20"/>
          <w14:ligatures w14:val="none"/>
        </w:rPr>
        <w:t>sosa-oms:storageLocation</w:t>
      </w:r>
    </w:p>
    <w:p w14:paraId="7E86631A"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0494E99D"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http://www.w3.org/ns/sosa/oms/storageLocation </w:t>
      </w:r>
    </w:p>
    <w:p w14:paraId="5FD2E79A"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390BE84C" w14:textId="0AB2D2DF"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storage location</w:t>
      </w:r>
      <w:r w:rsidRPr="008D2809">
        <w:rPr>
          <w:rFonts w:ascii="Times New Roman" w:eastAsia="Times New Roman" w:hAnsi="Times New Roman" w:cs="Times New Roman"/>
          <w:kern w:val="0"/>
          <w14:ligatures w14:val="none"/>
        </w:rPr>
        <w:t xml:space="preserve"> — the location of a MaterialSample</w:t>
      </w:r>
      <w:ins w:id="385" w:author="Carl Reed" w:date="2026-08-24T14:45:00Z" w16du:dateUtc="2026-08-24T20:45:00Z">
        <w:r w:rsidR="007C4B20">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18DB6DE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3514C70F"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337" w:anchor="dfn-sosa-materialsample" w:history="1">
        <w:r w:rsidRPr="008D2809">
          <w:rPr>
            <w:rFonts w:ascii="Times New Roman" w:eastAsia="Times New Roman" w:hAnsi="Times New Roman" w:cs="Times New Roman"/>
            <w:color w:val="0000FF"/>
            <w:kern w:val="0"/>
            <w:u w:val="single"/>
            <w14:ligatures w14:val="none"/>
          </w:rPr>
          <w:t>sosa:MaterialSample</w:t>
        </w:r>
      </w:hyperlink>
      <w:r w:rsidRPr="008D2809">
        <w:rPr>
          <w:rFonts w:ascii="Times New Roman" w:eastAsia="Times New Roman" w:hAnsi="Times New Roman" w:cs="Times New Roman"/>
          <w:kern w:val="0"/>
          <w14:ligatures w14:val="none"/>
        </w:rPr>
        <w:t xml:space="preserve"> </w:t>
      </w:r>
    </w:p>
    <w:p w14:paraId="7925597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28E74F2E"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338" w:history="1">
        <w:r w:rsidRPr="008D2809">
          <w:rPr>
            <w:rFonts w:ascii="Times New Roman" w:eastAsia="Times New Roman" w:hAnsi="Times New Roman" w:cs="Times New Roman"/>
            <w:color w:val="0000FF"/>
            <w:kern w:val="0"/>
            <w:u w:val="single"/>
            <w14:ligatures w14:val="none"/>
          </w:rPr>
          <w:t>http://www.w3.org/ns/sosa/oms/</w:t>
        </w:r>
      </w:hyperlink>
      <w:r w:rsidRPr="008D2809">
        <w:rPr>
          <w:rFonts w:ascii="Times New Roman" w:eastAsia="Times New Roman" w:hAnsi="Times New Roman" w:cs="Times New Roman"/>
          <w:kern w:val="0"/>
          <w14:ligatures w14:val="none"/>
        </w:rPr>
        <w:t xml:space="preserve"> </w:t>
      </w:r>
    </w:p>
    <w:p w14:paraId="4CD55CD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339" w:anchor="OMS"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340"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3058A397"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6.1.3.20 </w:t>
      </w:r>
      <w:r w:rsidRPr="008D2809">
        <w:rPr>
          <w:rFonts w:ascii="Times New Roman" w:eastAsia="Times New Roman" w:hAnsi="Times New Roman" w:cs="Times New Roman"/>
          <w:b/>
          <w:bCs/>
          <w:i/>
          <w:iCs/>
          <w:kern w:val="0"/>
          <w:sz w:val="20"/>
          <w:szCs w:val="20"/>
          <w14:ligatures w14:val="none"/>
        </w:rPr>
        <w:t>sosa-oms:time</w:t>
      </w:r>
    </w:p>
    <w:p w14:paraId="5388A3C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3BFF236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http://www.w3.org/ns/sosa/oms/time </w:t>
      </w:r>
    </w:p>
    <w:p w14:paraId="45FD8BF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2AEF7E5D" w14:textId="52A6154E"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time</w:t>
      </w:r>
      <w:r w:rsidRPr="008D2809">
        <w:rPr>
          <w:rFonts w:ascii="Times New Roman" w:eastAsia="Times New Roman" w:hAnsi="Times New Roman" w:cs="Times New Roman"/>
          <w:kern w:val="0"/>
          <w14:ligatures w14:val="none"/>
        </w:rPr>
        <w:t xml:space="preserve"> — If information on the time of the Sampling is provided, the attribute time:TM_Object shall be used</w:t>
      </w:r>
      <w:ins w:id="386" w:author="Carl Reed" w:date="2026-08-24T14:45:00Z" w16du:dateUtc="2026-08-24T20:45:00Z">
        <w:r w:rsidR="0008009A">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40CF846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Subproperty of</w:t>
      </w:r>
    </w:p>
    <w:p w14:paraId="7416923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341" w:anchor="time:hasTime" w:history="1">
        <w:r w:rsidRPr="008D2809">
          <w:rPr>
            <w:rFonts w:ascii="Times New Roman" w:eastAsia="Times New Roman" w:hAnsi="Times New Roman" w:cs="Times New Roman"/>
            <w:color w:val="0000FF"/>
            <w:kern w:val="0"/>
            <w:u w:val="single"/>
            <w14:ligatures w14:val="none"/>
          </w:rPr>
          <w:t>time:hasTime</w:t>
        </w:r>
      </w:hyperlink>
      <w:r w:rsidRPr="008D2809">
        <w:rPr>
          <w:rFonts w:ascii="Times New Roman" w:eastAsia="Times New Roman" w:hAnsi="Times New Roman" w:cs="Times New Roman"/>
          <w:kern w:val="0"/>
          <w14:ligatures w14:val="none"/>
        </w:rPr>
        <w:t xml:space="preserve"> </w:t>
      </w:r>
    </w:p>
    <w:p w14:paraId="20F365E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34990B63"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342" w:anchor="dfn-sosa-sampling" w:history="1">
        <w:r w:rsidRPr="008D2809">
          <w:rPr>
            <w:rFonts w:ascii="Times New Roman" w:eastAsia="Times New Roman" w:hAnsi="Times New Roman" w:cs="Times New Roman"/>
            <w:color w:val="0000FF"/>
            <w:kern w:val="0"/>
            <w:u w:val="single"/>
            <w14:ligatures w14:val="none"/>
          </w:rPr>
          <w:t>sosa:Sampling</w:t>
        </w:r>
      </w:hyperlink>
      <w:r w:rsidRPr="008D2809">
        <w:rPr>
          <w:rFonts w:ascii="Times New Roman" w:eastAsia="Times New Roman" w:hAnsi="Times New Roman" w:cs="Times New Roman"/>
          <w:kern w:val="0"/>
          <w14:ligatures w14:val="none"/>
        </w:rPr>
        <w:t xml:space="preserve"> </w:t>
      </w:r>
    </w:p>
    <w:p w14:paraId="6E569ED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0C18A20F"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343" w:history="1">
        <w:r w:rsidRPr="008D2809">
          <w:rPr>
            <w:rFonts w:ascii="Times New Roman" w:eastAsia="Times New Roman" w:hAnsi="Times New Roman" w:cs="Times New Roman"/>
            <w:color w:val="0000FF"/>
            <w:kern w:val="0"/>
            <w:u w:val="single"/>
            <w14:ligatures w14:val="none"/>
          </w:rPr>
          <w:t>http://www.w3.org/ns/sosa/oms/</w:t>
        </w:r>
      </w:hyperlink>
      <w:r w:rsidRPr="008D2809">
        <w:rPr>
          <w:rFonts w:ascii="Times New Roman" w:eastAsia="Times New Roman" w:hAnsi="Times New Roman" w:cs="Times New Roman"/>
          <w:kern w:val="0"/>
          <w14:ligatures w14:val="none"/>
        </w:rPr>
        <w:t xml:space="preserve"> </w:t>
      </w:r>
    </w:p>
    <w:p w14:paraId="280DC7F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344" w:anchor="OMS"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345"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33BDBA4E"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lastRenderedPageBreak/>
        <w:t xml:space="preserve">6.1.3.21 </w:t>
      </w:r>
      <w:r w:rsidRPr="008D2809">
        <w:rPr>
          <w:rFonts w:ascii="Times New Roman" w:eastAsia="Times New Roman" w:hAnsi="Times New Roman" w:cs="Times New Roman"/>
          <w:b/>
          <w:bCs/>
          <w:i/>
          <w:iCs/>
          <w:kern w:val="0"/>
          <w:sz w:val="20"/>
          <w:szCs w:val="20"/>
          <w14:ligatures w14:val="none"/>
        </w:rPr>
        <w:t>sosa-oms:validTime</w:t>
      </w:r>
    </w:p>
    <w:p w14:paraId="10A11F2D"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1035B6DA"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http://www.w3.org/ns/sosa/oms/validTime </w:t>
      </w:r>
    </w:p>
    <w:p w14:paraId="77B470D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6059789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valid time</w:t>
      </w:r>
      <w:r w:rsidRPr="008D2809">
        <w:rPr>
          <w:rFonts w:ascii="Times New Roman" w:eastAsia="Times New Roman" w:hAnsi="Times New Roman" w:cs="Times New Roman"/>
          <w:kern w:val="0"/>
          <w14:ligatures w14:val="none"/>
        </w:rPr>
        <w:t xml:space="preserve"> — time interval during which the result is assumed to be applicable for use. </w:t>
      </w:r>
    </w:p>
    <w:p w14:paraId="6374113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76C48AEB"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346" w:anchor="dfn-sosa-observation" w:history="1">
        <w:r w:rsidRPr="008D2809">
          <w:rPr>
            <w:rFonts w:ascii="Times New Roman" w:eastAsia="Times New Roman" w:hAnsi="Times New Roman" w:cs="Times New Roman"/>
            <w:color w:val="0000FF"/>
            <w:kern w:val="0"/>
            <w:u w:val="single"/>
            <w14:ligatures w14:val="none"/>
          </w:rPr>
          <w:t>sosa:Observation</w:t>
        </w:r>
      </w:hyperlink>
      <w:r w:rsidRPr="008D2809">
        <w:rPr>
          <w:rFonts w:ascii="Times New Roman" w:eastAsia="Times New Roman" w:hAnsi="Times New Roman" w:cs="Times New Roman"/>
          <w:kern w:val="0"/>
          <w14:ligatures w14:val="none"/>
        </w:rPr>
        <w:t xml:space="preserve">, </w:t>
      </w:r>
      <w:hyperlink r:id="rId2347" w:anchor="dfn-sosa-observationcollection" w:history="1">
        <w:r w:rsidRPr="008D2809">
          <w:rPr>
            <w:rFonts w:ascii="Times New Roman" w:eastAsia="Times New Roman" w:hAnsi="Times New Roman" w:cs="Times New Roman"/>
            <w:color w:val="0000FF"/>
            <w:kern w:val="0"/>
            <w:u w:val="single"/>
            <w14:ligatures w14:val="none"/>
          </w:rPr>
          <w:t>sosa:ObservationCollection</w:t>
        </w:r>
      </w:hyperlink>
      <w:r w:rsidRPr="008D2809">
        <w:rPr>
          <w:rFonts w:ascii="Times New Roman" w:eastAsia="Times New Roman" w:hAnsi="Times New Roman" w:cs="Times New Roman"/>
          <w:kern w:val="0"/>
          <w14:ligatures w14:val="none"/>
        </w:rPr>
        <w:t xml:space="preserve">, </w:t>
      </w:r>
      <w:hyperlink r:id="rId2348" w:anchor="dfn-sosa-sampling" w:history="1">
        <w:r w:rsidRPr="008D2809">
          <w:rPr>
            <w:rFonts w:ascii="Times New Roman" w:eastAsia="Times New Roman" w:hAnsi="Times New Roman" w:cs="Times New Roman"/>
            <w:color w:val="0000FF"/>
            <w:kern w:val="0"/>
            <w:u w:val="single"/>
            <w14:ligatures w14:val="none"/>
          </w:rPr>
          <w:t>sosa:Sampling</w:t>
        </w:r>
      </w:hyperlink>
      <w:r w:rsidRPr="008D2809">
        <w:rPr>
          <w:rFonts w:ascii="Times New Roman" w:eastAsia="Times New Roman" w:hAnsi="Times New Roman" w:cs="Times New Roman"/>
          <w:kern w:val="0"/>
          <w14:ligatures w14:val="none"/>
        </w:rPr>
        <w:t xml:space="preserve">, </w:t>
      </w:r>
      <w:hyperlink r:id="rId2349" w:anchor="dfn-sosa-samplingcollection" w:history="1">
        <w:r w:rsidRPr="008D2809">
          <w:rPr>
            <w:rFonts w:ascii="Times New Roman" w:eastAsia="Times New Roman" w:hAnsi="Times New Roman" w:cs="Times New Roman"/>
            <w:color w:val="0000FF"/>
            <w:kern w:val="0"/>
            <w:u w:val="single"/>
            <w14:ligatures w14:val="none"/>
          </w:rPr>
          <w:t>sosa:SamplingCollection</w:t>
        </w:r>
      </w:hyperlink>
      <w:r w:rsidRPr="008D2809">
        <w:rPr>
          <w:rFonts w:ascii="Times New Roman" w:eastAsia="Times New Roman" w:hAnsi="Times New Roman" w:cs="Times New Roman"/>
          <w:kern w:val="0"/>
          <w14:ligatures w14:val="none"/>
        </w:rPr>
        <w:t xml:space="preserve"> </w:t>
      </w:r>
    </w:p>
    <w:p w14:paraId="6D125ED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74CC6518"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350" w:anchor="time:Interval" w:history="1">
        <w:r w:rsidRPr="008D2809">
          <w:rPr>
            <w:rFonts w:ascii="Times New Roman" w:eastAsia="Times New Roman" w:hAnsi="Times New Roman" w:cs="Times New Roman"/>
            <w:color w:val="0000FF"/>
            <w:kern w:val="0"/>
            <w:u w:val="single"/>
            <w14:ligatures w14:val="none"/>
          </w:rPr>
          <w:t>time:Interval</w:t>
        </w:r>
      </w:hyperlink>
      <w:r w:rsidRPr="008D2809">
        <w:rPr>
          <w:rFonts w:ascii="Times New Roman" w:eastAsia="Times New Roman" w:hAnsi="Times New Roman" w:cs="Times New Roman"/>
          <w:kern w:val="0"/>
          <w14:ligatures w14:val="none"/>
        </w:rPr>
        <w:t xml:space="preserve">, </w:t>
      </w:r>
      <w:hyperlink r:id="rId2351" w:anchor="http://purl.org/dc/terms/PeriodOfTime" w:history="1">
        <w:r w:rsidRPr="008D2809">
          <w:rPr>
            <w:rFonts w:ascii="Times New Roman" w:eastAsia="Times New Roman" w:hAnsi="Times New Roman" w:cs="Times New Roman"/>
            <w:color w:val="0000FF"/>
            <w:kern w:val="0"/>
            <w:u w:val="single"/>
            <w14:ligatures w14:val="none"/>
          </w:rPr>
          <w:t>dcterms:PeriodOfTime</w:t>
        </w:r>
      </w:hyperlink>
      <w:r w:rsidRPr="008D2809">
        <w:rPr>
          <w:rFonts w:ascii="Times New Roman" w:eastAsia="Times New Roman" w:hAnsi="Times New Roman" w:cs="Times New Roman"/>
          <w:kern w:val="0"/>
          <w14:ligatures w14:val="none"/>
        </w:rPr>
        <w:t xml:space="preserve"> </w:t>
      </w:r>
    </w:p>
    <w:p w14:paraId="604F3C9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5AD40B80"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352" w:history="1">
        <w:r w:rsidRPr="008D2809">
          <w:rPr>
            <w:rFonts w:ascii="Times New Roman" w:eastAsia="Times New Roman" w:hAnsi="Times New Roman" w:cs="Times New Roman"/>
            <w:color w:val="0000FF"/>
            <w:kern w:val="0"/>
            <w:u w:val="single"/>
            <w14:ligatures w14:val="none"/>
          </w:rPr>
          <w:t>http://www.w3.org/ns/sosa/oms/</w:t>
        </w:r>
      </w:hyperlink>
      <w:r w:rsidRPr="008D2809">
        <w:rPr>
          <w:rFonts w:ascii="Times New Roman" w:eastAsia="Times New Roman" w:hAnsi="Times New Roman" w:cs="Times New Roman"/>
          <w:kern w:val="0"/>
          <w14:ligatures w14:val="none"/>
        </w:rPr>
        <w:t xml:space="preserve"> </w:t>
      </w:r>
    </w:p>
    <w:p w14:paraId="13CA128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353" w:anchor="OMS"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354"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4A34B302"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6.1.3.22 </w:t>
      </w:r>
      <w:r w:rsidRPr="008D2809">
        <w:rPr>
          <w:rFonts w:ascii="Times New Roman" w:eastAsia="Times New Roman" w:hAnsi="Times New Roman" w:cs="Times New Roman"/>
          <w:b/>
          <w:bCs/>
          <w:i/>
          <w:iCs/>
          <w:kern w:val="0"/>
          <w:sz w:val="20"/>
          <w:szCs w:val="20"/>
          <w14:ligatures w14:val="none"/>
        </w:rPr>
        <w:t>sosa-oms:verticalPositionalAccuracy</w:t>
      </w:r>
    </w:p>
    <w:p w14:paraId="62C42CE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1AFB068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http://www.w3.org/ns/sosa/oms/verticalPositionalAccuracy </w:t>
      </w:r>
    </w:p>
    <w:p w14:paraId="2B35A7B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446F959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vertical positional accuracy</w:t>
      </w:r>
      <w:r w:rsidRPr="008D2809">
        <w:rPr>
          <w:rFonts w:ascii="Times New Roman" w:eastAsia="Times New Roman" w:hAnsi="Times New Roman" w:cs="Times New Roman"/>
          <w:kern w:val="0"/>
          <w14:ligatures w14:val="none"/>
        </w:rPr>
        <w:t xml:space="preserve"> — positional accuracy of the vertical component of the Geometry of the SpatialSample. </w:t>
      </w:r>
    </w:p>
    <w:p w14:paraId="07CB46C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1C664616"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355" w:anchor="dfn-sosa-spatialsample" w:history="1">
        <w:r w:rsidRPr="008D2809">
          <w:rPr>
            <w:rFonts w:ascii="Times New Roman" w:eastAsia="Times New Roman" w:hAnsi="Times New Roman" w:cs="Times New Roman"/>
            <w:color w:val="0000FF"/>
            <w:kern w:val="0"/>
            <w:u w:val="single"/>
            <w14:ligatures w14:val="none"/>
          </w:rPr>
          <w:t>sosa:SpatialSample</w:t>
        </w:r>
      </w:hyperlink>
      <w:r w:rsidRPr="008D2809">
        <w:rPr>
          <w:rFonts w:ascii="Times New Roman" w:eastAsia="Times New Roman" w:hAnsi="Times New Roman" w:cs="Times New Roman"/>
          <w:kern w:val="0"/>
          <w14:ligatures w14:val="none"/>
        </w:rPr>
        <w:t xml:space="preserve"> </w:t>
      </w:r>
    </w:p>
    <w:p w14:paraId="1A9B8A0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5C0A94FE"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356" w:history="1">
        <w:r w:rsidRPr="008D2809">
          <w:rPr>
            <w:rFonts w:ascii="Times New Roman" w:eastAsia="Times New Roman" w:hAnsi="Times New Roman" w:cs="Times New Roman"/>
            <w:color w:val="0000FF"/>
            <w:kern w:val="0"/>
            <w:u w:val="single"/>
            <w14:ligatures w14:val="none"/>
          </w:rPr>
          <w:t>http://www.w3.org/ns/sosa/oms/</w:t>
        </w:r>
      </w:hyperlink>
      <w:r w:rsidRPr="008D2809">
        <w:rPr>
          <w:rFonts w:ascii="Times New Roman" w:eastAsia="Times New Roman" w:hAnsi="Times New Roman" w:cs="Times New Roman"/>
          <w:kern w:val="0"/>
          <w14:ligatures w14:val="none"/>
        </w:rPr>
        <w:t xml:space="preserve"> </w:t>
      </w:r>
    </w:p>
    <w:p w14:paraId="1D02B07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357" w:anchor="OMS"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358"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0B377C34"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6.1.4 Class Alignments — SOSA focus</w:t>
      </w:r>
    </w:p>
    <w:p w14:paraId="6AA47D4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following classes from the SSN Ontology and this extension implement UML classes from OMS as indicated: </w:t>
      </w:r>
    </w:p>
    <w:p w14:paraId="43660074" w14:textId="77777777" w:rsidR="008D2809" w:rsidRPr="008D2809" w:rsidRDefault="008D2809" w:rsidP="008D280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hyperlink r:id="rId2359" w:anchor="dfn-sosa-deployment" w:history="1">
        <w:r w:rsidRPr="008D2809">
          <w:rPr>
            <w:rFonts w:ascii="Times New Roman" w:eastAsia="Times New Roman" w:hAnsi="Times New Roman" w:cs="Times New Roman"/>
            <w:color w:val="0000FF"/>
            <w:kern w:val="0"/>
            <w:u w:val="single"/>
            <w14:ligatures w14:val="none"/>
          </w:rPr>
          <w:t>sosa:Deployment</w:t>
        </w:r>
      </w:hyperlink>
      <w:r w:rsidRPr="008D2809">
        <w:rPr>
          <w:rFonts w:ascii="Times New Roman" w:eastAsia="Times New Roman" w:hAnsi="Times New Roman" w:cs="Times New Roman"/>
          <w:kern w:val="0"/>
          <w14:ligatures w14:val="none"/>
        </w:rPr>
        <w:t xml:space="preserve"> ogc-ms:implements obs-cpt:Deployment </w:t>
      </w:r>
    </w:p>
    <w:p w14:paraId="3B2C33D0" w14:textId="77777777" w:rsidR="008D2809" w:rsidRPr="008D2809" w:rsidRDefault="008D2809" w:rsidP="008D280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hyperlink r:id="rId2360" w:anchor="dfn-sosa-materialsample" w:history="1">
        <w:r w:rsidRPr="008D2809">
          <w:rPr>
            <w:rFonts w:ascii="Times New Roman" w:eastAsia="Times New Roman" w:hAnsi="Times New Roman" w:cs="Times New Roman"/>
            <w:color w:val="0000FF"/>
            <w:kern w:val="0"/>
            <w:u w:val="single"/>
            <w14:ligatures w14:val="none"/>
          </w:rPr>
          <w:t>sosa:MaterialSample</w:t>
        </w:r>
      </w:hyperlink>
      <w:r w:rsidRPr="008D2809">
        <w:rPr>
          <w:rFonts w:ascii="Times New Roman" w:eastAsia="Times New Roman" w:hAnsi="Times New Roman" w:cs="Times New Roman"/>
          <w:kern w:val="0"/>
          <w14:ligatures w14:val="none"/>
        </w:rPr>
        <w:t xml:space="preserve"> ogc-ms:implements sam-basic:MaterialSample </w:t>
      </w:r>
    </w:p>
    <w:p w14:paraId="29CC8BF4" w14:textId="77777777" w:rsidR="008D2809" w:rsidRPr="008D2809" w:rsidRDefault="008D2809" w:rsidP="008D280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hyperlink r:id="rId2361"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ogc-ms:implements obs-cpt:ObservableProperty </w:t>
      </w:r>
    </w:p>
    <w:p w14:paraId="2721DDDE" w14:textId="77777777" w:rsidR="008D2809" w:rsidRPr="008D2809" w:rsidRDefault="008D2809" w:rsidP="008D280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hyperlink r:id="rId2362" w:anchor="dfn-sosa-observation" w:history="1">
        <w:r w:rsidRPr="008D2809">
          <w:rPr>
            <w:rFonts w:ascii="Times New Roman" w:eastAsia="Times New Roman" w:hAnsi="Times New Roman" w:cs="Times New Roman"/>
            <w:color w:val="0000FF"/>
            <w:kern w:val="0"/>
            <w:u w:val="single"/>
            <w14:ligatures w14:val="none"/>
          </w:rPr>
          <w:t>sosa:Observation</w:t>
        </w:r>
      </w:hyperlink>
      <w:r w:rsidRPr="008D2809">
        <w:rPr>
          <w:rFonts w:ascii="Times New Roman" w:eastAsia="Times New Roman" w:hAnsi="Times New Roman" w:cs="Times New Roman"/>
          <w:kern w:val="0"/>
          <w14:ligatures w14:val="none"/>
        </w:rPr>
        <w:t xml:space="preserve"> ogc-ms:implements obs-cpt:Observation </w:t>
      </w:r>
    </w:p>
    <w:p w14:paraId="59495966" w14:textId="77777777" w:rsidR="008D2809" w:rsidRPr="008D2809" w:rsidRDefault="008D2809" w:rsidP="008D280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hyperlink r:id="rId2363" w:anchor="dfn-sosa-observationcollection" w:history="1">
        <w:r w:rsidRPr="008D2809">
          <w:rPr>
            <w:rFonts w:ascii="Times New Roman" w:eastAsia="Times New Roman" w:hAnsi="Times New Roman" w:cs="Times New Roman"/>
            <w:color w:val="0000FF"/>
            <w:kern w:val="0"/>
            <w:u w:val="single"/>
            <w14:ligatures w14:val="none"/>
          </w:rPr>
          <w:t>sosa:ObservationCollection</w:t>
        </w:r>
      </w:hyperlink>
      <w:r w:rsidRPr="008D2809">
        <w:rPr>
          <w:rFonts w:ascii="Times New Roman" w:eastAsia="Times New Roman" w:hAnsi="Times New Roman" w:cs="Times New Roman"/>
          <w:kern w:val="0"/>
          <w14:ligatures w14:val="none"/>
        </w:rPr>
        <w:t xml:space="preserve"> ogc-ms:implements obs-basic:ObservationCollection </w:t>
      </w:r>
    </w:p>
    <w:p w14:paraId="6DF79065" w14:textId="77777777" w:rsidR="008D2809" w:rsidRPr="008D2809" w:rsidRDefault="008D2809" w:rsidP="008D280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hyperlink r:id="rId2364" w:anchor="dfn-sosa-observingprocedure" w:history="1">
        <w:r w:rsidRPr="008D2809">
          <w:rPr>
            <w:rFonts w:ascii="Times New Roman" w:eastAsia="Times New Roman" w:hAnsi="Times New Roman" w:cs="Times New Roman"/>
            <w:color w:val="0000FF"/>
            <w:kern w:val="0"/>
            <w:u w:val="single"/>
            <w14:ligatures w14:val="none"/>
          </w:rPr>
          <w:t>sosa:ObservingProcedure</w:t>
        </w:r>
      </w:hyperlink>
      <w:r w:rsidRPr="008D2809">
        <w:rPr>
          <w:rFonts w:ascii="Times New Roman" w:eastAsia="Times New Roman" w:hAnsi="Times New Roman" w:cs="Times New Roman"/>
          <w:kern w:val="0"/>
          <w14:ligatures w14:val="none"/>
        </w:rPr>
        <w:t xml:space="preserve"> ogc-ms:implements obs-cpt:ObservingProcedure </w:t>
      </w:r>
    </w:p>
    <w:p w14:paraId="4D6B5393" w14:textId="77777777" w:rsidR="008D2809" w:rsidRPr="008D2809" w:rsidRDefault="008D2809" w:rsidP="008D280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hyperlink r:id="rId2365" w:anchor="dfn-sosa-platform" w:history="1">
        <w:r w:rsidRPr="008D2809">
          <w:rPr>
            <w:rFonts w:ascii="Times New Roman" w:eastAsia="Times New Roman" w:hAnsi="Times New Roman" w:cs="Times New Roman"/>
            <w:color w:val="0000FF"/>
            <w:kern w:val="0"/>
            <w:u w:val="single"/>
            <w14:ligatures w14:val="none"/>
          </w:rPr>
          <w:t>sosa:Platform</w:t>
        </w:r>
      </w:hyperlink>
      <w:r w:rsidRPr="008D2809">
        <w:rPr>
          <w:rFonts w:ascii="Times New Roman" w:eastAsia="Times New Roman" w:hAnsi="Times New Roman" w:cs="Times New Roman"/>
          <w:kern w:val="0"/>
          <w14:ligatures w14:val="none"/>
        </w:rPr>
        <w:t xml:space="preserve"> ogc-ms:implements obs-cpt:Host </w:t>
      </w:r>
    </w:p>
    <w:p w14:paraId="29720300" w14:textId="77777777" w:rsidR="008D2809" w:rsidRPr="008D2809" w:rsidRDefault="008D2809" w:rsidP="008D280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hyperlink r:id="rId2366" w:anchor="dfn-sosa-oms-preparationprocedure" w:history="1">
        <w:r w:rsidRPr="008D2809">
          <w:rPr>
            <w:rFonts w:ascii="Times New Roman" w:eastAsia="Times New Roman" w:hAnsi="Times New Roman" w:cs="Times New Roman"/>
            <w:color w:val="0000FF"/>
            <w:kern w:val="0"/>
            <w:u w:val="single"/>
            <w14:ligatures w14:val="none"/>
          </w:rPr>
          <w:t>sosa-oms:PreparationProcedure</w:t>
        </w:r>
      </w:hyperlink>
      <w:r w:rsidRPr="008D2809">
        <w:rPr>
          <w:rFonts w:ascii="Times New Roman" w:eastAsia="Times New Roman" w:hAnsi="Times New Roman" w:cs="Times New Roman"/>
          <w:kern w:val="0"/>
          <w14:ligatures w14:val="none"/>
        </w:rPr>
        <w:t xml:space="preserve"> ogc-ms:implements sam-cpt:PreparationProcedure </w:t>
      </w:r>
    </w:p>
    <w:p w14:paraId="15E9CD40" w14:textId="77777777" w:rsidR="008D2809" w:rsidRPr="008D2809" w:rsidRDefault="008D2809" w:rsidP="008D280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hyperlink r:id="rId2367" w:anchor="dfn-sosa-oms-preparationstep" w:history="1">
        <w:r w:rsidRPr="008D2809">
          <w:rPr>
            <w:rFonts w:ascii="Times New Roman" w:eastAsia="Times New Roman" w:hAnsi="Times New Roman" w:cs="Times New Roman"/>
            <w:color w:val="0000FF"/>
            <w:kern w:val="0"/>
            <w:u w:val="single"/>
            <w14:ligatures w14:val="none"/>
          </w:rPr>
          <w:t>sosa-oms:PreparationStep</w:t>
        </w:r>
      </w:hyperlink>
      <w:r w:rsidRPr="008D2809">
        <w:rPr>
          <w:rFonts w:ascii="Times New Roman" w:eastAsia="Times New Roman" w:hAnsi="Times New Roman" w:cs="Times New Roman"/>
          <w:kern w:val="0"/>
          <w14:ligatures w14:val="none"/>
        </w:rPr>
        <w:t xml:space="preserve"> ogc-ms:implements sam-cpt:PreparationStep </w:t>
      </w:r>
    </w:p>
    <w:p w14:paraId="4573D735" w14:textId="77777777" w:rsidR="008D2809" w:rsidRPr="008D2809" w:rsidRDefault="008D2809" w:rsidP="008D280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hyperlink r:id="rId2368" w:anchor="dfn-sosa-procedure" w:history="1">
        <w:r w:rsidRPr="008D2809">
          <w:rPr>
            <w:rFonts w:ascii="Times New Roman" w:eastAsia="Times New Roman" w:hAnsi="Times New Roman" w:cs="Times New Roman"/>
            <w:color w:val="0000FF"/>
            <w:kern w:val="0"/>
            <w:u w:val="single"/>
            <w14:ligatures w14:val="none"/>
          </w:rPr>
          <w:t>sosa:Procedure</w:t>
        </w:r>
      </w:hyperlink>
      <w:r w:rsidRPr="008D2809">
        <w:rPr>
          <w:rFonts w:ascii="Times New Roman" w:eastAsia="Times New Roman" w:hAnsi="Times New Roman" w:cs="Times New Roman"/>
          <w:kern w:val="0"/>
          <w14:ligatures w14:val="none"/>
        </w:rPr>
        <w:t xml:space="preserve"> ogc-ms:implements obs-cpt:Procedure </w:t>
      </w:r>
    </w:p>
    <w:p w14:paraId="0813E69F" w14:textId="77777777" w:rsidR="008D2809" w:rsidRPr="008D2809" w:rsidRDefault="008D2809" w:rsidP="008D280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hyperlink r:id="rId2369" w:anchor="dfn-sosa-sample" w:history="1">
        <w:r w:rsidRPr="008D2809">
          <w:rPr>
            <w:rFonts w:ascii="Times New Roman" w:eastAsia="Times New Roman" w:hAnsi="Times New Roman" w:cs="Times New Roman"/>
            <w:color w:val="0000FF"/>
            <w:kern w:val="0"/>
            <w:u w:val="single"/>
            <w14:ligatures w14:val="none"/>
          </w:rPr>
          <w:t>sosa:Sample</w:t>
        </w:r>
      </w:hyperlink>
      <w:r w:rsidRPr="008D2809">
        <w:rPr>
          <w:rFonts w:ascii="Times New Roman" w:eastAsia="Times New Roman" w:hAnsi="Times New Roman" w:cs="Times New Roman"/>
          <w:kern w:val="0"/>
          <w14:ligatures w14:val="none"/>
        </w:rPr>
        <w:t xml:space="preserve"> ogc-ms:implements sam-cpt:Sample </w:t>
      </w:r>
    </w:p>
    <w:p w14:paraId="7E83177B" w14:textId="77777777" w:rsidR="008D2809" w:rsidRPr="008D2809" w:rsidRDefault="008D2809" w:rsidP="008D280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hyperlink r:id="rId2370" w:anchor="dfn-sosa-samplecollection" w:history="1">
        <w:r w:rsidRPr="008D2809">
          <w:rPr>
            <w:rFonts w:ascii="Times New Roman" w:eastAsia="Times New Roman" w:hAnsi="Times New Roman" w:cs="Times New Roman"/>
            <w:color w:val="0000FF"/>
            <w:kern w:val="0"/>
            <w:u w:val="single"/>
            <w14:ligatures w14:val="none"/>
          </w:rPr>
          <w:t>sosa:SampleCollection</w:t>
        </w:r>
      </w:hyperlink>
      <w:r w:rsidRPr="008D2809">
        <w:rPr>
          <w:rFonts w:ascii="Times New Roman" w:eastAsia="Times New Roman" w:hAnsi="Times New Roman" w:cs="Times New Roman"/>
          <w:kern w:val="0"/>
          <w14:ligatures w14:val="none"/>
        </w:rPr>
        <w:t xml:space="preserve"> ogc-ms:implements sam-basic:SampleCollection </w:t>
      </w:r>
    </w:p>
    <w:p w14:paraId="0628D2F5" w14:textId="77777777" w:rsidR="008D2809" w:rsidRPr="008D2809" w:rsidRDefault="008D2809" w:rsidP="008D280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hyperlink r:id="rId2371" w:anchor="dfn-sosa-sampler" w:history="1">
        <w:r w:rsidRPr="008D2809">
          <w:rPr>
            <w:rFonts w:ascii="Times New Roman" w:eastAsia="Times New Roman" w:hAnsi="Times New Roman" w:cs="Times New Roman"/>
            <w:color w:val="0000FF"/>
            <w:kern w:val="0"/>
            <w:u w:val="single"/>
            <w14:ligatures w14:val="none"/>
          </w:rPr>
          <w:t>sosa:Sampler</w:t>
        </w:r>
      </w:hyperlink>
      <w:r w:rsidRPr="008D2809">
        <w:rPr>
          <w:rFonts w:ascii="Times New Roman" w:eastAsia="Times New Roman" w:hAnsi="Times New Roman" w:cs="Times New Roman"/>
          <w:kern w:val="0"/>
          <w14:ligatures w14:val="none"/>
        </w:rPr>
        <w:t xml:space="preserve"> ogc-ms:implements sam-cpt:Sampler </w:t>
      </w:r>
    </w:p>
    <w:p w14:paraId="6731AB7C" w14:textId="77777777" w:rsidR="008D2809" w:rsidRPr="008D2809" w:rsidRDefault="008D2809" w:rsidP="008D280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hyperlink r:id="rId2372" w:anchor="dfn-sosa-sampling" w:history="1">
        <w:r w:rsidRPr="008D2809">
          <w:rPr>
            <w:rFonts w:ascii="Times New Roman" w:eastAsia="Times New Roman" w:hAnsi="Times New Roman" w:cs="Times New Roman"/>
            <w:color w:val="0000FF"/>
            <w:kern w:val="0"/>
            <w:u w:val="single"/>
            <w14:ligatures w14:val="none"/>
          </w:rPr>
          <w:t>sosa:Sampling</w:t>
        </w:r>
      </w:hyperlink>
      <w:r w:rsidRPr="008D2809">
        <w:rPr>
          <w:rFonts w:ascii="Times New Roman" w:eastAsia="Times New Roman" w:hAnsi="Times New Roman" w:cs="Times New Roman"/>
          <w:kern w:val="0"/>
          <w14:ligatures w14:val="none"/>
        </w:rPr>
        <w:t xml:space="preserve"> ogc-ms:implements sam-cpt:Sampling </w:t>
      </w:r>
    </w:p>
    <w:p w14:paraId="778CB3DF" w14:textId="77777777" w:rsidR="008D2809" w:rsidRPr="008D2809" w:rsidRDefault="008D2809" w:rsidP="008D280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hyperlink r:id="rId2373" w:anchor="dfn-sosa-samplingprocedure" w:history="1">
        <w:r w:rsidRPr="008D2809">
          <w:rPr>
            <w:rFonts w:ascii="Times New Roman" w:eastAsia="Times New Roman" w:hAnsi="Times New Roman" w:cs="Times New Roman"/>
            <w:color w:val="0000FF"/>
            <w:kern w:val="0"/>
            <w:u w:val="single"/>
            <w14:ligatures w14:val="none"/>
          </w:rPr>
          <w:t>sosa:SamplingProcedure</w:t>
        </w:r>
      </w:hyperlink>
      <w:r w:rsidRPr="008D2809">
        <w:rPr>
          <w:rFonts w:ascii="Times New Roman" w:eastAsia="Times New Roman" w:hAnsi="Times New Roman" w:cs="Times New Roman"/>
          <w:kern w:val="0"/>
          <w14:ligatures w14:val="none"/>
        </w:rPr>
        <w:t xml:space="preserve"> ogc-ms:implements sam-cpt:SamplingProcedure </w:t>
      </w:r>
    </w:p>
    <w:p w14:paraId="6BDD6D91" w14:textId="77777777" w:rsidR="008D2809" w:rsidRPr="008D2809" w:rsidRDefault="008D2809" w:rsidP="008D280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hyperlink r:id="rId2374" w:anchor="dfn-sosa-sensor" w:history="1">
        <w:r w:rsidRPr="008D2809">
          <w:rPr>
            <w:rFonts w:ascii="Times New Roman" w:eastAsia="Times New Roman" w:hAnsi="Times New Roman" w:cs="Times New Roman"/>
            <w:color w:val="0000FF"/>
            <w:kern w:val="0"/>
            <w:u w:val="single"/>
            <w14:ligatures w14:val="none"/>
          </w:rPr>
          <w:t>sosa:Sensor</w:t>
        </w:r>
      </w:hyperlink>
      <w:r w:rsidRPr="008D2809">
        <w:rPr>
          <w:rFonts w:ascii="Times New Roman" w:eastAsia="Times New Roman" w:hAnsi="Times New Roman" w:cs="Times New Roman"/>
          <w:kern w:val="0"/>
          <w14:ligatures w14:val="none"/>
        </w:rPr>
        <w:t xml:space="preserve"> ogc-ms:implements obs-cpt:Observer </w:t>
      </w:r>
    </w:p>
    <w:p w14:paraId="28C141BF" w14:textId="77777777" w:rsidR="008D2809" w:rsidRPr="008D2809" w:rsidRDefault="008D2809" w:rsidP="008D280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hyperlink r:id="rId2375" w:anchor="dfn-sosa-spatialsample" w:history="1">
        <w:r w:rsidRPr="008D2809">
          <w:rPr>
            <w:rFonts w:ascii="Times New Roman" w:eastAsia="Times New Roman" w:hAnsi="Times New Roman" w:cs="Times New Roman"/>
            <w:color w:val="0000FF"/>
            <w:kern w:val="0"/>
            <w:u w:val="single"/>
            <w14:ligatures w14:val="none"/>
          </w:rPr>
          <w:t>sosa:SpatialSample</w:t>
        </w:r>
      </w:hyperlink>
      <w:r w:rsidRPr="008D2809">
        <w:rPr>
          <w:rFonts w:ascii="Times New Roman" w:eastAsia="Times New Roman" w:hAnsi="Times New Roman" w:cs="Times New Roman"/>
          <w:kern w:val="0"/>
          <w14:ligatures w14:val="none"/>
        </w:rPr>
        <w:t xml:space="preserve"> ogc-ms:implements sam-basic:SpatialSample </w:t>
      </w:r>
    </w:p>
    <w:p w14:paraId="19040FC9" w14:textId="77777777" w:rsidR="008D2809" w:rsidRPr="008D2809" w:rsidRDefault="008D2809" w:rsidP="008D280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hyperlink r:id="rId2376" w:anchor="dfn-sosa-statisticalsample" w:history="1">
        <w:r w:rsidRPr="008D2809">
          <w:rPr>
            <w:rFonts w:ascii="Times New Roman" w:eastAsia="Times New Roman" w:hAnsi="Times New Roman" w:cs="Times New Roman"/>
            <w:color w:val="0000FF"/>
            <w:kern w:val="0"/>
            <w:u w:val="single"/>
            <w14:ligatures w14:val="none"/>
          </w:rPr>
          <w:t>sosa:StatisticalSample</w:t>
        </w:r>
      </w:hyperlink>
      <w:r w:rsidRPr="008D2809">
        <w:rPr>
          <w:rFonts w:ascii="Times New Roman" w:eastAsia="Times New Roman" w:hAnsi="Times New Roman" w:cs="Times New Roman"/>
          <w:kern w:val="0"/>
          <w14:ligatures w14:val="none"/>
        </w:rPr>
        <w:t xml:space="preserve"> ogc-ms:implements sam-basic:StatisticalSample </w:t>
      </w:r>
    </w:p>
    <w:p w14:paraId="4BDE4BDD"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6.1.5 Class Alignments — OMS focus</w:t>
      </w:r>
    </w:p>
    <w:p w14:paraId="2A113FD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following UML classes in OMS are implemented by classes from the SSN Ontology and this extension as indicated: </w:t>
      </w:r>
    </w:p>
    <w:p w14:paraId="72CA094B" w14:textId="77777777" w:rsidR="008D2809" w:rsidRPr="008D2809" w:rsidRDefault="008D2809" w:rsidP="008D280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obs-cpt:Deployment ogc-ms:implementedBy </w:t>
      </w:r>
      <w:hyperlink r:id="rId2377" w:anchor="dfn-sosa-deployment" w:history="1">
        <w:r w:rsidRPr="008D2809">
          <w:rPr>
            <w:rFonts w:ascii="Times New Roman" w:eastAsia="Times New Roman" w:hAnsi="Times New Roman" w:cs="Times New Roman"/>
            <w:color w:val="0000FF"/>
            <w:kern w:val="0"/>
            <w:u w:val="single"/>
            <w14:ligatures w14:val="none"/>
          </w:rPr>
          <w:t>sosa:Deployment</w:t>
        </w:r>
      </w:hyperlink>
      <w:r w:rsidRPr="008D2809">
        <w:rPr>
          <w:rFonts w:ascii="Times New Roman" w:eastAsia="Times New Roman" w:hAnsi="Times New Roman" w:cs="Times New Roman"/>
          <w:kern w:val="0"/>
          <w14:ligatures w14:val="none"/>
        </w:rPr>
        <w:t xml:space="preserve"> </w:t>
      </w:r>
    </w:p>
    <w:p w14:paraId="4BD37051" w14:textId="77777777" w:rsidR="008D2809" w:rsidRPr="008D2809" w:rsidRDefault="008D2809" w:rsidP="008D280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obs-cpt:Host ogc-ms:implementedBy </w:t>
      </w:r>
      <w:hyperlink r:id="rId2378" w:anchor="dfn-sosa-platform" w:history="1">
        <w:r w:rsidRPr="008D2809">
          <w:rPr>
            <w:rFonts w:ascii="Times New Roman" w:eastAsia="Times New Roman" w:hAnsi="Times New Roman" w:cs="Times New Roman"/>
            <w:color w:val="0000FF"/>
            <w:kern w:val="0"/>
            <w:u w:val="single"/>
            <w14:ligatures w14:val="none"/>
          </w:rPr>
          <w:t>sosa:Platform</w:t>
        </w:r>
      </w:hyperlink>
      <w:r w:rsidRPr="008D2809">
        <w:rPr>
          <w:rFonts w:ascii="Times New Roman" w:eastAsia="Times New Roman" w:hAnsi="Times New Roman" w:cs="Times New Roman"/>
          <w:kern w:val="0"/>
          <w14:ligatures w14:val="none"/>
        </w:rPr>
        <w:t xml:space="preserve"> </w:t>
      </w:r>
    </w:p>
    <w:p w14:paraId="0988A6D3" w14:textId="77777777" w:rsidR="008D2809" w:rsidRPr="008D2809" w:rsidRDefault="008D2809" w:rsidP="008D280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sam-basic:MaterialSample ogc-ms:implementedBy </w:t>
      </w:r>
      <w:hyperlink r:id="rId2379" w:anchor="dfn-sosa-materialsample" w:history="1">
        <w:r w:rsidRPr="008D2809">
          <w:rPr>
            <w:rFonts w:ascii="Times New Roman" w:eastAsia="Times New Roman" w:hAnsi="Times New Roman" w:cs="Times New Roman"/>
            <w:color w:val="0000FF"/>
            <w:kern w:val="0"/>
            <w:u w:val="single"/>
            <w14:ligatures w14:val="none"/>
          </w:rPr>
          <w:t>sosa:MaterialSample</w:t>
        </w:r>
      </w:hyperlink>
      <w:r w:rsidRPr="008D2809">
        <w:rPr>
          <w:rFonts w:ascii="Times New Roman" w:eastAsia="Times New Roman" w:hAnsi="Times New Roman" w:cs="Times New Roman"/>
          <w:kern w:val="0"/>
          <w14:ligatures w14:val="none"/>
        </w:rPr>
        <w:t xml:space="preserve"> </w:t>
      </w:r>
    </w:p>
    <w:p w14:paraId="5A74A67F" w14:textId="77777777" w:rsidR="008D2809" w:rsidRPr="008D2809" w:rsidRDefault="008D2809" w:rsidP="008D280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obs-cpt:ObservableProperty ogc-ms:implementedBy </w:t>
      </w:r>
      <w:hyperlink r:id="rId2380"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w:t>
      </w:r>
    </w:p>
    <w:p w14:paraId="482438AB" w14:textId="77777777" w:rsidR="008D2809" w:rsidRPr="008D2809" w:rsidRDefault="008D2809" w:rsidP="008D280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obs-cpt:Observation ogc-ms:implementedBy </w:t>
      </w:r>
      <w:hyperlink r:id="rId2381" w:anchor="dfn-sosa-observation" w:history="1">
        <w:r w:rsidRPr="008D2809">
          <w:rPr>
            <w:rFonts w:ascii="Times New Roman" w:eastAsia="Times New Roman" w:hAnsi="Times New Roman" w:cs="Times New Roman"/>
            <w:color w:val="0000FF"/>
            <w:kern w:val="0"/>
            <w:u w:val="single"/>
            <w14:ligatures w14:val="none"/>
          </w:rPr>
          <w:t>sosa:Observation</w:t>
        </w:r>
      </w:hyperlink>
      <w:r w:rsidRPr="008D2809">
        <w:rPr>
          <w:rFonts w:ascii="Times New Roman" w:eastAsia="Times New Roman" w:hAnsi="Times New Roman" w:cs="Times New Roman"/>
          <w:kern w:val="0"/>
          <w14:ligatures w14:val="none"/>
        </w:rPr>
        <w:t xml:space="preserve"> </w:t>
      </w:r>
    </w:p>
    <w:p w14:paraId="309ECC7E" w14:textId="77777777" w:rsidR="008D2809" w:rsidRPr="008D2809" w:rsidRDefault="008D2809" w:rsidP="008D280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obs-basic:ObservationCollection ogc-ms:implementedBy </w:t>
      </w:r>
      <w:hyperlink r:id="rId2382" w:anchor="dfn-sosa-observationcollection" w:history="1">
        <w:r w:rsidRPr="008D2809">
          <w:rPr>
            <w:rFonts w:ascii="Times New Roman" w:eastAsia="Times New Roman" w:hAnsi="Times New Roman" w:cs="Times New Roman"/>
            <w:color w:val="0000FF"/>
            <w:kern w:val="0"/>
            <w:u w:val="single"/>
            <w14:ligatures w14:val="none"/>
          </w:rPr>
          <w:t>sosa:ObservationCollection</w:t>
        </w:r>
      </w:hyperlink>
      <w:r w:rsidRPr="008D2809">
        <w:rPr>
          <w:rFonts w:ascii="Times New Roman" w:eastAsia="Times New Roman" w:hAnsi="Times New Roman" w:cs="Times New Roman"/>
          <w:kern w:val="0"/>
          <w14:ligatures w14:val="none"/>
        </w:rPr>
        <w:t xml:space="preserve"> </w:t>
      </w:r>
    </w:p>
    <w:p w14:paraId="5717C57B" w14:textId="77777777" w:rsidR="008D2809" w:rsidRPr="008D2809" w:rsidRDefault="008D2809" w:rsidP="008D280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obs-cpt:Observer ogc-ms:implementedBy </w:t>
      </w:r>
      <w:hyperlink r:id="rId2383" w:anchor="dfn-sosa-sensor" w:history="1">
        <w:r w:rsidRPr="008D2809">
          <w:rPr>
            <w:rFonts w:ascii="Times New Roman" w:eastAsia="Times New Roman" w:hAnsi="Times New Roman" w:cs="Times New Roman"/>
            <w:color w:val="0000FF"/>
            <w:kern w:val="0"/>
            <w:u w:val="single"/>
            <w14:ligatures w14:val="none"/>
          </w:rPr>
          <w:t>sosa:Sensor</w:t>
        </w:r>
      </w:hyperlink>
      <w:r w:rsidRPr="008D2809">
        <w:rPr>
          <w:rFonts w:ascii="Times New Roman" w:eastAsia="Times New Roman" w:hAnsi="Times New Roman" w:cs="Times New Roman"/>
          <w:kern w:val="0"/>
          <w14:ligatures w14:val="none"/>
        </w:rPr>
        <w:t xml:space="preserve"> </w:t>
      </w:r>
    </w:p>
    <w:p w14:paraId="45FFD301" w14:textId="77777777" w:rsidR="008D2809" w:rsidRPr="008D2809" w:rsidRDefault="008D2809" w:rsidP="008D280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obs-cpt:ObservingProcedure ogc-ms:implementedBy </w:t>
      </w:r>
      <w:hyperlink r:id="rId2384" w:anchor="dfn-sosa-observingprocedure" w:history="1">
        <w:r w:rsidRPr="008D2809">
          <w:rPr>
            <w:rFonts w:ascii="Times New Roman" w:eastAsia="Times New Roman" w:hAnsi="Times New Roman" w:cs="Times New Roman"/>
            <w:color w:val="0000FF"/>
            <w:kern w:val="0"/>
            <w:u w:val="single"/>
            <w14:ligatures w14:val="none"/>
          </w:rPr>
          <w:t>sosa:ObservingProcedure</w:t>
        </w:r>
      </w:hyperlink>
      <w:r w:rsidRPr="008D2809">
        <w:rPr>
          <w:rFonts w:ascii="Times New Roman" w:eastAsia="Times New Roman" w:hAnsi="Times New Roman" w:cs="Times New Roman"/>
          <w:kern w:val="0"/>
          <w14:ligatures w14:val="none"/>
        </w:rPr>
        <w:t xml:space="preserve"> </w:t>
      </w:r>
    </w:p>
    <w:p w14:paraId="024EA69B" w14:textId="77777777" w:rsidR="008D2809" w:rsidRPr="008D2809" w:rsidRDefault="008D2809" w:rsidP="008D280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sam-cpt:PreparationProcedure ogc-ms:implementedBy </w:t>
      </w:r>
      <w:hyperlink r:id="rId2385" w:anchor="dfn-sosa-oms-preparationprocedure" w:history="1">
        <w:r w:rsidRPr="008D2809">
          <w:rPr>
            <w:rFonts w:ascii="Times New Roman" w:eastAsia="Times New Roman" w:hAnsi="Times New Roman" w:cs="Times New Roman"/>
            <w:color w:val="0000FF"/>
            <w:kern w:val="0"/>
            <w:u w:val="single"/>
            <w14:ligatures w14:val="none"/>
          </w:rPr>
          <w:t>sosa-oms:PreparationProcedure</w:t>
        </w:r>
      </w:hyperlink>
      <w:r w:rsidRPr="008D2809">
        <w:rPr>
          <w:rFonts w:ascii="Times New Roman" w:eastAsia="Times New Roman" w:hAnsi="Times New Roman" w:cs="Times New Roman"/>
          <w:kern w:val="0"/>
          <w14:ligatures w14:val="none"/>
        </w:rPr>
        <w:t xml:space="preserve"> </w:t>
      </w:r>
    </w:p>
    <w:p w14:paraId="1E5A4899" w14:textId="77777777" w:rsidR="008D2809" w:rsidRPr="008D2809" w:rsidRDefault="008D2809" w:rsidP="008D280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sam-cpt:PreparationStep ogc-ms:implementedBy </w:t>
      </w:r>
      <w:hyperlink r:id="rId2386" w:anchor="dfn-sosa-oms-preparationstep" w:history="1">
        <w:r w:rsidRPr="008D2809">
          <w:rPr>
            <w:rFonts w:ascii="Times New Roman" w:eastAsia="Times New Roman" w:hAnsi="Times New Roman" w:cs="Times New Roman"/>
            <w:color w:val="0000FF"/>
            <w:kern w:val="0"/>
            <w:u w:val="single"/>
            <w14:ligatures w14:val="none"/>
          </w:rPr>
          <w:t>sosa-oms:PreparationStep</w:t>
        </w:r>
      </w:hyperlink>
      <w:r w:rsidRPr="008D2809">
        <w:rPr>
          <w:rFonts w:ascii="Times New Roman" w:eastAsia="Times New Roman" w:hAnsi="Times New Roman" w:cs="Times New Roman"/>
          <w:kern w:val="0"/>
          <w14:ligatures w14:val="none"/>
        </w:rPr>
        <w:t xml:space="preserve"> </w:t>
      </w:r>
    </w:p>
    <w:p w14:paraId="089FE995" w14:textId="77777777" w:rsidR="008D2809" w:rsidRPr="008D2809" w:rsidRDefault="008D2809" w:rsidP="008D280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obs-cpt:Procedure ogc-ms:implementedBy </w:t>
      </w:r>
      <w:hyperlink r:id="rId2387" w:anchor="dfn-sosa-procedure" w:history="1">
        <w:r w:rsidRPr="008D2809">
          <w:rPr>
            <w:rFonts w:ascii="Times New Roman" w:eastAsia="Times New Roman" w:hAnsi="Times New Roman" w:cs="Times New Roman"/>
            <w:color w:val="0000FF"/>
            <w:kern w:val="0"/>
            <w:u w:val="single"/>
            <w14:ligatures w14:val="none"/>
          </w:rPr>
          <w:t>sosa:Procedure</w:t>
        </w:r>
      </w:hyperlink>
      <w:r w:rsidRPr="008D2809">
        <w:rPr>
          <w:rFonts w:ascii="Times New Roman" w:eastAsia="Times New Roman" w:hAnsi="Times New Roman" w:cs="Times New Roman"/>
          <w:kern w:val="0"/>
          <w14:ligatures w14:val="none"/>
        </w:rPr>
        <w:t xml:space="preserve"> </w:t>
      </w:r>
    </w:p>
    <w:p w14:paraId="79D0B4FE" w14:textId="77777777" w:rsidR="008D2809" w:rsidRPr="008D2809" w:rsidRDefault="008D2809" w:rsidP="008D280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sam-cpt:Sample ogc-ms:implementedBy </w:t>
      </w:r>
      <w:hyperlink r:id="rId2388" w:anchor="dfn-sosa-sample" w:history="1">
        <w:r w:rsidRPr="008D2809">
          <w:rPr>
            <w:rFonts w:ascii="Times New Roman" w:eastAsia="Times New Roman" w:hAnsi="Times New Roman" w:cs="Times New Roman"/>
            <w:color w:val="0000FF"/>
            <w:kern w:val="0"/>
            <w:u w:val="single"/>
            <w14:ligatures w14:val="none"/>
          </w:rPr>
          <w:t>sosa:Sample</w:t>
        </w:r>
      </w:hyperlink>
      <w:r w:rsidRPr="008D2809">
        <w:rPr>
          <w:rFonts w:ascii="Times New Roman" w:eastAsia="Times New Roman" w:hAnsi="Times New Roman" w:cs="Times New Roman"/>
          <w:kern w:val="0"/>
          <w14:ligatures w14:val="none"/>
        </w:rPr>
        <w:t xml:space="preserve"> </w:t>
      </w:r>
    </w:p>
    <w:p w14:paraId="56BC797F" w14:textId="77777777" w:rsidR="008D2809" w:rsidRPr="008D2809" w:rsidRDefault="008D2809" w:rsidP="008D280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sam-basic:SampleCollection ogc-ms:implementedBy </w:t>
      </w:r>
      <w:hyperlink r:id="rId2389" w:anchor="dfn-sosa-samplecollection" w:history="1">
        <w:r w:rsidRPr="008D2809">
          <w:rPr>
            <w:rFonts w:ascii="Times New Roman" w:eastAsia="Times New Roman" w:hAnsi="Times New Roman" w:cs="Times New Roman"/>
            <w:color w:val="0000FF"/>
            <w:kern w:val="0"/>
            <w:u w:val="single"/>
            <w14:ligatures w14:val="none"/>
          </w:rPr>
          <w:t>sosa:SampleCollection</w:t>
        </w:r>
      </w:hyperlink>
      <w:r w:rsidRPr="008D2809">
        <w:rPr>
          <w:rFonts w:ascii="Times New Roman" w:eastAsia="Times New Roman" w:hAnsi="Times New Roman" w:cs="Times New Roman"/>
          <w:kern w:val="0"/>
          <w14:ligatures w14:val="none"/>
        </w:rPr>
        <w:t xml:space="preserve"> </w:t>
      </w:r>
    </w:p>
    <w:p w14:paraId="178DD57B" w14:textId="77777777" w:rsidR="008D2809" w:rsidRPr="008D2809" w:rsidRDefault="008D2809" w:rsidP="008D280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sam-cpt:Sampler ogc-ms:implementedBy </w:t>
      </w:r>
      <w:hyperlink r:id="rId2390" w:anchor="dfn-sosa-sampler" w:history="1">
        <w:r w:rsidRPr="008D2809">
          <w:rPr>
            <w:rFonts w:ascii="Times New Roman" w:eastAsia="Times New Roman" w:hAnsi="Times New Roman" w:cs="Times New Roman"/>
            <w:color w:val="0000FF"/>
            <w:kern w:val="0"/>
            <w:u w:val="single"/>
            <w14:ligatures w14:val="none"/>
          </w:rPr>
          <w:t>sosa:Sampler</w:t>
        </w:r>
      </w:hyperlink>
      <w:r w:rsidRPr="008D2809">
        <w:rPr>
          <w:rFonts w:ascii="Times New Roman" w:eastAsia="Times New Roman" w:hAnsi="Times New Roman" w:cs="Times New Roman"/>
          <w:kern w:val="0"/>
          <w14:ligatures w14:val="none"/>
        </w:rPr>
        <w:t xml:space="preserve"> </w:t>
      </w:r>
    </w:p>
    <w:p w14:paraId="37438914" w14:textId="77777777" w:rsidR="008D2809" w:rsidRPr="008D2809" w:rsidRDefault="008D2809" w:rsidP="008D280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sam-cpt:Sampling ogc-ms:implementedBy </w:t>
      </w:r>
      <w:hyperlink r:id="rId2391" w:anchor="dfn-sosa-sampling" w:history="1">
        <w:r w:rsidRPr="008D2809">
          <w:rPr>
            <w:rFonts w:ascii="Times New Roman" w:eastAsia="Times New Roman" w:hAnsi="Times New Roman" w:cs="Times New Roman"/>
            <w:color w:val="0000FF"/>
            <w:kern w:val="0"/>
            <w:u w:val="single"/>
            <w14:ligatures w14:val="none"/>
          </w:rPr>
          <w:t>sosa:Sampling</w:t>
        </w:r>
      </w:hyperlink>
      <w:r w:rsidRPr="008D2809">
        <w:rPr>
          <w:rFonts w:ascii="Times New Roman" w:eastAsia="Times New Roman" w:hAnsi="Times New Roman" w:cs="Times New Roman"/>
          <w:kern w:val="0"/>
          <w14:ligatures w14:val="none"/>
        </w:rPr>
        <w:t xml:space="preserve"> </w:t>
      </w:r>
    </w:p>
    <w:p w14:paraId="34EEA35A" w14:textId="77777777" w:rsidR="008D2809" w:rsidRPr="008D2809" w:rsidRDefault="008D2809" w:rsidP="008D280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sam-cpt:SamplingProcedure ogc-ms:implementedBy </w:t>
      </w:r>
      <w:hyperlink r:id="rId2392" w:anchor="dfn-sosa-samplingprocedure" w:history="1">
        <w:r w:rsidRPr="008D2809">
          <w:rPr>
            <w:rFonts w:ascii="Times New Roman" w:eastAsia="Times New Roman" w:hAnsi="Times New Roman" w:cs="Times New Roman"/>
            <w:color w:val="0000FF"/>
            <w:kern w:val="0"/>
            <w:u w:val="single"/>
            <w14:ligatures w14:val="none"/>
          </w:rPr>
          <w:t>sosa:SamplingProcedure</w:t>
        </w:r>
      </w:hyperlink>
      <w:r w:rsidRPr="008D2809">
        <w:rPr>
          <w:rFonts w:ascii="Times New Roman" w:eastAsia="Times New Roman" w:hAnsi="Times New Roman" w:cs="Times New Roman"/>
          <w:kern w:val="0"/>
          <w14:ligatures w14:val="none"/>
        </w:rPr>
        <w:t xml:space="preserve"> </w:t>
      </w:r>
    </w:p>
    <w:p w14:paraId="41FD7A6E" w14:textId="77777777" w:rsidR="008D2809" w:rsidRPr="008D2809" w:rsidRDefault="008D2809" w:rsidP="008D280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sam-basic:SpatialSample ogc-ms:implementedBy </w:t>
      </w:r>
      <w:hyperlink r:id="rId2393" w:anchor="dfn-sosa-spatialsample" w:history="1">
        <w:r w:rsidRPr="008D2809">
          <w:rPr>
            <w:rFonts w:ascii="Times New Roman" w:eastAsia="Times New Roman" w:hAnsi="Times New Roman" w:cs="Times New Roman"/>
            <w:color w:val="0000FF"/>
            <w:kern w:val="0"/>
            <w:u w:val="single"/>
            <w14:ligatures w14:val="none"/>
          </w:rPr>
          <w:t>sosa:SpatialSample</w:t>
        </w:r>
      </w:hyperlink>
      <w:r w:rsidRPr="008D2809">
        <w:rPr>
          <w:rFonts w:ascii="Times New Roman" w:eastAsia="Times New Roman" w:hAnsi="Times New Roman" w:cs="Times New Roman"/>
          <w:kern w:val="0"/>
          <w14:ligatures w14:val="none"/>
        </w:rPr>
        <w:t xml:space="preserve"> </w:t>
      </w:r>
    </w:p>
    <w:p w14:paraId="344E936C" w14:textId="77777777" w:rsidR="008D2809" w:rsidRPr="008D2809" w:rsidRDefault="008D2809" w:rsidP="008D280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sam-basic:StatisticalSample ogc-ms:implementedBy </w:t>
      </w:r>
      <w:hyperlink r:id="rId2394" w:anchor="dfn-sosa-statisticalsample" w:history="1">
        <w:r w:rsidRPr="008D2809">
          <w:rPr>
            <w:rFonts w:ascii="Times New Roman" w:eastAsia="Times New Roman" w:hAnsi="Times New Roman" w:cs="Times New Roman"/>
            <w:color w:val="0000FF"/>
            <w:kern w:val="0"/>
            <w:u w:val="single"/>
            <w14:ligatures w14:val="none"/>
          </w:rPr>
          <w:t>sosa:StatisticalSample</w:t>
        </w:r>
      </w:hyperlink>
      <w:r w:rsidRPr="008D2809">
        <w:rPr>
          <w:rFonts w:ascii="Times New Roman" w:eastAsia="Times New Roman" w:hAnsi="Times New Roman" w:cs="Times New Roman"/>
          <w:kern w:val="0"/>
          <w14:ligatures w14:val="none"/>
        </w:rPr>
        <w:t xml:space="preserve"> </w:t>
      </w:r>
    </w:p>
    <w:p w14:paraId="457A5852"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6.1.6 Property Alignments — SOSA focus</w:t>
      </w:r>
    </w:p>
    <w:p w14:paraId="019B239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following properties from the SSN Ontology and this extension implement attributes and association roles from OMS as indicated: </w:t>
      </w:r>
    </w:p>
    <w:p w14:paraId="37B07374"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395" w:anchor="dfn-sosa-oms-classification" w:history="1">
        <w:r w:rsidRPr="008D2809">
          <w:rPr>
            <w:rFonts w:ascii="Times New Roman" w:eastAsia="Times New Roman" w:hAnsi="Times New Roman" w:cs="Times New Roman"/>
            <w:color w:val="0000FF"/>
            <w:kern w:val="0"/>
            <w:u w:val="single"/>
            <w14:ligatures w14:val="none"/>
          </w:rPr>
          <w:t>sosa-oms:classification</w:t>
        </w:r>
      </w:hyperlink>
      <w:r w:rsidRPr="008D2809">
        <w:rPr>
          <w:rFonts w:ascii="Times New Roman" w:eastAsia="Times New Roman" w:hAnsi="Times New Roman" w:cs="Times New Roman"/>
          <w:kern w:val="0"/>
          <w14:ligatures w14:val="none"/>
        </w:rPr>
        <w:t xml:space="preserve"> ogc-ms:implements sam-basic:StatisticalSample/classification-sem </w:t>
      </w:r>
    </w:p>
    <w:p w14:paraId="0749F3B3"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396" w:anchor="dfn-sosa-deployedonplatform" w:history="1">
        <w:r w:rsidRPr="008D2809">
          <w:rPr>
            <w:rFonts w:ascii="Times New Roman" w:eastAsia="Times New Roman" w:hAnsi="Times New Roman" w:cs="Times New Roman"/>
            <w:color w:val="0000FF"/>
            <w:kern w:val="0"/>
            <w:u w:val="single"/>
            <w14:ligatures w14:val="none"/>
          </w:rPr>
          <w:t>sosa:deployedOnPlatform</w:t>
        </w:r>
      </w:hyperlink>
      <w:r w:rsidRPr="008D2809">
        <w:rPr>
          <w:rFonts w:ascii="Times New Roman" w:eastAsia="Times New Roman" w:hAnsi="Times New Roman" w:cs="Times New Roman"/>
          <w:kern w:val="0"/>
          <w14:ligatures w14:val="none"/>
        </w:rPr>
        <w:t xml:space="preserve"> ogc-ms:implements obs-cpt:Deployment/host-sem </w:t>
      </w:r>
    </w:p>
    <w:p w14:paraId="3B16CEB4"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397" w:anchor="dfn-sosa-deployedsystem" w:history="1">
        <w:r w:rsidRPr="008D2809">
          <w:rPr>
            <w:rFonts w:ascii="Times New Roman" w:eastAsia="Times New Roman" w:hAnsi="Times New Roman" w:cs="Times New Roman"/>
            <w:color w:val="0000FF"/>
            <w:kern w:val="0"/>
            <w:u w:val="single"/>
            <w14:ligatures w14:val="none"/>
          </w:rPr>
          <w:t>sosa:deployedSystem</w:t>
        </w:r>
      </w:hyperlink>
      <w:r w:rsidRPr="008D2809">
        <w:rPr>
          <w:rFonts w:ascii="Times New Roman" w:eastAsia="Times New Roman" w:hAnsi="Times New Roman" w:cs="Times New Roman"/>
          <w:kern w:val="0"/>
          <w14:ligatures w14:val="none"/>
        </w:rPr>
        <w:t xml:space="preserve"> ogc-ms:implements obs-cpt:Deployment/observer-sem </w:t>
      </w:r>
    </w:p>
    <w:p w14:paraId="75049D77"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398" w:anchor="dfn-sosa-hasdeployment" w:history="1">
        <w:r w:rsidRPr="008D2809">
          <w:rPr>
            <w:rFonts w:ascii="Times New Roman" w:eastAsia="Times New Roman" w:hAnsi="Times New Roman" w:cs="Times New Roman"/>
            <w:color w:val="0000FF"/>
            <w:kern w:val="0"/>
            <w:u w:val="single"/>
            <w14:ligatures w14:val="none"/>
          </w:rPr>
          <w:t>sosa:hasDeployment</w:t>
        </w:r>
      </w:hyperlink>
      <w:r w:rsidRPr="008D2809">
        <w:rPr>
          <w:rFonts w:ascii="Times New Roman" w:eastAsia="Times New Roman" w:hAnsi="Times New Roman" w:cs="Times New Roman"/>
          <w:kern w:val="0"/>
          <w14:ligatures w14:val="none"/>
        </w:rPr>
        <w:t xml:space="preserve"> ogc-ms:implements obs-cpt:Observer/deployment-sem </w:t>
      </w:r>
    </w:p>
    <w:p w14:paraId="4D19C269"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399" w:anchor="dfn-sosa-hasfeatureofinterest" w:history="1">
        <w:r w:rsidRPr="008D2809">
          <w:rPr>
            <w:rFonts w:ascii="Times New Roman" w:eastAsia="Times New Roman" w:hAnsi="Times New Roman" w:cs="Times New Roman"/>
            <w:color w:val="0000FF"/>
            <w:kern w:val="0"/>
            <w:u w:val="single"/>
            <w14:ligatures w14:val="none"/>
          </w:rPr>
          <w:t>sosa:hasFeatureOfInterest</w:t>
        </w:r>
      </w:hyperlink>
      <w:r w:rsidRPr="008D2809">
        <w:rPr>
          <w:rFonts w:ascii="Times New Roman" w:eastAsia="Times New Roman" w:hAnsi="Times New Roman" w:cs="Times New Roman"/>
          <w:kern w:val="0"/>
          <w14:ligatures w14:val="none"/>
        </w:rPr>
        <w:t xml:space="preserve"> ogc-ms:implements obs-cpt:Observation/featureOfInterest-sem , </w:t>
      </w:r>
      <w:r w:rsidRPr="008D2809">
        <w:rPr>
          <w:rFonts w:ascii="Times New Roman" w:eastAsia="Times New Roman" w:hAnsi="Times New Roman" w:cs="Times New Roman"/>
          <w:kern w:val="0"/>
          <w14:ligatures w14:val="none"/>
        </w:rPr>
        <w:br/>
        <w:t xml:space="preserve">obs-core:AbstractObservationCharacteristics/pFoI-sem , </w:t>
      </w:r>
      <w:r w:rsidRPr="008D2809">
        <w:rPr>
          <w:rFonts w:ascii="Times New Roman" w:eastAsia="Times New Roman" w:hAnsi="Times New Roman" w:cs="Times New Roman"/>
          <w:kern w:val="0"/>
          <w14:ligatures w14:val="none"/>
        </w:rPr>
        <w:br/>
        <w:t xml:space="preserve">sam-cpt:Sampling/featureOfInterest-sem </w:t>
      </w:r>
    </w:p>
    <w:p w14:paraId="70440A70"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00" w:anchor="dfn-sosa-hasmember" w:history="1">
        <w:r w:rsidRPr="008D2809">
          <w:rPr>
            <w:rFonts w:ascii="Times New Roman" w:eastAsia="Times New Roman" w:hAnsi="Times New Roman" w:cs="Times New Roman"/>
            <w:color w:val="0000FF"/>
            <w:kern w:val="0"/>
            <w:u w:val="single"/>
            <w14:ligatures w14:val="none"/>
          </w:rPr>
          <w:t>sosa:hasMember</w:t>
        </w:r>
      </w:hyperlink>
      <w:r w:rsidRPr="008D2809">
        <w:rPr>
          <w:rFonts w:ascii="Times New Roman" w:eastAsia="Times New Roman" w:hAnsi="Times New Roman" w:cs="Times New Roman"/>
          <w:kern w:val="0"/>
          <w14:ligatures w14:val="none"/>
        </w:rPr>
        <w:t xml:space="preserve"> ogc-ms:implements sam-basic:SampleCollection/member-sem , </w:t>
      </w:r>
      <w:r w:rsidRPr="008D2809">
        <w:rPr>
          <w:rFonts w:ascii="Times New Roman" w:eastAsia="Times New Roman" w:hAnsi="Times New Roman" w:cs="Times New Roman"/>
          <w:kern w:val="0"/>
          <w14:ligatures w14:val="none"/>
        </w:rPr>
        <w:br/>
        <w:t xml:space="preserve">obs-basic:ObservationCollection/member-sem </w:t>
      </w:r>
    </w:p>
    <w:p w14:paraId="7D5151C9"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01" w:anchor="dfn-sosa-oms-haspreparationstep" w:history="1">
        <w:r w:rsidRPr="008D2809">
          <w:rPr>
            <w:rFonts w:ascii="Times New Roman" w:eastAsia="Times New Roman" w:hAnsi="Times New Roman" w:cs="Times New Roman"/>
            <w:color w:val="0000FF"/>
            <w:kern w:val="0"/>
            <w:u w:val="single"/>
            <w14:ligatures w14:val="none"/>
          </w:rPr>
          <w:t>sosa-oms:hasPreparationStep</w:t>
        </w:r>
      </w:hyperlink>
      <w:r w:rsidRPr="008D2809">
        <w:rPr>
          <w:rFonts w:ascii="Times New Roman" w:eastAsia="Times New Roman" w:hAnsi="Times New Roman" w:cs="Times New Roman"/>
          <w:kern w:val="0"/>
          <w14:ligatures w14:val="none"/>
        </w:rPr>
        <w:t xml:space="preserve"> ogc-ms:implements sam-cpt:Sample/preparationStep-sem </w:t>
      </w:r>
    </w:p>
    <w:p w14:paraId="33BB89D3"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02" w:anchor="dfn-sosa-hasresult" w:history="1">
        <w:r w:rsidRPr="008D2809">
          <w:rPr>
            <w:rFonts w:ascii="Times New Roman" w:eastAsia="Times New Roman" w:hAnsi="Times New Roman" w:cs="Times New Roman"/>
            <w:color w:val="0000FF"/>
            <w:kern w:val="0"/>
            <w:u w:val="single"/>
            <w14:ligatures w14:val="none"/>
          </w:rPr>
          <w:t>sosa:hasResult</w:t>
        </w:r>
      </w:hyperlink>
      <w:r w:rsidRPr="008D2809">
        <w:rPr>
          <w:rFonts w:ascii="Times New Roman" w:eastAsia="Times New Roman" w:hAnsi="Times New Roman" w:cs="Times New Roman"/>
          <w:kern w:val="0"/>
          <w14:ligatures w14:val="none"/>
        </w:rPr>
        <w:t xml:space="preserve"> ogc-ms:implements obs-cpt:Observation/result-sem , </w:t>
      </w:r>
      <w:r w:rsidRPr="008D2809">
        <w:rPr>
          <w:rFonts w:ascii="Times New Roman" w:eastAsia="Times New Roman" w:hAnsi="Times New Roman" w:cs="Times New Roman"/>
          <w:kern w:val="0"/>
          <w14:ligatures w14:val="none"/>
        </w:rPr>
        <w:br/>
        <w:t xml:space="preserve">sam-cpt:Sampling/sample-sem </w:t>
      </w:r>
    </w:p>
    <w:p w14:paraId="3CA33C98"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03" w:anchor="dfn-sosa-hassimpleresult" w:history="1">
        <w:r w:rsidRPr="008D2809">
          <w:rPr>
            <w:rFonts w:ascii="Times New Roman" w:eastAsia="Times New Roman" w:hAnsi="Times New Roman" w:cs="Times New Roman"/>
            <w:color w:val="0000FF"/>
            <w:kern w:val="0"/>
            <w:u w:val="single"/>
            <w14:ligatures w14:val="none"/>
          </w:rPr>
          <w:t>sosa:hasSimpleResult</w:t>
        </w:r>
      </w:hyperlink>
      <w:r w:rsidRPr="008D2809">
        <w:rPr>
          <w:rFonts w:ascii="Times New Roman" w:eastAsia="Times New Roman" w:hAnsi="Times New Roman" w:cs="Times New Roman"/>
          <w:kern w:val="0"/>
          <w14:ligatures w14:val="none"/>
        </w:rPr>
        <w:t xml:space="preserve"> ogc-ms:implements obs-cpt:Observation/result-sem </w:t>
      </w:r>
    </w:p>
    <w:p w14:paraId="5D585DFF"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04" w:anchor="dfn-sosa-hasultimatefeatureofinterest" w:history="1">
        <w:r w:rsidRPr="008D2809">
          <w:rPr>
            <w:rFonts w:ascii="Times New Roman" w:eastAsia="Times New Roman" w:hAnsi="Times New Roman" w:cs="Times New Roman"/>
            <w:color w:val="0000FF"/>
            <w:kern w:val="0"/>
            <w:u w:val="single"/>
            <w14:ligatures w14:val="none"/>
          </w:rPr>
          <w:t>sosa:hasUltimateFeatureOfInterest</w:t>
        </w:r>
      </w:hyperlink>
      <w:r w:rsidRPr="008D2809">
        <w:rPr>
          <w:rFonts w:ascii="Times New Roman" w:eastAsia="Times New Roman" w:hAnsi="Times New Roman" w:cs="Times New Roman"/>
          <w:kern w:val="0"/>
          <w14:ligatures w14:val="none"/>
        </w:rPr>
        <w:t xml:space="preserve"> ogc-ms:implements obs-core:AbstractObservationCharacteristics/uFoI-sem </w:t>
      </w:r>
    </w:p>
    <w:p w14:paraId="221AE41E"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05" w:anchor="dfn-sosa-oms-horizontalpositionalaccuracy" w:history="1">
        <w:r w:rsidRPr="008D2809">
          <w:rPr>
            <w:rFonts w:ascii="Times New Roman" w:eastAsia="Times New Roman" w:hAnsi="Times New Roman" w:cs="Times New Roman"/>
            <w:color w:val="0000FF"/>
            <w:kern w:val="0"/>
            <w:u w:val="single"/>
            <w14:ligatures w14:val="none"/>
          </w:rPr>
          <w:t>sosa-oms:horizontalPositionalAccuracy</w:t>
        </w:r>
      </w:hyperlink>
      <w:r w:rsidRPr="008D2809">
        <w:rPr>
          <w:rFonts w:ascii="Times New Roman" w:eastAsia="Times New Roman" w:hAnsi="Times New Roman" w:cs="Times New Roman"/>
          <w:kern w:val="0"/>
          <w14:ligatures w14:val="none"/>
        </w:rPr>
        <w:t xml:space="preserve"> ogc-ms:implements sam-basic:SpatialSample/horizontalPositionalAccuracy-sem </w:t>
      </w:r>
    </w:p>
    <w:p w14:paraId="7CAE1CA0"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06" w:anchor="dfn-sosa-implementedby" w:history="1">
        <w:r w:rsidRPr="008D2809">
          <w:rPr>
            <w:rFonts w:ascii="Times New Roman" w:eastAsia="Times New Roman" w:hAnsi="Times New Roman" w:cs="Times New Roman"/>
            <w:color w:val="0000FF"/>
            <w:kern w:val="0"/>
            <w:u w:val="single"/>
            <w14:ligatures w14:val="none"/>
          </w:rPr>
          <w:t>sosa:implementedBy</w:t>
        </w:r>
      </w:hyperlink>
      <w:r w:rsidRPr="008D2809">
        <w:rPr>
          <w:rFonts w:ascii="Times New Roman" w:eastAsia="Times New Roman" w:hAnsi="Times New Roman" w:cs="Times New Roman"/>
          <w:kern w:val="0"/>
          <w14:ligatures w14:val="none"/>
        </w:rPr>
        <w:t xml:space="preserve"> ogc-ms:implements obs-cpt:ObservingProcedure/observer-sem , </w:t>
      </w:r>
      <w:r w:rsidRPr="008D2809">
        <w:rPr>
          <w:rFonts w:ascii="Times New Roman" w:eastAsia="Times New Roman" w:hAnsi="Times New Roman" w:cs="Times New Roman"/>
          <w:kern w:val="0"/>
          <w14:ligatures w14:val="none"/>
        </w:rPr>
        <w:br/>
        <w:t xml:space="preserve">sam-cpt:SamplingProcedure/sampler-sem </w:t>
      </w:r>
    </w:p>
    <w:p w14:paraId="3E8D1C23"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07" w:anchor="dfn-sosa-implements" w:history="1">
        <w:r w:rsidRPr="008D2809">
          <w:rPr>
            <w:rFonts w:ascii="Times New Roman" w:eastAsia="Times New Roman" w:hAnsi="Times New Roman" w:cs="Times New Roman"/>
            <w:color w:val="0000FF"/>
            <w:kern w:val="0"/>
            <w:u w:val="single"/>
            <w14:ligatures w14:val="none"/>
          </w:rPr>
          <w:t>sosa:implements</w:t>
        </w:r>
      </w:hyperlink>
      <w:r w:rsidRPr="008D2809">
        <w:rPr>
          <w:rFonts w:ascii="Times New Roman" w:eastAsia="Times New Roman" w:hAnsi="Times New Roman" w:cs="Times New Roman"/>
          <w:kern w:val="0"/>
          <w14:ligatures w14:val="none"/>
        </w:rPr>
        <w:t xml:space="preserve"> ogc-ms:implements obs-cpt:Observer/observingProcedure-sem , </w:t>
      </w:r>
      <w:r w:rsidRPr="008D2809">
        <w:rPr>
          <w:rFonts w:ascii="Times New Roman" w:eastAsia="Times New Roman" w:hAnsi="Times New Roman" w:cs="Times New Roman"/>
          <w:kern w:val="0"/>
          <w14:ligatures w14:val="none"/>
        </w:rPr>
        <w:br/>
        <w:t xml:space="preserve">sam-cpt:Sampling/samplingProcedure-sem , </w:t>
      </w:r>
      <w:r w:rsidRPr="008D2809">
        <w:rPr>
          <w:rFonts w:ascii="Times New Roman" w:eastAsia="Times New Roman" w:hAnsi="Times New Roman" w:cs="Times New Roman"/>
          <w:kern w:val="0"/>
          <w14:ligatures w14:val="none"/>
        </w:rPr>
        <w:br/>
        <w:t xml:space="preserve">sam-cpt:PreparationStep/processingDetails-sem </w:t>
      </w:r>
    </w:p>
    <w:p w14:paraId="467D47DA"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08" w:anchor="dfn-sosa-indeployment" w:history="1">
        <w:r w:rsidRPr="008D2809">
          <w:rPr>
            <w:rFonts w:ascii="Times New Roman" w:eastAsia="Times New Roman" w:hAnsi="Times New Roman" w:cs="Times New Roman"/>
            <w:color w:val="0000FF"/>
            <w:kern w:val="0"/>
            <w:u w:val="single"/>
            <w14:ligatures w14:val="none"/>
          </w:rPr>
          <w:t>sosa:inDeployment</w:t>
        </w:r>
      </w:hyperlink>
      <w:r w:rsidRPr="008D2809">
        <w:rPr>
          <w:rFonts w:ascii="Times New Roman" w:eastAsia="Times New Roman" w:hAnsi="Times New Roman" w:cs="Times New Roman"/>
          <w:kern w:val="0"/>
          <w14:ligatures w14:val="none"/>
        </w:rPr>
        <w:t xml:space="preserve"> ogc-ms:implements obs-cpt:Host/deployment-sem </w:t>
      </w:r>
    </w:p>
    <w:p w14:paraId="4F3A4791"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09" w:anchor="dfn-sosa-isfeatureofinterestof" w:history="1">
        <w:r w:rsidRPr="008D2809">
          <w:rPr>
            <w:rFonts w:ascii="Times New Roman" w:eastAsia="Times New Roman" w:hAnsi="Times New Roman" w:cs="Times New Roman"/>
            <w:color w:val="0000FF"/>
            <w:kern w:val="0"/>
            <w:u w:val="single"/>
            <w14:ligatures w14:val="none"/>
          </w:rPr>
          <w:t>sosa:isFeatureOfInterestOf</w:t>
        </w:r>
      </w:hyperlink>
      <w:r w:rsidRPr="008D2809">
        <w:rPr>
          <w:rFonts w:ascii="Times New Roman" w:eastAsia="Times New Roman" w:hAnsi="Times New Roman" w:cs="Times New Roman"/>
          <w:kern w:val="0"/>
          <w14:ligatures w14:val="none"/>
        </w:rPr>
        <w:t xml:space="preserve"> ogc-ms:implements obs-cpt:gen/relatedObservation-sem </w:t>
      </w:r>
    </w:p>
    <w:p w14:paraId="09D8698F"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10" w:anchor="dfn-sosa-isobservedby" w:history="1">
        <w:r w:rsidRPr="008D2809">
          <w:rPr>
            <w:rFonts w:ascii="Times New Roman" w:eastAsia="Times New Roman" w:hAnsi="Times New Roman" w:cs="Times New Roman"/>
            <w:color w:val="0000FF"/>
            <w:kern w:val="0"/>
            <w:u w:val="single"/>
            <w14:ligatures w14:val="none"/>
          </w:rPr>
          <w:t>sosa:isObservedBy</w:t>
        </w:r>
      </w:hyperlink>
      <w:r w:rsidRPr="008D2809">
        <w:rPr>
          <w:rFonts w:ascii="Times New Roman" w:eastAsia="Times New Roman" w:hAnsi="Times New Roman" w:cs="Times New Roman"/>
          <w:kern w:val="0"/>
          <w14:ligatures w14:val="none"/>
        </w:rPr>
        <w:t xml:space="preserve"> ogc-ms:implements obs-cpt:ObservableProperty/observer-sem </w:t>
      </w:r>
    </w:p>
    <w:p w14:paraId="4E564B4B"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11" w:anchor="dfn-sosa-isresultof" w:history="1">
        <w:r w:rsidRPr="008D2809">
          <w:rPr>
            <w:rFonts w:ascii="Times New Roman" w:eastAsia="Times New Roman" w:hAnsi="Times New Roman" w:cs="Times New Roman"/>
            <w:color w:val="0000FF"/>
            <w:kern w:val="0"/>
            <w:u w:val="single"/>
            <w14:ligatures w14:val="none"/>
          </w:rPr>
          <w:t>sosa:isResultOf</w:t>
        </w:r>
      </w:hyperlink>
      <w:r w:rsidRPr="008D2809">
        <w:rPr>
          <w:rFonts w:ascii="Times New Roman" w:eastAsia="Times New Roman" w:hAnsi="Times New Roman" w:cs="Times New Roman"/>
          <w:kern w:val="0"/>
          <w14:ligatures w14:val="none"/>
        </w:rPr>
        <w:t xml:space="preserve"> ogc-ms:implements obs-cpt:gen/relatedObservation-sem </w:t>
      </w:r>
    </w:p>
    <w:p w14:paraId="5F936CDD"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12" w:anchor="dfn-sosa-issampleof" w:history="1">
        <w:r w:rsidRPr="008D2809">
          <w:rPr>
            <w:rFonts w:ascii="Times New Roman" w:eastAsia="Times New Roman" w:hAnsi="Times New Roman" w:cs="Times New Roman"/>
            <w:color w:val="0000FF"/>
            <w:kern w:val="0"/>
            <w:u w:val="single"/>
            <w14:ligatures w14:val="none"/>
          </w:rPr>
          <w:t>sosa:isSampleOf</w:t>
        </w:r>
      </w:hyperlink>
      <w:r w:rsidRPr="008D2809">
        <w:rPr>
          <w:rFonts w:ascii="Times New Roman" w:eastAsia="Times New Roman" w:hAnsi="Times New Roman" w:cs="Times New Roman"/>
          <w:kern w:val="0"/>
          <w14:ligatures w14:val="none"/>
        </w:rPr>
        <w:t xml:space="preserve"> ogc-ms:implements sam-cpt:Sample/sampledFeature-sem </w:t>
      </w:r>
    </w:p>
    <w:p w14:paraId="35C4345A"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13" w:anchor="dfn-sosa-issampleofultimatefoi" w:history="1">
        <w:r w:rsidRPr="008D2809">
          <w:rPr>
            <w:rFonts w:ascii="Times New Roman" w:eastAsia="Times New Roman" w:hAnsi="Times New Roman" w:cs="Times New Roman"/>
            <w:color w:val="0000FF"/>
            <w:kern w:val="0"/>
            <w:u w:val="single"/>
            <w14:ligatures w14:val="none"/>
          </w:rPr>
          <w:t>sosa:isSampleOfUltimateFOI</w:t>
        </w:r>
      </w:hyperlink>
      <w:r w:rsidRPr="008D2809">
        <w:rPr>
          <w:rFonts w:ascii="Times New Roman" w:eastAsia="Times New Roman" w:hAnsi="Times New Roman" w:cs="Times New Roman"/>
          <w:kern w:val="0"/>
          <w14:ligatures w14:val="none"/>
        </w:rPr>
        <w:t xml:space="preserve"> ogc-ms:implements sam-cpt:Sample/sampledFeature-sem </w:t>
      </w:r>
    </w:p>
    <w:p w14:paraId="431920E9"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14" w:anchor="dfn-sosa-madebysampler" w:history="1">
        <w:r w:rsidRPr="008D2809">
          <w:rPr>
            <w:rFonts w:ascii="Times New Roman" w:eastAsia="Times New Roman" w:hAnsi="Times New Roman" w:cs="Times New Roman"/>
            <w:color w:val="0000FF"/>
            <w:kern w:val="0"/>
            <w:u w:val="single"/>
            <w14:ligatures w14:val="none"/>
          </w:rPr>
          <w:t>sosa:madeBySampler</w:t>
        </w:r>
      </w:hyperlink>
      <w:r w:rsidRPr="008D2809">
        <w:rPr>
          <w:rFonts w:ascii="Times New Roman" w:eastAsia="Times New Roman" w:hAnsi="Times New Roman" w:cs="Times New Roman"/>
          <w:kern w:val="0"/>
          <w14:ligatures w14:val="none"/>
        </w:rPr>
        <w:t xml:space="preserve"> ogc-ms:implements sam-cpt:Sampling/sampler-sem </w:t>
      </w:r>
    </w:p>
    <w:p w14:paraId="361057AC"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15" w:anchor="dfn-sosa-madebysensor" w:history="1">
        <w:r w:rsidRPr="008D2809">
          <w:rPr>
            <w:rFonts w:ascii="Times New Roman" w:eastAsia="Times New Roman" w:hAnsi="Times New Roman" w:cs="Times New Roman"/>
            <w:color w:val="0000FF"/>
            <w:kern w:val="0"/>
            <w:u w:val="single"/>
            <w14:ligatures w14:val="none"/>
          </w:rPr>
          <w:t>sosa:madeBySensor</w:t>
        </w:r>
      </w:hyperlink>
      <w:r w:rsidRPr="008D2809">
        <w:rPr>
          <w:rFonts w:ascii="Times New Roman" w:eastAsia="Times New Roman" w:hAnsi="Times New Roman" w:cs="Times New Roman"/>
          <w:kern w:val="0"/>
          <w14:ligatures w14:val="none"/>
        </w:rPr>
        <w:t xml:space="preserve"> ogc-ms:implements obs-cpt:Observation/observer-sem </w:t>
      </w:r>
    </w:p>
    <w:p w14:paraId="2C0030D6"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16" w:anchor="dfn-sosa-madeobservation" w:history="1">
        <w:r w:rsidRPr="008D2809">
          <w:rPr>
            <w:rFonts w:ascii="Times New Roman" w:eastAsia="Times New Roman" w:hAnsi="Times New Roman" w:cs="Times New Roman"/>
            <w:color w:val="0000FF"/>
            <w:kern w:val="0"/>
            <w:u w:val="single"/>
            <w14:ligatures w14:val="none"/>
          </w:rPr>
          <w:t>sosa:madeObservation</w:t>
        </w:r>
      </w:hyperlink>
      <w:r w:rsidRPr="008D2809">
        <w:rPr>
          <w:rFonts w:ascii="Times New Roman" w:eastAsia="Times New Roman" w:hAnsi="Times New Roman" w:cs="Times New Roman"/>
          <w:kern w:val="0"/>
          <w14:ligatures w14:val="none"/>
        </w:rPr>
        <w:t xml:space="preserve"> ogc-ms:implements obs-cpt:gen/relatedObservation-sem </w:t>
      </w:r>
    </w:p>
    <w:p w14:paraId="1E5E42EF"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17" w:anchor="dfn-sosa-oms-madeonplatform" w:history="1">
        <w:r w:rsidRPr="008D2809">
          <w:rPr>
            <w:rFonts w:ascii="Times New Roman" w:eastAsia="Times New Roman" w:hAnsi="Times New Roman" w:cs="Times New Roman"/>
            <w:color w:val="0000FF"/>
            <w:kern w:val="0"/>
            <w:u w:val="single"/>
            <w14:ligatures w14:val="none"/>
          </w:rPr>
          <w:t>sosa-oms:madeOnPlatform</w:t>
        </w:r>
      </w:hyperlink>
      <w:r w:rsidRPr="008D2809">
        <w:rPr>
          <w:rFonts w:ascii="Times New Roman" w:eastAsia="Times New Roman" w:hAnsi="Times New Roman" w:cs="Times New Roman"/>
          <w:kern w:val="0"/>
          <w14:ligatures w14:val="none"/>
        </w:rPr>
        <w:t xml:space="preserve"> ogc-ms:implements obs-cpt:Observation/host-sem </w:t>
      </w:r>
    </w:p>
    <w:p w14:paraId="213A7F5A"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18" w:anchor="dfn-sosa-madesampling" w:history="1">
        <w:r w:rsidRPr="008D2809">
          <w:rPr>
            <w:rFonts w:ascii="Times New Roman" w:eastAsia="Times New Roman" w:hAnsi="Times New Roman" w:cs="Times New Roman"/>
            <w:color w:val="0000FF"/>
            <w:kern w:val="0"/>
            <w:u w:val="single"/>
            <w14:ligatures w14:val="none"/>
          </w:rPr>
          <w:t>sosa:madeSampling</w:t>
        </w:r>
      </w:hyperlink>
      <w:r w:rsidRPr="008D2809">
        <w:rPr>
          <w:rFonts w:ascii="Times New Roman" w:eastAsia="Times New Roman" w:hAnsi="Times New Roman" w:cs="Times New Roman"/>
          <w:kern w:val="0"/>
          <w14:ligatures w14:val="none"/>
        </w:rPr>
        <w:t xml:space="preserve"> ogc-ms:implements sam-cpt:Sampler/sampling-sem </w:t>
      </w:r>
    </w:p>
    <w:p w14:paraId="5C345FD5"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19" w:anchor="dfn-sosa-oms-metadata" w:history="1">
        <w:r w:rsidRPr="008D2809">
          <w:rPr>
            <w:rFonts w:ascii="Times New Roman" w:eastAsia="Times New Roman" w:hAnsi="Times New Roman" w:cs="Times New Roman"/>
            <w:color w:val="0000FF"/>
            <w:kern w:val="0"/>
            <w:u w:val="single"/>
            <w14:ligatures w14:val="none"/>
          </w:rPr>
          <w:t>sosa-oms:metadata</w:t>
        </w:r>
      </w:hyperlink>
      <w:r w:rsidRPr="008D2809">
        <w:rPr>
          <w:rFonts w:ascii="Times New Roman" w:eastAsia="Times New Roman" w:hAnsi="Times New Roman" w:cs="Times New Roman"/>
          <w:kern w:val="0"/>
          <w14:ligatures w14:val="none"/>
        </w:rPr>
        <w:t xml:space="preserve"> ogc-ms:implements obs-core:gen/metadata-sem </w:t>
      </w:r>
    </w:p>
    <w:p w14:paraId="604D5ACC"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20" w:anchor="dfn-sosa-oms-observationtype" w:history="1">
        <w:r w:rsidRPr="008D2809">
          <w:rPr>
            <w:rFonts w:ascii="Times New Roman" w:eastAsia="Times New Roman" w:hAnsi="Times New Roman" w:cs="Times New Roman"/>
            <w:color w:val="0000FF"/>
            <w:kern w:val="0"/>
            <w:u w:val="single"/>
            <w14:ligatures w14:val="none"/>
          </w:rPr>
          <w:t>sosa-oms:observationType</w:t>
        </w:r>
      </w:hyperlink>
      <w:r w:rsidRPr="008D2809">
        <w:rPr>
          <w:rFonts w:ascii="Times New Roman" w:eastAsia="Times New Roman" w:hAnsi="Times New Roman" w:cs="Times New Roman"/>
          <w:kern w:val="0"/>
          <w14:ligatures w14:val="none"/>
        </w:rPr>
        <w:t xml:space="preserve"> ogc-ms:implements obs-core:AbstractObservationCharacteristics/type-sem </w:t>
      </w:r>
    </w:p>
    <w:p w14:paraId="12A13DF2"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21" w:anchor="dfn-sosa-observedproperty" w:history="1">
        <w:r w:rsidRPr="008D2809">
          <w:rPr>
            <w:rFonts w:ascii="Times New Roman" w:eastAsia="Times New Roman" w:hAnsi="Times New Roman" w:cs="Times New Roman"/>
            <w:color w:val="0000FF"/>
            <w:kern w:val="0"/>
            <w:u w:val="single"/>
            <w14:ligatures w14:val="none"/>
          </w:rPr>
          <w:t>sosa:observedProperty</w:t>
        </w:r>
      </w:hyperlink>
      <w:r w:rsidRPr="008D2809">
        <w:rPr>
          <w:rFonts w:ascii="Times New Roman" w:eastAsia="Times New Roman" w:hAnsi="Times New Roman" w:cs="Times New Roman"/>
          <w:kern w:val="0"/>
          <w14:ligatures w14:val="none"/>
        </w:rPr>
        <w:t xml:space="preserve"> ogc-ms:implements obs-cpt:Observation/observedProperty-sem </w:t>
      </w:r>
    </w:p>
    <w:p w14:paraId="4ED22DBA"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22" w:anchor="dfn-sosa-observes" w:history="1">
        <w:r w:rsidRPr="008D2809">
          <w:rPr>
            <w:rFonts w:ascii="Times New Roman" w:eastAsia="Times New Roman" w:hAnsi="Times New Roman" w:cs="Times New Roman"/>
            <w:color w:val="0000FF"/>
            <w:kern w:val="0"/>
            <w:u w:val="single"/>
            <w14:ligatures w14:val="none"/>
          </w:rPr>
          <w:t>sosa:observes</w:t>
        </w:r>
      </w:hyperlink>
      <w:r w:rsidRPr="008D2809">
        <w:rPr>
          <w:rFonts w:ascii="Times New Roman" w:eastAsia="Times New Roman" w:hAnsi="Times New Roman" w:cs="Times New Roman"/>
          <w:kern w:val="0"/>
          <w14:ligatures w14:val="none"/>
        </w:rPr>
        <w:t xml:space="preserve"> ogc-ms:implements obs-cpt:Observer/observableProperty-sem </w:t>
      </w:r>
    </w:p>
    <w:p w14:paraId="703116FA"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23" w:anchor="dfn-sosa-oms-parameter" w:history="1">
        <w:r w:rsidRPr="008D2809">
          <w:rPr>
            <w:rFonts w:ascii="Times New Roman" w:eastAsia="Times New Roman" w:hAnsi="Times New Roman" w:cs="Times New Roman"/>
            <w:color w:val="0000FF"/>
            <w:kern w:val="0"/>
            <w:u w:val="single"/>
            <w14:ligatures w14:val="none"/>
          </w:rPr>
          <w:t>sosa-oms:parameter</w:t>
        </w:r>
      </w:hyperlink>
      <w:r w:rsidRPr="008D2809">
        <w:rPr>
          <w:rFonts w:ascii="Times New Roman" w:eastAsia="Times New Roman" w:hAnsi="Times New Roman" w:cs="Times New Roman"/>
          <w:kern w:val="0"/>
          <w14:ligatures w14:val="none"/>
        </w:rPr>
        <w:t xml:space="preserve"> ogc-ms:implements sam-core:AbstractSampling/parameter-sem </w:t>
      </w:r>
    </w:p>
    <w:p w14:paraId="264B6FEE"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24" w:anchor="dfn-sosa-phenomenontime" w:history="1">
        <w:r w:rsidRPr="008D2809">
          <w:rPr>
            <w:rFonts w:ascii="Times New Roman" w:eastAsia="Times New Roman" w:hAnsi="Times New Roman" w:cs="Times New Roman"/>
            <w:color w:val="0000FF"/>
            <w:kern w:val="0"/>
            <w:u w:val="single"/>
            <w14:ligatures w14:val="none"/>
          </w:rPr>
          <w:t>sosa:phenomenonTime</w:t>
        </w:r>
      </w:hyperlink>
      <w:r w:rsidRPr="008D2809">
        <w:rPr>
          <w:rFonts w:ascii="Times New Roman" w:eastAsia="Times New Roman" w:hAnsi="Times New Roman" w:cs="Times New Roman"/>
          <w:kern w:val="0"/>
          <w14:ligatures w14:val="none"/>
        </w:rPr>
        <w:t xml:space="preserve"> ogc-ms:implements obs-cpt:Observation/phenomenonTime-sem </w:t>
      </w:r>
    </w:p>
    <w:p w14:paraId="3711C1B9"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25" w:anchor="dfn-sosa-oms-preparedsample" w:history="1">
        <w:r w:rsidRPr="008D2809">
          <w:rPr>
            <w:rFonts w:ascii="Times New Roman" w:eastAsia="Times New Roman" w:hAnsi="Times New Roman" w:cs="Times New Roman"/>
            <w:color w:val="0000FF"/>
            <w:kern w:val="0"/>
            <w:u w:val="single"/>
            <w14:ligatures w14:val="none"/>
          </w:rPr>
          <w:t>sosa-oms:preparedSample</w:t>
        </w:r>
      </w:hyperlink>
      <w:r w:rsidRPr="008D2809">
        <w:rPr>
          <w:rFonts w:ascii="Times New Roman" w:eastAsia="Times New Roman" w:hAnsi="Times New Roman" w:cs="Times New Roman"/>
          <w:kern w:val="0"/>
          <w14:ligatures w14:val="none"/>
        </w:rPr>
        <w:t xml:space="preserve"> ogc-ms:implements sam-cpt:PreparationStep/preparedSample-sem </w:t>
      </w:r>
    </w:p>
    <w:p w14:paraId="3F419BE4"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26" w:anchor="dfn-sosa-oms-processingdetails" w:history="1">
        <w:r w:rsidRPr="008D2809">
          <w:rPr>
            <w:rFonts w:ascii="Times New Roman" w:eastAsia="Times New Roman" w:hAnsi="Times New Roman" w:cs="Times New Roman"/>
            <w:color w:val="0000FF"/>
            <w:kern w:val="0"/>
            <w:u w:val="single"/>
            <w14:ligatures w14:val="none"/>
          </w:rPr>
          <w:t>sosa-oms:processingDetails</w:t>
        </w:r>
      </w:hyperlink>
      <w:r w:rsidRPr="008D2809">
        <w:rPr>
          <w:rFonts w:ascii="Times New Roman" w:eastAsia="Times New Roman" w:hAnsi="Times New Roman" w:cs="Times New Roman"/>
          <w:kern w:val="0"/>
          <w14:ligatures w14:val="none"/>
        </w:rPr>
        <w:t xml:space="preserve"> ogc-ms:implements sam-cpt:PreparationStep/processingDetails-sem </w:t>
      </w:r>
    </w:p>
    <w:p w14:paraId="530650D2"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27" w:anchor="dfn-sosa-relatedobservation" w:history="1">
        <w:r w:rsidRPr="008D2809">
          <w:rPr>
            <w:rFonts w:ascii="Times New Roman" w:eastAsia="Times New Roman" w:hAnsi="Times New Roman" w:cs="Times New Roman"/>
            <w:color w:val="0000FF"/>
            <w:kern w:val="0"/>
            <w:u w:val="single"/>
            <w14:ligatures w14:val="none"/>
          </w:rPr>
          <w:t>sosa:relatedObservation</w:t>
        </w:r>
      </w:hyperlink>
      <w:r w:rsidRPr="008D2809">
        <w:rPr>
          <w:rFonts w:ascii="Times New Roman" w:eastAsia="Times New Roman" w:hAnsi="Times New Roman" w:cs="Times New Roman"/>
          <w:kern w:val="0"/>
          <w14:ligatures w14:val="none"/>
        </w:rPr>
        <w:t xml:space="preserve"> ogc-ms:implements obs-cpt:gen/relatedObservation-sem </w:t>
      </w:r>
    </w:p>
    <w:p w14:paraId="34575DB5"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28" w:anchor="dfn-sosa-oms-relatedsampling" w:history="1">
        <w:r w:rsidRPr="008D2809">
          <w:rPr>
            <w:rFonts w:ascii="Times New Roman" w:eastAsia="Times New Roman" w:hAnsi="Times New Roman" w:cs="Times New Roman"/>
            <w:color w:val="0000FF"/>
            <w:kern w:val="0"/>
            <w:u w:val="single"/>
            <w14:ligatures w14:val="none"/>
          </w:rPr>
          <w:t>sosa-oms:relatedSampling</w:t>
        </w:r>
      </w:hyperlink>
      <w:r w:rsidRPr="008D2809">
        <w:rPr>
          <w:rFonts w:ascii="Times New Roman" w:eastAsia="Times New Roman" w:hAnsi="Times New Roman" w:cs="Times New Roman"/>
          <w:kern w:val="0"/>
          <w14:ligatures w14:val="none"/>
        </w:rPr>
        <w:t xml:space="preserve"> ogc-ms:implements sam-cpt:Sampling/relatedSampling-sem </w:t>
      </w:r>
    </w:p>
    <w:p w14:paraId="16B2C54B"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29" w:anchor="dfn-sosa-resultquality" w:history="1">
        <w:r w:rsidRPr="008D2809">
          <w:rPr>
            <w:rFonts w:ascii="Times New Roman" w:eastAsia="Times New Roman" w:hAnsi="Times New Roman" w:cs="Times New Roman"/>
            <w:color w:val="0000FF"/>
            <w:kern w:val="0"/>
            <w:u w:val="single"/>
            <w14:ligatures w14:val="none"/>
          </w:rPr>
          <w:t>sosa:resultQuality</w:t>
        </w:r>
      </w:hyperlink>
      <w:r w:rsidRPr="008D2809">
        <w:rPr>
          <w:rFonts w:ascii="Times New Roman" w:eastAsia="Times New Roman" w:hAnsi="Times New Roman" w:cs="Times New Roman"/>
          <w:kern w:val="0"/>
          <w14:ligatures w14:val="none"/>
        </w:rPr>
        <w:t xml:space="preserve"> ogc-ms:implements obs-core:AbstractObservationCharacteristics/resultQuality-sem </w:t>
      </w:r>
    </w:p>
    <w:p w14:paraId="63478E3C"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30" w:anchor="dfn-sosa-resulttime" w:history="1">
        <w:r w:rsidRPr="008D2809">
          <w:rPr>
            <w:rFonts w:ascii="Times New Roman" w:eastAsia="Times New Roman" w:hAnsi="Times New Roman" w:cs="Times New Roman"/>
            <w:color w:val="0000FF"/>
            <w:kern w:val="0"/>
            <w:u w:val="single"/>
            <w14:ligatures w14:val="none"/>
          </w:rPr>
          <w:t>sosa:resultTime</w:t>
        </w:r>
      </w:hyperlink>
      <w:r w:rsidRPr="008D2809">
        <w:rPr>
          <w:rFonts w:ascii="Times New Roman" w:eastAsia="Times New Roman" w:hAnsi="Times New Roman" w:cs="Times New Roman"/>
          <w:kern w:val="0"/>
          <w14:ligatures w14:val="none"/>
        </w:rPr>
        <w:t xml:space="preserve"> ogc-ms:implements obs-cpt:Observation/resultTime-sem </w:t>
      </w:r>
    </w:p>
    <w:p w14:paraId="4B287248"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31" w:anchor="dfn-sosa-oms-samplepreparationstep" w:history="1">
        <w:r w:rsidRPr="008D2809">
          <w:rPr>
            <w:rFonts w:ascii="Times New Roman" w:eastAsia="Times New Roman" w:hAnsi="Times New Roman" w:cs="Times New Roman"/>
            <w:color w:val="0000FF"/>
            <w:kern w:val="0"/>
            <w:u w:val="single"/>
            <w14:ligatures w14:val="none"/>
          </w:rPr>
          <w:t>sosa-oms:samplePreparationStep</w:t>
        </w:r>
      </w:hyperlink>
      <w:r w:rsidRPr="008D2809">
        <w:rPr>
          <w:rFonts w:ascii="Times New Roman" w:eastAsia="Times New Roman" w:hAnsi="Times New Roman" w:cs="Times New Roman"/>
          <w:kern w:val="0"/>
          <w14:ligatures w14:val="none"/>
        </w:rPr>
        <w:t xml:space="preserve"> ogc-ms:implements sam-cpt:PreparationProcedure/samplePreparationStep-sem </w:t>
      </w:r>
    </w:p>
    <w:p w14:paraId="69B50FDE"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32" w:anchor="dfn-sosa-oms-samplinglocation" w:history="1">
        <w:r w:rsidRPr="008D2809">
          <w:rPr>
            <w:rFonts w:ascii="Times New Roman" w:eastAsia="Times New Roman" w:hAnsi="Times New Roman" w:cs="Times New Roman"/>
            <w:color w:val="0000FF"/>
            <w:kern w:val="0"/>
            <w:u w:val="single"/>
            <w14:ligatures w14:val="none"/>
          </w:rPr>
          <w:t>sosa-oms:samplingLocation</w:t>
        </w:r>
      </w:hyperlink>
      <w:r w:rsidRPr="008D2809">
        <w:rPr>
          <w:rFonts w:ascii="Times New Roman" w:eastAsia="Times New Roman" w:hAnsi="Times New Roman" w:cs="Times New Roman"/>
          <w:kern w:val="0"/>
          <w14:ligatures w14:val="none"/>
        </w:rPr>
        <w:t xml:space="preserve"> ogc-ms:implements sam-core:AbstractSampling/samplingLocation-sem </w:t>
      </w:r>
    </w:p>
    <w:p w14:paraId="622E9E13"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33" w:anchor="dfn-sosa-oms-shape" w:history="1">
        <w:r w:rsidRPr="008D2809">
          <w:rPr>
            <w:rFonts w:ascii="Times New Roman" w:eastAsia="Times New Roman" w:hAnsi="Times New Roman" w:cs="Times New Roman"/>
            <w:color w:val="0000FF"/>
            <w:kern w:val="0"/>
            <w:u w:val="single"/>
            <w14:ligatures w14:val="none"/>
          </w:rPr>
          <w:t>sosa-oms:shape</w:t>
        </w:r>
      </w:hyperlink>
      <w:r w:rsidRPr="008D2809">
        <w:rPr>
          <w:rFonts w:ascii="Times New Roman" w:eastAsia="Times New Roman" w:hAnsi="Times New Roman" w:cs="Times New Roman"/>
          <w:kern w:val="0"/>
          <w14:ligatures w14:val="none"/>
        </w:rPr>
        <w:t xml:space="preserve"> ogc-ms:implements sam-basic:SpatialSample/shape-sem </w:t>
      </w:r>
    </w:p>
    <w:p w14:paraId="3173245B"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34" w:anchor="dfn-sosa-oms-size" w:history="1">
        <w:r w:rsidRPr="008D2809">
          <w:rPr>
            <w:rFonts w:ascii="Times New Roman" w:eastAsia="Times New Roman" w:hAnsi="Times New Roman" w:cs="Times New Roman"/>
            <w:color w:val="0000FF"/>
            <w:kern w:val="0"/>
            <w:u w:val="single"/>
            <w14:ligatures w14:val="none"/>
          </w:rPr>
          <w:t>sosa-oms:size</w:t>
        </w:r>
      </w:hyperlink>
      <w:r w:rsidRPr="008D2809">
        <w:rPr>
          <w:rFonts w:ascii="Times New Roman" w:eastAsia="Times New Roman" w:hAnsi="Times New Roman" w:cs="Times New Roman"/>
          <w:kern w:val="0"/>
          <w14:ligatures w14:val="none"/>
        </w:rPr>
        <w:t xml:space="preserve"> ogc-ms:implements sam-basic:MaterialSample/size-sem </w:t>
      </w:r>
    </w:p>
    <w:p w14:paraId="29468EA7"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35" w:anchor="dfn-sosa-oms-sourcelocation" w:history="1">
        <w:r w:rsidRPr="008D2809">
          <w:rPr>
            <w:rFonts w:ascii="Times New Roman" w:eastAsia="Times New Roman" w:hAnsi="Times New Roman" w:cs="Times New Roman"/>
            <w:color w:val="0000FF"/>
            <w:kern w:val="0"/>
            <w:u w:val="single"/>
            <w14:ligatures w14:val="none"/>
          </w:rPr>
          <w:t>sosa-oms:sourceLocation</w:t>
        </w:r>
      </w:hyperlink>
      <w:r w:rsidRPr="008D2809">
        <w:rPr>
          <w:rFonts w:ascii="Times New Roman" w:eastAsia="Times New Roman" w:hAnsi="Times New Roman" w:cs="Times New Roman"/>
          <w:kern w:val="0"/>
          <w14:ligatures w14:val="none"/>
        </w:rPr>
        <w:t xml:space="preserve"> ogc-ms:implements sam-basic:MaterialSample/sourceLocation-sem </w:t>
      </w:r>
    </w:p>
    <w:p w14:paraId="12DB5D1C"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36" w:anchor="dfn-sosa-oms-storagelocation" w:history="1">
        <w:r w:rsidRPr="008D2809">
          <w:rPr>
            <w:rFonts w:ascii="Times New Roman" w:eastAsia="Times New Roman" w:hAnsi="Times New Roman" w:cs="Times New Roman"/>
            <w:color w:val="0000FF"/>
            <w:kern w:val="0"/>
            <w:u w:val="single"/>
            <w14:ligatures w14:val="none"/>
          </w:rPr>
          <w:t>sosa-oms:storageLocation</w:t>
        </w:r>
      </w:hyperlink>
      <w:r w:rsidRPr="008D2809">
        <w:rPr>
          <w:rFonts w:ascii="Times New Roman" w:eastAsia="Times New Roman" w:hAnsi="Times New Roman" w:cs="Times New Roman"/>
          <w:kern w:val="0"/>
          <w14:ligatures w14:val="none"/>
        </w:rPr>
        <w:t xml:space="preserve"> ogc-ms:implements sam-basic:MaterialSample/storageLocation-sem </w:t>
      </w:r>
    </w:p>
    <w:p w14:paraId="048FB6BE"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37" w:anchor="dfn-sosa-oms-time" w:history="1">
        <w:r w:rsidRPr="008D2809">
          <w:rPr>
            <w:rFonts w:ascii="Times New Roman" w:eastAsia="Times New Roman" w:hAnsi="Times New Roman" w:cs="Times New Roman"/>
            <w:color w:val="0000FF"/>
            <w:kern w:val="0"/>
            <w:u w:val="single"/>
            <w14:ligatures w14:val="none"/>
          </w:rPr>
          <w:t>sosa-oms:time</w:t>
        </w:r>
      </w:hyperlink>
      <w:r w:rsidRPr="008D2809">
        <w:rPr>
          <w:rFonts w:ascii="Times New Roman" w:eastAsia="Times New Roman" w:hAnsi="Times New Roman" w:cs="Times New Roman"/>
          <w:kern w:val="0"/>
          <w14:ligatures w14:val="none"/>
        </w:rPr>
        <w:t xml:space="preserve"> ogc-ms:implements sam-core:AbstractSampling/time-sem </w:t>
      </w:r>
    </w:p>
    <w:p w14:paraId="18625A03"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38" w:anchor="dfn-sosa-usedforexecution" w:history="1">
        <w:r w:rsidRPr="008D2809">
          <w:rPr>
            <w:rFonts w:ascii="Times New Roman" w:eastAsia="Times New Roman" w:hAnsi="Times New Roman" w:cs="Times New Roman"/>
            <w:color w:val="0000FF"/>
            <w:kern w:val="0"/>
            <w:u w:val="single"/>
            <w14:ligatures w14:val="none"/>
          </w:rPr>
          <w:t>sosa:usedForExecution</w:t>
        </w:r>
      </w:hyperlink>
      <w:r w:rsidRPr="008D2809">
        <w:rPr>
          <w:rFonts w:ascii="Times New Roman" w:eastAsia="Times New Roman" w:hAnsi="Times New Roman" w:cs="Times New Roman"/>
          <w:kern w:val="0"/>
          <w14:ligatures w14:val="none"/>
        </w:rPr>
        <w:t xml:space="preserve"> ogc-ms:implements obs-cpt:gen/relatedObservation-sem </w:t>
      </w:r>
    </w:p>
    <w:p w14:paraId="1023E768"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39" w:anchor="dfn-sosa-usedprocedure" w:history="1">
        <w:r w:rsidRPr="008D2809">
          <w:rPr>
            <w:rFonts w:ascii="Times New Roman" w:eastAsia="Times New Roman" w:hAnsi="Times New Roman" w:cs="Times New Roman"/>
            <w:color w:val="0000FF"/>
            <w:kern w:val="0"/>
            <w:u w:val="single"/>
            <w14:ligatures w14:val="none"/>
          </w:rPr>
          <w:t>sosa:usedProcedure</w:t>
        </w:r>
      </w:hyperlink>
      <w:r w:rsidRPr="008D2809">
        <w:rPr>
          <w:rFonts w:ascii="Times New Roman" w:eastAsia="Times New Roman" w:hAnsi="Times New Roman" w:cs="Times New Roman"/>
          <w:kern w:val="0"/>
          <w14:ligatures w14:val="none"/>
        </w:rPr>
        <w:t xml:space="preserve"> ogc-ms:implements obs-cpt:Observation/observingProcedure-sem , </w:t>
      </w:r>
      <w:r w:rsidRPr="008D2809">
        <w:rPr>
          <w:rFonts w:ascii="Times New Roman" w:eastAsia="Times New Roman" w:hAnsi="Times New Roman" w:cs="Times New Roman"/>
          <w:kern w:val="0"/>
          <w14:ligatures w14:val="none"/>
        </w:rPr>
        <w:br/>
        <w:t xml:space="preserve">sam-cpt:Sampling/samplingProcedure-sem </w:t>
      </w:r>
    </w:p>
    <w:p w14:paraId="4C712ABE"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40" w:anchor="dfn-sosa-oms-validtime" w:history="1">
        <w:r w:rsidRPr="008D2809">
          <w:rPr>
            <w:rFonts w:ascii="Times New Roman" w:eastAsia="Times New Roman" w:hAnsi="Times New Roman" w:cs="Times New Roman"/>
            <w:color w:val="0000FF"/>
            <w:kern w:val="0"/>
            <w:u w:val="single"/>
            <w14:ligatures w14:val="none"/>
          </w:rPr>
          <w:t>sosa-oms:validTime</w:t>
        </w:r>
      </w:hyperlink>
      <w:r w:rsidRPr="008D2809">
        <w:rPr>
          <w:rFonts w:ascii="Times New Roman" w:eastAsia="Times New Roman" w:hAnsi="Times New Roman" w:cs="Times New Roman"/>
          <w:kern w:val="0"/>
          <w14:ligatures w14:val="none"/>
        </w:rPr>
        <w:t xml:space="preserve"> ogc-ms:implements obs-cpt:Observation/validTime-sem </w:t>
      </w:r>
    </w:p>
    <w:p w14:paraId="2C818A13"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41" w:anchor="dfn-sosa-oms-verticalpositionalaccuracy" w:history="1">
        <w:r w:rsidRPr="008D2809">
          <w:rPr>
            <w:rFonts w:ascii="Times New Roman" w:eastAsia="Times New Roman" w:hAnsi="Times New Roman" w:cs="Times New Roman"/>
            <w:color w:val="0000FF"/>
            <w:kern w:val="0"/>
            <w:u w:val="single"/>
            <w14:ligatures w14:val="none"/>
          </w:rPr>
          <w:t>sosa-oms:verticalPositionalAccuracy</w:t>
        </w:r>
      </w:hyperlink>
      <w:r w:rsidRPr="008D2809">
        <w:rPr>
          <w:rFonts w:ascii="Times New Roman" w:eastAsia="Times New Roman" w:hAnsi="Times New Roman" w:cs="Times New Roman"/>
          <w:kern w:val="0"/>
          <w14:ligatures w14:val="none"/>
        </w:rPr>
        <w:t xml:space="preserve"> ogc-ms:implements sam-basic:SpatialSample/verticalPositionalAccuracy-sem </w:t>
      </w:r>
    </w:p>
    <w:p w14:paraId="009AC696" w14:textId="77777777" w:rsidR="008D2809" w:rsidRPr="008D2809" w:rsidRDefault="008D2809" w:rsidP="008D280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hyperlink r:id="rId2442" w:anchor="dfn-sosa-wasobservedby" w:history="1">
        <w:r w:rsidRPr="008D2809">
          <w:rPr>
            <w:rFonts w:ascii="Times New Roman" w:eastAsia="Times New Roman" w:hAnsi="Times New Roman" w:cs="Times New Roman"/>
            <w:color w:val="0000FF"/>
            <w:kern w:val="0"/>
            <w:u w:val="single"/>
            <w14:ligatures w14:val="none"/>
          </w:rPr>
          <w:t>sosa:wasObservedBy</w:t>
        </w:r>
      </w:hyperlink>
      <w:r w:rsidRPr="008D2809">
        <w:rPr>
          <w:rFonts w:ascii="Times New Roman" w:eastAsia="Times New Roman" w:hAnsi="Times New Roman" w:cs="Times New Roman"/>
          <w:kern w:val="0"/>
          <w14:ligatures w14:val="none"/>
        </w:rPr>
        <w:t xml:space="preserve"> ogc-ms:implements obs-cpt:gen/relatedObservation-sem </w:t>
      </w:r>
    </w:p>
    <w:p w14:paraId="4CC10723"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6.1.7 Property Alignments — OMS focus</w:t>
      </w:r>
    </w:p>
    <w:p w14:paraId="243BAEB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following attributes and association roles from OMS are implemented by properties from the SSN Ontology and this extension as indicated: </w:t>
      </w:r>
    </w:p>
    <w:p w14:paraId="20AAA874"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obs-core:gen/metadata-sem ogc-ms:implementedBy </w:t>
      </w:r>
      <w:hyperlink r:id="rId2443" w:anchor="dfn-sosa-oms-metadata" w:history="1">
        <w:r w:rsidRPr="008D2809">
          <w:rPr>
            <w:rFonts w:ascii="Times New Roman" w:eastAsia="Times New Roman" w:hAnsi="Times New Roman" w:cs="Times New Roman"/>
            <w:color w:val="0000FF"/>
            <w:kern w:val="0"/>
            <w:u w:val="single"/>
            <w14:ligatures w14:val="none"/>
          </w:rPr>
          <w:t>sosa-oms:metadata</w:t>
        </w:r>
      </w:hyperlink>
      <w:r w:rsidRPr="008D2809">
        <w:rPr>
          <w:rFonts w:ascii="Times New Roman" w:eastAsia="Times New Roman" w:hAnsi="Times New Roman" w:cs="Times New Roman"/>
          <w:kern w:val="0"/>
          <w14:ligatures w14:val="none"/>
        </w:rPr>
        <w:t xml:space="preserve"> </w:t>
      </w:r>
    </w:p>
    <w:p w14:paraId="4E0D3B4A"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obs-cpt:gen/relatedObservation-sem ogc-ms:implementedBy </w:t>
      </w:r>
      <w:hyperlink r:id="rId2444" w:anchor="dfn-sosa-isfeatureofinterestof" w:history="1">
        <w:r w:rsidRPr="008D2809">
          <w:rPr>
            <w:rFonts w:ascii="Times New Roman" w:eastAsia="Times New Roman" w:hAnsi="Times New Roman" w:cs="Times New Roman"/>
            <w:color w:val="0000FF"/>
            <w:kern w:val="0"/>
            <w:u w:val="single"/>
            <w14:ligatures w14:val="none"/>
          </w:rPr>
          <w:t>sosa:isFeatureOfInterestOf</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2445" w:anchor="dfn-sosa-isresultof" w:history="1">
        <w:r w:rsidRPr="008D2809">
          <w:rPr>
            <w:rFonts w:ascii="Times New Roman" w:eastAsia="Times New Roman" w:hAnsi="Times New Roman" w:cs="Times New Roman"/>
            <w:color w:val="0000FF"/>
            <w:kern w:val="0"/>
            <w:u w:val="single"/>
            <w14:ligatures w14:val="none"/>
          </w:rPr>
          <w:t>sosa:isResultOf</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2446" w:anchor="dfn-sosa-madeobservation" w:history="1">
        <w:r w:rsidRPr="008D2809">
          <w:rPr>
            <w:rFonts w:ascii="Times New Roman" w:eastAsia="Times New Roman" w:hAnsi="Times New Roman" w:cs="Times New Roman"/>
            <w:color w:val="0000FF"/>
            <w:kern w:val="0"/>
            <w:u w:val="single"/>
            <w14:ligatures w14:val="none"/>
          </w:rPr>
          <w:t>sosa:madeObservation</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2447" w:anchor="dfn-sosa-relatedobservation" w:history="1">
        <w:r w:rsidRPr="008D2809">
          <w:rPr>
            <w:rFonts w:ascii="Times New Roman" w:eastAsia="Times New Roman" w:hAnsi="Times New Roman" w:cs="Times New Roman"/>
            <w:color w:val="0000FF"/>
            <w:kern w:val="0"/>
            <w:u w:val="single"/>
            <w14:ligatures w14:val="none"/>
          </w:rPr>
          <w:t>sosa:relatedObservation</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2448" w:anchor="dfn-sosa-usedforexecution" w:history="1">
        <w:r w:rsidRPr="008D2809">
          <w:rPr>
            <w:rFonts w:ascii="Times New Roman" w:eastAsia="Times New Roman" w:hAnsi="Times New Roman" w:cs="Times New Roman"/>
            <w:color w:val="0000FF"/>
            <w:kern w:val="0"/>
            <w:u w:val="single"/>
            <w14:ligatures w14:val="none"/>
          </w:rPr>
          <w:t>sosa:usedForExecution</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2449" w:anchor="dfn-sosa-wasobservedby" w:history="1">
        <w:r w:rsidRPr="008D2809">
          <w:rPr>
            <w:rFonts w:ascii="Times New Roman" w:eastAsia="Times New Roman" w:hAnsi="Times New Roman" w:cs="Times New Roman"/>
            <w:color w:val="0000FF"/>
            <w:kern w:val="0"/>
            <w:u w:val="single"/>
            <w14:ligatures w14:val="none"/>
          </w:rPr>
          <w:t>sosa:wasObservedBy</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t xml:space="preserve">( </w:t>
      </w:r>
      <w:hyperlink r:id="rId2450" w:anchor="dfn-sosa-deployedsystem" w:history="1">
        <w:r w:rsidRPr="008D2809">
          <w:rPr>
            <w:rFonts w:ascii="Times New Roman" w:eastAsia="Times New Roman" w:hAnsi="Times New Roman" w:cs="Times New Roman"/>
            <w:color w:val="0000FF"/>
            <w:kern w:val="0"/>
            <w:u w:val="single"/>
            <w14:ligatures w14:val="none"/>
          </w:rPr>
          <w:t>sosa:deployedSystem</w:t>
        </w:r>
      </w:hyperlink>
      <w:r w:rsidRPr="008D2809">
        <w:rPr>
          <w:rFonts w:ascii="Times New Roman" w:eastAsia="Times New Roman" w:hAnsi="Times New Roman" w:cs="Times New Roman"/>
          <w:kern w:val="0"/>
          <w14:ligatures w14:val="none"/>
        </w:rPr>
        <w:t xml:space="preserve"> o </w:t>
      </w:r>
      <w:hyperlink r:id="rId2451" w:anchor="dfn-sosa-madeobservation" w:history="1">
        <w:r w:rsidRPr="008D2809">
          <w:rPr>
            <w:rFonts w:ascii="Times New Roman" w:eastAsia="Times New Roman" w:hAnsi="Times New Roman" w:cs="Times New Roman"/>
            <w:color w:val="0000FF"/>
            <w:kern w:val="0"/>
            <w:u w:val="single"/>
            <w14:ligatures w14:val="none"/>
          </w:rPr>
          <w:t>sosa:madeObservation</w:t>
        </w:r>
      </w:hyperlink>
      <w:r w:rsidRPr="008D2809">
        <w:rPr>
          <w:rFonts w:ascii="Times New Roman" w:eastAsia="Times New Roman" w:hAnsi="Times New Roman" w:cs="Times New Roman"/>
          <w:kern w:val="0"/>
          <w14:ligatures w14:val="none"/>
        </w:rPr>
        <w:t xml:space="preserve"> ), </w:t>
      </w:r>
      <w:r w:rsidRPr="008D2809">
        <w:rPr>
          <w:rFonts w:ascii="Times New Roman" w:eastAsia="Times New Roman" w:hAnsi="Times New Roman" w:cs="Times New Roman"/>
          <w:kern w:val="0"/>
          <w14:ligatures w14:val="none"/>
        </w:rPr>
        <w:br/>
        <w:t xml:space="preserve">( </w:t>
      </w:r>
      <w:hyperlink r:id="rId2452" w:anchor="dfn-sosa-hosts" w:history="1">
        <w:r w:rsidRPr="008D2809">
          <w:rPr>
            <w:rFonts w:ascii="Times New Roman" w:eastAsia="Times New Roman" w:hAnsi="Times New Roman" w:cs="Times New Roman"/>
            <w:color w:val="0000FF"/>
            <w:kern w:val="0"/>
            <w:u w:val="single"/>
            <w14:ligatures w14:val="none"/>
          </w:rPr>
          <w:t>sosa:hosts</w:t>
        </w:r>
      </w:hyperlink>
      <w:r w:rsidRPr="008D2809">
        <w:rPr>
          <w:rFonts w:ascii="Times New Roman" w:eastAsia="Times New Roman" w:hAnsi="Times New Roman" w:cs="Times New Roman"/>
          <w:kern w:val="0"/>
          <w14:ligatures w14:val="none"/>
        </w:rPr>
        <w:t xml:space="preserve"> o </w:t>
      </w:r>
      <w:hyperlink r:id="rId2453" w:anchor="dfn-sosa-madeobservation" w:history="1">
        <w:r w:rsidRPr="008D2809">
          <w:rPr>
            <w:rFonts w:ascii="Times New Roman" w:eastAsia="Times New Roman" w:hAnsi="Times New Roman" w:cs="Times New Roman"/>
            <w:color w:val="0000FF"/>
            <w:kern w:val="0"/>
            <w:u w:val="single"/>
            <w14:ligatures w14:val="none"/>
          </w:rPr>
          <w:t>sosa:madeObservation</w:t>
        </w:r>
      </w:hyperlink>
      <w:r w:rsidRPr="008D2809">
        <w:rPr>
          <w:rFonts w:ascii="Times New Roman" w:eastAsia="Times New Roman" w:hAnsi="Times New Roman" w:cs="Times New Roman"/>
          <w:kern w:val="0"/>
          <w14:ligatures w14:val="none"/>
        </w:rPr>
        <w:t xml:space="preserve"> ) </w:t>
      </w:r>
    </w:p>
    <w:p w14:paraId="6CA854DB"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obs-core:AbstractObservationCharacteristics/resultQuality-sem ogc-ms:implementedBy </w:t>
      </w:r>
      <w:hyperlink r:id="rId2454" w:anchor="dfn-sosa-resultquality" w:history="1">
        <w:r w:rsidRPr="008D2809">
          <w:rPr>
            <w:rFonts w:ascii="Times New Roman" w:eastAsia="Times New Roman" w:hAnsi="Times New Roman" w:cs="Times New Roman"/>
            <w:color w:val="0000FF"/>
            <w:kern w:val="0"/>
            <w:u w:val="single"/>
            <w14:ligatures w14:val="none"/>
          </w:rPr>
          <w:t>sosa:resultQuality</w:t>
        </w:r>
      </w:hyperlink>
      <w:r w:rsidRPr="008D2809">
        <w:rPr>
          <w:rFonts w:ascii="Times New Roman" w:eastAsia="Times New Roman" w:hAnsi="Times New Roman" w:cs="Times New Roman"/>
          <w:kern w:val="0"/>
          <w14:ligatures w14:val="none"/>
        </w:rPr>
        <w:t xml:space="preserve"> </w:t>
      </w:r>
    </w:p>
    <w:p w14:paraId="10CC40A2"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obs-core:AbstractObservationCharacteristics/type-sem ogc-ms:implementedBy </w:t>
      </w:r>
      <w:hyperlink r:id="rId2455" w:anchor="dfn-sosa-oms-observationtype" w:history="1">
        <w:r w:rsidRPr="008D2809">
          <w:rPr>
            <w:rFonts w:ascii="Times New Roman" w:eastAsia="Times New Roman" w:hAnsi="Times New Roman" w:cs="Times New Roman"/>
            <w:color w:val="0000FF"/>
            <w:kern w:val="0"/>
            <w:u w:val="single"/>
            <w14:ligatures w14:val="none"/>
          </w:rPr>
          <w:t>sosa-oms:observationType</w:t>
        </w:r>
      </w:hyperlink>
      <w:r w:rsidRPr="008D2809">
        <w:rPr>
          <w:rFonts w:ascii="Times New Roman" w:eastAsia="Times New Roman" w:hAnsi="Times New Roman" w:cs="Times New Roman"/>
          <w:kern w:val="0"/>
          <w14:ligatures w14:val="none"/>
        </w:rPr>
        <w:t xml:space="preserve"> </w:t>
      </w:r>
    </w:p>
    <w:p w14:paraId="06D8500F"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obs-core:AbstractObservationCharacteristics/pFoI-sem ogc-ms:implementedBy </w:t>
      </w:r>
      <w:hyperlink r:id="rId2456" w:anchor="dfn-sosa-hasfeatureofinterest" w:history="1">
        <w:r w:rsidRPr="008D2809">
          <w:rPr>
            <w:rFonts w:ascii="Times New Roman" w:eastAsia="Times New Roman" w:hAnsi="Times New Roman" w:cs="Times New Roman"/>
            <w:color w:val="0000FF"/>
            <w:kern w:val="0"/>
            <w:u w:val="single"/>
            <w14:ligatures w14:val="none"/>
          </w:rPr>
          <w:t>sosa:hasFeatureOfInterest</w:t>
        </w:r>
      </w:hyperlink>
      <w:r w:rsidRPr="008D2809">
        <w:rPr>
          <w:rFonts w:ascii="Times New Roman" w:eastAsia="Times New Roman" w:hAnsi="Times New Roman" w:cs="Times New Roman"/>
          <w:kern w:val="0"/>
          <w14:ligatures w14:val="none"/>
        </w:rPr>
        <w:t xml:space="preserve"> </w:t>
      </w:r>
    </w:p>
    <w:p w14:paraId="338414AF"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obs-core:AbstractObservationCharacteristics/uFoI-sem ogc-ms:implementedBy </w:t>
      </w:r>
      <w:hyperlink r:id="rId2457" w:anchor="dfn-sosa-hasultimatefeatureofinterest" w:history="1">
        <w:r w:rsidRPr="008D2809">
          <w:rPr>
            <w:rFonts w:ascii="Times New Roman" w:eastAsia="Times New Roman" w:hAnsi="Times New Roman" w:cs="Times New Roman"/>
            <w:color w:val="0000FF"/>
            <w:kern w:val="0"/>
            <w:u w:val="single"/>
            <w14:ligatures w14:val="none"/>
          </w:rPr>
          <w:t>sosa:hasUltimateFeatureOfInterest</w:t>
        </w:r>
      </w:hyperlink>
      <w:r w:rsidRPr="008D2809">
        <w:rPr>
          <w:rFonts w:ascii="Times New Roman" w:eastAsia="Times New Roman" w:hAnsi="Times New Roman" w:cs="Times New Roman"/>
          <w:kern w:val="0"/>
          <w14:ligatures w14:val="none"/>
        </w:rPr>
        <w:t xml:space="preserve"> </w:t>
      </w:r>
    </w:p>
    <w:p w14:paraId="6D1A511E"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sam-core:AbstractSampling/parameter-sem ogc-ms:implementedBy </w:t>
      </w:r>
      <w:hyperlink r:id="rId2458" w:anchor="dfn-sosa-oms-parameter" w:history="1">
        <w:r w:rsidRPr="008D2809">
          <w:rPr>
            <w:rFonts w:ascii="Times New Roman" w:eastAsia="Times New Roman" w:hAnsi="Times New Roman" w:cs="Times New Roman"/>
            <w:color w:val="0000FF"/>
            <w:kern w:val="0"/>
            <w:u w:val="single"/>
            <w14:ligatures w14:val="none"/>
          </w:rPr>
          <w:t>sosa-oms:parameter</w:t>
        </w:r>
      </w:hyperlink>
      <w:r w:rsidRPr="008D2809">
        <w:rPr>
          <w:rFonts w:ascii="Times New Roman" w:eastAsia="Times New Roman" w:hAnsi="Times New Roman" w:cs="Times New Roman"/>
          <w:kern w:val="0"/>
          <w14:ligatures w14:val="none"/>
        </w:rPr>
        <w:t xml:space="preserve"> </w:t>
      </w:r>
    </w:p>
    <w:p w14:paraId="25A6DA0C"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sam-core:AbstractSampling/samplingLocation-sem ogc-ms:implementedBy </w:t>
      </w:r>
      <w:hyperlink r:id="rId2459" w:anchor="dfn-sosa-oms-samplinglocation" w:history="1">
        <w:r w:rsidRPr="008D2809">
          <w:rPr>
            <w:rFonts w:ascii="Times New Roman" w:eastAsia="Times New Roman" w:hAnsi="Times New Roman" w:cs="Times New Roman"/>
            <w:color w:val="0000FF"/>
            <w:kern w:val="0"/>
            <w:u w:val="single"/>
            <w14:ligatures w14:val="none"/>
          </w:rPr>
          <w:t>sosa-oms:samplingLocation</w:t>
        </w:r>
      </w:hyperlink>
      <w:r w:rsidRPr="008D2809">
        <w:rPr>
          <w:rFonts w:ascii="Times New Roman" w:eastAsia="Times New Roman" w:hAnsi="Times New Roman" w:cs="Times New Roman"/>
          <w:kern w:val="0"/>
          <w14:ligatures w14:val="none"/>
        </w:rPr>
        <w:t xml:space="preserve"> </w:t>
      </w:r>
    </w:p>
    <w:p w14:paraId="0D07B270"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sam-core:AbstractSampling/time-sem ogc-ms:implementedBy </w:t>
      </w:r>
      <w:hyperlink r:id="rId2460" w:anchor="dfn-sosa-oms-time" w:history="1">
        <w:r w:rsidRPr="008D2809">
          <w:rPr>
            <w:rFonts w:ascii="Times New Roman" w:eastAsia="Times New Roman" w:hAnsi="Times New Roman" w:cs="Times New Roman"/>
            <w:color w:val="0000FF"/>
            <w:kern w:val="0"/>
            <w:u w:val="single"/>
            <w14:ligatures w14:val="none"/>
          </w:rPr>
          <w:t>sosa-oms:time</w:t>
        </w:r>
      </w:hyperlink>
      <w:r w:rsidRPr="008D2809">
        <w:rPr>
          <w:rFonts w:ascii="Times New Roman" w:eastAsia="Times New Roman" w:hAnsi="Times New Roman" w:cs="Times New Roman"/>
          <w:kern w:val="0"/>
          <w14:ligatures w14:val="none"/>
        </w:rPr>
        <w:t xml:space="preserve"> </w:t>
      </w:r>
    </w:p>
    <w:p w14:paraId="7B552F60"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obs-cpt:Deployment/host-sem ogc-ms:implementedBy </w:t>
      </w:r>
      <w:hyperlink r:id="rId2461" w:anchor="dfn-sosa-deployedonplatform" w:history="1">
        <w:r w:rsidRPr="008D2809">
          <w:rPr>
            <w:rFonts w:ascii="Times New Roman" w:eastAsia="Times New Roman" w:hAnsi="Times New Roman" w:cs="Times New Roman"/>
            <w:color w:val="0000FF"/>
            <w:kern w:val="0"/>
            <w:u w:val="single"/>
            <w14:ligatures w14:val="none"/>
          </w:rPr>
          <w:t>sosa:deployedOnPlatform</w:t>
        </w:r>
      </w:hyperlink>
      <w:r w:rsidRPr="008D2809">
        <w:rPr>
          <w:rFonts w:ascii="Times New Roman" w:eastAsia="Times New Roman" w:hAnsi="Times New Roman" w:cs="Times New Roman"/>
          <w:kern w:val="0"/>
          <w14:ligatures w14:val="none"/>
        </w:rPr>
        <w:t xml:space="preserve"> </w:t>
      </w:r>
    </w:p>
    <w:p w14:paraId="0E077B07"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 xml:space="preserve">obs-cpt:Deployment/observer-sem ogc-ms:implementedBy </w:t>
      </w:r>
      <w:hyperlink r:id="rId2462" w:anchor="dfn-sosa-deployedsystem" w:history="1">
        <w:r w:rsidRPr="008D2809">
          <w:rPr>
            <w:rFonts w:ascii="Times New Roman" w:eastAsia="Times New Roman" w:hAnsi="Times New Roman" w:cs="Times New Roman"/>
            <w:color w:val="0000FF"/>
            <w:kern w:val="0"/>
            <w:u w:val="single"/>
            <w14:ligatures w14:val="none"/>
          </w:rPr>
          <w:t>sosa:deployedSystem</w:t>
        </w:r>
      </w:hyperlink>
      <w:r w:rsidRPr="008D2809">
        <w:rPr>
          <w:rFonts w:ascii="Times New Roman" w:eastAsia="Times New Roman" w:hAnsi="Times New Roman" w:cs="Times New Roman"/>
          <w:kern w:val="0"/>
          <w14:ligatures w14:val="none"/>
        </w:rPr>
        <w:t xml:space="preserve"> </w:t>
      </w:r>
    </w:p>
    <w:p w14:paraId="5007667A"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obs-cpt:Host/deployment-sem ogc-ms:implementedBy </w:t>
      </w:r>
      <w:hyperlink r:id="rId2463" w:anchor="dfn-sosa-indeployment" w:history="1">
        <w:r w:rsidRPr="008D2809">
          <w:rPr>
            <w:rFonts w:ascii="Times New Roman" w:eastAsia="Times New Roman" w:hAnsi="Times New Roman" w:cs="Times New Roman"/>
            <w:color w:val="0000FF"/>
            <w:kern w:val="0"/>
            <w:u w:val="single"/>
            <w14:ligatures w14:val="none"/>
          </w:rPr>
          <w:t>sosa:inDeployment</w:t>
        </w:r>
      </w:hyperlink>
      <w:r w:rsidRPr="008D2809">
        <w:rPr>
          <w:rFonts w:ascii="Times New Roman" w:eastAsia="Times New Roman" w:hAnsi="Times New Roman" w:cs="Times New Roman"/>
          <w:kern w:val="0"/>
          <w14:ligatures w14:val="none"/>
        </w:rPr>
        <w:t xml:space="preserve"> </w:t>
      </w:r>
    </w:p>
    <w:p w14:paraId="46F3333B"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sam-basic:MaterialSample/size-sem ogc-ms:implementedBy </w:t>
      </w:r>
      <w:hyperlink r:id="rId2464" w:anchor="dfn-sosa-oms-size" w:history="1">
        <w:r w:rsidRPr="008D2809">
          <w:rPr>
            <w:rFonts w:ascii="Times New Roman" w:eastAsia="Times New Roman" w:hAnsi="Times New Roman" w:cs="Times New Roman"/>
            <w:color w:val="0000FF"/>
            <w:kern w:val="0"/>
            <w:u w:val="single"/>
            <w14:ligatures w14:val="none"/>
          </w:rPr>
          <w:t>sosa-oms:size</w:t>
        </w:r>
      </w:hyperlink>
      <w:r w:rsidRPr="008D2809">
        <w:rPr>
          <w:rFonts w:ascii="Times New Roman" w:eastAsia="Times New Roman" w:hAnsi="Times New Roman" w:cs="Times New Roman"/>
          <w:kern w:val="0"/>
          <w14:ligatures w14:val="none"/>
        </w:rPr>
        <w:t xml:space="preserve"> </w:t>
      </w:r>
    </w:p>
    <w:p w14:paraId="7B014143"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sam-basic:MaterialSample/sourceLocation-sem ogc-ms:implementedBy </w:t>
      </w:r>
      <w:hyperlink r:id="rId2465" w:anchor="dfn-sosa-oms-sourcelocation" w:history="1">
        <w:r w:rsidRPr="008D2809">
          <w:rPr>
            <w:rFonts w:ascii="Times New Roman" w:eastAsia="Times New Roman" w:hAnsi="Times New Roman" w:cs="Times New Roman"/>
            <w:color w:val="0000FF"/>
            <w:kern w:val="0"/>
            <w:u w:val="single"/>
            <w14:ligatures w14:val="none"/>
          </w:rPr>
          <w:t>sosa-oms:sourceLocation</w:t>
        </w:r>
      </w:hyperlink>
      <w:r w:rsidRPr="008D2809">
        <w:rPr>
          <w:rFonts w:ascii="Times New Roman" w:eastAsia="Times New Roman" w:hAnsi="Times New Roman" w:cs="Times New Roman"/>
          <w:kern w:val="0"/>
          <w14:ligatures w14:val="none"/>
        </w:rPr>
        <w:t xml:space="preserve"> </w:t>
      </w:r>
    </w:p>
    <w:p w14:paraId="7A319794"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sam-basic:MaterialSample/storageLocation-sem ogc-ms:implementedBy </w:t>
      </w:r>
      <w:hyperlink r:id="rId2466" w:anchor="dfn-sosa-oms-storagelocation" w:history="1">
        <w:r w:rsidRPr="008D2809">
          <w:rPr>
            <w:rFonts w:ascii="Times New Roman" w:eastAsia="Times New Roman" w:hAnsi="Times New Roman" w:cs="Times New Roman"/>
            <w:color w:val="0000FF"/>
            <w:kern w:val="0"/>
            <w:u w:val="single"/>
            <w14:ligatures w14:val="none"/>
          </w:rPr>
          <w:t>sosa-oms:storageLocation</w:t>
        </w:r>
      </w:hyperlink>
      <w:r w:rsidRPr="008D2809">
        <w:rPr>
          <w:rFonts w:ascii="Times New Roman" w:eastAsia="Times New Roman" w:hAnsi="Times New Roman" w:cs="Times New Roman"/>
          <w:kern w:val="0"/>
          <w14:ligatures w14:val="none"/>
        </w:rPr>
        <w:t xml:space="preserve"> </w:t>
      </w:r>
    </w:p>
    <w:p w14:paraId="5B910CDD"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obs-cpt:ObservableProperty/observer-sem ogc-ms:implementedBy </w:t>
      </w:r>
      <w:hyperlink r:id="rId2467" w:anchor="dfn-sosa-isobservedby" w:history="1">
        <w:r w:rsidRPr="008D2809">
          <w:rPr>
            <w:rFonts w:ascii="Times New Roman" w:eastAsia="Times New Roman" w:hAnsi="Times New Roman" w:cs="Times New Roman"/>
            <w:color w:val="0000FF"/>
            <w:kern w:val="0"/>
            <w:u w:val="single"/>
            <w14:ligatures w14:val="none"/>
          </w:rPr>
          <w:t>sosa:isObservedBy</w:t>
        </w:r>
      </w:hyperlink>
      <w:r w:rsidRPr="008D2809">
        <w:rPr>
          <w:rFonts w:ascii="Times New Roman" w:eastAsia="Times New Roman" w:hAnsi="Times New Roman" w:cs="Times New Roman"/>
          <w:kern w:val="0"/>
          <w14:ligatures w14:val="none"/>
        </w:rPr>
        <w:t xml:space="preserve"> </w:t>
      </w:r>
    </w:p>
    <w:p w14:paraId="66A75D1D"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obs-cpt:Observation/featureOfInterest-sem ogc-ms:implementedBy </w:t>
      </w:r>
      <w:hyperlink r:id="rId2468" w:anchor="dfn-sosa-hasfeatureofinterest" w:history="1">
        <w:r w:rsidRPr="008D2809">
          <w:rPr>
            <w:rFonts w:ascii="Times New Roman" w:eastAsia="Times New Roman" w:hAnsi="Times New Roman" w:cs="Times New Roman"/>
            <w:color w:val="0000FF"/>
            <w:kern w:val="0"/>
            <w:u w:val="single"/>
            <w14:ligatures w14:val="none"/>
          </w:rPr>
          <w:t>sosa:hasFeatureOfInterest</w:t>
        </w:r>
      </w:hyperlink>
      <w:r w:rsidRPr="008D2809">
        <w:rPr>
          <w:rFonts w:ascii="Times New Roman" w:eastAsia="Times New Roman" w:hAnsi="Times New Roman" w:cs="Times New Roman"/>
          <w:kern w:val="0"/>
          <w14:ligatures w14:val="none"/>
        </w:rPr>
        <w:t xml:space="preserve"> </w:t>
      </w:r>
    </w:p>
    <w:p w14:paraId="3DAC11C7"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obs-cpt:Observation/host-sem ogc-ms:implementedBy </w:t>
      </w:r>
      <w:hyperlink r:id="rId2469" w:anchor="dfn-sosa-oms-madeonplatform" w:history="1">
        <w:r w:rsidRPr="008D2809">
          <w:rPr>
            <w:rFonts w:ascii="Times New Roman" w:eastAsia="Times New Roman" w:hAnsi="Times New Roman" w:cs="Times New Roman"/>
            <w:color w:val="0000FF"/>
            <w:kern w:val="0"/>
            <w:u w:val="single"/>
            <w14:ligatures w14:val="none"/>
          </w:rPr>
          <w:t>sosa-oms:madeOnPlatform</w:t>
        </w:r>
      </w:hyperlink>
      <w:r w:rsidRPr="008D2809">
        <w:rPr>
          <w:rFonts w:ascii="Times New Roman" w:eastAsia="Times New Roman" w:hAnsi="Times New Roman" w:cs="Times New Roman"/>
          <w:kern w:val="0"/>
          <w14:ligatures w14:val="none"/>
        </w:rPr>
        <w:t xml:space="preserve"> </w:t>
      </w:r>
    </w:p>
    <w:p w14:paraId="0D32DCE2"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obs-cpt:Observation/observedProperty-sem ogc-ms:implementedBy </w:t>
      </w:r>
      <w:hyperlink r:id="rId2470" w:anchor="dfn-sosa-observedproperty" w:history="1">
        <w:r w:rsidRPr="008D2809">
          <w:rPr>
            <w:rFonts w:ascii="Times New Roman" w:eastAsia="Times New Roman" w:hAnsi="Times New Roman" w:cs="Times New Roman"/>
            <w:color w:val="0000FF"/>
            <w:kern w:val="0"/>
            <w:u w:val="single"/>
            <w14:ligatures w14:val="none"/>
          </w:rPr>
          <w:t>sosa:observedProperty</w:t>
        </w:r>
      </w:hyperlink>
      <w:r w:rsidRPr="008D2809">
        <w:rPr>
          <w:rFonts w:ascii="Times New Roman" w:eastAsia="Times New Roman" w:hAnsi="Times New Roman" w:cs="Times New Roman"/>
          <w:kern w:val="0"/>
          <w14:ligatures w14:val="none"/>
        </w:rPr>
        <w:t xml:space="preserve"> </w:t>
      </w:r>
    </w:p>
    <w:p w14:paraId="7350788E"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obs-cpt:Observation/observer-sem ogc-ms:implementedBy </w:t>
      </w:r>
      <w:hyperlink r:id="rId2471" w:anchor="dfn-sosa-madebysensor" w:history="1">
        <w:r w:rsidRPr="008D2809">
          <w:rPr>
            <w:rFonts w:ascii="Times New Roman" w:eastAsia="Times New Roman" w:hAnsi="Times New Roman" w:cs="Times New Roman"/>
            <w:color w:val="0000FF"/>
            <w:kern w:val="0"/>
            <w:u w:val="single"/>
            <w14:ligatures w14:val="none"/>
          </w:rPr>
          <w:t>sosa:madeBySensor</w:t>
        </w:r>
      </w:hyperlink>
      <w:r w:rsidRPr="008D2809">
        <w:rPr>
          <w:rFonts w:ascii="Times New Roman" w:eastAsia="Times New Roman" w:hAnsi="Times New Roman" w:cs="Times New Roman"/>
          <w:kern w:val="0"/>
          <w14:ligatures w14:val="none"/>
        </w:rPr>
        <w:t xml:space="preserve"> </w:t>
      </w:r>
    </w:p>
    <w:p w14:paraId="712DD11A"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obs-cpt:Observation/observingProcedure-sem ogc-ms:implementedBy </w:t>
      </w:r>
      <w:hyperlink r:id="rId2472" w:anchor="dfn-sosa-usedprocedure" w:history="1">
        <w:r w:rsidRPr="008D2809">
          <w:rPr>
            <w:rFonts w:ascii="Times New Roman" w:eastAsia="Times New Roman" w:hAnsi="Times New Roman" w:cs="Times New Roman"/>
            <w:color w:val="0000FF"/>
            <w:kern w:val="0"/>
            <w:u w:val="single"/>
            <w14:ligatures w14:val="none"/>
          </w:rPr>
          <w:t>sosa:usedProcedure</w:t>
        </w:r>
      </w:hyperlink>
      <w:r w:rsidRPr="008D2809">
        <w:rPr>
          <w:rFonts w:ascii="Times New Roman" w:eastAsia="Times New Roman" w:hAnsi="Times New Roman" w:cs="Times New Roman"/>
          <w:kern w:val="0"/>
          <w14:ligatures w14:val="none"/>
        </w:rPr>
        <w:t xml:space="preserve"> </w:t>
      </w:r>
    </w:p>
    <w:p w14:paraId="05BBB37B"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obs-cpt:Observation/phenomenonTime-sem ogc-ms:implementedBy </w:t>
      </w:r>
      <w:hyperlink r:id="rId2473" w:anchor="dfn-sosa-phenomenontime" w:history="1">
        <w:r w:rsidRPr="008D2809">
          <w:rPr>
            <w:rFonts w:ascii="Times New Roman" w:eastAsia="Times New Roman" w:hAnsi="Times New Roman" w:cs="Times New Roman"/>
            <w:color w:val="0000FF"/>
            <w:kern w:val="0"/>
            <w:u w:val="single"/>
            <w14:ligatures w14:val="none"/>
          </w:rPr>
          <w:t>sosa:phenomenonTime</w:t>
        </w:r>
      </w:hyperlink>
      <w:r w:rsidRPr="008D2809">
        <w:rPr>
          <w:rFonts w:ascii="Times New Roman" w:eastAsia="Times New Roman" w:hAnsi="Times New Roman" w:cs="Times New Roman"/>
          <w:kern w:val="0"/>
          <w14:ligatures w14:val="none"/>
        </w:rPr>
        <w:t xml:space="preserve"> </w:t>
      </w:r>
    </w:p>
    <w:p w14:paraId="0CE131DB"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obs-cpt:Observation/result-sem ogc-ms:implementedBy </w:t>
      </w:r>
      <w:hyperlink r:id="rId2474" w:anchor="dfn-sosa-hasresult" w:history="1">
        <w:r w:rsidRPr="008D2809">
          <w:rPr>
            <w:rFonts w:ascii="Times New Roman" w:eastAsia="Times New Roman" w:hAnsi="Times New Roman" w:cs="Times New Roman"/>
            <w:color w:val="0000FF"/>
            <w:kern w:val="0"/>
            <w:u w:val="single"/>
            <w14:ligatures w14:val="none"/>
          </w:rPr>
          <w:t>sosa:hasResult</w:t>
        </w:r>
      </w:hyperlink>
      <w:r w:rsidRPr="008D2809">
        <w:rPr>
          <w:rFonts w:ascii="Times New Roman" w:eastAsia="Times New Roman" w:hAnsi="Times New Roman" w:cs="Times New Roman"/>
          <w:kern w:val="0"/>
          <w14:ligatures w14:val="none"/>
        </w:rPr>
        <w:t xml:space="preserve"> , </w:t>
      </w:r>
      <w:r w:rsidRPr="008D2809">
        <w:rPr>
          <w:rFonts w:ascii="Times New Roman" w:eastAsia="Times New Roman" w:hAnsi="Times New Roman" w:cs="Times New Roman"/>
          <w:kern w:val="0"/>
          <w14:ligatures w14:val="none"/>
        </w:rPr>
        <w:br/>
      </w:r>
      <w:hyperlink r:id="rId2475" w:anchor="dfn-sosa-hassimpleresult" w:history="1">
        <w:r w:rsidRPr="008D2809">
          <w:rPr>
            <w:rFonts w:ascii="Times New Roman" w:eastAsia="Times New Roman" w:hAnsi="Times New Roman" w:cs="Times New Roman"/>
            <w:color w:val="0000FF"/>
            <w:kern w:val="0"/>
            <w:u w:val="single"/>
            <w14:ligatures w14:val="none"/>
          </w:rPr>
          <w:t>sosa:hasSimpleResult</w:t>
        </w:r>
      </w:hyperlink>
      <w:r w:rsidRPr="008D2809">
        <w:rPr>
          <w:rFonts w:ascii="Times New Roman" w:eastAsia="Times New Roman" w:hAnsi="Times New Roman" w:cs="Times New Roman"/>
          <w:kern w:val="0"/>
          <w14:ligatures w14:val="none"/>
        </w:rPr>
        <w:t xml:space="preserve"> </w:t>
      </w:r>
    </w:p>
    <w:p w14:paraId="36424C91"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obs-cpt:Observation/resultTime-sem ogc-ms:implementedBy </w:t>
      </w:r>
      <w:hyperlink r:id="rId2476" w:anchor="dfn-sosa-resulttime" w:history="1">
        <w:r w:rsidRPr="008D2809">
          <w:rPr>
            <w:rFonts w:ascii="Times New Roman" w:eastAsia="Times New Roman" w:hAnsi="Times New Roman" w:cs="Times New Roman"/>
            <w:color w:val="0000FF"/>
            <w:kern w:val="0"/>
            <w:u w:val="single"/>
            <w14:ligatures w14:val="none"/>
          </w:rPr>
          <w:t>sosa:resultTime</w:t>
        </w:r>
      </w:hyperlink>
      <w:r w:rsidRPr="008D2809">
        <w:rPr>
          <w:rFonts w:ascii="Times New Roman" w:eastAsia="Times New Roman" w:hAnsi="Times New Roman" w:cs="Times New Roman"/>
          <w:kern w:val="0"/>
          <w14:ligatures w14:val="none"/>
        </w:rPr>
        <w:t xml:space="preserve"> </w:t>
      </w:r>
    </w:p>
    <w:p w14:paraId="28801E62"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obs-cpt:Observation/validTime-sem ogc-ms:implementedBy </w:t>
      </w:r>
      <w:hyperlink r:id="rId2477" w:anchor="dfn-sosa-oms-validtime" w:history="1">
        <w:r w:rsidRPr="008D2809">
          <w:rPr>
            <w:rFonts w:ascii="Times New Roman" w:eastAsia="Times New Roman" w:hAnsi="Times New Roman" w:cs="Times New Roman"/>
            <w:color w:val="0000FF"/>
            <w:kern w:val="0"/>
            <w:u w:val="single"/>
            <w14:ligatures w14:val="none"/>
          </w:rPr>
          <w:t>sosa-oms:validTime</w:t>
        </w:r>
      </w:hyperlink>
      <w:r w:rsidRPr="008D2809">
        <w:rPr>
          <w:rFonts w:ascii="Times New Roman" w:eastAsia="Times New Roman" w:hAnsi="Times New Roman" w:cs="Times New Roman"/>
          <w:kern w:val="0"/>
          <w14:ligatures w14:val="none"/>
        </w:rPr>
        <w:t xml:space="preserve"> </w:t>
      </w:r>
    </w:p>
    <w:p w14:paraId="561A68EC"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obs-basic:ObservationCollection/member-sem ogc-ms:implementedBy </w:t>
      </w:r>
      <w:hyperlink r:id="rId2478" w:anchor="dfn-sosa-hasmember" w:history="1">
        <w:r w:rsidRPr="008D2809">
          <w:rPr>
            <w:rFonts w:ascii="Times New Roman" w:eastAsia="Times New Roman" w:hAnsi="Times New Roman" w:cs="Times New Roman"/>
            <w:color w:val="0000FF"/>
            <w:kern w:val="0"/>
            <w:u w:val="single"/>
            <w14:ligatures w14:val="none"/>
          </w:rPr>
          <w:t>sosa:hasMember</w:t>
        </w:r>
      </w:hyperlink>
      <w:r w:rsidRPr="008D2809">
        <w:rPr>
          <w:rFonts w:ascii="Times New Roman" w:eastAsia="Times New Roman" w:hAnsi="Times New Roman" w:cs="Times New Roman"/>
          <w:kern w:val="0"/>
          <w14:ligatures w14:val="none"/>
        </w:rPr>
        <w:t xml:space="preserve"> </w:t>
      </w:r>
    </w:p>
    <w:p w14:paraId="4E37FEF9"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obs-cpt:Observer/deployment-sem ogc-ms:implementedBy </w:t>
      </w:r>
      <w:hyperlink r:id="rId2479" w:anchor="dfn-sosa-hasdeployment" w:history="1">
        <w:r w:rsidRPr="008D2809">
          <w:rPr>
            <w:rFonts w:ascii="Times New Roman" w:eastAsia="Times New Roman" w:hAnsi="Times New Roman" w:cs="Times New Roman"/>
            <w:color w:val="0000FF"/>
            <w:kern w:val="0"/>
            <w:u w:val="single"/>
            <w14:ligatures w14:val="none"/>
          </w:rPr>
          <w:t>sosa:hasDeployment</w:t>
        </w:r>
      </w:hyperlink>
      <w:r w:rsidRPr="008D2809">
        <w:rPr>
          <w:rFonts w:ascii="Times New Roman" w:eastAsia="Times New Roman" w:hAnsi="Times New Roman" w:cs="Times New Roman"/>
          <w:kern w:val="0"/>
          <w14:ligatures w14:val="none"/>
        </w:rPr>
        <w:t xml:space="preserve"> </w:t>
      </w:r>
    </w:p>
    <w:p w14:paraId="553D7D1C"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obs-cpt:Observer/observableProperty-sem ogc-ms:implementedBy </w:t>
      </w:r>
      <w:hyperlink r:id="rId2480" w:anchor="dfn-sosa-observes" w:history="1">
        <w:r w:rsidRPr="008D2809">
          <w:rPr>
            <w:rFonts w:ascii="Times New Roman" w:eastAsia="Times New Roman" w:hAnsi="Times New Roman" w:cs="Times New Roman"/>
            <w:color w:val="0000FF"/>
            <w:kern w:val="0"/>
            <w:u w:val="single"/>
            <w14:ligatures w14:val="none"/>
          </w:rPr>
          <w:t>sosa:observes</w:t>
        </w:r>
      </w:hyperlink>
      <w:r w:rsidRPr="008D2809">
        <w:rPr>
          <w:rFonts w:ascii="Times New Roman" w:eastAsia="Times New Roman" w:hAnsi="Times New Roman" w:cs="Times New Roman"/>
          <w:kern w:val="0"/>
          <w14:ligatures w14:val="none"/>
        </w:rPr>
        <w:t xml:space="preserve"> </w:t>
      </w:r>
    </w:p>
    <w:p w14:paraId="32F56F2B"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obs-cpt:Observer/observingProcedure-sem ogc-ms:implementedBy </w:t>
      </w:r>
      <w:hyperlink r:id="rId2481" w:anchor="dfn-sosa-implementedby" w:history="1">
        <w:r w:rsidRPr="008D2809">
          <w:rPr>
            <w:rFonts w:ascii="Times New Roman" w:eastAsia="Times New Roman" w:hAnsi="Times New Roman" w:cs="Times New Roman"/>
            <w:color w:val="0000FF"/>
            <w:kern w:val="0"/>
            <w:u w:val="single"/>
            <w14:ligatures w14:val="none"/>
          </w:rPr>
          <w:t>sosa:implementedBy</w:t>
        </w:r>
      </w:hyperlink>
      <w:r w:rsidRPr="008D2809">
        <w:rPr>
          <w:rFonts w:ascii="Times New Roman" w:eastAsia="Times New Roman" w:hAnsi="Times New Roman" w:cs="Times New Roman"/>
          <w:kern w:val="0"/>
          <w14:ligatures w14:val="none"/>
        </w:rPr>
        <w:t xml:space="preserve"> , </w:t>
      </w:r>
      <w:r w:rsidRPr="008D2809">
        <w:rPr>
          <w:rFonts w:ascii="Times New Roman" w:eastAsia="Times New Roman" w:hAnsi="Times New Roman" w:cs="Times New Roman"/>
          <w:kern w:val="0"/>
          <w14:ligatures w14:val="none"/>
        </w:rPr>
        <w:br/>
      </w:r>
      <w:hyperlink r:id="rId2482" w:anchor="dfn-sosa-usedprocedure" w:history="1">
        <w:r w:rsidRPr="008D2809">
          <w:rPr>
            <w:rFonts w:ascii="Times New Roman" w:eastAsia="Times New Roman" w:hAnsi="Times New Roman" w:cs="Times New Roman"/>
            <w:color w:val="0000FF"/>
            <w:kern w:val="0"/>
            <w:u w:val="single"/>
            <w14:ligatures w14:val="none"/>
          </w:rPr>
          <w:t>sosa:usedProcedure</w:t>
        </w:r>
      </w:hyperlink>
      <w:r w:rsidRPr="008D2809">
        <w:rPr>
          <w:rFonts w:ascii="Times New Roman" w:eastAsia="Times New Roman" w:hAnsi="Times New Roman" w:cs="Times New Roman"/>
          <w:kern w:val="0"/>
          <w14:ligatures w14:val="none"/>
        </w:rPr>
        <w:t xml:space="preserve"> </w:t>
      </w:r>
    </w:p>
    <w:p w14:paraId="0CB68FDA"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obs-cpt:ObservingProcedure/observer-sem ogc-ms:implementedBy </w:t>
      </w:r>
      <w:hyperlink r:id="rId2483" w:anchor="dfn-sosa-implementedby" w:history="1">
        <w:r w:rsidRPr="008D2809">
          <w:rPr>
            <w:rFonts w:ascii="Times New Roman" w:eastAsia="Times New Roman" w:hAnsi="Times New Roman" w:cs="Times New Roman"/>
            <w:color w:val="0000FF"/>
            <w:kern w:val="0"/>
            <w:u w:val="single"/>
            <w14:ligatures w14:val="none"/>
          </w:rPr>
          <w:t>sosa:implementedBy</w:t>
        </w:r>
      </w:hyperlink>
      <w:r w:rsidRPr="008D2809">
        <w:rPr>
          <w:rFonts w:ascii="Times New Roman" w:eastAsia="Times New Roman" w:hAnsi="Times New Roman" w:cs="Times New Roman"/>
          <w:kern w:val="0"/>
          <w14:ligatures w14:val="none"/>
        </w:rPr>
        <w:t xml:space="preserve"> </w:t>
      </w:r>
    </w:p>
    <w:p w14:paraId="52B95FC2"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sam-cpt:PreparationProcedure/samplePreparationStep-sem ogc-ms:implementedBy </w:t>
      </w:r>
      <w:hyperlink r:id="rId2484" w:anchor="dfn-sosa-oms-samplepreparationstep" w:history="1">
        <w:r w:rsidRPr="008D2809">
          <w:rPr>
            <w:rFonts w:ascii="Times New Roman" w:eastAsia="Times New Roman" w:hAnsi="Times New Roman" w:cs="Times New Roman"/>
            <w:color w:val="0000FF"/>
            <w:kern w:val="0"/>
            <w:u w:val="single"/>
            <w14:ligatures w14:val="none"/>
          </w:rPr>
          <w:t>sosa-oms:samplePreparationStep</w:t>
        </w:r>
      </w:hyperlink>
      <w:r w:rsidRPr="008D2809">
        <w:rPr>
          <w:rFonts w:ascii="Times New Roman" w:eastAsia="Times New Roman" w:hAnsi="Times New Roman" w:cs="Times New Roman"/>
          <w:kern w:val="0"/>
          <w14:ligatures w14:val="none"/>
        </w:rPr>
        <w:t xml:space="preserve"> </w:t>
      </w:r>
    </w:p>
    <w:p w14:paraId="2C9B6CD8"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sam-cpt:PreparationStep/preparedSample-sem ogc-ms:implementedBy </w:t>
      </w:r>
      <w:hyperlink r:id="rId2485" w:anchor="dfn-sosa-oms-preparedsample" w:history="1">
        <w:r w:rsidRPr="008D2809">
          <w:rPr>
            <w:rFonts w:ascii="Times New Roman" w:eastAsia="Times New Roman" w:hAnsi="Times New Roman" w:cs="Times New Roman"/>
            <w:color w:val="0000FF"/>
            <w:kern w:val="0"/>
            <w:u w:val="single"/>
            <w14:ligatures w14:val="none"/>
          </w:rPr>
          <w:t>sosa-oms:preparedSample</w:t>
        </w:r>
      </w:hyperlink>
      <w:r w:rsidRPr="008D2809">
        <w:rPr>
          <w:rFonts w:ascii="Times New Roman" w:eastAsia="Times New Roman" w:hAnsi="Times New Roman" w:cs="Times New Roman"/>
          <w:kern w:val="0"/>
          <w14:ligatures w14:val="none"/>
        </w:rPr>
        <w:t xml:space="preserve"> </w:t>
      </w:r>
    </w:p>
    <w:p w14:paraId="61AB6C5D"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sam-cpt:PreparationStep/processingDetails-sem ogc-ms:implementedBy </w:t>
      </w:r>
      <w:hyperlink r:id="rId2486" w:anchor="dfn-sosa-implementedby" w:history="1">
        <w:r w:rsidRPr="008D2809">
          <w:rPr>
            <w:rFonts w:ascii="Times New Roman" w:eastAsia="Times New Roman" w:hAnsi="Times New Roman" w:cs="Times New Roman"/>
            <w:color w:val="0000FF"/>
            <w:kern w:val="0"/>
            <w:u w:val="single"/>
            <w14:ligatures w14:val="none"/>
          </w:rPr>
          <w:t>sosa:implementedBy</w:t>
        </w:r>
      </w:hyperlink>
      <w:r w:rsidRPr="008D2809">
        <w:rPr>
          <w:rFonts w:ascii="Times New Roman" w:eastAsia="Times New Roman" w:hAnsi="Times New Roman" w:cs="Times New Roman"/>
          <w:kern w:val="0"/>
          <w14:ligatures w14:val="none"/>
        </w:rPr>
        <w:t xml:space="preserve"> , </w:t>
      </w:r>
      <w:r w:rsidRPr="008D2809">
        <w:rPr>
          <w:rFonts w:ascii="Times New Roman" w:eastAsia="Times New Roman" w:hAnsi="Times New Roman" w:cs="Times New Roman"/>
          <w:kern w:val="0"/>
          <w14:ligatures w14:val="none"/>
        </w:rPr>
        <w:br/>
      </w:r>
      <w:hyperlink r:id="rId2487" w:anchor="dfn-sosa-oms-processingdetails" w:history="1">
        <w:r w:rsidRPr="008D2809">
          <w:rPr>
            <w:rFonts w:ascii="Times New Roman" w:eastAsia="Times New Roman" w:hAnsi="Times New Roman" w:cs="Times New Roman"/>
            <w:color w:val="0000FF"/>
            <w:kern w:val="0"/>
            <w:u w:val="single"/>
            <w14:ligatures w14:val="none"/>
          </w:rPr>
          <w:t>sosa-oms:processingDetails</w:t>
        </w:r>
      </w:hyperlink>
      <w:r w:rsidRPr="008D2809">
        <w:rPr>
          <w:rFonts w:ascii="Times New Roman" w:eastAsia="Times New Roman" w:hAnsi="Times New Roman" w:cs="Times New Roman"/>
          <w:kern w:val="0"/>
          <w14:ligatures w14:val="none"/>
        </w:rPr>
        <w:t xml:space="preserve"> </w:t>
      </w:r>
    </w:p>
    <w:p w14:paraId="08691A15"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sam-cpt:Sample/preparationStep-sem ogc-ms:implementedBy </w:t>
      </w:r>
      <w:hyperlink r:id="rId2488" w:anchor="dfn-sosa-oms-haspreparationstep" w:history="1">
        <w:r w:rsidRPr="008D2809">
          <w:rPr>
            <w:rFonts w:ascii="Times New Roman" w:eastAsia="Times New Roman" w:hAnsi="Times New Roman" w:cs="Times New Roman"/>
            <w:color w:val="0000FF"/>
            <w:kern w:val="0"/>
            <w:u w:val="single"/>
            <w14:ligatures w14:val="none"/>
          </w:rPr>
          <w:t>sosa-oms:hasPreparationStep</w:t>
        </w:r>
      </w:hyperlink>
      <w:r w:rsidRPr="008D2809">
        <w:rPr>
          <w:rFonts w:ascii="Times New Roman" w:eastAsia="Times New Roman" w:hAnsi="Times New Roman" w:cs="Times New Roman"/>
          <w:kern w:val="0"/>
          <w14:ligatures w14:val="none"/>
        </w:rPr>
        <w:t xml:space="preserve"> </w:t>
      </w:r>
    </w:p>
    <w:p w14:paraId="431A597E"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sam-cpt:Sample/sampledFeature-sem ogc-ms:implementedBy </w:t>
      </w:r>
      <w:hyperlink r:id="rId2489" w:anchor="dfn-sosa-issampleof" w:history="1">
        <w:r w:rsidRPr="008D2809">
          <w:rPr>
            <w:rFonts w:ascii="Times New Roman" w:eastAsia="Times New Roman" w:hAnsi="Times New Roman" w:cs="Times New Roman"/>
            <w:color w:val="0000FF"/>
            <w:kern w:val="0"/>
            <w:u w:val="single"/>
            <w14:ligatures w14:val="none"/>
          </w:rPr>
          <w:t>sosa:isSampleOf</w:t>
        </w:r>
      </w:hyperlink>
      <w:r w:rsidRPr="008D2809">
        <w:rPr>
          <w:rFonts w:ascii="Times New Roman" w:eastAsia="Times New Roman" w:hAnsi="Times New Roman" w:cs="Times New Roman"/>
          <w:kern w:val="0"/>
          <w14:ligatures w14:val="none"/>
        </w:rPr>
        <w:t xml:space="preserve"> , </w:t>
      </w:r>
      <w:r w:rsidRPr="008D2809">
        <w:rPr>
          <w:rFonts w:ascii="Times New Roman" w:eastAsia="Times New Roman" w:hAnsi="Times New Roman" w:cs="Times New Roman"/>
          <w:kern w:val="0"/>
          <w14:ligatures w14:val="none"/>
        </w:rPr>
        <w:br/>
      </w:r>
      <w:hyperlink r:id="rId2490" w:anchor="dfn-sosa-issampleofultimatefoi" w:history="1">
        <w:r w:rsidRPr="008D2809">
          <w:rPr>
            <w:rFonts w:ascii="Times New Roman" w:eastAsia="Times New Roman" w:hAnsi="Times New Roman" w:cs="Times New Roman"/>
            <w:color w:val="0000FF"/>
            <w:kern w:val="0"/>
            <w:u w:val="single"/>
            <w14:ligatures w14:val="none"/>
          </w:rPr>
          <w:t>sosa:isSampleOfUltimateFOI</w:t>
        </w:r>
      </w:hyperlink>
      <w:r w:rsidRPr="008D2809">
        <w:rPr>
          <w:rFonts w:ascii="Times New Roman" w:eastAsia="Times New Roman" w:hAnsi="Times New Roman" w:cs="Times New Roman"/>
          <w:kern w:val="0"/>
          <w14:ligatures w14:val="none"/>
        </w:rPr>
        <w:t xml:space="preserve"> </w:t>
      </w:r>
    </w:p>
    <w:p w14:paraId="64E803A6"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sam-basic:SampleCollection/member-sem ogc-ms:implementedBy </w:t>
      </w:r>
      <w:hyperlink r:id="rId2491" w:anchor="dfn-sosa-hasmember" w:history="1">
        <w:r w:rsidRPr="008D2809">
          <w:rPr>
            <w:rFonts w:ascii="Times New Roman" w:eastAsia="Times New Roman" w:hAnsi="Times New Roman" w:cs="Times New Roman"/>
            <w:color w:val="0000FF"/>
            <w:kern w:val="0"/>
            <w:u w:val="single"/>
            <w14:ligatures w14:val="none"/>
          </w:rPr>
          <w:t>sosa:hasMember</w:t>
        </w:r>
      </w:hyperlink>
      <w:r w:rsidRPr="008D2809">
        <w:rPr>
          <w:rFonts w:ascii="Times New Roman" w:eastAsia="Times New Roman" w:hAnsi="Times New Roman" w:cs="Times New Roman"/>
          <w:kern w:val="0"/>
          <w14:ligatures w14:val="none"/>
        </w:rPr>
        <w:t xml:space="preserve"> </w:t>
      </w:r>
    </w:p>
    <w:p w14:paraId="33E0DF15"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sam-cpt:Sampler/sampling-sem ogc-ms:implementedBy </w:t>
      </w:r>
      <w:hyperlink r:id="rId2492" w:anchor="dfn-sosa-madesampling" w:history="1">
        <w:r w:rsidRPr="008D2809">
          <w:rPr>
            <w:rFonts w:ascii="Times New Roman" w:eastAsia="Times New Roman" w:hAnsi="Times New Roman" w:cs="Times New Roman"/>
            <w:color w:val="0000FF"/>
            <w:kern w:val="0"/>
            <w:u w:val="single"/>
            <w14:ligatures w14:val="none"/>
          </w:rPr>
          <w:t>sosa:madeSampling</w:t>
        </w:r>
      </w:hyperlink>
      <w:r w:rsidRPr="008D2809">
        <w:rPr>
          <w:rFonts w:ascii="Times New Roman" w:eastAsia="Times New Roman" w:hAnsi="Times New Roman" w:cs="Times New Roman"/>
          <w:kern w:val="0"/>
          <w14:ligatures w14:val="none"/>
        </w:rPr>
        <w:t xml:space="preserve"> , </w:t>
      </w:r>
      <w:r w:rsidRPr="008D2809">
        <w:rPr>
          <w:rFonts w:ascii="Times New Roman" w:eastAsia="Times New Roman" w:hAnsi="Times New Roman" w:cs="Times New Roman"/>
          <w:kern w:val="0"/>
          <w14:ligatures w14:val="none"/>
        </w:rPr>
        <w:br/>
      </w:r>
      <w:hyperlink r:id="rId2493" w:anchor="dfn-sosa-madebysampler" w:history="1">
        <w:r w:rsidRPr="008D2809">
          <w:rPr>
            <w:rFonts w:ascii="Times New Roman" w:eastAsia="Times New Roman" w:hAnsi="Times New Roman" w:cs="Times New Roman"/>
            <w:color w:val="0000FF"/>
            <w:kern w:val="0"/>
            <w:u w:val="single"/>
            <w14:ligatures w14:val="none"/>
          </w:rPr>
          <w:t>sosa:madeBySampler</w:t>
        </w:r>
      </w:hyperlink>
      <w:r w:rsidRPr="008D2809">
        <w:rPr>
          <w:rFonts w:ascii="Times New Roman" w:eastAsia="Times New Roman" w:hAnsi="Times New Roman" w:cs="Times New Roman"/>
          <w:kern w:val="0"/>
          <w14:ligatures w14:val="none"/>
        </w:rPr>
        <w:t xml:space="preserve"> </w:t>
      </w:r>
    </w:p>
    <w:p w14:paraId="54DAF20F"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sam-cpt:Sampling/featureOfInterest-sem ogc-ms:implementedBy </w:t>
      </w:r>
      <w:hyperlink r:id="rId2494" w:anchor="dfn-sosa-hasfeatureofinterest" w:history="1">
        <w:r w:rsidRPr="008D2809">
          <w:rPr>
            <w:rFonts w:ascii="Times New Roman" w:eastAsia="Times New Roman" w:hAnsi="Times New Roman" w:cs="Times New Roman"/>
            <w:color w:val="0000FF"/>
            <w:kern w:val="0"/>
            <w:u w:val="single"/>
            <w14:ligatures w14:val="none"/>
          </w:rPr>
          <w:t>sosa:hasFeatureOfInterest</w:t>
        </w:r>
      </w:hyperlink>
      <w:r w:rsidRPr="008D2809">
        <w:rPr>
          <w:rFonts w:ascii="Times New Roman" w:eastAsia="Times New Roman" w:hAnsi="Times New Roman" w:cs="Times New Roman"/>
          <w:kern w:val="0"/>
          <w14:ligatures w14:val="none"/>
        </w:rPr>
        <w:t xml:space="preserve"> </w:t>
      </w:r>
    </w:p>
    <w:p w14:paraId="6E850396"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 xml:space="preserve">sam-cpt:Sampling/relatedSampling-sem ogc-ms:implementedBy </w:t>
      </w:r>
      <w:hyperlink r:id="rId2495" w:anchor="dfn-sosa-oms-relatedsampling" w:history="1">
        <w:r w:rsidRPr="008D2809">
          <w:rPr>
            <w:rFonts w:ascii="Times New Roman" w:eastAsia="Times New Roman" w:hAnsi="Times New Roman" w:cs="Times New Roman"/>
            <w:color w:val="0000FF"/>
            <w:kern w:val="0"/>
            <w:u w:val="single"/>
            <w14:ligatures w14:val="none"/>
          </w:rPr>
          <w:t>sosa-oms:relatedSampling</w:t>
        </w:r>
      </w:hyperlink>
      <w:r w:rsidRPr="008D2809">
        <w:rPr>
          <w:rFonts w:ascii="Times New Roman" w:eastAsia="Times New Roman" w:hAnsi="Times New Roman" w:cs="Times New Roman"/>
          <w:kern w:val="0"/>
          <w14:ligatures w14:val="none"/>
        </w:rPr>
        <w:t xml:space="preserve"> </w:t>
      </w:r>
    </w:p>
    <w:p w14:paraId="7FE77F09"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sam-cpt:Sampling/sample-sem ogc-ms:implementedBy </w:t>
      </w:r>
      <w:hyperlink r:id="rId2496" w:anchor="dfn-sosa-hasresult" w:history="1">
        <w:r w:rsidRPr="008D2809">
          <w:rPr>
            <w:rFonts w:ascii="Times New Roman" w:eastAsia="Times New Roman" w:hAnsi="Times New Roman" w:cs="Times New Roman"/>
            <w:color w:val="0000FF"/>
            <w:kern w:val="0"/>
            <w:u w:val="single"/>
            <w14:ligatures w14:val="none"/>
          </w:rPr>
          <w:t>sosa:hasResult</w:t>
        </w:r>
      </w:hyperlink>
      <w:r w:rsidRPr="008D2809">
        <w:rPr>
          <w:rFonts w:ascii="Times New Roman" w:eastAsia="Times New Roman" w:hAnsi="Times New Roman" w:cs="Times New Roman"/>
          <w:kern w:val="0"/>
          <w14:ligatures w14:val="none"/>
        </w:rPr>
        <w:t xml:space="preserve"> </w:t>
      </w:r>
    </w:p>
    <w:p w14:paraId="6F016BAF"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sam-cpt:SamplingProcedure/sampler-sem ogc-ms:implementedBy </w:t>
      </w:r>
      <w:hyperlink r:id="rId2497" w:anchor="dfn-sosa-implements" w:history="1">
        <w:r w:rsidRPr="008D2809">
          <w:rPr>
            <w:rFonts w:ascii="Times New Roman" w:eastAsia="Times New Roman" w:hAnsi="Times New Roman" w:cs="Times New Roman"/>
            <w:color w:val="0000FF"/>
            <w:kern w:val="0"/>
            <w:u w:val="single"/>
            <w14:ligatures w14:val="none"/>
          </w:rPr>
          <w:t>sosa:implements</w:t>
        </w:r>
      </w:hyperlink>
      <w:r w:rsidRPr="008D2809">
        <w:rPr>
          <w:rFonts w:ascii="Times New Roman" w:eastAsia="Times New Roman" w:hAnsi="Times New Roman" w:cs="Times New Roman"/>
          <w:kern w:val="0"/>
          <w14:ligatures w14:val="none"/>
        </w:rPr>
        <w:t xml:space="preserve"> </w:t>
      </w:r>
    </w:p>
    <w:p w14:paraId="248D1CAD"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sam-cpt:Sampling/samplingProcedure-sem ogc-ms:implementedBy </w:t>
      </w:r>
      <w:hyperlink r:id="rId2498" w:anchor="dfn-sosa-implements" w:history="1">
        <w:r w:rsidRPr="008D2809">
          <w:rPr>
            <w:rFonts w:ascii="Times New Roman" w:eastAsia="Times New Roman" w:hAnsi="Times New Roman" w:cs="Times New Roman"/>
            <w:color w:val="0000FF"/>
            <w:kern w:val="0"/>
            <w:u w:val="single"/>
            <w14:ligatures w14:val="none"/>
          </w:rPr>
          <w:t>sosa:implements</w:t>
        </w:r>
      </w:hyperlink>
      <w:r w:rsidRPr="008D2809">
        <w:rPr>
          <w:rFonts w:ascii="Times New Roman" w:eastAsia="Times New Roman" w:hAnsi="Times New Roman" w:cs="Times New Roman"/>
          <w:kern w:val="0"/>
          <w14:ligatures w14:val="none"/>
        </w:rPr>
        <w:t xml:space="preserve"> , </w:t>
      </w:r>
      <w:r w:rsidRPr="008D2809">
        <w:rPr>
          <w:rFonts w:ascii="Times New Roman" w:eastAsia="Times New Roman" w:hAnsi="Times New Roman" w:cs="Times New Roman"/>
          <w:kern w:val="0"/>
          <w14:ligatures w14:val="none"/>
        </w:rPr>
        <w:br/>
      </w:r>
      <w:hyperlink r:id="rId2499" w:anchor="dfn-sosa-usedprocedure" w:history="1">
        <w:r w:rsidRPr="008D2809">
          <w:rPr>
            <w:rFonts w:ascii="Times New Roman" w:eastAsia="Times New Roman" w:hAnsi="Times New Roman" w:cs="Times New Roman"/>
            <w:color w:val="0000FF"/>
            <w:kern w:val="0"/>
            <w:u w:val="single"/>
            <w14:ligatures w14:val="none"/>
          </w:rPr>
          <w:t>sosa:usedProcedure</w:t>
        </w:r>
      </w:hyperlink>
      <w:r w:rsidRPr="008D2809">
        <w:rPr>
          <w:rFonts w:ascii="Times New Roman" w:eastAsia="Times New Roman" w:hAnsi="Times New Roman" w:cs="Times New Roman"/>
          <w:kern w:val="0"/>
          <w14:ligatures w14:val="none"/>
        </w:rPr>
        <w:t xml:space="preserve"> </w:t>
      </w:r>
    </w:p>
    <w:p w14:paraId="5491D550"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sam-basic:SpatialSample/horizontalPositionalAccuracy-sem ogc-ms:implementedBy </w:t>
      </w:r>
      <w:hyperlink r:id="rId2500" w:anchor="dfn-sosa-oms-horizontalpositionalaccuracy" w:history="1">
        <w:r w:rsidRPr="008D2809">
          <w:rPr>
            <w:rFonts w:ascii="Times New Roman" w:eastAsia="Times New Roman" w:hAnsi="Times New Roman" w:cs="Times New Roman"/>
            <w:color w:val="0000FF"/>
            <w:kern w:val="0"/>
            <w:u w:val="single"/>
            <w14:ligatures w14:val="none"/>
          </w:rPr>
          <w:t>sosa-oms:horizontalPositionalAccuracy</w:t>
        </w:r>
      </w:hyperlink>
      <w:r w:rsidRPr="008D2809">
        <w:rPr>
          <w:rFonts w:ascii="Times New Roman" w:eastAsia="Times New Roman" w:hAnsi="Times New Roman" w:cs="Times New Roman"/>
          <w:kern w:val="0"/>
          <w14:ligatures w14:val="none"/>
        </w:rPr>
        <w:t xml:space="preserve"> </w:t>
      </w:r>
    </w:p>
    <w:p w14:paraId="79B14E4D"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sam-basic:SpatialSample/shape-sem ogc-ms:implementedBy </w:t>
      </w:r>
      <w:hyperlink r:id="rId2501" w:anchor="dfn-sosa-oms-shape" w:history="1">
        <w:r w:rsidRPr="008D2809">
          <w:rPr>
            <w:rFonts w:ascii="Times New Roman" w:eastAsia="Times New Roman" w:hAnsi="Times New Roman" w:cs="Times New Roman"/>
            <w:color w:val="0000FF"/>
            <w:kern w:val="0"/>
            <w:u w:val="single"/>
            <w14:ligatures w14:val="none"/>
          </w:rPr>
          <w:t>sosa-oms:shape</w:t>
        </w:r>
      </w:hyperlink>
      <w:r w:rsidRPr="008D2809">
        <w:rPr>
          <w:rFonts w:ascii="Times New Roman" w:eastAsia="Times New Roman" w:hAnsi="Times New Roman" w:cs="Times New Roman"/>
          <w:kern w:val="0"/>
          <w14:ligatures w14:val="none"/>
        </w:rPr>
        <w:t xml:space="preserve"> </w:t>
      </w:r>
    </w:p>
    <w:p w14:paraId="2215E3EC"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sam-basic:SpatialSample/verticalPositionalAccuracy-sem ogc-ms:implementedBy </w:t>
      </w:r>
      <w:hyperlink r:id="rId2502" w:anchor="dfn-sosa-oms-verticalpositionalaccuracy" w:history="1">
        <w:r w:rsidRPr="008D2809">
          <w:rPr>
            <w:rFonts w:ascii="Times New Roman" w:eastAsia="Times New Roman" w:hAnsi="Times New Roman" w:cs="Times New Roman"/>
            <w:color w:val="0000FF"/>
            <w:kern w:val="0"/>
            <w:u w:val="single"/>
            <w14:ligatures w14:val="none"/>
          </w:rPr>
          <w:t>sosa-oms:verticalPositionalAccuracy</w:t>
        </w:r>
      </w:hyperlink>
      <w:r w:rsidRPr="008D2809">
        <w:rPr>
          <w:rFonts w:ascii="Times New Roman" w:eastAsia="Times New Roman" w:hAnsi="Times New Roman" w:cs="Times New Roman"/>
          <w:kern w:val="0"/>
          <w14:ligatures w14:val="none"/>
        </w:rPr>
        <w:t xml:space="preserve"> </w:t>
      </w:r>
    </w:p>
    <w:p w14:paraId="3CD5A9A1" w14:textId="77777777" w:rsidR="008D2809" w:rsidRPr="008D2809" w:rsidRDefault="008D2809" w:rsidP="008D280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sam-basic:StatisticalSample/classification-sem ogc-ms:implementedBy </w:t>
      </w:r>
      <w:hyperlink r:id="rId2503" w:anchor="dfn-sosa-oms-classification" w:history="1">
        <w:r w:rsidRPr="008D2809">
          <w:rPr>
            <w:rFonts w:ascii="Times New Roman" w:eastAsia="Times New Roman" w:hAnsi="Times New Roman" w:cs="Times New Roman"/>
            <w:color w:val="0000FF"/>
            <w:kern w:val="0"/>
            <w:u w:val="single"/>
            <w14:ligatures w14:val="none"/>
          </w:rPr>
          <w:t>sosa-oms:classification</w:t>
        </w:r>
      </w:hyperlink>
      <w:r w:rsidRPr="008D2809">
        <w:rPr>
          <w:rFonts w:ascii="Times New Roman" w:eastAsia="Times New Roman" w:hAnsi="Times New Roman" w:cs="Times New Roman"/>
          <w:kern w:val="0"/>
          <w14:ligatures w14:val="none"/>
        </w:rPr>
        <w:t xml:space="preserve"> </w:t>
      </w:r>
    </w:p>
    <w:p w14:paraId="6BD9579B" w14:textId="77777777" w:rsidR="008D2809" w:rsidRPr="008D2809" w:rsidRDefault="008D2809" w:rsidP="008D28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809">
        <w:rPr>
          <w:rFonts w:ascii="Times New Roman" w:eastAsia="Times New Roman" w:hAnsi="Times New Roman" w:cs="Times New Roman"/>
          <w:b/>
          <w:bCs/>
          <w:kern w:val="0"/>
          <w:sz w:val="27"/>
          <w:szCs w:val="27"/>
          <w14:ligatures w14:val="none"/>
        </w:rPr>
        <w:t>6.2 Sample Relations Module</w:t>
      </w:r>
    </w:p>
    <w:p w14:paraId="0C02D88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6438CF29"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6.2.1 Sample Relations requirement</w:t>
      </w:r>
    </w:p>
    <w:p w14:paraId="7270533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Samples are often related to other samples by sub-sampling, topological relationships (e.g., stations along a traverse, pixels within an image, probe spots on a polished section, or specimens retrieved within a borehole), or as parts of sample processing chains (e.g., crushing, splitting, dissecting, or dissolving). There is an essentially unlimited set of relationships between samples, so the nature of the relationship has its own class. This section describes a flexible model to describe such relationships between samples. The model is based on the </w:t>
      </w:r>
      <w:hyperlink r:id="rId2504" w:history="1">
        <w:r w:rsidRPr="008D2809">
          <w:rPr>
            <w:rFonts w:ascii="Times New Roman" w:eastAsia="Times New Roman" w:hAnsi="Times New Roman" w:cs="Times New Roman"/>
            <w:color w:val="0000FF"/>
            <w:kern w:val="0"/>
            <w:u w:val="single"/>
            <w14:ligatures w14:val="none"/>
          </w:rPr>
          <w:t>QualifiedRelation pattern</w:t>
        </w:r>
      </w:hyperlink>
      <w:r w:rsidRPr="008D2809">
        <w:rPr>
          <w:rFonts w:ascii="Times New Roman" w:eastAsia="Times New Roman" w:hAnsi="Times New Roman" w:cs="Times New Roman"/>
          <w:kern w:val="0"/>
          <w14:ligatures w14:val="none"/>
        </w:rPr>
        <w:t xml:space="preserve">. </w:t>
      </w:r>
    </w:p>
    <w:p w14:paraId="5A35B12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Sample-Relations graph imports SOSA and contains additional definitions associated with relationships between samples. </w:t>
      </w:r>
    </w:p>
    <w:p w14:paraId="58DA4AAF" w14:textId="77777777" w:rsidR="008D2809" w:rsidRPr="008D2809" w:rsidRDefault="008D2809" w:rsidP="008D2809">
      <w:pPr>
        <w:spacing w:before="100" w:beforeAutospacing="1" w:after="100" w:afterAutospacing="1" w:line="240" w:lineRule="auto"/>
        <w:jc w:val="center"/>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namespace for Sample relationships terms is </w:t>
      </w:r>
      <w:r w:rsidRPr="008D2809">
        <w:rPr>
          <w:rFonts w:ascii="Courier" w:eastAsia="Times New Roman" w:hAnsi="Courier" w:cs="Times New Roman"/>
          <w:kern w:val="0"/>
          <w14:ligatures w14:val="none"/>
        </w:rPr>
        <w:t>http://www.w3.org/ns/sosa/sampling/</w:t>
      </w:r>
      <w:r w:rsidRPr="008D2809">
        <w:rPr>
          <w:rFonts w:ascii="Times New Roman" w:eastAsia="Times New Roman" w:hAnsi="Times New Roman" w:cs="Times New Roman"/>
          <w:kern w:val="0"/>
          <w14:ligatures w14:val="none"/>
        </w:rPr>
        <w:t xml:space="preserve"> </w:t>
      </w:r>
    </w:p>
    <w:p w14:paraId="496FFEC7" w14:textId="77777777" w:rsidR="008D2809" w:rsidRPr="008D2809" w:rsidRDefault="008D2809" w:rsidP="008D2809">
      <w:pPr>
        <w:spacing w:before="100" w:beforeAutospacing="1" w:after="100" w:afterAutospacing="1" w:line="240" w:lineRule="auto"/>
        <w:jc w:val="center"/>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suggested prefix for the sample relationships namespace is </w:t>
      </w:r>
      <w:r w:rsidRPr="008D2809">
        <w:rPr>
          <w:rFonts w:ascii="Courier" w:eastAsia="Times New Roman" w:hAnsi="Courier" w:cs="Times New Roman"/>
          <w:kern w:val="0"/>
          <w14:ligatures w14:val="none"/>
        </w:rPr>
        <w:t>sosa-rel</w:t>
      </w:r>
      <w:r w:rsidRPr="008D2809">
        <w:rPr>
          <w:rFonts w:ascii="Times New Roman" w:eastAsia="Times New Roman" w:hAnsi="Times New Roman" w:cs="Times New Roman"/>
          <w:kern w:val="0"/>
          <w14:ligatures w14:val="none"/>
        </w:rPr>
        <w:t xml:space="preserve"> </w:t>
      </w:r>
    </w:p>
    <w:p w14:paraId="688E0503" w14:textId="77777777" w:rsidR="008D2809" w:rsidRPr="008D2809" w:rsidRDefault="008D2809" w:rsidP="008D2809">
      <w:pPr>
        <w:spacing w:before="100" w:beforeAutospacing="1" w:after="100" w:afterAutospacing="1" w:line="240" w:lineRule="auto"/>
        <w:jc w:val="center"/>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ontology IRI of the Sample-Relations module is </w:t>
      </w:r>
      <w:hyperlink r:id="rId2505" w:history="1">
        <w:r w:rsidRPr="008D2809">
          <w:rPr>
            <w:rFonts w:ascii="Times New Roman" w:eastAsia="Times New Roman" w:hAnsi="Times New Roman" w:cs="Times New Roman"/>
            <w:color w:val="0000FF"/>
            <w:kern w:val="0"/>
            <w:u w:val="single"/>
            <w14:ligatures w14:val="none"/>
          </w:rPr>
          <w:t>http://www.w3.org/ns/sosa/sampling/</w:t>
        </w:r>
      </w:hyperlink>
      <w:r w:rsidRPr="008D2809">
        <w:rPr>
          <w:rFonts w:ascii="Times New Roman" w:eastAsia="Times New Roman" w:hAnsi="Times New Roman" w:cs="Times New Roman"/>
          <w:kern w:val="0"/>
          <w14:ligatures w14:val="none"/>
        </w:rPr>
        <w:br/>
        <w:t xml:space="preserve">The version IRI of the Sample-Relations module 2023 edition is </w:t>
      </w:r>
      <w:hyperlink r:id="rId2506" w:history="1">
        <w:r w:rsidRPr="008D2809">
          <w:rPr>
            <w:rFonts w:ascii="Times New Roman" w:eastAsia="Times New Roman" w:hAnsi="Times New Roman" w:cs="Times New Roman"/>
            <w:color w:val="0000FF"/>
            <w:kern w:val="0"/>
            <w:u w:val="single"/>
            <w14:ligatures w14:val="none"/>
          </w:rPr>
          <w:t>http://www.w3.org/ns/sosa/2023/sampling/</w:t>
        </w:r>
      </w:hyperlink>
      <w:r w:rsidRPr="008D2809">
        <w:rPr>
          <w:rFonts w:ascii="Times New Roman" w:eastAsia="Times New Roman" w:hAnsi="Times New Roman" w:cs="Times New Roman"/>
          <w:kern w:val="0"/>
          <w14:ligatures w14:val="none"/>
        </w:rPr>
        <w:t xml:space="preserve"> </w:t>
      </w:r>
    </w:p>
    <w:p w14:paraId="2B63336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hyperlink r:id="rId2507" w:anchor="Fig-SampleRelations" w:tooltip="Model of sample relationships In this diagram, unqualified names refer to classes and properties in the sosa-rel: namespace. Explanation of the notation used in class diagrams." w:history="1">
        <w:r w:rsidRPr="008D2809">
          <w:rPr>
            <w:rFonts w:ascii="Times New Roman" w:eastAsia="Times New Roman" w:hAnsi="Times New Roman" w:cs="Times New Roman"/>
            <w:color w:val="0000FF"/>
            <w:kern w:val="0"/>
            <w:u w:val="single"/>
            <w14:ligatures w14:val="none"/>
          </w:rPr>
          <w:t>Figure 22</w:t>
        </w:r>
      </w:hyperlink>
      <w:r w:rsidRPr="008D2809">
        <w:rPr>
          <w:rFonts w:ascii="Times New Roman" w:eastAsia="Times New Roman" w:hAnsi="Times New Roman" w:cs="Times New Roman"/>
          <w:kern w:val="0"/>
          <w14:ligatures w14:val="none"/>
        </w:rPr>
        <w:t xml:space="preserve"> provides an overview on the classes and properties that are specifically related to modeling Sample relationships. </w:t>
      </w:r>
    </w:p>
    <w:p w14:paraId="17B9000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2508" w:anchor="Fig-SampleRelations" w:history="1">
        <w:r w:rsidRPr="008D2809">
          <w:rPr>
            <w:rFonts w:ascii="Times New Roman" w:eastAsia="Times New Roman" w:hAnsi="Times New Roman" w:cs="Times New Roman"/>
            <w:color w:val="0000FF"/>
            <w:kern w:val="0"/>
            <w:u w:val="single"/>
            <w14:ligatures w14:val="none"/>
          </w:rPr>
          <w:t>Figure 22</w:t>
        </w:r>
      </w:hyperlink>
      <w:r w:rsidRPr="008D2809">
        <w:rPr>
          <w:rFonts w:ascii="Times New Roman" w:eastAsia="Times New Roman" w:hAnsi="Times New Roman" w:cs="Times New Roman"/>
          <w:kern w:val="0"/>
          <w14:ligatures w14:val="none"/>
        </w:rPr>
        <w:t xml:space="preserve"> Model of sample relationships </w:t>
      </w:r>
      <w:r w:rsidRPr="008D2809">
        <w:rPr>
          <w:rFonts w:ascii="Times New Roman" w:eastAsia="Times New Roman" w:hAnsi="Times New Roman" w:cs="Times New Roman"/>
          <w:kern w:val="0"/>
          <w14:ligatures w14:val="none"/>
        </w:rPr>
        <w:br/>
        <w:t xml:space="preserve">In this diagram, unqualified names refer to classes and properties in the sosa-rel: namespace. </w:t>
      </w:r>
      <w:r w:rsidRPr="008D2809">
        <w:rPr>
          <w:rFonts w:ascii="Times New Roman" w:eastAsia="Times New Roman" w:hAnsi="Times New Roman" w:cs="Times New Roman"/>
          <w:kern w:val="0"/>
          <w14:ligatures w14:val="none"/>
        </w:rPr>
        <w:br/>
      </w:r>
      <w:hyperlink r:id="rId2509" w:anchor="Class-diagram" w:history="1">
        <w:r w:rsidRPr="008D2809">
          <w:rPr>
            <w:rFonts w:ascii="Times New Roman" w:eastAsia="Times New Roman" w:hAnsi="Times New Roman" w:cs="Times New Roman"/>
            <w:i/>
            <w:iCs/>
            <w:color w:val="0000FF"/>
            <w:kern w:val="0"/>
            <w:u w:val="single"/>
            <w14:ligatures w14:val="none"/>
          </w:rPr>
          <w:t>Explanation of the notation used in class diagrams</w:t>
        </w:r>
      </w:hyperlink>
      <w:r w:rsidRPr="008D2809">
        <w:rPr>
          <w:rFonts w:ascii="Times New Roman" w:eastAsia="Times New Roman" w:hAnsi="Times New Roman" w:cs="Times New Roman"/>
          <w:kern w:val="0"/>
          <w14:ligatures w14:val="none"/>
        </w:rPr>
        <w:t xml:space="preserve">. </w:t>
      </w:r>
    </w:p>
    <w:p w14:paraId="2F42795D"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lastRenderedPageBreak/>
        <w:t>6.2.2 Sample Relationships Specification</w:t>
      </w:r>
    </w:p>
    <w:p w14:paraId="2436AB7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This section introduces the following classes and properties: </w:t>
      </w:r>
    </w:p>
    <w:p w14:paraId="605BF2E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hyperlink r:id="rId2510" w:anchor="dfn-sosa-rel-relationshipnature" w:history="1">
        <w:r w:rsidRPr="008D2809">
          <w:rPr>
            <w:rFonts w:ascii="Times New Roman" w:eastAsia="Times New Roman" w:hAnsi="Times New Roman" w:cs="Times New Roman"/>
            <w:color w:val="0000FF"/>
            <w:kern w:val="0"/>
            <w:u w:val="single"/>
            <w14:ligatures w14:val="none"/>
          </w:rPr>
          <w:t>sosa-rel:RelationshipNature</w:t>
        </w:r>
      </w:hyperlink>
      <w:r w:rsidRPr="008D2809">
        <w:rPr>
          <w:rFonts w:ascii="Times New Roman" w:eastAsia="Times New Roman" w:hAnsi="Times New Roman" w:cs="Times New Roman"/>
          <w:kern w:val="0"/>
          <w14:ligatures w14:val="none"/>
        </w:rPr>
        <w:t xml:space="preserve">, </w:t>
      </w:r>
      <w:hyperlink r:id="rId2511" w:anchor="dfn-sosa-rel-hassamplerelationship" w:history="1">
        <w:r w:rsidRPr="008D2809">
          <w:rPr>
            <w:rFonts w:ascii="Times New Roman" w:eastAsia="Times New Roman" w:hAnsi="Times New Roman" w:cs="Times New Roman"/>
            <w:color w:val="0000FF"/>
            <w:kern w:val="0"/>
            <w:u w:val="single"/>
            <w14:ligatures w14:val="none"/>
          </w:rPr>
          <w:t>sosa-rel:hasSampleRelationship</w:t>
        </w:r>
      </w:hyperlink>
      <w:r w:rsidRPr="008D2809">
        <w:rPr>
          <w:rFonts w:ascii="Times New Roman" w:eastAsia="Times New Roman" w:hAnsi="Times New Roman" w:cs="Times New Roman"/>
          <w:kern w:val="0"/>
          <w14:ligatures w14:val="none"/>
        </w:rPr>
        <w:t xml:space="preserve">, </w:t>
      </w:r>
      <w:hyperlink r:id="rId2512" w:anchor="dfn-sosa-rel-natureofrelationship" w:history="1">
        <w:r w:rsidRPr="008D2809">
          <w:rPr>
            <w:rFonts w:ascii="Times New Roman" w:eastAsia="Times New Roman" w:hAnsi="Times New Roman" w:cs="Times New Roman"/>
            <w:color w:val="0000FF"/>
            <w:kern w:val="0"/>
            <w:u w:val="single"/>
            <w14:ligatures w14:val="none"/>
          </w:rPr>
          <w:t>sosa-rel:natureOfRelationship</w:t>
        </w:r>
      </w:hyperlink>
      <w:r w:rsidRPr="008D2809">
        <w:rPr>
          <w:rFonts w:ascii="Times New Roman" w:eastAsia="Times New Roman" w:hAnsi="Times New Roman" w:cs="Times New Roman"/>
          <w:kern w:val="0"/>
          <w14:ligatures w14:val="none"/>
        </w:rPr>
        <w:t xml:space="preserve">, </w:t>
      </w:r>
      <w:hyperlink r:id="rId2513" w:anchor="dfn-sosa-rel-relatedsample" w:history="1">
        <w:r w:rsidRPr="008D2809">
          <w:rPr>
            <w:rFonts w:ascii="Times New Roman" w:eastAsia="Times New Roman" w:hAnsi="Times New Roman" w:cs="Times New Roman"/>
            <w:color w:val="0000FF"/>
            <w:kern w:val="0"/>
            <w:u w:val="single"/>
            <w14:ligatures w14:val="none"/>
          </w:rPr>
          <w:t>sosa-rel:relatedSample</w:t>
        </w:r>
      </w:hyperlink>
      <w:r w:rsidRPr="008D2809">
        <w:rPr>
          <w:rFonts w:ascii="Times New Roman" w:eastAsia="Times New Roman" w:hAnsi="Times New Roman" w:cs="Times New Roman"/>
          <w:kern w:val="0"/>
          <w14:ligatures w14:val="none"/>
        </w:rPr>
        <w:t xml:space="preserve"> </w:t>
      </w:r>
    </w:p>
    <w:p w14:paraId="4282747D"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6.2.2.1 </w:t>
      </w:r>
      <w:r w:rsidRPr="008D2809">
        <w:rPr>
          <w:rFonts w:ascii="Times New Roman" w:eastAsia="Times New Roman" w:hAnsi="Times New Roman" w:cs="Times New Roman"/>
          <w:b/>
          <w:bCs/>
          <w:i/>
          <w:iCs/>
          <w:kern w:val="0"/>
          <w:sz w:val="20"/>
          <w:szCs w:val="20"/>
          <w14:ligatures w14:val="none"/>
        </w:rPr>
        <w:t>sosa-rel:RelationshipNature</w:t>
      </w:r>
    </w:p>
    <w:p w14:paraId="21BBC0D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http://www.w3.org/ns/sosa/sampling/RelationshipNature </w:t>
      </w:r>
    </w:p>
    <w:p w14:paraId="3AE0F0DC"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Class</w:t>
      </w:r>
      <w:r w:rsidRPr="008D2809">
        <w:rPr>
          <w:rFonts w:ascii="Times New Roman" w:eastAsia="Times New Roman" w:hAnsi="Times New Roman" w:cs="Times New Roman"/>
          <w:kern w:val="0"/>
          <w14:ligatures w14:val="none"/>
        </w:rPr>
        <w:t xml:space="preserve"> </w:t>
      </w:r>
    </w:p>
    <w:p w14:paraId="62850714" w14:textId="36F0C46D"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Nature of relationship</w:t>
      </w:r>
      <w:r w:rsidRPr="008D2809">
        <w:rPr>
          <w:rFonts w:ascii="Times New Roman" w:eastAsia="Times New Roman" w:hAnsi="Times New Roman" w:cs="Times New Roman"/>
          <w:kern w:val="0"/>
          <w14:ligatures w14:val="none"/>
        </w:rPr>
        <w:t xml:space="preserve"> — the nature of a relationship between two Samples</w:t>
      </w:r>
      <w:ins w:id="387" w:author="Carl Reed" w:date="2026-08-24T14:46:00Z" w16du:dateUtc="2026-08-24T20:46:00Z">
        <w:r w:rsidR="006B6162">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246D7E5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Subclass of</w:t>
      </w:r>
    </w:p>
    <w:p w14:paraId="17944438"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514" w:anchor="Concept" w:history="1">
        <w:r w:rsidRPr="008D2809">
          <w:rPr>
            <w:rFonts w:ascii="Times New Roman" w:eastAsia="Times New Roman" w:hAnsi="Times New Roman" w:cs="Times New Roman"/>
            <w:color w:val="0000FF"/>
            <w:kern w:val="0"/>
            <w:u w:val="single"/>
            <w14:ligatures w14:val="none"/>
          </w:rPr>
          <w:t>skos:Concept</w:t>
        </w:r>
      </w:hyperlink>
      <w:r w:rsidRPr="008D2809">
        <w:rPr>
          <w:rFonts w:ascii="Times New Roman" w:eastAsia="Times New Roman" w:hAnsi="Times New Roman" w:cs="Times New Roman"/>
          <w:kern w:val="0"/>
          <w14:ligatures w14:val="none"/>
        </w:rPr>
        <w:t xml:space="preserve"> </w:t>
      </w:r>
    </w:p>
    <w:p w14:paraId="2E09DACE" w14:textId="268F59AE"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Examples</w:t>
      </w:r>
      <w:ins w:id="388" w:author="Carl Reed" w:date="2026-08-24T14:32:00Z" w16du:dateUtc="2026-08-24T20:32:00Z">
        <w:r w:rsidR="00767999">
          <w:rPr>
            <w:rFonts w:ascii="Times New Roman" w:eastAsia="Times New Roman" w:hAnsi="Times New Roman" w:cs="Times New Roman"/>
            <w:kern w:val="0"/>
            <w14:ligatures w14:val="none"/>
          </w:rPr>
          <w:t>:</w:t>
        </w:r>
      </w:ins>
    </w:p>
    <w:p w14:paraId="4B1BEF18"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Adjacent flight-line </w:t>
      </w:r>
      <w:r w:rsidRPr="008D2809">
        <w:rPr>
          <w:rFonts w:ascii="Times New Roman" w:eastAsia="Times New Roman" w:hAnsi="Times New Roman" w:cs="Times New Roman"/>
          <w:kern w:val="0"/>
          <w14:ligatures w14:val="none"/>
        </w:rPr>
        <w:br/>
        <w:t xml:space="preserve">Females </w:t>
      </w:r>
      <w:r w:rsidRPr="008D2809">
        <w:rPr>
          <w:rFonts w:ascii="Times New Roman" w:eastAsia="Times New Roman" w:hAnsi="Times New Roman" w:cs="Times New Roman"/>
          <w:kern w:val="0"/>
          <w14:ligatures w14:val="none"/>
        </w:rPr>
        <w:br/>
        <w:t xml:space="preserve">Juveniles </w:t>
      </w:r>
      <w:r w:rsidRPr="008D2809">
        <w:rPr>
          <w:rFonts w:ascii="Times New Roman" w:eastAsia="Times New Roman" w:hAnsi="Times New Roman" w:cs="Times New Roman"/>
          <w:kern w:val="0"/>
          <w14:ligatures w14:val="none"/>
        </w:rPr>
        <w:br/>
        <w:t xml:space="preserve">Pixel within image or scene </w:t>
      </w:r>
      <w:r w:rsidRPr="008D2809">
        <w:rPr>
          <w:rFonts w:ascii="Times New Roman" w:eastAsia="Times New Roman" w:hAnsi="Times New Roman" w:cs="Times New Roman"/>
          <w:kern w:val="0"/>
          <w14:ligatures w14:val="none"/>
        </w:rPr>
        <w:br/>
        <w:t xml:space="preserve">Probe spot on polished specimen </w:t>
      </w:r>
      <w:r w:rsidRPr="008D2809">
        <w:rPr>
          <w:rFonts w:ascii="Times New Roman" w:eastAsia="Times New Roman" w:hAnsi="Times New Roman" w:cs="Times New Roman"/>
          <w:kern w:val="0"/>
          <w14:ligatures w14:val="none"/>
        </w:rPr>
        <w:br/>
        <w:t xml:space="preserve">Specimen taken from borehole </w:t>
      </w:r>
      <w:r w:rsidRPr="008D2809">
        <w:rPr>
          <w:rFonts w:ascii="Times New Roman" w:eastAsia="Times New Roman" w:hAnsi="Times New Roman" w:cs="Times New Roman"/>
          <w:kern w:val="0"/>
          <w14:ligatures w14:val="none"/>
        </w:rPr>
        <w:br/>
        <w:t xml:space="preserve">Split of core sample </w:t>
      </w:r>
      <w:r w:rsidRPr="008D2809">
        <w:rPr>
          <w:rFonts w:ascii="Times New Roman" w:eastAsia="Times New Roman" w:hAnsi="Times New Roman" w:cs="Times New Roman"/>
          <w:kern w:val="0"/>
          <w14:ligatures w14:val="none"/>
        </w:rPr>
        <w:br/>
        <w:t xml:space="preserve">Station along a traverse </w:t>
      </w:r>
      <w:r w:rsidRPr="008D2809">
        <w:rPr>
          <w:rFonts w:ascii="Times New Roman" w:eastAsia="Times New Roman" w:hAnsi="Times New Roman" w:cs="Times New Roman"/>
          <w:kern w:val="0"/>
          <w14:ligatures w14:val="none"/>
        </w:rPr>
        <w:br/>
        <w:t xml:space="preserve">Sub-sample with grain size smaller than specified seive mesh </w:t>
      </w:r>
    </w:p>
    <w:p w14:paraId="09B058E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4D4EEF41"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515" w:history="1">
        <w:r w:rsidRPr="008D2809">
          <w:rPr>
            <w:rFonts w:ascii="Times New Roman" w:eastAsia="Times New Roman" w:hAnsi="Times New Roman" w:cs="Times New Roman"/>
            <w:color w:val="0000FF"/>
            <w:kern w:val="0"/>
            <w:u w:val="single"/>
            <w14:ligatures w14:val="none"/>
          </w:rPr>
          <w:t>http://www.w3.org/ns/sosa/sampling/</w:t>
        </w:r>
      </w:hyperlink>
      <w:r w:rsidRPr="008D2809">
        <w:rPr>
          <w:rFonts w:ascii="Times New Roman" w:eastAsia="Times New Roman" w:hAnsi="Times New Roman" w:cs="Times New Roman"/>
          <w:kern w:val="0"/>
          <w14:ligatures w14:val="none"/>
        </w:rPr>
        <w:t xml:space="preserve"> </w:t>
      </w:r>
    </w:p>
    <w:p w14:paraId="683D74F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516" w:anchor="Sample-Relations"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517"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18BC23B6"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6.2.2.2 </w:t>
      </w:r>
      <w:r w:rsidRPr="008D2809">
        <w:rPr>
          <w:rFonts w:ascii="Times New Roman" w:eastAsia="Times New Roman" w:hAnsi="Times New Roman" w:cs="Times New Roman"/>
          <w:b/>
          <w:bCs/>
          <w:i/>
          <w:iCs/>
          <w:kern w:val="0"/>
          <w:sz w:val="20"/>
          <w:szCs w:val="20"/>
          <w14:ligatures w14:val="none"/>
        </w:rPr>
        <w:t>sosa-rel:SampleRelationship</w:t>
      </w:r>
    </w:p>
    <w:p w14:paraId="04B2AEA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http://www.w3.org/ns/sosa/sampling/SampleRelationship </w:t>
      </w:r>
    </w:p>
    <w:p w14:paraId="55E2CC4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Class</w:t>
      </w:r>
      <w:r w:rsidRPr="008D2809">
        <w:rPr>
          <w:rFonts w:ascii="Times New Roman" w:eastAsia="Times New Roman" w:hAnsi="Times New Roman" w:cs="Times New Roman"/>
          <w:kern w:val="0"/>
          <w14:ligatures w14:val="none"/>
        </w:rPr>
        <w:t xml:space="preserve"> </w:t>
      </w:r>
    </w:p>
    <w:p w14:paraId="78C2AB0F" w14:textId="2E82DBE0"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Sample relationship</w:t>
      </w:r>
      <w:r w:rsidRPr="008D2809">
        <w:rPr>
          <w:rFonts w:ascii="Times New Roman" w:eastAsia="Times New Roman" w:hAnsi="Times New Roman" w:cs="Times New Roman"/>
          <w:kern w:val="0"/>
          <w14:ligatures w14:val="none"/>
        </w:rPr>
        <w:t xml:space="preserve"> — relationship from one Sample to another Sample</w:t>
      </w:r>
      <w:ins w:id="389" w:author="Carl Reed" w:date="2026-08-24T14:46:00Z" w16du:dateUtc="2026-08-24T20:46:00Z">
        <w:r w:rsidR="006B6162">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5F29494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4DEDC359"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518" w:history="1">
        <w:r w:rsidRPr="008D2809">
          <w:rPr>
            <w:rFonts w:ascii="Times New Roman" w:eastAsia="Times New Roman" w:hAnsi="Times New Roman" w:cs="Times New Roman"/>
            <w:color w:val="0000FF"/>
            <w:kern w:val="0"/>
            <w:u w:val="single"/>
            <w14:ligatures w14:val="none"/>
          </w:rPr>
          <w:t>http://www.w3.org/ns/sosa/sampling/</w:t>
        </w:r>
      </w:hyperlink>
      <w:r w:rsidRPr="008D2809">
        <w:rPr>
          <w:rFonts w:ascii="Times New Roman" w:eastAsia="Times New Roman" w:hAnsi="Times New Roman" w:cs="Times New Roman"/>
          <w:kern w:val="0"/>
          <w14:ligatures w14:val="none"/>
        </w:rPr>
        <w:t xml:space="preserve"> </w:t>
      </w:r>
    </w:p>
    <w:p w14:paraId="356C05E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519" w:anchor="Sample-Relations"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520"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0C2B16DC"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6.2.2.3 </w:t>
      </w:r>
      <w:r w:rsidRPr="008D2809">
        <w:rPr>
          <w:rFonts w:ascii="Times New Roman" w:eastAsia="Times New Roman" w:hAnsi="Times New Roman" w:cs="Times New Roman"/>
          <w:b/>
          <w:bCs/>
          <w:i/>
          <w:iCs/>
          <w:kern w:val="0"/>
          <w:sz w:val="20"/>
          <w:szCs w:val="20"/>
          <w14:ligatures w14:val="none"/>
        </w:rPr>
        <w:t>sosa-rel:hasSampleRelationship</w:t>
      </w:r>
    </w:p>
    <w:p w14:paraId="6C18A24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http://www.w3.org/ns/sosa/sampling/hasSampleRelationship </w:t>
      </w:r>
    </w:p>
    <w:p w14:paraId="08166C0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lastRenderedPageBreak/>
        <w:t>an OWL Object Property</w:t>
      </w:r>
      <w:r w:rsidRPr="008D2809">
        <w:rPr>
          <w:rFonts w:ascii="Times New Roman" w:eastAsia="Times New Roman" w:hAnsi="Times New Roman" w:cs="Times New Roman"/>
          <w:kern w:val="0"/>
          <w14:ligatures w14:val="none"/>
        </w:rPr>
        <w:t xml:space="preserve"> </w:t>
      </w:r>
    </w:p>
    <w:p w14:paraId="5F3A906C" w14:textId="0C7F7EEE"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has sample relationship</w:t>
      </w:r>
      <w:r w:rsidRPr="008D2809">
        <w:rPr>
          <w:rFonts w:ascii="Times New Roman" w:eastAsia="Times New Roman" w:hAnsi="Times New Roman" w:cs="Times New Roman"/>
          <w:kern w:val="0"/>
          <w14:ligatures w14:val="none"/>
        </w:rPr>
        <w:t xml:space="preserve"> — links a Sample to a SampleRelationship</w:t>
      </w:r>
      <w:ins w:id="390" w:author="Carl Reed" w:date="2026-08-24T14:46:00Z" w16du:dateUtc="2026-08-24T20:46:00Z">
        <w:r w:rsidR="00EC3E55">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64C3573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34F522CF"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521" w:anchor="dfn-sosa-sample" w:history="1">
        <w:r w:rsidRPr="008D2809">
          <w:rPr>
            <w:rFonts w:ascii="Times New Roman" w:eastAsia="Times New Roman" w:hAnsi="Times New Roman" w:cs="Times New Roman"/>
            <w:color w:val="0000FF"/>
            <w:kern w:val="0"/>
            <w:u w:val="single"/>
            <w14:ligatures w14:val="none"/>
          </w:rPr>
          <w:t>sosa:Sample</w:t>
        </w:r>
      </w:hyperlink>
      <w:r w:rsidRPr="008D2809">
        <w:rPr>
          <w:rFonts w:ascii="Times New Roman" w:eastAsia="Times New Roman" w:hAnsi="Times New Roman" w:cs="Times New Roman"/>
          <w:kern w:val="0"/>
          <w14:ligatures w14:val="none"/>
        </w:rPr>
        <w:t xml:space="preserve"> </w:t>
      </w:r>
    </w:p>
    <w:p w14:paraId="3B452C8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67C9FBE6"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522" w:anchor="dfn-sosa-rel-samplerelationship" w:history="1">
        <w:r w:rsidRPr="008D2809">
          <w:rPr>
            <w:rFonts w:ascii="Times New Roman" w:eastAsia="Times New Roman" w:hAnsi="Times New Roman" w:cs="Times New Roman"/>
            <w:color w:val="0000FF"/>
            <w:kern w:val="0"/>
            <w:u w:val="single"/>
            <w14:ligatures w14:val="none"/>
          </w:rPr>
          <w:t>sosa-rel:SampleRelationship</w:t>
        </w:r>
      </w:hyperlink>
      <w:r w:rsidRPr="008D2809">
        <w:rPr>
          <w:rFonts w:ascii="Times New Roman" w:eastAsia="Times New Roman" w:hAnsi="Times New Roman" w:cs="Times New Roman"/>
          <w:kern w:val="0"/>
          <w14:ligatures w14:val="none"/>
        </w:rPr>
        <w:t xml:space="preserve"> </w:t>
      </w:r>
    </w:p>
    <w:p w14:paraId="4AD1A3F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678CD6EE"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523" w:history="1">
        <w:r w:rsidRPr="008D2809">
          <w:rPr>
            <w:rFonts w:ascii="Times New Roman" w:eastAsia="Times New Roman" w:hAnsi="Times New Roman" w:cs="Times New Roman"/>
            <w:color w:val="0000FF"/>
            <w:kern w:val="0"/>
            <w:u w:val="single"/>
            <w14:ligatures w14:val="none"/>
          </w:rPr>
          <w:t>http://www.w3.org/ns/sosa/sampling/</w:t>
        </w:r>
      </w:hyperlink>
      <w:r w:rsidRPr="008D2809">
        <w:rPr>
          <w:rFonts w:ascii="Times New Roman" w:eastAsia="Times New Roman" w:hAnsi="Times New Roman" w:cs="Times New Roman"/>
          <w:kern w:val="0"/>
          <w14:ligatures w14:val="none"/>
        </w:rPr>
        <w:t xml:space="preserve"> </w:t>
      </w:r>
    </w:p>
    <w:p w14:paraId="211E673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524" w:anchor="Sample-Relations"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525"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266B75E4"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6.2.2.4 </w:t>
      </w:r>
      <w:r w:rsidRPr="008D2809">
        <w:rPr>
          <w:rFonts w:ascii="Times New Roman" w:eastAsia="Times New Roman" w:hAnsi="Times New Roman" w:cs="Times New Roman"/>
          <w:b/>
          <w:bCs/>
          <w:i/>
          <w:iCs/>
          <w:kern w:val="0"/>
          <w:sz w:val="20"/>
          <w:szCs w:val="20"/>
          <w14:ligatures w14:val="none"/>
        </w:rPr>
        <w:t>sosa-rel:natureOfRelationship</w:t>
      </w:r>
    </w:p>
    <w:p w14:paraId="0396606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http://www.w3.org/ns/sosa/sampling/natureOfRelationship </w:t>
      </w:r>
    </w:p>
    <w:p w14:paraId="3AFE231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42942B7A" w14:textId="3A0634E8"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nature of (sample) relationship</w:t>
      </w:r>
      <w:r w:rsidRPr="008D2809">
        <w:rPr>
          <w:rFonts w:ascii="Times New Roman" w:eastAsia="Times New Roman" w:hAnsi="Times New Roman" w:cs="Times New Roman"/>
          <w:kern w:val="0"/>
          <w14:ligatures w14:val="none"/>
        </w:rPr>
        <w:t xml:space="preserve"> — links a SampleRelationship to an indication of the nature of the relationship</w:t>
      </w:r>
      <w:ins w:id="391" w:author="Carl Reed" w:date="2026-08-24T14:46:00Z" w16du:dateUtc="2026-08-24T20:46:00Z">
        <w:r w:rsidR="00EC3E55">
          <w:rPr>
            <w:rFonts w:ascii="Times New Roman" w:eastAsia="Times New Roman" w:hAnsi="Times New Roman" w:cs="Times New Roman"/>
            <w:kern w:val="0"/>
            <w14:ligatures w14:val="none"/>
          </w:rPr>
          <w:t>.</w:t>
        </w:r>
      </w:ins>
      <w:del w:id="392" w:author="Carl Reed" w:date="2026-08-24T14:46:00Z" w16du:dateUtc="2026-08-24T20:46:00Z">
        <w:r w:rsidRPr="008D2809" w:rsidDel="00EC3E55">
          <w:rPr>
            <w:rFonts w:ascii="Times New Roman" w:eastAsia="Times New Roman" w:hAnsi="Times New Roman" w:cs="Times New Roman"/>
            <w:kern w:val="0"/>
            <w14:ligatures w14:val="none"/>
          </w:rPr>
          <w:delText xml:space="preserve"> </w:delText>
        </w:r>
      </w:del>
    </w:p>
    <w:p w14:paraId="4954BB2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529D1DE9"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526" w:anchor="dfn-sosa-rel-samplerelationship" w:history="1">
        <w:r w:rsidRPr="008D2809">
          <w:rPr>
            <w:rFonts w:ascii="Times New Roman" w:eastAsia="Times New Roman" w:hAnsi="Times New Roman" w:cs="Times New Roman"/>
            <w:color w:val="0000FF"/>
            <w:kern w:val="0"/>
            <w:u w:val="single"/>
            <w14:ligatures w14:val="none"/>
          </w:rPr>
          <w:t>sosa-rel:SampleRelationship</w:t>
        </w:r>
      </w:hyperlink>
      <w:r w:rsidRPr="008D2809">
        <w:rPr>
          <w:rFonts w:ascii="Times New Roman" w:eastAsia="Times New Roman" w:hAnsi="Times New Roman" w:cs="Times New Roman"/>
          <w:kern w:val="0"/>
          <w14:ligatures w14:val="none"/>
        </w:rPr>
        <w:t xml:space="preserve"> </w:t>
      </w:r>
    </w:p>
    <w:p w14:paraId="709163C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14AEF92F"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527" w:anchor="dfn-sosa-rel-relationshipnature" w:history="1">
        <w:r w:rsidRPr="008D2809">
          <w:rPr>
            <w:rFonts w:ascii="Times New Roman" w:eastAsia="Times New Roman" w:hAnsi="Times New Roman" w:cs="Times New Roman"/>
            <w:color w:val="0000FF"/>
            <w:kern w:val="0"/>
            <w:u w:val="single"/>
            <w14:ligatures w14:val="none"/>
          </w:rPr>
          <w:t>sosa-rel:RelationshipNature</w:t>
        </w:r>
      </w:hyperlink>
      <w:r w:rsidRPr="008D2809">
        <w:rPr>
          <w:rFonts w:ascii="Times New Roman" w:eastAsia="Times New Roman" w:hAnsi="Times New Roman" w:cs="Times New Roman"/>
          <w:kern w:val="0"/>
          <w14:ligatures w14:val="none"/>
        </w:rPr>
        <w:t xml:space="preserve"> </w:t>
      </w:r>
    </w:p>
    <w:p w14:paraId="179A32A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1195FB73"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528" w:history="1">
        <w:r w:rsidRPr="008D2809">
          <w:rPr>
            <w:rFonts w:ascii="Times New Roman" w:eastAsia="Times New Roman" w:hAnsi="Times New Roman" w:cs="Times New Roman"/>
            <w:color w:val="0000FF"/>
            <w:kern w:val="0"/>
            <w:u w:val="single"/>
            <w14:ligatures w14:val="none"/>
          </w:rPr>
          <w:t>http://www.w3.org/ns/sosa/sampling/</w:t>
        </w:r>
      </w:hyperlink>
      <w:r w:rsidRPr="008D2809">
        <w:rPr>
          <w:rFonts w:ascii="Times New Roman" w:eastAsia="Times New Roman" w:hAnsi="Times New Roman" w:cs="Times New Roman"/>
          <w:kern w:val="0"/>
          <w14:ligatures w14:val="none"/>
        </w:rPr>
        <w:t xml:space="preserve"> </w:t>
      </w:r>
    </w:p>
    <w:p w14:paraId="41DC28E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529" w:anchor="Sample-Relations"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530"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3619A2EC"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 xml:space="preserve">6.2.2.5 </w:t>
      </w:r>
      <w:r w:rsidRPr="008D2809">
        <w:rPr>
          <w:rFonts w:ascii="Times New Roman" w:eastAsia="Times New Roman" w:hAnsi="Times New Roman" w:cs="Times New Roman"/>
          <w:b/>
          <w:bCs/>
          <w:i/>
          <w:iCs/>
          <w:kern w:val="0"/>
          <w:sz w:val="20"/>
          <w:szCs w:val="20"/>
          <w14:ligatures w14:val="none"/>
        </w:rPr>
        <w:t>sosa-rel:relatedSample</w:t>
      </w:r>
    </w:p>
    <w:p w14:paraId="108C076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IRI:</w:t>
      </w:r>
      <w:r w:rsidRPr="008D2809">
        <w:rPr>
          <w:rFonts w:ascii="Times New Roman" w:eastAsia="Times New Roman" w:hAnsi="Times New Roman" w:cs="Times New Roman"/>
          <w:kern w:val="0"/>
          <w14:ligatures w14:val="none"/>
        </w:rPr>
        <w:t xml:space="preserve"> http://www.w3.org/ns/sosa/sampling/relatedSample </w:t>
      </w:r>
    </w:p>
    <w:p w14:paraId="670417A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an OWL Object Property</w:t>
      </w:r>
      <w:r w:rsidRPr="008D2809">
        <w:rPr>
          <w:rFonts w:ascii="Times New Roman" w:eastAsia="Times New Roman" w:hAnsi="Times New Roman" w:cs="Times New Roman"/>
          <w:kern w:val="0"/>
          <w14:ligatures w14:val="none"/>
        </w:rPr>
        <w:t xml:space="preserve"> </w:t>
      </w:r>
    </w:p>
    <w:p w14:paraId="230C9F2A" w14:textId="03B636F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related sample</w:t>
      </w:r>
      <w:r w:rsidRPr="008D2809">
        <w:rPr>
          <w:rFonts w:ascii="Times New Roman" w:eastAsia="Times New Roman" w:hAnsi="Times New Roman" w:cs="Times New Roman"/>
          <w:kern w:val="0"/>
          <w14:ligatures w14:val="none"/>
        </w:rPr>
        <w:t xml:space="preserve"> — links a SampleRelationship to the related Sample</w:t>
      </w:r>
      <w:ins w:id="393" w:author="Carl Reed" w:date="2026-08-24T14:46:00Z" w16du:dateUtc="2026-08-24T20:46:00Z">
        <w:r w:rsidR="00EC3E55">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3642CFE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Domain Includes</w:t>
      </w:r>
    </w:p>
    <w:p w14:paraId="3C2E6287"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531" w:anchor="dfn-sosa-rel-samplerelationship" w:history="1">
        <w:r w:rsidRPr="008D2809">
          <w:rPr>
            <w:rFonts w:ascii="Times New Roman" w:eastAsia="Times New Roman" w:hAnsi="Times New Roman" w:cs="Times New Roman"/>
            <w:color w:val="0000FF"/>
            <w:kern w:val="0"/>
            <w:u w:val="single"/>
            <w14:ligatures w14:val="none"/>
          </w:rPr>
          <w:t>sosa-rel:SampleRelationship</w:t>
        </w:r>
      </w:hyperlink>
      <w:r w:rsidRPr="008D2809">
        <w:rPr>
          <w:rFonts w:ascii="Times New Roman" w:eastAsia="Times New Roman" w:hAnsi="Times New Roman" w:cs="Times New Roman"/>
          <w:kern w:val="0"/>
          <w14:ligatures w14:val="none"/>
        </w:rPr>
        <w:t xml:space="preserve"> </w:t>
      </w:r>
    </w:p>
    <w:p w14:paraId="5A86A2D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Range Includes</w:t>
      </w:r>
    </w:p>
    <w:p w14:paraId="7A211A97"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532" w:anchor="dfn-sosa-sample" w:history="1">
        <w:r w:rsidRPr="008D2809">
          <w:rPr>
            <w:rFonts w:ascii="Times New Roman" w:eastAsia="Times New Roman" w:hAnsi="Times New Roman" w:cs="Times New Roman"/>
            <w:color w:val="0000FF"/>
            <w:kern w:val="0"/>
            <w:u w:val="single"/>
            <w14:ligatures w14:val="none"/>
          </w:rPr>
          <w:t>sosa:Sample</w:t>
        </w:r>
      </w:hyperlink>
      <w:r w:rsidRPr="008D2809">
        <w:rPr>
          <w:rFonts w:ascii="Times New Roman" w:eastAsia="Times New Roman" w:hAnsi="Times New Roman" w:cs="Times New Roman"/>
          <w:kern w:val="0"/>
          <w14:ligatures w14:val="none"/>
        </w:rPr>
        <w:t xml:space="preserve"> </w:t>
      </w:r>
    </w:p>
    <w:p w14:paraId="63061DE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is Defined By</w:t>
      </w:r>
    </w:p>
    <w:p w14:paraId="7CB6C55E"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533" w:history="1">
        <w:r w:rsidRPr="008D2809">
          <w:rPr>
            <w:rFonts w:ascii="Times New Roman" w:eastAsia="Times New Roman" w:hAnsi="Times New Roman" w:cs="Times New Roman"/>
            <w:color w:val="0000FF"/>
            <w:kern w:val="0"/>
            <w:u w:val="single"/>
            <w14:ligatures w14:val="none"/>
          </w:rPr>
          <w:t>http://www.w3.org/ns/sosa/sampling/</w:t>
        </w:r>
      </w:hyperlink>
      <w:r w:rsidRPr="008D2809">
        <w:rPr>
          <w:rFonts w:ascii="Times New Roman" w:eastAsia="Times New Roman" w:hAnsi="Times New Roman" w:cs="Times New Roman"/>
          <w:kern w:val="0"/>
          <w14:ligatures w14:val="none"/>
        </w:rPr>
        <w:t xml:space="preserve"> </w:t>
      </w:r>
    </w:p>
    <w:p w14:paraId="0ABE90C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2534" w:anchor="Sample-Relations" w:history="1">
        <w:r w:rsidRPr="008D2809">
          <w:rPr>
            <w:rFonts w:ascii="Times New Roman" w:eastAsia="Times New Roman" w:hAnsi="Times New Roman" w:cs="Times New Roman"/>
            <w:color w:val="0000FF"/>
            <w:kern w:val="0"/>
            <w:u w:val="single"/>
            <w14:ligatures w14:val="none"/>
          </w:rPr>
          <w:t>Back to module overview</w:t>
        </w:r>
      </w:hyperlink>
      <w:r w:rsidRPr="008D2809">
        <w:rPr>
          <w:rFonts w:ascii="Times New Roman" w:eastAsia="Times New Roman" w:hAnsi="Times New Roman" w:cs="Times New Roman"/>
          <w:kern w:val="0"/>
          <w14:ligatures w14:val="none"/>
        </w:rPr>
        <w:t>] [</w:t>
      </w:r>
      <w:hyperlink r:id="rId2535" w:anchor="Overview" w:history="1">
        <w:r w:rsidRPr="008D2809">
          <w:rPr>
            <w:rFonts w:ascii="Times New Roman" w:eastAsia="Times New Roman" w:hAnsi="Times New Roman" w:cs="Times New Roman"/>
            <w:color w:val="0000FF"/>
            <w:kern w:val="0"/>
            <w:u w:val="single"/>
            <w14:ligatures w14:val="none"/>
          </w:rPr>
          <w:t>Back to top</w:t>
        </w:r>
      </w:hyperlink>
      <w:r w:rsidRPr="008D2809">
        <w:rPr>
          <w:rFonts w:ascii="Times New Roman" w:eastAsia="Times New Roman" w:hAnsi="Times New Roman" w:cs="Times New Roman"/>
          <w:kern w:val="0"/>
          <w14:ligatures w14:val="none"/>
        </w:rPr>
        <w:t xml:space="preserve">] </w:t>
      </w:r>
    </w:p>
    <w:p w14:paraId="4BC5C072" w14:textId="77777777" w:rsidR="008D2809" w:rsidRPr="008D2809" w:rsidRDefault="008D2809" w:rsidP="008D28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2809">
        <w:rPr>
          <w:rFonts w:ascii="Times New Roman" w:eastAsia="Times New Roman" w:hAnsi="Times New Roman" w:cs="Times New Roman"/>
          <w:b/>
          <w:bCs/>
          <w:kern w:val="0"/>
          <w:sz w:val="36"/>
          <w:szCs w:val="36"/>
          <w14:ligatures w14:val="none"/>
        </w:rPr>
        <w:t>7. Alignments</w:t>
      </w:r>
    </w:p>
    <w:p w14:paraId="7C74A33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lastRenderedPageBreak/>
        <w:t>This section is non-normative.</w:t>
      </w:r>
    </w:p>
    <w:p w14:paraId="21A5571C"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This section provides the specifications for modules that align SOSA and SSN to a variety of related ontologies and specifications. </w:t>
      </w:r>
    </w:p>
    <w:p w14:paraId="5F0B8B96" w14:textId="77777777" w:rsidR="008D2809" w:rsidRPr="008D2809" w:rsidRDefault="008D2809" w:rsidP="008D28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809">
        <w:rPr>
          <w:rFonts w:ascii="Times New Roman" w:eastAsia="Times New Roman" w:hAnsi="Times New Roman" w:cs="Times New Roman"/>
          <w:b/>
          <w:bCs/>
          <w:kern w:val="0"/>
          <w:sz w:val="27"/>
          <w:szCs w:val="27"/>
          <w14:ligatures w14:val="none"/>
        </w:rPr>
        <w:t>7.1 PROV Alignment Module</w:t>
      </w:r>
    </w:p>
    <w:p w14:paraId="58F6DF18" w14:textId="2432F735"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This section introduces the alignment of SSN </w:t>
      </w:r>
      <w:commentRangeStart w:id="394"/>
      <w:del w:id="395" w:author="Carl Reed" w:date="2026-08-25T15:43:00Z" w16du:dateUtc="2026-08-25T21:43:00Z">
        <w:r w:rsidRPr="008D2809" w:rsidDel="00B3302B">
          <w:rPr>
            <w:rFonts w:ascii="Times New Roman" w:eastAsia="Times New Roman" w:hAnsi="Times New Roman" w:cs="Times New Roman"/>
            <w:kern w:val="0"/>
            <w14:ligatures w14:val="none"/>
          </w:rPr>
          <w:delText xml:space="preserve">to </w:delText>
        </w:r>
      </w:del>
      <w:ins w:id="396" w:author="Carl Reed" w:date="2026-08-25T15:43:00Z" w16du:dateUtc="2026-08-25T21:43:00Z">
        <w:r w:rsidR="00B3302B">
          <w:rPr>
            <w:rFonts w:ascii="Times New Roman" w:eastAsia="Times New Roman" w:hAnsi="Times New Roman" w:cs="Times New Roman"/>
            <w:kern w:val="0"/>
            <w14:ligatures w14:val="none"/>
          </w:rPr>
          <w:t>with</w:t>
        </w:r>
        <w:r w:rsidR="00B3302B" w:rsidRPr="008D2809">
          <w:rPr>
            <w:rFonts w:ascii="Times New Roman" w:eastAsia="Times New Roman" w:hAnsi="Times New Roman" w:cs="Times New Roman"/>
            <w:kern w:val="0"/>
            <w14:ligatures w14:val="none"/>
          </w:rPr>
          <w:t xml:space="preserve"> </w:t>
        </w:r>
      </w:ins>
      <w:commentRangeEnd w:id="394"/>
      <w:r w:rsidR="00C75669" w:rsidRPr="008D2809">
        <w:rPr>
          <w:rStyle w:val="CommentReference"/>
          <w:rFonts w:ascii="Times New Roman" w:eastAsia="Times New Roman" w:hAnsi="Times New Roman" w:cs="Times New Roman"/>
          <w:kern w:val="0"/>
          <w:sz w:val="24"/>
          <w:szCs w:val="24"/>
          <w14:ligatures w14:val="none"/>
        </w:rPr>
        <w:commentReference w:id="394"/>
      </w:r>
      <w:r w:rsidRPr="008D2809">
        <w:rPr>
          <w:rFonts w:ascii="Times New Roman" w:eastAsia="Times New Roman" w:hAnsi="Times New Roman" w:cs="Times New Roman"/>
          <w:kern w:val="0"/>
          <w14:ligatures w14:val="none"/>
        </w:rPr>
        <w:t>W3C PROV ([</w:t>
      </w:r>
      <w:hyperlink r:id="rId2536" w:anchor="bib-prov-overview" w:tooltip="PROV-Overview" w:history="1">
        <w:r w:rsidRPr="008D2809">
          <w:rPr>
            <w:rFonts w:ascii="Times New Roman" w:eastAsia="Times New Roman" w:hAnsi="Times New Roman" w:cs="Times New Roman"/>
            <w:i/>
            <w:iCs/>
            <w:color w:val="0000FF"/>
            <w:kern w:val="0"/>
            <w:u w:val="single"/>
            <w14:ligatures w14:val="none"/>
          </w:rPr>
          <w:t>prov-overview</w:t>
        </w:r>
      </w:hyperlink>
      <w:r w:rsidRPr="008D2809">
        <w:rPr>
          <w:rFonts w:ascii="Times New Roman" w:eastAsia="Times New Roman" w:hAnsi="Times New Roman" w:cs="Times New Roman"/>
          <w:kern w:val="0"/>
          <w14:ligatures w14:val="none"/>
        </w:rPr>
        <w:t>], [</w:t>
      </w:r>
      <w:hyperlink r:id="rId2537" w:anchor="bib-prov-dm" w:tooltip="PROV-DM: The PROV Data Model" w:history="1">
        <w:r w:rsidRPr="008D2809">
          <w:rPr>
            <w:rFonts w:ascii="Times New Roman" w:eastAsia="Times New Roman" w:hAnsi="Times New Roman" w:cs="Times New Roman"/>
            <w:i/>
            <w:iCs/>
            <w:color w:val="0000FF"/>
            <w:kern w:val="0"/>
            <w:u w:val="single"/>
            <w14:ligatures w14:val="none"/>
          </w:rPr>
          <w:t>prov-dm</w:t>
        </w:r>
      </w:hyperlink>
      <w:r w:rsidRPr="008D2809">
        <w:rPr>
          <w:rFonts w:ascii="Times New Roman" w:eastAsia="Times New Roman" w:hAnsi="Times New Roman" w:cs="Times New Roman"/>
          <w:kern w:val="0"/>
          <w14:ligatures w14:val="none"/>
        </w:rPr>
        <w:t>], [</w:t>
      </w:r>
      <w:hyperlink r:id="rId2538" w:anchor="bib-prov-o" w:tooltip="PROV-O: The PROV Ontology" w:history="1">
        <w:r w:rsidRPr="008D2809">
          <w:rPr>
            <w:rFonts w:ascii="Times New Roman" w:eastAsia="Times New Roman" w:hAnsi="Times New Roman" w:cs="Times New Roman"/>
            <w:i/>
            <w:iCs/>
            <w:color w:val="0000FF"/>
            <w:kern w:val="0"/>
            <w:u w:val="single"/>
            <w14:ligatures w14:val="none"/>
          </w:rPr>
          <w:t>prov-o</w:t>
        </w:r>
      </w:hyperlink>
      <w:r w:rsidRPr="008D2809">
        <w:rPr>
          <w:rFonts w:ascii="Times New Roman" w:eastAsia="Times New Roman" w:hAnsi="Times New Roman" w:cs="Times New Roman"/>
          <w:kern w:val="0"/>
          <w14:ligatures w14:val="none"/>
        </w:rPr>
        <w:t xml:space="preserve">]). </w:t>
      </w:r>
    </w:p>
    <w:p w14:paraId="1047F400" w14:textId="77777777" w:rsidR="00AA4F40" w:rsidRDefault="008D2809" w:rsidP="008D2809">
      <w:pPr>
        <w:spacing w:before="100" w:beforeAutospacing="1" w:after="100" w:afterAutospacing="1" w:line="240" w:lineRule="auto"/>
        <w:rPr>
          <w:ins w:id="397" w:author="Carl Reed" w:date="2026-08-25T15:35:00Z" w16du:dateUtc="2026-08-25T21:35:00Z"/>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underlying structure of PROV is based around a process-flow model, with three base classes: </w:t>
      </w:r>
    </w:p>
    <w:p w14:paraId="54678A3A" w14:textId="6D1C75DB" w:rsidR="00AD6DFE" w:rsidRDefault="008D2809" w:rsidP="00AD6DFE">
      <w:pPr>
        <w:pStyle w:val="ListParagraph"/>
        <w:numPr>
          <w:ilvl w:val="0"/>
          <w:numId w:val="52"/>
        </w:numPr>
        <w:spacing w:before="100" w:beforeAutospacing="1" w:after="100" w:afterAutospacing="1" w:line="240" w:lineRule="auto"/>
        <w:rPr>
          <w:ins w:id="398" w:author="Carl Reed" w:date="2026-08-25T15:36:00Z" w16du:dateUtc="2026-08-25T21:36:00Z"/>
          <w:rFonts w:ascii="Times New Roman" w:eastAsia="Times New Roman" w:hAnsi="Times New Roman" w:cs="Times New Roman"/>
          <w:kern w:val="0"/>
          <w14:ligatures w14:val="none"/>
        </w:rPr>
      </w:pPr>
      <w:r>
        <w:fldChar w:fldCharType="begin"/>
      </w:r>
      <w:r>
        <w:instrText>HYPERLINK "https://www.w3.org/TR/prov-o/" \l "Entity"</w:instrText>
      </w:r>
      <w:r>
        <w:fldChar w:fldCharType="separate"/>
      </w:r>
      <w:r w:rsidRPr="00AD6DFE">
        <w:rPr>
          <w:rFonts w:ascii="Times New Roman" w:eastAsia="Times New Roman" w:hAnsi="Times New Roman" w:cs="Times New Roman"/>
          <w:color w:val="0000FF"/>
          <w:kern w:val="0"/>
          <w:u w:val="single"/>
          <w14:ligatures w14:val="none"/>
          <w:rPrChange w:id="399" w:author="Carl Reed" w:date="2026-08-25T15:36:00Z" w16du:dateUtc="2026-08-25T21:36:00Z">
            <w:rPr>
              <w:color w:val="0000FF"/>
              <w:u w:val="single"/>
            </w:rPr>
          </w:rPrChange>
        </w:rPr>
        <w:t>Entity</w:t>
      </w:r>
      <w:r>
        <w:fldChar w:fldCharType="end"/>
      </w:r>
      <w:r w:rsidRPr="00AD6DFE">
        <w:rPr>
          <w:rFonts w:ascii="Times New Roman" w:eastAsia="Times New Roman" w:hAnsi="Times New Roman" w:cs="Times New Roman"/>
          <w:kern w:val="0"/>
          <w14:ligatures w14:val="none"/>
          <w:rPrChange w:id="400" w:author="Carl Reed" w:date="2026-08-25T15:36:00Z" w16du:dateUtc="2026-08-25T21:36:00Z">
            <w:rPr/>
          </w:rPrChange>
        </w:rPr>
        <w:t>, which is the class of physical, digital, conceptual, or other kinds of things with some fixed aspects</w:t>
      </w:r>
      <w:ins w:id="401" w:author="Carl Reed" w:date="2026-08-25T15:36:00Z" w16du:dateUtc="2026-08-25T21:36:00Z">
        <w:r w:rsidR="00AD6DFE">
          <w:rPr>
            <w:rFonts w:ascii="Times New Roman" w:eastAsia="Times New Roman" w:hAnsi="Times New Roman" w:cs="Times New Roman"/>
            <w:kern w:val="0"/>
            <w14:ligatures w14:val="none"/>
          </w:rPr>
          <w:t>.</w:t>
        </w:r>
      </w:ins>
      <w:del w:id="402" w:author="Carl Reed" w:date="2026-08-25T15:36:00Z" w16du:dateUtc="2026-08-25T21:36:00Z">
        <w:r w:rsidRPr="00AD6DFE" w:rsidDel="00AD6DFE">
          <w:rPr>
            <w:rFonts w:ascii="Times New Roman" w:eastAsia="Times New Roman" w:hAnsi="Times New Roman" w:cs="Times New Roman"/>
            <w:kern w:val="0"/>
            <w14:ligatures w14:val="none"/>
            <w:rPrChange w:id="403" w:author="Carl Reed" w:date="2026-08-25T15:36:00Z" w16du:dateUtc="2026-08-25T21:36:00Z">
              <w:rPr/>
            </w:rPrChange>
          </w:rPr>
          <w:delText>;</w:delText>
        </w:r>
      </w:del>
      <w:r w:rsidRPr="00AD6DFE">
        <w:rPr>
          <w:rFonts w:ascii="Times New Roman" w:eastAsia="Times New Roman" w:hAnsi="Times New Roman" w:cs="Times New Roman"/>
          <w:kern w:val="0"/>
          <w14:ligatures w14:val="none"/>
          <w:rPrChange w:id="404" w:author="Carl Reed" w:date="2026-08-25T15:36:00Z" w16du:dateUtc="2026-08-25T21:36:00Z">
            <w:rPr/>
          </w:rPrChange>
        </w:rPr>
        <w:t xml:space="preserve"> </w:t>
      </w:r>
    </w:p>
    <w:p w14:paraId="1173A31F" w14:textId="77777777" w:rsidR="00AD6DFE" w:rsidRDefault="008D2809" w:rsidP="00AD6DFE">
      <w:pPr>
        <w:pStyle w:val="ListParagraph"/>
        <w:numPr>
          <w:ilvl w:val="0"/>
          <w:numId w:val="52"/>
        </w:numPr>
        <w:spacing w:before="100" w:beforeAutospacing="1" w:after="100" w:afterAutospacing="1" w:line="240" w:lineRule="auto"/>
        <w:rPr>
          <w:ins w:id="405" w:author="Carl Reed" w:date="2026-08-25T15:36:00Z" w16du:dateUtc="2026-08-25T21:36:00Z"/>
          <w:rFonts w:ascii="Times New Roman" w:eastAsia="Times New Roman" w:hAnsi="Times New Roman" w:cs="Times New Roman"/>
          <w:kern w:val="0"/>
          <w14:ligatures w14:val="none"/>
        </w:rPr>
      </w:pPr>
      <w:r>
        <w:fldChar w:fldCharType="begin"/>
      </w:r>
      <w:r>
        <w:instrText>HYPERLINK "https://www.w3.org/TR/prov-o/" \l "Activity"</w:instrText>
      </w:r>
      <w:r>
        <w:fldChar w:fldCharType="separate"/>
      </w:r>
      <w:r w:rsidRPr="00AD6DFE">
        <w:rPr>
          <w:rFonts w:ascii="Times New Roman" w:eastAsia="Times New Roman" w:hAnsi="Times New Roman" w:cs="Times New Roman"/>
          <w:color w:val="0000FF"/>
          <w:kern w:val="0"/>
          <w:u w:val="single"/>
          <w14:ligatures w14:val="none"/>
          <w:rPrChange w:id="406" w:author="Carl Reed" w:date="2026-08-25T15:36:00Z" w16du:dateUtc="2026-08-25T21:36:00Z">
            <w:rPr>
              <w:color w:val="0000FF"/>
              <w:u w:val="single"/>
            </w:rPr>
          </w:rPrChange>
        </w:rPr>
        <w:t>Activity</w:t>
      </w:r>
      <w:r>
        <w:fldChar w:fldCharType="end"/>
      </w:r>
      <w:r w:rsidRPr="00AD6DFE">
        <w:rPr>
          <w:rFonts w:ascii="Times New Roman" w:eastAsia="Times New Roman" w:hAnsi="Times New Roman" w:cs="Times New Roman"/>
          <w:kern w:val="0"/>
          <w14:ligatures w14:val="none"/>
          <w:rPrChange w:id="407" w:author="Carl Reed" w:date="2026-08-25T15:36:00Z" w16du:dateUtc="2026-08-25T21:36:00Z">
            <w:rPr/>
          </w:rPrChange>
        </w:rPr>
        <w:t>, which is the class of things that occur over a period of time and act upon or with entities, and it may include consuming, processing, transforming, modifying, relocating, using, or generating entities</w:t>
      </w:r>
      <w:del w:id="408" w:author="Carl Reed" w:date="2026-08-25T15:36:00Z" w16du:dateUtc="2026-08-25T21:36:00Z">
        <w:r w:rsidRPr="00AD6DFE" w:rsidDel="00AD6DFE">
          <w:rPr>
            <w:rFonts w:ascii="Times New Roman" w:eastAsia="Times New Roman" w:hAnsi="Times New Roman" w:cs="Times New Roman"/>
            <w:kern w:val="0"/>
            <w14:ligatures w14:val="none"/>
            <w:rPrChange w:id="409" w:author="Carl Reed" w:date="2026-08-25T15:36:00Z" w16du:dateUtc="2026-08-25T21:36:00Z">
              <w:rPr/>
            </w:rPrChange>
          </w:rPr>
          <w:delText>; and</w:delText>
        </w:r>
      </w:del>
      <w:ins w:id="410" w:author="Carl Reed" w:date="2026-08-25T15:36:00Z" w16du:dateUtc="2026-08-25T21:36:00Z">
        <w:r w:rsidR="00AD6DFE">
          <w:rPr>
            <w:rFonts w:ascii="Times New Roman" w:eastAsia="Times New Roman" w:hAnsi="Times New Roman" w:cs="Times New Roman"/>
            <w:kern w:val="0"/>
            <w14:ligatures w14:val="none"/>
          </w:rPr>
          <w:t>.</w:t>
        </w:r>
      </w:ins>
      <w:r w:rsidRPr="00AD6DFE">
        <w:rPr>
          <w:rFonts w:ascii="Times New Roman" w:eastAsia="Times New Roman" w:hAnsi="Times New Roman" w:cs="Times New Roman"/>
          <w:kern w:val="0"/>
          <w14:ligatures w14:val="none"/>
          <w:rPrChange w:id="411" w:author="Carl Reed" w:date="2026-08-25T15:36:00Z" w16du:dateUtc="2026-08-25T21:36:00Z">
            <w:rPr/>
          </w:rPrChange>
        </w:rPr>
        <w:t xml:space="preserve"> </w:t>
      </w:r>
    </w:p>
    <w:p w14:paraId="11D98140" w14:textId="4E2235B8" w:rsidR="008D2809" w:rsidRPr="00AD6DFE" w:rsidRDefault="008D2809" w:rsidP="00AD6DFE">
      <w:pPr>
        <w:pStyle w:val="ListParagraph"/>
        <w:numPr>
          <w:ilvl w:val="0"/>
          <w:numId w:val="52"/>
        </w:numPr>
        <w:spacing w:before="100" w:beforeAutospacing="1" w:after="100" w:afterAutospacing="1" w:line="240" w:lineRule="auto"/>
        <w:rPr>
          <w:rFonts w:ascii="Times New Roman" w:eastAsia="Times New Roman" w:hAnsi="Times New Roman" w:cs="Times New Roman"/>
          <w:kern w:val="0"/>
          <w14:ligatures w14:val="none"/>
          <w:rPrChange w:id="412" w:author="Carl Reed" w:date="2026-08-25T15:36:00Z" w16du:dateUtc="2026-08-25T21:36:00Z">
            <w:rPr/>
          </w:rPrChange>
        </w:rPr>
        <w:pPrChange w:id="413" w:author="Carl Reed" w:date="2026-08-25T15:36:00Z" w16du:dateUtc="2026-08-25T21:36:00Z">
          <w:pPr>
            <w:spacing w:before="100" w:beforeAutospacing="1" w:after="100" w:afterAutospacing="1" w:line="240" w:lineRule="auto"/>
          </w:pPr>
        </w:pPrChange>
      </w:pPr>
      <w:r>
        <w:fldChar w:fldCharType="begin"/>
      </w:r>
      <w:r>
        <w:instrText>HYPERLINK "https://www.w3.org/TR/prov-o/" \l "Agent"</w:instrText>
      </w:r>
      <w:r>
        <w:fldChar w:fldCharType="separate"/>
      </w:r>
      <w:r w:rsidRPr="00AD6DFE">
        <w:rPr>
          <w:rFonts w:ascii="Times New Roman" w:eastAsia="Times New Roman" w:hAnsi="Times New Roman" w:cs="Times New Roman"/>
          <w:color w:val="0000FF"/>
          <w:kern w:val="0"/>
          <w:u w:val="single"/>
          <w14:ligatures w14:val="none"/>
          <w:rPrChange w:id="414" w:author="Carl Reed" w:date="2026-08-25T15:36:00Z" w16du:dateUtc="2026-08-25T21:36:00Z">
            <w:rPr>
              <w:color w:val="0000FF"/>
              <w:u w:val="single"/>
            </w:rPr>
          </w:rPrChange>
        </w:rPr>
        <w:t>Agent</w:t>
      </w:r>
      <w:r>
        <w:fldChar w:fldCharType="end"/>
      </w:r>
      <w:r w:rsidRPr="00AD6DFE">
        <w:rPr>
          <w:rFonts w:ascii="Times New Roman" w:eastAsia="Times New Roman" w:hAnsi="Times New Roman" w:cs="Times New Roman"/>
          <w:kern w:val="0"/>
          <w14:ligatures w14:val="none"/>
          <w:rPrChange w:id="415" w:author="Carl Reed" w:date="2026-08-25T15:36:00Z" w16du:dateUtc="2026-08-25T21:36:00Z">
            <w:rPr/>
          </w:rPrChange>
        </w:rPr>
        <w:t xml:space="preserve">, which is the class of things that bear some form of responsibility for an activity taking place, for the existence of an entity, or for another agent's activity. </w:t>
      </w:r>
    </w:p>
    <w:p w14:paraId="60402C7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2539" w:anchor="Fig-PROV-Alignment" w:history="1">
        <w:r w:rsidRPr="008D2809">
          <w:rPr>
            <w:rFonts w:ascii="Times New Roman" w:eastAsia="Times New Roman" w:hAnsi="Times New Roman" w:cs="Times New Roman"/>
            <w:color w:val="0000FF"/>
            <w:kern w:val="0"/>
            <w:u w:val="single"/>
            <w14:ligatures w14:val="none"/>
          </w:rPr>
          <w:t>Figure 23</w:t>
        </w:r>
      </w:hyperlink>
      <w:r w:rsidRPr="008D2809">
        <w:rPr>
          <w:rFonts w:ascii="Times New Roman" w:eastAsia="Times New Roman" w:hAnsi="Times New Roman" w:cs="Times New Roman"/>
          <w:kern w:val="0"/>
          <w14:ligatures w14:val="none"/>
        </w:rPr>
        <w:t xml:space="preserve"> Core PROV classes and some of the properties that relate them, alongside the core SOSA structure for execution (actuation, observation, and sampling). </w:t>
      </w:r>
      <w:r w:rsidRPr="008D2809">
        <w:rPr>
          <w:rFonts w:ascii="Times New Roman" w:eastAsia="Times New Roman" w:hAnsi="Times New Roman" w:cs="Times New Roman"/>
          <w:kern w:val="0"/>
          <w14:ligatures w14:val="none"/>
        </w:rPr>
        <w:br/>
      </w:r>
      <w:hyperlink r:id="rId2540" w:anchor="Class-diagram" w:history="1">
        <w:r w:rsidRPr="008D2809">
          <w:rPr>
            <w:rFonts w:ascii="Times New Roman" w:eastAsia="Times New Roman" w:hAnsi="Times New Roman" w:cs="Times New Roman"/>
            <w:i/>
            <w:iCs/>
            <w:color w:val="0000FF"/>
            <w:kern w:val="0"/>
            <w:u w:val="single"/>
            <w14:ligatures w14:val="none"/>
          </w:rPr>
          <w:t>Explanation of the notation used in class diagrams</w:t>
        </w:r>
      </w:hyperlink>
      <w:r w:rsidRPr="008D2809">
        <w:rPr>
          <w:rFonts w:ascii="Times New Roman" w:eastAsia="Times New Roman" w:hAnsi="Times New Roman" w:cs="Times New Roman"/>
          <w:kern w:val="0"/>
          <w14:ligatures w14:val="none"/>
        </w:rPr>
        <w:t xml:space="preserve">. </w:t>
      </w:r>
    </w:p>
    <w:p w14:paraId="18F5F419" w14:textId="7A402A14"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SSN ontology </w:t>
      </w:r>
      <w:commentRangeStart w:id="416"/>
      <w:r w:rsidRPr="008D2809">
        <w:rPr>
          <w:rFonts w:ascii="Times New Roman" w:eastAsia="Times New Roman" w:hAnsi="Times New Roman" w:cs="Times New Roman"/>
          <w:kern w:val="0"/>
          <w14:ligatures w14:val="none"/>
        </w:rPr>
        <w:t>conceives</w:t>
      </w:r>
      <w:commentRangeEnd w:id="416"/>
      <w:r w:rsidR="00A5203C" w:rsidRPr="008D2809">
        <w:rPr>
          <w:rStyle w:val="CommentReference"/>
          <w:rFonts w:ascii="Times New Roman" w:eastAsia="Times New Roman" w:hAnsi="Times New Roman" w:cs="Times New Roman"/>
          <w:kern w:val="0"/>
          <w:sz w:val="24"/>
          <w:szCs w:val="24"/>
          <w14:ligatures w14:val="none"/>
        </w:rPr>
        <w:commentReference w:id="416"/>
      </w:r>
      <w:r w:rsidRPr="008D2809">
        <w:rPr>
          <w:rFonts w:ascii="Times New Roman" w:eastAsia="Times New Roman" w:hAnsi="Times New Roman" w:cs="Times New Roman"/>
          <w:kern w:val="0"/>
          <w14:ligatures w14:val="none"/>
        </w:rPr>
        <w:t xml:space="preserve"> executions (acts of actuation, observation, and sampling) as activities or events</w:t>
      </w:r>
      <w:ins w:id="417" w:author="Carl Reed" w:date="2026-08-25T15:37:00Z" w16du:dateUtc="2026-08-25T21:37:00Z">
        <w:r w:rsidR="0089627F">
          <w:rPr>
            <w:rFonts w:ascii="Times New Roman" w:eastAsia="Times New Roman" w:hAnsi="Times New Roman" w:cs="Times New Roman"/>
            <w:kern w:val="0"/>
            <w14:ligatures w14:val="none"/>
          </w:rPr>
          <w:t>.</w:t>
        </w:r>
      </w:ins>
      <w:del w:id="418" w:author="Carl Reed" w:date="2026-08-25T15:37:00Z" w16du:dateUtc="2026-08-25T21:37:00Z">
        <w:r w:rsidRPr="008D2809" w:rsidDel="0089627F">
          <w:rPr>
            <w:rFonts w:ascii="Times New Roman" w:eastAsia="Times New Roman" w:hAnsi="Times New Roman" w:cs="Times New Roman"/>
            <w:kern w:val="0"/>
            <w14:ligatures w14:val="none"/>
          </w:rPr>
          <w:delText>,</w:delText>
        </w:r>
      </w:del>
      <w:r w:rsidRPr="008D2809">
        <w:rPr>
          <w:rFonts w:ascii="Times New Roman" w:eastAsia="Times New Roman" w:hAnsi="Times New Roman" w:cs="Times New Roman"/>
          <w:kern w:val="0"/>
          <w14:ligatures w14:val="none"/>
        </w:rPr>
        <w:t xml:space="preserve"> which result in a change in the world, or information being produced, or the production or transformation of a sample. </w:t>
      </w:r>
      <w:del w:id="419" w:author="Carl Reed" w:date="2026-08-25T15:39:00Z" w16du:dateUtc="2026-08-25T21:39:00Z">
        <w:r w:rsidRPr="008D2809" w:rsidDel="00697B5F">
          <w:rPr>
            <w:rFonts w:ascii="Times New Roman" w:eastAsia="Times New Roman" w:hAnsi="Times New Roman" w:cs="Times New Roman"/>
            <w:kern w:val="0"/>
            <w14:ligatures w14:val="none"/>
          </w:rPr>
          <w:delText>An a</w:delText>
        </w:r>
      </w:del>
      <w:ins w:id="420" w:author="Carl Reed" w:date="2026-08-25T15:39:00Z" w16du:dateUtc="2026-08-25T21:39:00Z">
        <w:r w:rsidR="00697B5F">
          <w:rPr>
            <w:rFonts w:ascii="Times New Roman" w:eastAsia="Times New Roman" w:hAnsi="Times New Roman" w:cs="Times New Roman"/>
            <w:kern w:val="0"/>
            <w14:ligatures w14:val="none"/>
          </w:rPr>
          <w:t>A</w:t>
        </w:r>
      </w:ins>
      <w:r w:rsidRPr="008D2809">
        <w:rPr>
          <w:rFonts w:ascii="Times New Roman" w:eastAsia="Times New Roman" w:hAnsi="Times New Roman" w:cs="Times New Roman"/>
          <w:kern w:val="0"/>
          <w14:ligatures w14:val="none"/>
        </w:rPr>
        <w:t xml:space="preserve">lignment of SSN </w:t>
      </w:r>
      <w:del w:id="421" w:author="Carl Reed" w:date="2026-08-25T15:44:00Z" w16du:dateUtc="2026-08-25T21:44:00Z">
        <w:r w:rsidRPr="008D2809" w:rsidDel="00C75669">
          <w:rPr>
            <w:rFonts w:ascii="Times New Roman" w:eastAsia="Times New Roman" w:hAnsi="Times New Roman" w:cs="Times New Roman"/>
            <w:kern w:val="0"/>
            <w14:ligatures w14:val="none"/>
          </w:rPr>
          <w:delText xml:space="preserve">to </w:delText>
        </w:r>
      </w:del>
      <w:ins w:id="422" w:author="Carl Reed" w:date="2026-08-25T15:44:00Z" w16du:dateUtc="2026-08-25T21:44:00Z">
        <w:r w:rsidR="00C75669">
          <w:rPr>
            <w:rFonts w:ascii="Times New Roman" w:eastAsia="Times New Roman" w:hAnsi="Times New Roman" w:cs="Times New Roman"/>
            <w:kern w:val="0"/>
            <w14:ligatures w14:val="none"/>
          </w:rPr>
          <w:t>with</w:t>
        </w:r>
        <w:r w:rsidR="00C75669" w:rsidRPr="008D2809">
          <w:rPr>
            <w:rFonts w:ascii="Times New Roman" w:eastAsia="Times New Roman" w:hAnsi="Times New Roman" w:cs="Times New Roman"/>
            <w:kern w:val="0"/>
            <w14:ligatures w14:val="none"/>
          </w:rPr>
          <w:t xml:space="preserve"> </w:t>
        </w:r>
      </w:ins>
      <w:r w:rsidRPr="008D2809">
        <w:rPr>
          <w:rFonts w:ascii="Times New Roman" w:eastAsia="Times New Roman" w:hAnsi="Times New Roman" w:cs="Times New Roman"/>
          <w:kern w:val="0"/>
          <w14:ligatures w14:val="none"/>
        </w:rPr>
        <w:t>PROV is natural. Compton et al. [</w:t>
      </w:r>
      <w:hyperlink r:id="rId2541" w:anchor="bib-ssn-prov" w:tooltip="Sensor Data Provenance: SSNO and PROV-O Together at Last" w:history="1">
        <w:r w:rsidRPr="008D2809">
          <w:rPr>
            <w:rFonts w:ascii="Times New Roman" w:eastAsia="Times New Roman" w:hAnsi="Times New Roman" w:cs="Times New Roman"/>
            <w:i/>
            <w:iCs/>
            <w:color w:val="0000FF"/>
            <w:kern w:val="0"/>
            <w:u w:val="single"/>
            <w14:ligatures w14:val="none"/>
          </w:rPr>
          <w:t>SSN-PROV</w:t>
        </w:r>
      </w:hyperlink>
      <w:r w:rsidRPr="008D2809">
        <w:rPr>
          <w:rFonts w:ascii="Times New Roman" w:eastAsia="Times New Roman" w:hAnsi="Times New Roman" w:cs="Times New Roman"/>
          <w:kern w:val="0"/>
          <w14:ligatures w14:val="none"/>
        </w:rPr>
        <w:t>] and Cox [</w:t>
      </w:r>
      <w:hyperlink r:id="rId2542" w:anchor="bib-om-lite" w:tooltip="Ontology for observations and sampling features, with alignments to existing models" w:history="1">
        <w:r w:rsidRPr="008D2809">
          <w:rPr>
            <w:rFonts w:ascii="Times New Roman" w:eastAsia="Times New Roman" w:hAnsi="Times New Roman" w:cs="Times New Roman"/>
            <w:i/>
            <w:iCs/>
            <w:color w:val="0000FF"/>
            <w:kern w:val="0"/>
            <w:u w:val="single"/>
            <w14:ligatures w14:val="none"/>
          </w:rPr>
          <w:t>OM-Lite</w:t>
        </w:r>
      </w:hyperlink>
      <w:r w:rsidRPr="008D2809">
        <w:rPr>
          <w:rFonts w:ascii="Times New Roman" w:eastAsia="Times New Roman" w:hAnsi="Times New Roman" w:cs="Times New Roman"/>
          <w:kern w:val="0"/>
          <w14:ligatures w14:val="none"/>
        </w:rPr>
        <w:t>] have described alignments of the [</w:t>
      </w:r>
      <w:hyperlink r:id="rId2543" w:anchor="bib-ssnx" w:tooltip="Semantic Sensor Network Ontology" w:history="1">
        <w:r w:rsidRPr="008D2809">
          <w:rPr>
            <w:rFonts w:ascii="Times New Roman" w:eastAsia="Times New Roman" w:hAnsi="Times New Roman" w:cs="Times New Roman"/>
            <w:i/>
            <w:iCs/>
            <w:color w:val="0000FF"/>
            <w:kern w:val="0"/>
            <w:u w:val="single"/>
            <w14:ligatures w14:val="none"/>
          </w:rPr>
          <w:t>SSNX</w:t>
        </w:r>
      </w:hyperlink>
      <w:r w:rsidRPr="008D2809">
        <w:rPr>
          <w:rFonts w:ascii="Times New Roman" w:eastAsia="Times New Roman" w:hAnsi="Times New Roman" w:cs="Times New Roman"/>
          <w:kern w:val="0"/>
          <w14:ligatures w14:val="none"/>
        </w:rPr>
        <w:t>] and [</w:t>
      </w:r>
      <w:hyperlink r:id="rId2544" w:anchor="bib-oandm" w:tooltip="Observations and Measurements (O&amp;M) v2" w:history="1">
        <w:r w:rsidRPr="008D2809">
          <w:rPr>
            <w:rFonts w:ascii="Times New Roman" w:eastAsia="Times New Roman" w:hAnsi="Times New Roman" w:cs="Times New Roman"/>
            <w:i/>
            <w:iCs/>
            <w:color w:val="0000FF"/>
            <w:kern w:val="0"/>
            <w:u w:val="single"/>
            <w14:ligatures w14:val="none"/>
          </w:rPr>
          <w:t>OandM</w:t>
        </w:r>
      </w:hyperlink>
      <w:r w:rsidRPr="008D2809">
        <w:rPr>
          <w:rFonts w:ascii="Times New Roman" w:eastAsia="Times New Roman" w:hAnsi="Times New Roman" w:cs="Times New Roman"/>
          <w:kern w:val="0"/>
          <w14:ligatures w14:val="none"/>
        </w:rPr>
        <w:t>] models with [</w:t>
      </w:r>
      <w:hyperlink r:id="rId2545" w:anchor="bib-prov-o" w:tooltip="PROV-O: The PROV Ontology" w:history="1">
        <w:r w:rsidRPr="008D2809">
          <w:rPr>
            <w:rFonts w:ascii="Times New Roman" w:eastAsia="Times New Roman" w:hAnsi="Times New Roman" w:cs="Times New Roman"/>
            <w:i/>
            <w:iCs/>
            <w:color w:val="0000FF"/>
            <w:kern w:val="0"/>
            <w:u w:val="single"/>
            <w14:ligatures w14:val="none"/>
          </w:rPr>
          <w:t>prov-o</w:t>
        </w:r>
      </w:hyperlink>
      <w:r w:rsidRPr="008D2809">
        <w:rPr>
          <w:rFonts w:ascii="Times New Roman" w:eastAsia="Times New Roman" w:hAnsi="Times New Roman" w:cs="Times New Roman"/>
          <w:kern w:val="0"/>
          <w14:ligatures w14:val="none"/>
        </w:rPr>
        <w:t xml:space="preserve">]. The alignment </w:t>
      </w:r>
      <w:del w:id="423" w:author="Carl Reed" w:date="2026-08-25T15:39:00Z" w16du:dateUtc="2026-08-25T21:39:00Z">
        <w:r w:rsidRPr="008D2809" w:rsidDel="00474CC6">
          <w:rPr>
            <w:rFonts w:ascii="Times New Roman" w:eastAsia="Times New Roman" w:hAnsi="Times New Roman" w:cs="Times New Roman"/>
            <w:kern w:val="0"/>
            <w14:ligatures w14:val="none"/>
          </w:rPr>
          <w:delText xml:space="preserve">here </w:delText>
        </w:r>
      </w:del>
      <w:ins w:id="424" w:author="Carl Reed" w:date="2026-08-25T15:39:00Z" w16du:dateUtc="2026-08-25T21:39:00Z">
        <w:r w:rsidR="00474CC6">
          <w:rPr>
            <w:rFonts w:ascii="Times New Roman" w:eastAsia="Times New Roman" w:hAnsi="Times New Roman" w:cs="Times New Roman"/>
            <w:kern w:val="0"/>
            <w14:ligatures w14:val="none"/>
          </w:rPr>
          <w:t>defined below</w:t>
        </w:r>
        <w:r w:rsidR="00474CC6" w:rsidRPr="008D2809">
          <w:rPr>
            <w:rFonts w:ascii="Times New Roman" w:eastAsia="Times New Roman" w:hAnsi="Times New Roman" w:cs="Times New Roman"/>
            <w:kern w:val="0"/>
            <w14:ligatures w14:val="none"/>
          </w:rPr>
          <w:t xml:space="preserve"> </w:t>
        </w:r>
      </w:ins>
      <w:r w:rsidRPr="008D2809">
        <w:rPr>
          <w:rFonts w:ascii="Times New Roman" w:eastAsia="Times New Roman" w:hAnsi="Times New Roman" w:cs="Times New Roman"/>
          <w:kern w:val="0"/>
          <w14:ligatures w14:val="none"/>
        </w:rPr>
        <w:t xml:space="preserve">(see </w:t>
      </w:r>
      <w:hyperlink r:id="rId2546" w:anchor="Fig-PROV-Alignment" w:tooltip="Core PROV classes and some of the properties that relate them, alongside the core SOSA structure for execution (actuation, observation, and sampling). Explanation of the notation used in class diagrams." w:history="1">
        <w:r w:rsidRPr="008D2809">
          <w:rPr>
            <w:rFonts w:ascii="Times New Roman" w:eastAsia="Times New Roman" w:hAnsi="Times New Roman" w:cs="Times New Roman"/>
            <w:color w:val="0000FF"/>
            <w:kern w:val="0"/>
            <w:u w:val="single"/>
            <w14:ligatures w14:val="none"/>
          </w:rPr>
          <w:t>Figure 23</w:t>
        </w:r>
      </w:hyperlink>
      <w:r w:rsidRPr="008D2809">
        <w:rPr>
          <w:rFonts w:ascii="Times New Roman" w:eastAsia="Times New Roman" w:hAnsi="Times New Roman" w:cs="Times New Roman"/>
          <w:kern w:val="0"/>
          <w14:ligatures w14:val="none"/>
        </w:rPr>
        <w:t>) is based on that work</w:t>
      </w:r>
      <w:ins w:id="425" w:author="Carl Reed" w:date="2026-08-25T15:39:00Z" w16du:dateUtc="2026-08-25T21:39:00Z">
        <w:r w:rsidR="00474CC6">
          <w:rPr>
            <w:rFonts w:ascii="Times New Roman" w:eastAsia="Times New Roman" w:hAnsi="Times New Roman" w:cs="Times New Roman"/>
            <w:kern w:val="0"/>
            <w14:ligatures w14:val="none"/>
          </w:rPr>
          <w:t xml:space="preserve"> and</w:t>
        </w:r>
      </w:ins>
      <w:del w:id="426" w:author="Carl Reed" w:date="2026-08-25T15:39:00Z" w16du:dateUtc="2026-08-25T21:39:00Z">
        <w:r w:rsidRPr="008D2809" w:rsidDel="00474CC6">
          <w:rPr>
            <w:rFonts w:ascii="Times New Roman" w:eastAsia="Times New Roman" w:hAnsi="Times New Roman" w:cs="Times New Roman"/>
            <w:kern w:val="0"/>
            <w14:ligatures w14:val="none"/>
          </w:rPr>
          <w:delText>,</w:delText>
        </w:r>
      </w:del>
      <w:r w:rsidRPr="008D2809">
        <w:rPr>
          <w:rFonts w:ascii="Times New Roman" w:eastAsia="Times New Roman" w:hAnsi="Times New Roman" w:cs="Times New Roman"/>
          <w:kern w:val="0"/>
          <w14:ligatures w14:val="none"/>
        </w:rPr>
        <w:t xml:space="preserve"> also extended to consider actuation and sampling. </w:t>
      </w:r>
    </w:p>
    <w:p w14:paraId="2EA21F07" w14:textId="77777777" w:rsidR="008D2809" w:rsidRPr="008D2809" w:rsidRDefault="008D2809" w:rsidP="008D2809">
      <w:pPr>
        <w:spacing w:before="100" w:beforeAutospacing="1" w:after="100" w:afterAutospacing="1" w:line="240" w:lineRule="auto"/>
        <w:jc w:val="center"/>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ontology IRI of the PROV Alignment module is </w:t>
      </w:r>
      <w:hyperlink r:id="rId2547" w:history="1">
        <w:r w:rsidRPr="008D2809">
          <w:rPr>
            <w:rFonts w:ascii="Times New Roman" w:eastAsia="Times New Roman" w:hAnsi="Times New Roman" w:cs="Times New Roman"/>
            <w:color w:val="0000FF"/>
            <w:kern w:val="0"/>
            <w:u w:val="single"/>
            <w14:ligatures w14:val="none"/>
          </w:rPr>
          <w:t>http://www.w3.org/ns/sosa/prov</w:t>
        </w:r>
      </w:hyperlink>
      <w:r w:rsidRPr="008D2809">
        <w:rPr>
          <w:rFonts w:ascii="Times New Roman" w:eastAsia="Times New Roman" w:hAnsi="Times New Roman" w:cs="Times New Roman"/>
          <w:kern w:val="0"/>
          <w14:ligatures w14:val="none"/>
        </w:rPr>
        <w:br/>
        <w:t xml:space="preserve">The version IRI of the PROV Alignment module 2023 edition is </w:t>
      </w:r>
      <w:hyperlink r:id="rId2548" w:history="1">
        <w:r w:rsidRPr="008D2809">
          <w:rPr>
            <w:rFonts w:ascii="Times New Roman" w:eastAsia="Times New Roman" w:hAnsi="Times New Roman" w:cs="Times New Roman"/>
            <w:color w:val="0000FF"/>
            <w:kern w:val="0"/>
            <w:u w:val="single"/>
            <w14:ligatures w14:val="none"/>
          </w:rPr>
          <w:t>http://www.w3.org/ns/sosa/2023/prov</w:t>
        </w:r>
      </w:hyperlink>
      <w:r w:rsidRPr="008D2809">
        <w:rPr>
          <w:rFonts w:ascii="Times New Roman" w:eastAsia="Times New Roman" w:hAnsi="Times New Roman" w:cs="Times New Roman"/>
          <w:kern w:val="0"/>
          <w14:ligatures w14:val="none"/>
        </w:rPr>
        <w:t xml:space="preserve"> </w:t>
      </w:r>
    </w:p>
    <w:p w14:paraId="1C8D0F02"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7.1.1 Namespaces</w:t>
      </w:r>
    </w:p>
    <w:p w14:paraId="6A8593C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following namespace prefixes are used in the alignment of SSN to PROV. </w:t>
      </w:r>
    </w:p>
    <w:p w14:paraId="2183CB4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sosa:</w:t>
      </w:r>
    </w:p>
    <w:p w14:paraId="581B5324"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549" w:history="1">
        <w:r w:rsidRPr="008D2809">
          <w:rPr>
            <w:rFonts w:ascii="Times New Roman" w:eastAsia="Times New Roman" w:hAnsi="Times New Roman" w:cs="Times New Roman"/>
            <w:color w:val="0000FF"/>
            <w:kern w:val="0"/>
            <w:u w:val="single"/>
            <w14:ligatures w14:val="none"/>
          </w:rPr>
          <w:t>http://www.w3.org/ns/sosa/</w:t>
        </w:r>
      </w:hyperlink>
      <w:r w:rsidRPr="008D2809">
        <w:rPr>
          <w:rFonts w:ascii="Times New Roman" w:eastAsia="Times New Roman" w:hAnsi="Times New Roman" w:cs="Times New Roman"/>
          <w:kern w:val="0"/>
          <w14:ligatures w14:val="none"/>
        </w:rPr>
        <w:t xml:space="preserve"> </w:t>
      </w:r>
    </w:p>
    <w:p w14:paraId="2B5163D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prov:</w:t>
      </w:r>
    </w:p>
    <w:p w14:paraId="6C6F3DA9"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550" w:history="1">
        <w:r w:rsidRPr="008D2809">
          <w:rPr>
            <w:rFonts w:ascii="Times New Roman" w:eastAsia="Times New Roman" w:hAnsi="Times New Roman" w:cs="Times New Roman"/>
            <w:color w:val="0000FF"/>
            <w:kern w:val="0"/>
            <w:u w:val="single"/>
            <w14:ligatures w14:val="none"/>
          </w:rPr>
          <w:t>http://www.w3.org/ns/prov</w:t>
        </w:r>
      </w:hyperlink>
      <w:r w:rsidRPr="008D2809">
        <w:rPr>
          <w:rFonts w:ascii="Times New Roman" w:eastAsia="Times New Roman" w:hAnsi="Times New Roman" w:cs="Times New Roman"/>
          <w:kern w:val="0"/>
          <w14:ligatures w14:val="none"/>
        </w:rPr>
        <w:t xml:space="preserve"> </w:t>
      </w:r>
    </w:p>
    <w:p w14:paraId="029D7C7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sp:</w:t>
      </w:r>
    </w:p>
    <w:p w14:paraId="6EBC0B96"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551" w:history="1">
        <w:r w:rsidRPr="008D2809">
          <w:rPr>
            <w:rFonts w:ascii="Times New Roman" w:eastAsia="Times New Roman" w:hAnsi="Times New Roman" w:cs="Times New Roman"/>
            <w:color w:val="0000FF"/>
            <w:kern w:val="0"/>
            <w:u w:val="single"/>
            <w14:ligatures w14:val="none"/>
          </w:rPr>
          <w:t>http://www.w3.org/ns/sosa/prov/</w:t>
        </w:r>
      </w:hyperlink>
      <w:r w:rsidRPr="008D2809">
        <w:rPr>
          <w:rFonts w:ascii="Times New Roman" w:eastAsia="Times New Roman" w:hAnsi="Times New Roman" w:cs="Times New Roman"/>
          <w:kern w:val="0"/>
          <w14:ligatures w14:val="none"/>
        </w:rPr>
        <w:t xml:space="preserve"> </w:t>
      </w:r>
    </w:p>
    <w:p w14:paraId="3F156218"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lastRenderedPageBreak/>
        <w:t>7.1.2 Class Alignments</w:t>
      </w:r>
    </w:p>
    <w:p w14:paraId="3261132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primary classes from SSN are aligned with the PROV classes as follows. </w:t>
      </w:r>
    </w:p>
    <w:p w14:paraId="5128903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1C32628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notation used in this section is described in </w:t>
      </w:r>
      <w:hyperlink r:id="rId2552" w:anchor="Alignment-notation" w:history="1">
        <w:r w:rsidRPr="008D2809">
          <w:rPr>
            <w:rFonts w:ascii="Times New Roman" w:eastAsia="Times New Roman" w:hAnsi="Times New Roman" w:cs="Times New Roman"/>
            <w:color w:val="0000FF"/>
            <w:kern w:val="0"/>
            <w:u w:val="single"/>
            <w14:ligatures w14:val="none"/>
          </w:rPr>
          <w:t>2.4 Alignment notation</w:t>
        </w:r>
      </w:hyperlink>
      <w:r w:rsidRPr="008D2809">
        <w:rPr>
          <w:rFonts w:ascii="Times New Roman" w:eastAsia="Times New Roman" w:hAnsi="Times New Roman" w:cs="Times New Roman"/>
          <w:kern w:val="0"/>
          <w14:ligatures w14:val="none"/>
        </w:rPr>
        <w:t xml:space="preserve">. </w:t>
      </w:r>
    </w:p>
    <w:p w14:paraId="53FAC43C"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1. Execution (acts of Observation, Actuation and Sampling) and Deployment are kinds of Activity, thus: </w:t>
      </w:r>
    </w:p>
    <w:p w14:paraId="564720EA" w14:textId="77777777" w:rsidR="008D2809" w:rsidRPr="008D2809" w:rsidRDefault="008D2809" w:rsidP="008D280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hyperlink r:id="rId2553"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554" w:anchor="Activity" w:history="1">
        <w:r w:rsidRPr="008D2809">
          <w:rPr>
            <w:rFonts w:ascii="Times New Roman" w:eastAsia="Times New Roman" w:hAnsi="Times New Roman" w:cs="Times New Roman"/>
            <w:color w:val="0000FF"/>
            <w:kern w:val="0"/>
            <w:u w:val="single"/>
            <w14:ligatures w14:val="none"/>
          </w:rPr>
          <w:t>prov:Activity</w:t>
        </w:r>
      </w:hyperlink>
      <w:r w:rsidRPr="008D2809">
        <w:rPr>
          <w:rFonts w:ascii="Times New Roman" w:eastAsia="Times New Roman" w:hAnsi="Times New Roman" w:cs="Times New Roman"/>
          <w:kern w:val="0"/>
          <w14:ligatures w14:val="none"/>
        </w:rPr>
        <w:t xml:space="preserve"> </w:t>
      </w:r>
    </w:p>
    <w:p w14:paraId="01C6992A" w14:textId="77777777" w:rsidR="008D2809" w:rsidRPr="008D2809" w:rsidRDefault="008D2809" w:rsidP="008D280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hyperlink r:id="rId2555" w:anchor="dfn-sosa-actuation" w:history="1">
        <w:r w:rsidRPr="008D2809">
          <w:rPr>
            <w:rFonts w:ascii="Times New Roman" w:eastAsia="Times New Roman" w:hAnsi="Times New Roman" w:cs="Times New Roman"/>
            <w:color w:val="0000FF"/>
            <w:kern w:val="0"/>
            <w:u w:val="single"/>
            <w14:ligatures w14:val="none"/>
          </w:rPr>
          <w:t>sosa:Actuation</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556" w:anchor="Activity" w:history="1">
        <w:r w:rsidRPr="008D2809">
          <w:rPr>
            <w:rFonts w:ascii="Times New Roman" w:eastAsia="Times New Roman" w:hAnsi="Times New Roman" w:cs="Times New Roman"/>
            <w:color w:val="0000FF"/>
            <w:kern w:val="0"/>
            <w:u w:val="single"/>
            <w14:ligatures w14:val="none"/>
          </w:rPr>
          <w:t>prov:Activity</w:t>
        </w:r>
      </w:hyperlink>
      <w:r w:rsidRPr="008D2809">
        <w:rPr>
          <w:rFonts w:ascii="Times New Roman" w:eastAsia="Times New Roman" w:hAnsi="Times New Roman" w:cs="Times New Roman"/>
          <w:kern w:val="0"/>
          <w14:ligatures w14:val="none"/>
        </w:rPr>
        <w:t xml:space="preserve"> </w:t>
      </w:r>
    </w:p>
    <w:p w14:paraId="3AEE7FCE" w14:textId="77777777" w:rsidR="008D2809" w:rsidRPr="008D2809" w:rsidRDefault="008D2809" w:rsidP="008D280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hyperlink r:id="rId2557" w:anchor="dfn-sosa-observation" w:history="1">
        <w:r w:rsidRPr="008D2809">
          <w:rPr>
            <w:rFonts w:ascii="Times New Roman" w:eastAsia="Times New Roman" w:hAnsi="Times New Roman" w:cs="Times New Roman"/>
            <w:color w:val="0000FF"/>
            <w:kern w:val="0"/>
            <w:u w:val="single"/>
            <w14:ligatures w14:val="none"/>
          </w:rPr>
          <w:t>sosa:Observation</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558" w:anchor="Activity" w:history="1">
        <w:r w:rsidRPr="008D2809">
          <w:rPr>
            <w:rFonts w:ascii="Times New Roman" w:eastAsia="Times New Roman" w:hAnsi="Times New Roman" w:cs="Times New Roman"/>
            <w:color w:val="0000FF"/>
            <w:kern w:val="0"/>
            <w:u w:val="single"/>
            <w14:ligatures w14:val="none"/>
          </w:rPr>
          <w:t>prov:Activity</w:t>
        </w:r>
      </w:hyperlink>
      <w:r w:rsidRPr="008D2809">
        <w:rPr>
          <w:rFonts w:ascii="Times New Roman" w:eastAsia="Times New Roman" w:hAnsi="Times New Roman" w:cs="Times New Roman"/>
          <w:kern w:val="0"/>
          <w14:ligatures w14:val="none"/>
        </w:rPr>
        <w:t xml:space="preserve"> </w:t>
      </w:r>
    </w:p>
    <w:p w14:paraId="6AA9C75F" w14:textId="77777777" w:rsidR="008D2809" w:rsidRPr="008D2809" w:rsidRDefault="008D2809" w:rsidP="008D280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hyperlink r:id="rId2559" w:anchor="dfn-sosa-sampling" w:history="1">
        <w:r w:rsidRPr="008D2809">
          <w:rPr>
            <w:rFonts w:ascii="Times New Roman" w:eastAsia="Times New Roman" w:hAnsi="Times New Roman" w:cs="Times New Roman"/>
            <w:color w:val="0000FF"/>
            <w:kern w:val="0"/>
            <w:u w:val="single"/>
            <w14:ligatures w14:val="none"/>
          </w:rPr>
          <w:t>sosa:Sampling</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560" w:anchor="Activity" w:history="1">
        <w:r w:rsidRPr="008D2809">
          <w:rPr>
            <w:rFonts w:ascii="Times New Roman" w:eastAsia="Times New Roman" w:hAnsi="Times New Roman" w:cs="Times New Roman"/>
            <w:color w:val="0000FF"/>
            <w:kern w:val="0"/>
            <w:u w:val="single"/>
            <w14:ligatures w14:val="none"/>
          </w:rPr>
          <w:t>prov:Activity</w:t>
        </w:r>
      </w:hyperlink>
      <w:r w:rsidRPr="008D2809">
        <w:rPr>
          <w:rFonts w:ascii="Times New Roman" w:eastAsia="Times New Roman" w:hAnsi="Times New Roman" w:cs="Times New Roman"/>
          <w:kern w:val="0"/>
          <w14:ligatures w14:val="none"/>
        </w:rPr>
        <w:t xml:space="preserve"> </w:t>
      </w:r>
    </w:p>
    <w:p w14:paraId="0E526793" w14:textId="77777777" w:rsidR="008D2809" w:rsidRPr="008D2809" w:rsidRDefault="008D2809" w:rsidP="008D280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hyperlink r:id="rId2561" w:anchor="dfn-sosa-deployment" w:history="1">
        <w:r w:rsidRPr="008D2809">
          <w:rPr>
            <w:rFonts w:ascii="Times New Roman" w:eastAsia="Times New Roman" w:hAnsi="Times New Roman" w:cs="Times New Roman"/>
            <w:color w:val="0000FF"/>
            <w:kern w:val="0"/>
            <w:u w:val="single"/>
            <w14:ligatures w14:val="none"/>
          </w:rPr>
          <w:t>sosa:Deployment</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562" w:anchor="Activity" w:history="1">
        <w:r w:rsidRPr="008D2809">
          <w:rPr>
            <w:rFonts w:ascii="Times New Roman" w:eastAsia="Times New Roman" w:hAnsi="Times New Roman" w:cs="Times New Roman"/>
            <w:color w:val="0000FF"/>
            <w:kern w:val="0"/>
            <w:u w:val="single"/>
            <w14:ligatures w14:val="none"/>
          </w:rPr>
          <w:t>prov:Activity</w:t>
        </w:r>
      </w:hyperlink>
      <w:r w:rsidRPr="008D2809">
        <w:rPr>
          <w:rFonts w:ascii="Times New Roman" w:eastAsia="Times New Roman" w:hAnsi="Times New Roman" w:cs="Times New Roman"/>
          <w:kern w:val="0"/>
          <w14:ligatures w14:val="none"/>
        </w:rPr>
        <w:t xml:space="preserve"> </w:t>
      </w:r>
    </w:p>
    <w:p w14:paraId="0A5C20A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2. Assets, including Systems (Sensors, Actuators and Samplers) and Platforms are entities that are responsible for the corresponding activities, thus: </w:t>
      </w:r>
    </w:p>
    <w:p w14:paraId="0B5CC377" w14:textId="77777777" w:rsidR="008D2809" w:rsidRPr="008D2809" w:rsidRDefault="008D2809" w:rsidP="008D280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hyperlink r:id="rId2563" w:anchor="dfn-sosa-asset" w:history="1">
        <w:r w:rsidRPr="008D2809">
          <w:rPr>
            <w:rFonts w:ascii="Times New Roman" w:eastAsia="Times New Roman" w:hAnsi="Times New Roman" w:cs="Times New Roman"/>
            <w:color w:val="0000FF"/>
            <w:kern w:val="0"/>
            <w:u w:val="single"/>
            <w14:ligatures w14:val="none"/>
          </w:rPr>
          <w:t>sosa:Asset</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564" w:anchor="Agent" w:history="1">
        <w:r w:rsidRPr="008D2809">
          <w:rPr>
            <w:rFonts w:ascii="Times New Roman" w:eastAsia="Times New Roman" w:hAnsi="Times New Roman" w:cs="Times New Roman"/>
            <w:color w:val="0000FF"/>
            <w:kern w:val="0"/>
            <w:u w:val="single"/>
            <w14:ligatures w14:val="none"/>
          </w:rPr>
          <w:t>prov:Agent</w:t>
        </w:r>
      </w:hyperlink>
      <w:r w:rsidRPr="008D2809">
        <w:rPr>
          <w:rFonts w:ascii="Times New Roman" w:eastAsia="Times New Roman" w:hAnsi="Times New Roman" w:cs="Times New Roman"/>
          <w:kern w:val="0"/>
          <w14:ligatures w14:val="none"/>
        </w:rPr>
        <w:t xml:space="preserve"> or </w:t>
      </w:r>
      <w:hyperlink r:id="rId2565" w:anchor="Entity" w:history="1">
        <w:r w:rsidRPr="008D2809">
          <w:rPr>
            <w:rFonts w:ascii="Times New Roman" w:eastAsia="Times New Roman" w:hAnsi="Times New Roman" w:cs="Times New Roman"/>
            <w:color w:val="0000FF"/>
            <w:kern w:val="0"/>
            <w:u w:val="single"/>
            <w14:ligatures w14:val="none"/>
          </w:rPr>
          <w:t>prov:Entity</w:t>
        </w:r>
      </w:hyperlink>
      <w:r w:rsidRPr="008D2809">
        <w:rPr>
          <w:rFonts w:ascii="Times New Roman" w:eastAsia="Times New Roman" w:hAnsi="Times New Roman" w:cs="Times New Roman"/>
          <w:kern w:val="0"/>
          <w14:ligatures w14:val="none"/>
        </w:rPr>
        <w:t xml:space="preserve"> </w:t>
      </w:r>
    </w:p>
    <w:p w14:paraId="00C37331" w14:textId="77777777" w:rsidR="008D2809" w:rsidRPr="008D2809" w:rsidRDefault="008D2809" w:rsidP="008D280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hyperlink r:id="rId2566" w:anchor="dfn-sosa-system" w:history="1">
        <w:r w:rsidRPr="008D2809">
          <w:rPr>
            <w:rFonts w:ascii="Times New Roman" w:eastAsia="Times New Roman" w:hAnsi="Times New Roman" w:cs="Times New Roman"/>
            <w:color w:val="0000FF"/>
            <w:kern w:val="0"/>
            <w:u w:val="single"/>
            <w14:ligatures w14:val="none"/>
          </w:rPr>
          <w:t>sosa:System</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567" w:anchor="Agent" w:history="1">
        <w:r w:rsidRPr="008D2809">
          <w:rPr>
            <w:rFonts w:ascii="Times New Roman" w:eastAsia="Times New Roman" w:hAnsi="Times New Roman" w:cs="Times New Roman"/>
            <w:color w:val="0000FF"/>
            <w:kern w:val="0"/>
            <w:u w:val="single"/>
            <w14:ligatures w14:val="none"/>
          </w:rPr>
          <w:t>prov:Agent</w:t>
        </w:r>
      </w:hyperlink>
      <w:r w:rsidRPr="008D2809">
        <w:rPr>
          <w:rFonts w:ascii="Times New Roman" w:eastAsia="Times New Roman" w:hAnsi="Times New Roman" w:cs="Times New Roman"/>
          <w:kern w:val="0"/>
          <w14:ligatures w14:val="none"/>
        </w:rPr>
        <w:t xml:space="preserve"> or </w:t>
      </w:r>
      <w:hyperlink r:id="rId2568" w:anchor="Entity" w:history="1">
        <w:r w:rsidRPr="008D2809">
          <w:rPr>
            <w:rFonts w:ascii="Times New Roman" w:eastAsia="Times New Roman" w:hAnsi="Times New Roman" w:cs="Times New Roman"/>
            <w:color w:val="0000FF"/>
            <w:kern w:val="0"/>
            <w:u w:val="single"/>
            <w14:ligatures w14:val="none"/>
          </w:rPr>
          <w:t>prov:Entity</w:t>
        </w:r>
      </w:hyperlink>
      <w:r w:rsidRPr="008D2809">
        <w:rPr>
          <w:rFonts w:ascii="Times New Roman" w:eastAsia="Times New Roman" w:hAnsi="Times New Roman" w:cs="Times New Roman"/>
          <w:kern w:val="0"/>
          <w14:ligatures w14:val="none"/>
        </w:rPr>
        <w:t xml:space="preserve"> </w:t>
      </w:r>
    </w:p>
    <w:p w14:paraId="6526D2CD" w14:textId="77777777" w:rsidR="008D2809" w:rsidRPr="008D2809" w:rsidRDefault="008D2809" w:rsidP="008D280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hyperlink r:id="rId2569" w:anchor="dfn-sosa-platform" w:history="1">
        <w:r w:rsidRPr="008D2809">
          <w:rPr>
            <w:rFonts w:ascii="Times New Roman" w:eastAsia="Times New Roman" w:hAnsi="Times New Roman" w:cs="Times New Roman"/>
            <w:color w:val="0000FF"/>
            <w:kern w:val="0"/>
            <w:u w:val="single"/>
            <w14:ligatures w14:val="none"/>
          </w:rPr>
          <w:t>sosa:Platform</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570" w:anchor="Entity" w:history="1">
        <w:r w:rsidRPr="008D2809">
          <w:rPr>
            <w:rFonts w:ascii="Times New Roman" w:eastAsia="Times New Roman" w:hAnsi="Times New Roman" w:cs="Times New Roman"/>
            <w:color w:val="0000FF"/>
            <w:kern w:val="0"/>
            <w:u w:val="single"/>
            <w14:ligatures w14:val="none"/>
          </w:rPr>
          <w:t>prov:Entity</w:t>
        </w:r>
      </w:hyperlink>
      <w:r w:rsidRPr="008D2809">
        <w:rPr>
          <w:rFonts w:ascii="Times New Roman" w:eastAsia="Times New Roman" w:hAnsi="Times New Roman" w:cs="Times New Roman"/>
          <w:kern w:val="0"/>
          <w14:ligatures w14:val="none"/>
        </w:rPr>
        <w:t xml:space="preserve"> </w:t>
      </w:r>
    </w:p>
    <w:p w14:paraId="1D71DE90"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3. Procedures for observation, actuation or sampling are a kind of prov:Plan, thus: </w:t>
      </w:r>
    </w:p>
    <w:p w14:paraId="34740252" w14:textId="77777777" w:rsidR="008D2809" w:rsidRPr="008D2809" w:rsidRDefault="008D2809" w:rsidP="008D280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hyperlink r:id="rId2571" w:anchor="dfn-sosa-procedure" w:history="1">
        <w:r w:rsidRPr="008D2809">
          <w:rPr>
            <w:rFonts w:ascii="Times New Roman" w:eastAsia="Times New Roman" w:hAnsi="Times New Roman" w:cs="Times New Roman"/>
            <w:color w:val="0000FF"/>
            <w:kern w:val="0"/>
            <w:u w:val="single"/>
            <w14:ligatures w14:val="none"/>
          </w:rPr>
          <w:t>sosa:Procedure</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572" w:anchor="Plan" w:history="1">
        <w:r w:rsidRPr="008D2809">
          <w:rPr>
            <w:rFonts w:ascii="Times New Roman" w:eastAsia="Times New Roman" w:hAnsi="Times New Roman" w:cs="Times New Roman"/>
            <w:color w:val="0000FF"/>
            <w:kern w:val="0"/>
            <w:u w:val="single"/>
            <w14:ligatures w14:val="none"/>
          </w:rPr>
          <w:t>prov:Plan</w:t>
        </w:r>
      </w:hyperlink>
      <w:r w:rsidRPr="008D2809">
        <w:rPr>
          <w:rFonts w:ascii="Times New Roman" w:eastAsia="Times New Roman" w:hAnsi="Times New Roman" w:cs="Times New Roman"/>
          <w:kern w:val="0"/>
          <w14:ligatures w14:val="none"/>
        </w:rPr>
        <w:t xml:space="preserve"> </w:t>
      </w:r>
    </w:p>
    <w:p w14:paraId="6189CC9E"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4. The other classes from the core SSN ontology represent either real or information resources, so are interpreted as kinds of prov:Entity, thus: </w:t>
      </w:r>
    </w:p>
    <w:p w14:paraId="7E7BB883" w14:textId="77777777" w:rsidR="008D2809" w:rsidRPr="008D2809" w:rsidRDefault="008D2809" w:rsidP="008D280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hyperlink r:id="rId2573"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574" w:anchor="Entity" w:history="1">
        <w:r w:rsidRPr="008D2809">
          <w:rPr>
            <w:rFonts w:ascii="Times New Roman" w:eastAsia="Times New Roman" w:hAnsi="Times New Roman" w:cs="Times New Roman"/>
            <w:color w:val="0000FF"/>
            <w:kern w:val="0"/>
            <w:u w:val="single"/>
            <w14:ligatures w14:val="none"/>
          </w:rPr>
          <w:t>prov:Entity</w:t>
        </w:r>
      </w:hyperlink>
      <w:r w:rsidRPr="008D2809">
        <w:rPr>
          <w:rFonts w:ascii="Times New Roman" w:eastAsia="Times New Roman" w:hAnsi="Times New Roman" w:cs="Times New Roman"/>
          <w:kern w:val="0"/>
          <w14:ligatures w14:val="none"/>
        </w:rPr>
        <w:t xml:space="preserve"> </w:t>
      </w:r>
    </w:p>
    <w:p w14:paraId="6B62881A" w14:textId="77777777" w:rsidR="008D2809" w:rsidRPr="008D2809" w:rsidRDefault="008D2809" w:rsidP="008D280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hyperlink r:id="rId2575" w:anchor="dfn-sosa-sample" w:history="1">
        <w:r w:rsidRPr="008D2809">
          <w:rPr>
            <w:rFonts w:ascii="Times New Roman" w:eastAsia="Times New Roman" w:hAnsi="Times New Roman" w:cs="Times New Roman"/>
            <w:color w:val="0000FF"/>
            <w:kern w:val="0"/>
            <w:u w:val="single"/>
            <w14:ligatures w14:val="none"/>
          </w:rPr>
          <w:t>sosa:Sample</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576" w:anchor="Entity" w:history="1">
        <w:r w:rsidRPr="008D2809">
          <w:rPr>
            <w:rFonts w:ascii="Times New Roman" w:eastAsia="Times New Roman" w:hAnsi="Times New Roman" w:cs="Times New Roman"/>
            <w:color w:val="0000FF"/>
            <w:kern w:val="0"/>
            <w:u w:val="single"/>
            <w14:ligatures w14:val="none"/>
          </w:rPr>
          <w:t>prov:Entity</w:t>
        </w:r>
      </w:hyperlink>
      <w:r w:rsidRPr="008D2809">
        <w:rPr>
          <w:rFonts w:ascii="Times New Roman" w:eastAsia="Times New Roman" w:hAnsi="Times New Roman" w:cs="Times New Roman"/>
          <w:kern w:val="0"/>
          <w14:ligatures w14:val="none"/>
        </w:rPr>
        <w:t xml:space="preserve"> </w:t>
      </w:r>
    </w:p>
    <w:p w14:paraId="3E0C39DE" w14:textId="77777777" w:rsidR="008D2809" w:rsidRPr="008D2809" w:rsidRDefault="008D2809" w:rsidP="008D280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hyperlink r:id="rId2577"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578" w:anchor="Entity" w:history="1">
        <w:r w:rsidRPr="008D2809">
          <w:rPr>
            <w:rFonts w:ascii="Times New Roman" w:eastAsia="Times New Roman" w:hAnsi="Times New Roman" w:cs="Times New Roman"/>
            <w:color w:val="0000FF"/>
            <w:kern w:val="0"/>
            <w:u w:val="single"/>
            <w14:ligatures w14:val="none"/>
          </w:rPr>
          <w:t>prov:Entity</w:t>
        </w:r>
      </w:hyperlink>
      <w:r w:rsidRPr="008D2809">
        <w:rPr>
          <w:rFonts w:ascii="Times New Roman" w:eastAsia="Times New Roman" w:hAnsi="Times New Roman" w:cs="Times New Roman"/>
          <w:kern w:val="0"/>
          <w14:ligatures w14:val="none"/>
        </w:rPr>
        <w:t xml:space="preserve"> </w:t>
      </w:r>
    </w:p>
    <w:p w14:paraId="7614CD31"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7.1.3 Property Alignments</w:t>
      </w:r>
    </w:p>
    <w:p w14:paraId="1710BEF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following properties from SSN have simple alignments with PROV properties: </w:t>
      </w:r>
    </w:p>
    <w:p w14:paraId="787A2459" w14:textId="77777777" w:rsidR="008D2809" w:rsidRPr="008D2809" w:rsidRDefault="008D2809" w:rsidP="008D280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hyperlink r:id="rId2579" w:anchor="dfn-sosa-hasfeatureofinterest" w:history="1">
        <w:r w:rsidRPr="008D2809">
          <w:rPr>
            <w:rFonts w:ascii="Times New Roman" w:eastAsia="Times New Roman" w:hAnsi="Times New Roman" w:cs="Times New Roman"/>
            <w:color w:val="0000FF"/>
            <w:kern w:val="0"/>
            <w:u w:val="single"/>
            <w14:ligatures w14:val="none"/>
          </w:rPr>
          <w:t>sosa:hasFeatureOfInterest</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580" w:anchor="used" w:history="1">
        <w:r w:rsidRPr="008D2809">
          <w:rPr>
            <w:rFonts w:ascii="Times New Roman" w:eastAsia="Times New Roman" w:hAnsi="Times New Roman" w:cs="Times New Roman"/>
            <w:color w:val="0000FF"/>
            <w:kern w:val="0"/>
            <w:u w:val="single"/>
            <w14:ligatures w14:val="none"/>
          </w:rPr>
          <w:t>prov:used</w:t>
        </w:r>
      </w:hyperlink>
      <w:r w:rsidRPr="008D2809">
        <w:rPr>
          <w:rFonts w:ascii="Times New Roman" w:eastAsia="Times New Roman" w:hAnsi="Times New Roman" w:cs="Times New Roman"/>
          <w:kern w:val="0"/>
          <w14:ligatures w14:val="none"/>
        </w:rPr>
        <w:t xml:space="preserve"> </w:t>
      </w:r>
    </w:p>
    <w:p w14:paraId="00D173C1" w14:textId="77777777" w:rsidR="008D2809" w:rsidRPr="008D2809" w:rsidRDefault="008D2809" w:rsidP="008D280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hyperlink r:id="rId2581" w:anchor="dfn-sosa-hasresult" w:history="1">
        <w:r w:rsidRPr="008D2809">
          <w:rPr>
            <w:rFonts w:ascii="Times New Roman" w:eastAsia="Times New Roman" w:hAnsi="Times New Roman" w:cs="Times New Roman"/>
            <w:color w:val="0000FF"/>
            <w:kern w:val="0"/>
            <w:u w:val="single"/>
            <w14:ligatures w14:val="none"/>
          </w:rPr>
          <w:t>sosa:hasResult</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582" w:anchor="generated" w:history="1">
        <w:r w:rsidRPr="008D2809">
          <w:rPr>
            <w:rFonts w:ascii="Times New Roman" w:eastAsia="Times New Roman" w:hAnsi="Times New Roman" w:cs="Times New Roman"/>
            <w:color w:val="0000FF"/>
            <w:kern w:val="0"/>
            <w:u w:val="single"/>
            <w14:ligatures w14:val="none"/>
          </w:rPr>
          <w:t>prov:generated</w:t>
        </w:r>
      </w:hyperlink>
      <w:r w:rsidRPr="008D2809">
        <w:rPr>
          <w:rFonts w:ascii="Times New Roman" w:eastAsia="Times New Roman" w:hAnsi="Times New Roman" w:cs="Times New Roman"/>
          <w:kern w:val="0"/>
          <w14:ligatures w14:val="none"/>
        </w:rPr>
        <w:t xml:space="preserve"> </w:t>
      </w:r>
    </w:p>
    <w:p w14:paraId="7E526BAE" w14:textId="77777777" w:rsidR="008D2809" w:rsidRPr="008D2809" w:rsidRDefault="008D2809" w:rsidP="008D280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hyperlink r:id="rId2583" w:anchor="dfn-sosa-isresultof" w:history="1">
        <w:r w:rsidRPr="008D2809">
          <w:rPr>
            <w:rFonts w:ascii="Times New Roman" w:eastAsia="Times New Roman" w:hAnsi="Times New Roman" w:cs="Times New Roman"/>
            <w:color w:val="0000FF"/>
            <w:kern w:val="0"/>
            <w:u w:val="single"/>
            <w14:ligatures w14:val="none"/>
          </w:rPr>
          <w:t>sosa:isResultOf</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584" w:anchor="wasGeneratedBy" w:history="1">
        <w:r w:rsidRPr="008D2809">
          <w:rPr>
            <w:rFonts w:ascii="Times New Roman" w:eastAsia="Times New Roman" w:hAnsi="Times New Roman" w:cs="Times New Roman"/>
            <w:color w:val="0000FF"/>
            <w:kern w:val="0"/>
            <w:u w:val="single"/>
            <w14:ligatures w14:val="none"/>
          </w:rPr>
          <w:t>prov:wasGeneratedBy</w:t>
        </w:r>
      </w:hyperlink>
      <w:r w:rsidRPr="008D2809">
        <w:rPr>
          <w:rFonts w:ascii="Times New Roman" w:eastAsia="Times New Roman" w:hAnsi="Times New Roman" w:cs="Times New Roman"/>
          <w:kern w:val="0"/>
          <w14:ligatures w14:val="none"/>
        </w:rPr>
        <w:t xml:space="preserve"> </w:t>
      </w:r>
    </w:p>
    <w:p w14:paraId="3AF9F7BC" w14:textId="77777777" w:rsidR="008D2809" w:rsidRPr="008D2809" w:rsidRDefault="008D2809" w:rsidP="008D280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hyperlink r:id="rId2585" w:anchor="dfn-sosa-issampleof" w:history="1">
        <w:r w:rsidRPr="008D2809">
          <w:rPr>
            <w:rFonts w:ascii="Times New Roman" w:eastAsia="Times New Roman" w:hAnsi="Times New Roman" w:cs="Times New Roman"/>
            <w:color w:val="0000FF"/>
            <w:kern w:val="0"/>
            <w:u w:val="single"/>
            <w14:ligatures w14:val="none"/>
          </w:rPr>
          <w:t>sosa:isSampleOf</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586" w:anchor="wasDerivedFrom" w:history="1">
        <w:r w:rsidRPr="008D2809">
          <w:rPr>
            <w:rFonts w:ascii="Times New Roman" w:eastAsia="Times New Roman" w:hAnsi="Times New Roman" w:cs="Times New Roman"/>
            <w:color w:val="0000FF"/>
            <w:kern w:val="0"/>
            <w:u w:val="single"/>
            <w14:ligatures w14:val="none"/>
          </w:rPr>
          <w:t>prov:wasDerivedFrom</w:t>
        </w:r>
      </w:hyperlink>
      <w:r w:rsidRPr="008D2809">
        <w:rPr>
          <w:rFonts w:ascii="Times New Roman" w:eastAsia="Times New Roman" w:hAnsi="Times New Roman" w:cs="Times New Roman"/>
          <w:kern w:val="0"/>
          <w14:ligatures w14:val="none"/>
        </w:rPr>
        <w:t xml:space="preserve"> </w:t>
      </w:r>
    </w:p>
    <w:p w14:paraId="22A1C08A" w14:textId="77777777" w:rsidR="008D2809" w:rsidRPr="008D2809" w:rsidRDefault="008D2809" w:rsidP="008D280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hyperlink r:id="rId2587" w:anchor="dfn-sosa-madebysystem" w:history="1">
        <w:r w:rsidRPr="008D2809">
          <w:rPr>
            <w:rFonts w:ascii="Times New Roman" w:eastAsia="Times New Roman" w:hAnsi="Times New Roman" w:cs="Times New Roman"/>
            <w:color w:val="0000FF"/>
            <w:kern w:val="0"/>
            <w:u w:val="single"/>
            <w14:ligatures w14:val="none"/>
          </w:rPr>
          <w:t>sosa:madeBySystem</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588" w:anchor="wasAssociatedWith" w:history="1">
        <w:r w:rsidRPr="008D2809">
          <w:rPr>
            <w:rFonts w:ascii="Times New Roman" w:eastAsia="Times New Roman" w:hAnsi="Times New Roman" w:cs="Times New Roman"/>
            <w:color w:val="0000FF"/>
            <w:kern w:val="0"/>
            <w:u w:val="single"/>
            <w14:ligatures w14:val="none"/>
          </w:rPr>
          <w:t>prov:wasAssociatedWith</w:t>
        </w:r>
      </w:hyperlink>
      <w:r w:rsidRPr="008D2809">
        <w:rPr>
          <w:rFonts w:ascii="Times New Roman" w:eastAsia="Times New Roman" w:hAnsi="Times New Roman" w:cs="Times New Roman"/>
          <w:kern w:val="0"/>
          <w14:ligatures w14:val="none"/>
        </w:rPr>
        <w:t xml:space="preserve"> </w:t>
      </w:r>
    </w:p>
    <w:p w14:paraId="32642E6C" w14:textId="77777777" w:rsidR="008D2809" w:rsidRPr="008D2809" w:rsidRDefault="008D2809" w:rsidP="008D280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hyperlink r:id="rId2589" w:anchor="dfn-sosa-starttime" w:history="1">
        <w:r w:rsidRPr="008D2809">
          <w:rPr>
            <w:rFonts w:ascii="Times New Roman" w:eastAsia="Times New Roman" w:hAnsi="Times New Roman" w:cs="Times New Roman"/>
            <w:color w:val="0000FF"/>
            <w:kern w:val="0"/>
            <w:u w:val="single"/>
            <w14:ligatures w14:val="none"/>
          </w:rPr>
          <w:t>sosa:startTime</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590" w:anchor="startedAtTime" w:history="1">
        <w:r w:rsidRPr="008D2809">
          <w:rPr>
            <w:rFonts w:ascii="Times New Roman" w:eastAsia="Times New Roman" w:hAnsi="Times New Roman" w:cs="Times New Roman"/>
            <w:color w:val="0000FF"/>
            <w:kern w:val="0"/>
            <w:u w:val="single"/>
            <w14:ligatures w14:val="none"/>
          </w:rPr>
          <w:t>prov:startedAtTime</w:t>
        </w:r>
      </w:hyperlink>
      <w:r w:rsidRPr="008D2809">
        <w:rPr>
          <w:rFonts w:ascii="Times New Roman" w:eastAsia="Times New Roman" w:hAnsi="Times New Roman" w:cs="Times New Roman"/>
          <w:kern w:val="0"/>
          <w14:ligatures w14:val="none"/>
        </w:rPr>
        <w:t xml:space="preserve"> </w:t>
      </w:r>
    </w:p>
    <w:p w14:paraId="4855B93B" w14:textId="77777777" w:rsidR="008D2809" w:rsidRPr="008D2809" w:rsidRDefault="008D2809" w:rsidP="008D280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hyperlink r:id="rId2591" w:anchor="dfn-sosa-endtime" w:history="1">
        <w:r w:rsidRPr="008D2809">
          <w:rPr>
            <w:rFonts w:ascii="Times New Roman" w:eastAsia="Times New Roman" w:hAnsi="Times New Roman" w:cs="Times New Roman"/>
            <w:color w:val="0000FF"/>
            <w:kern w:val="0"/>
            <w:u w:val="single"/>
            <w14:ligatures w14:val="none"/>
          </w:rPr>
          <w:t>sosa:endTime</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592" w:anchor="endedAtTime" w:history="1">
        <w:r w:rsidRPr="008D2809">
          <w:rPr>
            <w:rFonts w:ascii="Times New Roman" w:eastAsia="Times New Roman" w:hAnsi="Times New Roman" w:cs="Times New Roman"/>
            <w:color w:val="0000FF"/>
            <w:kern w:val="0"/>
            <w:u w:val="single"/>
            <w14:ligatures w14:val="none"/>
          </w:rPr>
          <w:t>prov:endedAtTime</w:t>
        </w:r>
      </w:hyperlink>
      <w:r w:rsidRPr="008D2809">
        <w:rPr>
          <w:rFonts w:ascii="Times New Roman" w:eastAsia="Times New Roman" w:hAnsi="Times New Roman" w:cs="Times New Roman"/>
          <w:kern w:val="0"/>
          <w14:ligatures w14:val="none"/>
        </w:rPr>
        <w:t xml:space="preserve"> </w:t>
      </w:r>
    </w:p>
    <w:p w14:paraId="1BAFD7AA"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 xml:space="preserve">The final property alignment first requires some sub-properties of PROV properties to be defined: </w:t>
      </w:r>
    </w:p>
    <w:p w14:paraId="43F15652" w14:textId="77777777" w:rsidR="008D2809" w:rsidRPr="008D2809" w:rsidRDefault="008D2809" w:rsidP="008D280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sp:executionAssociation</w:t>
      </w:r>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593" w:anchor="qualifiedAssociation" w:history="1">
        <w:r w:rsidRPr="008D2809">
          <w:rPr>
            <w:rFonts w:ascii="Times New Roman" w:eastAsia="Times New Roman" w:hAnsi="Times New Roman" w:cs="Times New Roman"/>
            <w:color w:val="0000FF"/>
            <w:kern w:val="0"/>
            <w:u w:val="single"/>
            <w14:ligatures w14:val="none"/>
          </w:rPr>
          <w:t>prov:qualifiedAssociation</w:t>
        </w:r>
      </w:hyperlink>
      <w:r w:rsidRPr="008D2809">
        <w:rPr>
          <w:rFonts w:ascii="Times New Roman" w:eastAsia="Times New Roman" w:hAnsi="Times New Roman" w:cs="Times New Roman"/>
          <w:kern w:val="0"/>
          <w14:ligatures w14:val="none"/>
        </w:rPr>
        <w:t xml:space="preserve"> </w:t>
      </w:r>
    </w:p>
    <w:p w14:paraId="1C895F28" w14:textId="77777777" w:rsidR="008D2809" w:rsidRPr="008D2809" w:rsidRDefault="008D2809" w:rsidP="008D280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Domain: </w:t>
      </w:r>
      <w:hyperlink r:id="rId2594"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w:t>
      </w:r>
    </w:p>
    <w:p w14:paraId="5D14536D" w14:textId="77777777" w:rsidR="008D2809" w:rsidRPr="008D2809" w:rsidRDefault="008D2809" w:rsidP="008D280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sp:hadProcedure</w:t>
      </w:r>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595" w:anchor="hadPlan" w:history="1">
        <w:r w:rsidRPr="008D2809">
          <w:rPr>
            <w:rFonts w:ascii="Times New Roman" w:eastAsia="Times New Roman" w:hAnsi="Times New Roman" w:cs="Times New Roman"/>
            <w:color w:val="0000FF"/>
            <w:kern w:val="0"/>
            <w:u w:val="single"/>
            <w14:ligatures w14:val="none"/>
          </w:rPr>
          <w:t>prov:hadPlan</w:t>
        </w:r>
      </w:hyperlink>
      <w:r w:rsidRPr="008D2809">
        <w:rPr>
          <w:rFonts w:ascii="Times New Roman" w:eastAsia="Times New Roman" w:hAnsi="Times New Roman" w:cs="Times New Roman"/>
          <w:kern w:val="0"/>
          <w14:ligatures w14:val="none"/>
        </w:rPr>
        <w:t xml:space="preserve"> </w:t>
      </w:r>
    </w:p>
    <w:p w14:paraId="6FD16AE4" w14:textId="77777777" w:rsidR="008D2809" w:rsidRPr="008D2809" w:rsidRDefault="008D2809" w:rsidP="008D280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Domain: </w:t>
      </w:r>
      <w:hyperlink r:id="rId2596" w:anchor="dfn-sosa-procedure" w:history="1">
        <w:r w:rsidRPr="008D2809">
          <w:rPr>
            <w:rFonts w:ascii="Times New Roman" w:eastAsia="Times New Roman" w:hAnsi="Times New Roman" w:cs="Times New Roman"/>
            <w:color w:val="0000FF"/>
            <w:kern w:val="0"/>
            <w:u w:val="single"/>
            <w14:ligatures w14:val="none"/>
          </w:rPr>
          <w:t>sosa:Procedure</w:t>
        </w:r>
      </w:hyperlink>
      <w:r w:rsidRPr="008D2809">
        <w:rPr>
          <w:rFonts w:ascii="Times New Roman" w:eastAsia="Times New Roman" w:hAnsi="Times New Roman" w:cs="Times New Roman"/>
          <w:kern w:val="0"/>
          <w14:ligatures w14:val="none"/>
        </w:rPr>
        <w:t xml:space="preserve"> </w:t>
      </w:r>
    </w:p>
    <w:p w14:paraId="4FFE950E"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Then </w:t>
      </w:r>
      <w:hyperlink r:id="rId2597" w:anchor="dfn-sosa-usedprocedure" w:history="1">
        <w:r w:rsidRPr="008D2809">
          <w:rPr>
            <w:rFonts w:ascii="Times New Roman" w:eastAsia="Times New Roman" w:hAnsi="Times New Roman" w:cs="Times New Roman"/>
            <w:color w:val="0000FF"/>
            <w:kern w:val="0"/>
            <w:u w:val="single"/>
            <w14:ligatures w14:val="none"/>
          </w:rPr>
          <w:t>sosa:usedProcedure</w:t>
        </w:r>
      </w:hyperlink>
      <w:r w:rsidRPr="008D2809">
        <w:rPr>
          <w:rFonts w:ascii="Times New Roman" w:eastAsia="Times New Roman" w:hAnsi="Times New Roman" w:cs="Times New Roman"/>
          <w:kern w:val="0"/>
          <w14:ligatures w14:val="none"/>
        </w:rPr>
        <w:t xml:space="preserve"> is given a property chain axiom: </w:t>
      </w:r>
    </w:p>
    <w:p w14:paraId="74A90709" w14:textId="77777777" w:rsidR="008D2809" w:rsidRPr="008D2809" w:rsidRDefault="008D2809" w:rsidP="008D280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hyperlink r:id="rId2598" w:anchor="dfn-sp-executionassociation" w:history="1">
        <w:r w:rsidRPr="008D2809">
          <w:rPr>
            <w:rFonts w:ascii="Times New Roman" w:eastAsia="Times New Roman" w:hAnsi="Times New Roman" w:cs="Times New Roman"/>
            <w:color w:val="0000FF"/>
            <w:kern w:val="0"/>
            <w:u w:val="single"/>
            <w14:ligatures w14:val="none"/>
          </w:rPr>
          <w:t>sp:executionAssociation</w:t>
        </w:r>
      </w:hyperlink>
      <w:r w:rsidRPr="008D2809">
        <w:rPr>
          <w:rFonts w:ascii="Times New Roman" w:eastAsia="Times New Roman" w:hAnsi="Times New Roman" w:cs="Times New Roman"/>
          <w:kern w:val="0"/>
          <w14:ligatures w14:val="none"/>
        </w:rPr>
        <w:t xml:space="preserve"> o </w:t>
      </w:r>
      <w:hyperlink r:id="rId2599" w:anchor="dfn-sp-hadprocedure" w:history="1">
        <w:r w:rsidRPr="008D2809">
          <w:rPr>
            <w:rFonts w:ascii="Times New Roman" w:eastAsia="Times New Roman" w:hAnsi="Times New Roman" w:cs="Times New Roman"/>
            <w:color w:val="0000FF"/>
            <w:kern w:val="0"/>
            <w:u w:val="single"/>
            <w14:ligatures w14:val="none"/>
          </w:rPr>
          <w:t>sp:hadProcedure</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600" w:anchor="dfn-sosa-usedprocedure" w:history="1">
        <w:r w:rsidRPr="008D2809">
          <w:rPr>
            <w:rFonts w:ascii="Times New Roman" w:eastAsia="Times New Roman" w:hAnsi="Times New Roman" w:cs="Times New Roman"/>
            <w:color w:val="0000FF"/>
            <w:kern w:val="0"/>
            <w:u w:val="single"/>
            <w14:ligatures w14:val="none"/>
          </w:rPr>
          <w:t>sosa:usedProcedure</w:t>
        </w:r>
      </w:hyperlink>
      <w:r w:rsidRPr="008D2809">
        <w:rPr>
          <w:rFonts w:ascii="Times New Roman" w:eastAsia="Times New Roman" w:hAnsi="Times New Roman" w:cs="Times New Roman"/>
          <w:kern w:val="0"/>
          <w14:ligatures w14:val="none"/>
        </w:rPr>
        <w:t xml:space="preserve"> </w:t>
      </w:r>
    </w:p>
    <w:p w14:paraId="137FD304" w14:textId="77777777" w:rsidR="008D2809" w:rsidRPr="008D2809" w:rsidRDefault="008D2809" w:rsidP="008D28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809">
        <w:rPr>
          <w:rFonts w:ascii="Times New Roman" w:eastAsia="Times New Roman" w:hAnsi="Times New Roman" w:cs="Times New Roman"/>
          <w:b/>
          <w:bCs/>
          <w:kern w:val="0"/>
          <w:sz w:val="27"/>
          <w:szCs w:val="27"/>
          <w14:ligatures w14:val="none"/>
        </w:rPr>
        <w:t>7.2 SAREF Alignment Module</w:t>
      </w:r>
    </w:p>
    <w:p w14:paraId="29CF05EA" w14:textId="4A906FF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This section introduces the alignment of SOSA </w:t>
      </w:r>
      <w:del w:id="427" w:author="Carl Reed" w:date="2026-08-25T15:44:00Z" w16du:dateUtc="2026-08-25T21:44:00Z">
        <w:r w:rsidRPr="008D2809" w:rsidDel="004119D4">
          <w:rPr>
            <w:rFonts w:ascii="Times New Roman" w:eastAsia="Times New Roman" w:hAnsi="Times New Roman" w:cs="Times New Roman"/>
            <w:kern w:val="0"/>
            <w14:ligatures w14:val="none"/>
          </w:rPr>
          <w:delText xml:space="preserve">to </w:delText>
        </w:r>
      </w:del>
      <w:ins w:id="428" w:author="Carl Reed" w:date="2026-08-25T15:44:00Z" w16du:dateUtc="2026-08-25T21:44:00Z">
        <w:r w:rsidR="004119D4">
          <w:rPr>
            <w:rFonts w:ascii="Times New Roman" w:eastAsia="Times New Roman" w:hAnsi="Times New Roman" w:cs="Times New Roman"/>
            <w:kern w:val="0"/>
            <w14:ligatures w14:val="none"/>
          </w:rPr>
          <w:t>with</w:t>
        </w:r>
        <w:r w:rsidR="004119D4" w:rsidRPr="008D2809">
          <w:rPr>
            <w:rFonts w:ascii="Times New Roman" w:eastAsia="Times New Roman" w:hAnsi="Times New Roman" w:cs="Times New Roman"/>
            <w:kern w:val="0"/>
            <w14:ligatures w14:val="none"/>
          </w:rPr>
          <w:t xml:space="preserve"> </w:t>
        </w:r>
      </w:ins>
      <w:r w:rsidRPr="008D2809">
        <w:rPr>
          <w:rFonts w:ascii="Times New Roman" w:eastAsia="Times New Roman" w:hAnsi="Times New Roman" w:cs="Times New Roman"/>
          <w:kern w:val="0"/>
          <w14:ligatures w14:val="none"/>
        </w:rPr>
        <w:t>SAREF V4.1.1 [</w:t>
      </w:r>
      <w:hyperlink r:id="rId2601" w:anchor="bib-saref" w:tooltip="ETSI TS 103 264 V4.1.1 (2025-03): SmartM2M; Smart Applications; Reference Ontology and oneM2M Mapping" w:history="1">
        <w:r w:rsidRPr="008D2809">
          <w:rPr>
            <w:rFonts w:ascii="Times New Roman" w:eastAsia="Times New Roman" w:hAnsi="Times New Roman" w:cs="Times New Roman"/>
            <w:i/>
            <w:iCs/>
            <w:color w:val="0000FF"/>
            <w:kern w:val="0"/>
            <w:u w:val="single"/>
            <w14:ligatures w14:val="none"/>
          </w:rPr>
          <w:t>SAREF</w:t>
        </w:r>
      </w:hyperlink>
      <w:r w:rsidRPr="008D2809">
        <w:rPr>
          <w:rFonts w:ascii="Times New Roman" w:eastAsia="Times New Roman" w:hAnsi="Times New Roman" w:cs="Times New Roman"/>
          <w:kern w:val="0"/>
          <w14:ligatures w14:val="none"/>
        </w:rPr>
        <w:t>] and SAREF4SYST [</w:t>
      </w:r>
      <w:hyperlink r:id="rId2602" w:anchor="bib-saref_patterns" w:tooltip="SmartM2M; SAREF reference ontology patterns" w:history="1">
        <w:r w:rsidRPr="008D2809">
          <w:rPr>
            <w:rFonts w:ascii="Times New Roman" w:eastAsia="Times New Roman" w:hAnsi="Times New Roman" w:cs="Times New Roman"/>
            <w:i/>
            <w:iCs/>
            <w:color w:val="0000FF"/>
            <w:kern w:val="0"/>
            <w:u w:val="single"/>
            <w14:ligatures w14:val="none"/>
          </w:rPr>
          <w:t>SAREF_Patterns</w:t>
        </w:r>
      </w:hyperlink>
      <w:r w:rsidRPr="008D2809">
        <w:rPr>
          <w:rFonts w:ascii="Times New Roman" w:eastAsia="Times New Roman" w:hAnsi="Times New Roman" w:cs="Times New Roman"/>
          <w:kern w:val="0"/>
          <w14:ligatures w14:val="none"/>
        </w:rPr>
        <w:t xml:space="preserve">]. The </w:t>
      </w:r>
      <w:hyperlink r:id="rId2603" w:history="1">
        <w:r w:rsidRPr="008D2809">
          <w:rPr>
            <w:rFonts w:ascii="Times New Roman" w:eastAsia="Times New Roman" w:hAnsi="Times New Roman" w:cs="Times New Roman"/>
            <w:color w:val="0000FF"/>
            <w:kern w:val="0"/>
            <w:u w:val="single"/>
            <w14:ligatures w14:val="none"/>
          </w:rPr>
          <w:t>ETSI portal for SAREF</w:t>
        </w:r>
      </w:hyperlink>
      <w:r w:rsidRPr="008D2809">
        <w:rPr>
          <w:rFonts w:ascii="Times New Roman" w:eastAsia="Times New Roman" w:hAnsi="Times New Roman" w:cs="Times New Roman"/>
          <w:kern w:val="0"/>
          <w14:ligatures w14:val="none"/>
        </w:rPr>
        <w:t xml:space="preserve"> exposes the SAREF ontologies and points to the different SAREF-related deliverables, which are open ETSI standards. </w:t>
      </w:r>
    </w:p>
    <w:p w14:paraId="0622A419" w14:textId="77777777" w:rsidR="008D2809" w:rsidRPr="008D2809" w:rsidRDefault="008D2809" w:rsidP="008D2809">
      <w:pPr>
        <w:spacing w:before="100" w:beforeAutospacing="1" w:after="100" w:afterAutospacing="1" w:line="240" w:lineRule="auto"/>
        <w:jc w:val="center"/>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ontology IRI of the SAREF Alignment module is </w:t>
      </w:r>
      <w:hyperlink r:id="rId2604" w:history="1">
        <w:r w:rsidRPr="008D2809">
          <w:rPr>
            <w:rFonts w:ascii="Times New Roman" w:eastAsia="Times New Roman" w:hAnsi="Times New Roman" w:cs="Times New Roman"/>
            <w:color w:val="0000FF"/>
            <w:kern w:val="0"/>
            <w:u w:val="single"/>
            <w14:ligatures w14:val="none"/>
          </w:rPr>
          <w:t>http://www.w3.org/ns/sosa/saref</w:t>
        </w:r>
      </w:hyperlink>
      <w:r w:rsidRPr="008D2809">
        <w:rPr>
          <w:rFonts w:ascii="Times New Roman" w:eastAsia="Times New Roman" w:hAnsi="Times New Roman" w:cs="Times New Roman"/>
          <w:kern w:val="0"/>
          <w14:ligatures w14:val="none"/>
        </w:rPr>
        <w:br/>
        <w:t xml:space="preserve">The version IRI of the SAREF Alignment module 2023 edition is </w:t>
      </w:r>
      <w:hyperlink r:id="rId2605" w:history="1">
        <w:r w:rsidRPr="008D2809">
          <w:rPr>
            <w:rFonts w:ascii="Times New Roman" w:eastAsia="Times New Roman" w:hAnsi="Times New Roman" w:cs="Times New Roman"/>
            <w:color w:val="0000FF"/>
            <w:kern w:val="0"/>
            <w:u w:val="single"/>
            <w14:ligatures w14:val="none"/>
          </w:rPr>
          <w:t>http://www.w3.org/ns/sosa/2023/saref</w:t>
        </w:r>
      </w:hyperlink>
      <w:r w:rsidRPr="008D2809">
        <w:rPr>
          <w:rFonts w:ascii="Times New Roman" w:eastAsia="Times New Roman" w:hAnsi="Times New Roman" w:cs="Times New Roman"/>
          <w:kern w:val="0"/>
          <w14:ligatures w14:val="none"/>
        </w:rPr>
        <w:t xml:space="preserve">. This file additionally contains justifications for the alignment. </w:t>
      </w:r>
    </w:p>
    <w:p w14:paraId="79FE0E7F"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7.2.1 Namespaces</w:t>
      </w:r>
    </w:p>
    <w:p w14:paraId="227F1FEA"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following namespace prefixes are used in the alignment of SOSA to SAREF. </w:t>
      </w:r>
    </w:p>
    <w:p w14:paraId="01F81E9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sosa:</w:t>
      </w:r>
    </w:p>
    <w:p w14:paraId="26B949E3"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606" w:history="1">
        <w:r w:rsidRPr="008D2809">
          <w:rPr>
            <w:rFonts w:ascii="Times New Roman" w:eastAsia="Times New Roman" w:hAnsi="Times New Roman" w:cs="Times New Roman"/>
            <w:color w:val="0000FF"/>
            <w:kern w:val="0"/>
            <w:u w:val="single"/>
            <w14:ligatures w14:val="none"/>
          </w:rPr>
          <w:t>http://www.w3.org/ns/sosa/</w:t>
        </w:r>
      </w:hyperlink>
      <w:r w:rsidRPr="008D2809">
        <w:rPr>
          <w:rFonts w:ascii="Times New Roman" w:eastAsia="Times New Roman" w:hAnsi="Times New Roman" w:cs="Times New Roman"/>
          <w:kern w:val="0"/>
          <w14:ligatures w14:val="none"/>
        </w:rPr>
        <w:t xml:space="preserve"> </w:t>
      </w:r>
    </w:p>
    <w:p w14:paraId="2D545F9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saref:</w:t>
      </w:r>
    </w:p>
    <w:p w14:paraId="18E2D67B"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607" w:history="1">
        <w:r w:rsidRPr="008D2809">
          <w:rPr>
            <w:rFonts w:ascii="Times New Roman" w:eastAsia="Times New Roman" w:hAnsi="Times New Roman" w:cs="Times New Roman"/>
            <w:color w:val="0000FF"/>
            <w:kern w:val="0"/>
            <w:u w:val="single"/>
            <w14:ligatures w14:val="none"/>
          </w:rPr>
          <w:t>https://saref.etsi.org/core/</w:t>
        </w:r>
      </w:hyperlink>
      <w:r w:rsidRPr="008D2809">
        <w:rPr>
          <w:rFonts w:ascii="Times New Roman" w:eastAsia="Times New Roman" w:hAnsi="Times New Roman" w:cs="Times New Roman"/>
          <w:kern w:val="0"/>
          <w14:ligatures w14:val="none"/>
        </w:rPr>
        <w:t xml:space="preserve"> </w:t>
      </w:r>
    </w:p>
    <w:p w14:paraId="514AE4E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s4syst:</w:t>
      </w:r>
    </w:p>
    <w:p w14:paraId="413B6E6B"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608" w:history="1">
        <w:r w:rsidRPr="008D2809">
          <w:rPr>
            <w:rFonts w:ascii="Times New Roman" w:eastAsia="Times New Roman" w:hAnsi="Times New Roman" w:cs="Times New Roman"/>
            <w:color w:val="0000FF"/>
            <w:kern w:val="0"/>
            <w:u w:val="single"/>
            <w14:ligatures w14:val="none"/>
          </w:rPr>
          <w:t>https://saref.etsi.org/saref4syst/</w:t>
        </w:r>
      </w:hyperlink>
      <w:r w:rsidRPr="008D2809">
        <w:rPr>
          <w:rFonts w:ascii="Times New Roman" w:eastAsia="Times New Roman" w:hAnsi="Times New Roman" w:cs="Times New Roman"/>
          <w:kern w:val="0"/>
          <w14:ligatures w14:val="none"/>
        </w:rPr>
        <w:t xml:space="preserve"> </w:t>
      </w:r>
    </w:p>
    <w:p w14:paraId="2007E12E"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7.2.2 Alignment of SOSA-common to SAREF</w:t>
      </w:r>
    </w:p>
    <w:p w14:paraId="6956612C"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classes and properties from SOSA-common are aligned with the SAREF classes and properties as follows. </w:t>
      </w:r>
    </w:p>
    <w:p w14:paraId="31DACF6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32540E1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notation used in this section is described in </w:t>
      </w:r>
      <w:hyperlink r:id="rId2609" w:anchor="Alignment-notation" w:history="1">
        <w:r w:rsidRPr="008D2809">
          <w:rPr>
            <w:rFonts w:ascii="Times New Roman" w:eastAsia="Times New Roman" w:hAnsi="Times New Roman" w:cs="Times New Roman"/>
            <w:color w:val="0000FF"/>
            <w:kern w:val="0"/>
            <w:u w:val="single"/>
            <w14:ligatures w14:val="none"/>
          </w:rPr>
          <w:t>2.4 Alignment notation</w:t>
        </w:r>
      </w:hyperlink>
      <w:r w:rsidRPr="008D2809">
        <w:rPr>
          <w:rFonts w:ascii="Times New Roman" w:eastAsia="Times New Roman" w:hAnsi="Times New Roman" w:cs="Times New Roman"/>
          <w:kern w:val="0"/>
          <w14:ligatures w14:val="none"/>
        </w:rPr>
        <w:t xml:space="preserve">. </w:t>
      </w:r>
    </w:p>
    <w:p w14:paraId="5DAC85FB" w14:textId="77777777" w:rsidR="008D2809" w:rsidRPr="008D2809" w:rsidRDefault="008D2809" w:rsidP="008D280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610"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611" w:history="1">
        <w:r w:rsidRPr="008D2809">
          <w:rPr>
            <w:rFonts w:ascii="Times New Roman" w:eastAsia="Times New Roman" w:hAnsi="Times New Roman" w:cs="Times New Roman"/>
            <w:color w:val="0000FF"/>
            <w:kern w:val="0"/>
            <w:u w:val="single"/>
            <w14:ligatures w14:val="none"/>
          </w:rPr>
          <w:t>saref:FeatureOfInterest</w:t>
        </w:r>
      </w:hyperlink>
      <w:r w:rsidRPr="008D2809">
        <w:rPr>
          <w:rFonts w:ascii="Times New Roman" w:eastAsia="Times New Roman" w:hAnsi="Times New Roman" w:cs="Times New Roman"/>
          <w:kern w:val="0"/>
          <w14:ligatures w14:val="none"/>
        </w:rPr>
        <w:t xml:space="preserve"> </w:t>
      </w:r>
    </w:p>
    <w:p w14:paraId="3E9CC5ED" w14:textId="77777777" w:rsidR="008D2809" w:rsidRPr="008D2809" w:rsidRDefault="008D2809" w:rsidP="008D280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612"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613" w:history="1">
        <w:r w:rsidRPr="008D2809">
          <w:rPr>
            <w:rFonts w:ascii="Times New Roman" w:eastAsia="Times New Roman" w:hAnsi="Times New Roman" w:cs="Times New Roman"/>
            <w:color w:val="0000FF"/>
            <w:kern w:val="0"/>
            <w:u w:val="single"/>
            <w14:ligatures w14:val="none"/>
          </w:rPr>
          <w:t>saref:Property</w:t>
        </w:r>
      </w:hyperlink>
      <w:r w:rsidRPr="008D2809">
        <w:rPr>
          <w:rFonts w:ascii="Times New Roman" w:eastAsia="Times New Roman" w:hAnsi="Times New Roman" w:cs="Times New Roman"/>
          <w:kern w:val="0"/>
          <w14:ligatures w14:val="none"/>
        </w:rPr>
        <w:t xml:space="preserve"> </w:t>
      </w:r>
    </w:p>
    <w:p w14:paraId="1F61E37A" w14:textId="77777777" w:rsidR="008D2809" w:rsidRPr="008D2809" w:rsidRDefault="008D2809" w:rsidP="008D280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614"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615" w:history="1">
        <w:r w:rsidRPr="008D2809">
          <w:rPr>
            <w:rFonts w:ascii="Times New Roman" w:eastAsia="Times New Roman" w:hAnsi="Times New Roman" w:cs="Times New Roman"/>
            <w:color w:val="0000FF"/>
            <w:kern w:val="0"/>
            <w:u w:val="single"/>
            <w14:ligatures w14:val="none"/>
          </w:rPr>
          <w:t>saref:PropertyOfInterest</w:t>
        </w:r>
      </w:hyperlink>
      <w:r w:rsidRPr="008D2809">
        <w:rPr>
          <w:rFonts w:ascii="Times New Roman" w:eastAsia="Times New Roman" w:hAnsi="Times New Roman" w:cs="Times New Roman"/>
          <w:kern w:val="0"/>
          <w14:ligatures w14:val="none"/>
        </w:rPr>
        <w:t xml:space="preserve"> </w:t>
      </w:r>
    </w:p>
    <w:p w14:paraId="096072A6" w14:textId="77777777" w:rsidR="008D2809" w:rsidRPr="008D2809" w:rsidRDefault="008D2809" w:rsidP="008D280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616"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617" w:history="1">
        <w:r w:rsidRPr="008D2809">
          <w:rPr>
            <w:rFonts w:ascii="Times New Roman" w:eastAsia="Times New Roman" w:hAnsi="Times New Roman" w:cs="Times New Roman"/>
            <w:color w:val="0000FF"/>
            <w:kern w:val="0"/>
            <w:u w:val="single"/>
            <w14:ligatures w14:val="none"/>
          </w:rPr>
          <w:t>saref:State</w:t>
        </w:r>
      </w:hyperlink>
      <w:r w:rsidRPr="008D2809">
        <w:rPr>
          <w:rFonts w:ascii="Times New Roman" w:eastAsia="Times New Roman" w:hAnsi="Times New Roman" w:cs="Times New Roman"/>
          <w:kern w:val="0"/>
          <w14:ligatures w14:val="none"/>
        </w:rPr>
        <w:t xml:space="preserve"> </w:t>
      </w:r>
    </w:p>
    <w:p w14:paraId="541B0E0A" w14:textId="77777777" w:rsidR="008D2809" w:rsidRPr="008D2809" w:rsidRDefault="008D2809" w:rsidP="008D280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618"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619" w:history="1">
        <w:r w:rsidRPr="008D2809">
          <w:rPr>
            <w:rFonts w:ascii="Times New Roman" w:eastAsia="Times New Roman" w:hAnsi="Times New Roman" w:cs="Times New Roman"/>
            <w:color w:val="0000FF"/>
            <w:kern w:val="0"/>
            <w:u w:val="single"/>
            <w14:ligatures w14:val="none"/>
          </w:rPr>
          <w:t>saref:StateOfInterest</w:t>
        </w:r>
      </w:hyperlink>
      <w:r w:rsidRPr="008D2809">
        <w:rPr>
          <w:rFonts w:ascii="Times New Roman" w:eastAsia="Times New Roman" w:hAnsi="Times New Roman" w:cs="Times New Roman"/>
          <w:kern w:val="0"/>
          <w14:ligatures w14:val="none"/>
        </w:rPr>
        <w:t xml:space="preserve"> </w:t>
      </w:r>
    </w:p>
    <w:p w14:paraId="2CF67744" w14:textId="77777777" w:rsidR="008D2809" w:rsidRPr="008D2809" w:rsidRDefault="008D2809" w:rsidP="008D280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620" w:anchor="dfn-sosa-hasfeatureofinterest" w:history="1">
        <w:r w:rsidRPr="008D2809">
          <w:rPr>
            <w:rFonts w:ascii="Times New Roman" w:eastAsia="Times New Roman" w:hAnsi="Times New Roman" w:cs="Times New Roman"/>
            <w:color w:val="0000FF"/>
            <w:kern w:val="0"/>
            <w:u w:val="single"/>
            <w14:ligatures w14:val="none"/>
          </w:rPr>
          <w:t>sosa:hasFeatureOfInterest</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621" w:history="1">
        <w:r w:rsidRPr="008D2809">
          <w:rPr>
            <w:rFonts w:ascii="Times New Roman" w:eastAsia="Times New Roman" w:hAnsi="Times New Roman" w:cs="Times New Roman"/>
            <w:color w:val="0000FF"/>
            <w:kern w:val="0"/>
            <w:u w:val="single"/>
            <w14:ligatures w14:val="none"/>
          </w:rPr>
          <w:t>saref:actsUpon</w:t>
        </w:r>
      </w:hyperlink>
      <w:r w:rsidRPr="008D2809">
        <w:rPr>
          <w:rFonts w:ascii="Times New Roman" w:eastAsia="Times New Roman" w:hAnsi="Times New Roman" w:cs="Times New Roman"/>
          <w:kern w:val="0"/>
          <w14:ligatures w14:val="none"/>
        </w:rPr>
        <w:t xml:space="preserve"> </w:t>
      </w:r>
    </w:p>
    <w:p w14:paraId="064A392F" w14:textId="77777777" w:rsidR="008D2809" w:rsidRPr="008D2809" w:rsidRDefault="008D2809" w:rsidP="008D280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622" w:anchor="dfn-sosa-hasultimatefeatureofinterest" w:history="1">
        <w:r w:rsidRPr="008D2809">
          <w:rPr>
            <w:rFonts w:ascii="Times New Roman" w:eastAsia="Times New Roman" w:hAnsi="Times New Roman" w:cs="Times New Roman"/>
            <w:color w:val="0000FF"/>
            <w:kern w:val="0"/>
            <w:u w:val="single"/>
            <w14:ligatures w14:val="none"/>
          </w:rPr>
          <w:t>sosa:hasUltimateFeatureOfInterest</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623" w:history="1">
        <w:r w:rsidRPr="008D2809">
          <w:rPr>
            <w:rFonts w:ascii="Times New Roman" w:eastAsia="Times New Roman" w:hAnsi="Times New Roman" w:cs="Times New Roman"/>
            <w:color w:val="0000FF"/>
            <w:kern w:val="0"/>
            <w:u w:val="single"/>
            <w14:ligatures w14:val="none"/>
          </w:rPr>
          <w:t>saref:actsUpon</w:t>
        </w:r>
      </w:hyperlink>
      <w:r w:rsidRPr="008D2809">
        <w:rPr>
          <w:rFonts w:ascii="Times New Roman" w:eastAsia="Times New Roman" w:hAnsi="Times New Roman" w:cs="Times New Roman"/>
          <w:kern w:val="0"/>
          <w14:ligatures w14:val="none"/>
        </w:rPr>
        <w:t xml:space="preserve"> </w:t>
      </w:r>
    </w:p>
    <w:p w14:paraId="68806C81" w14:textId="77777777" w:rsidR="008D2809" w:rsidRPr="008D2809" w:rsidRDefault="008D2809" w:rsidP="008D280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624" w:anchor="dfn-sosa-forproperty" w:history="1">
        <w:r w:rsidRPr="008D2809">
          <w:rPr>
            <w:rFonts w:ascii="Times New Roman" w:eastAsia="Times New Roman" w:hAnsi="Times New Roman" w:cs="Times New Roman"/>
            <w:color w:val="0000FF"/>
            <w:kern w:val="0"/>
            <w:u w:val="single"/>
            <w14:ligatures w14:val="none"/>
          </w:rPr>
          <w:t>sosa:forProperty</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625" w:history="1">
        <w:r w:rsidRPr="008D2809">
          <w:rPr>
            <w:rFonts w:ascii="Times New Roman" w:eastAsia="Times New Roman" w:hAnsi="Times New Roman" w:cs="Times New Roman"/>
            <w:color w:val="0000FF"/>
            <w:kern w:val="0"/>
            <w:u w:val="single"/>
            <w14:ligatures w14:val="none"/>
          </w:rPr>
          <w:t>saref:actsUpon</w:t>
        </w:r>
      </w:hyperlink>
      <w:r w:rsidRPr="008D2809">
        <w:rPr>
          <w:rFonts w:ascii="Times New Roman" w:eastAsia="Times New Roman" w:hAnsi="Times New Roman" w:cs="Times New Roman"/>
          <w:kern w:val="0"/>
          <w14:ligatures w14:val="none"/>
        </w:rPr>
        <w:t xml:space="preserve"> </w:t>
      </w:r>
    </w:p>
    <w:p w14:paraId="21CF860E" w14:textId="77777777" w:rsidR="008D2809" w:rsidRPr="008D2809" w:rsidRDefault="008D2809" w:rsidP="008D280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626" w:anchor="dfn-sosa-hasprocedure" w:history="1">
        <w:r w:rsidRPr="008D2809">
          <w:rPr>
            <w:rFonts w:ascii="Times New Roman" w:eastAsia="Times New Roman" w:hAnsi="Times New Roman" w:cs="Times New Roman"/>
            <w:color w:val="0000FF"/>
            <w:kern w:val="0"/>
            <w:u w:val="single"/>
            <w14:ligatures w14:val="none"/>
          </w:rPr>
          <w:t>sosa:hasProcedure</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627" w:history="1">
        <w:r w:rsidRPr="008D2809">
          <w:rPr>
            <w:rFonts w:ascii="Times New Roman" w:eastAsia="Times New Roman" w:hAnsi="Times New Roman" w:cs="Times New Roman"/>
            <w:color w:val="0000FF"/>
            <w:kern w:val="0"/>
            <w:u w:val="single"/>
            <w14:ligatures w14:val="none"/>
          </w:rPr>
          <w:t>saref:isActedUponBy</w:t>
        </w:r>
      </w:hyperlink>
      <w:r w:rsidRPr="008D2809">
        <w:rPr>
          <w:rFonts w:ascii="Times New Roman" w:eastAsia="Times New Roman" w:hAnsi="Times New Roman" w:cs="Times New Roman"/>
          <w:kern w:val="0"/>
          <w14:ligatures w14:val="none"/>
        </w:rPr>
        <w:t xml:space="preserve"> </w:t>
      </w:r>
    </w:p>
    <w:p w14:paraId="31567DDC" w14:textId="77777777" w:rsidR="008D2809" w:rsidRPr="008D2809" w:rsidRDefault="008D2809" w:rsidP="008D280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628" w:anchor="dfn-sosa-propertyfor" w:history="1">
        <w:r w:rsidRPr="008D2809">
          <w:rPr>
            <w:rFonts w:ascii="Times New Roman" w:eastAsia="Times New Roman" w:hAnsi="Times New Roman" w:cs="Times New Roman"/>
            <w:color w:val="0000FF"/>
            <w:kern w:val="0"/>
            <w:u w:val="single"/>
            <w14:ligatures w14:val="none"/>
          </w:rPr>
          <w:t>sosa:propertyFor</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629" w:history="1">
        <w:r w:rsidRPr="008D2809">
          <w:rPr>
            <w:rFonts w:ascii="Times New Roman" w:eastAsia="Times New Roman" w:hAnsi="Times New Roman" w:cs="Times New Roman"/>
            <w:color w:val="0000FF"/>
            <w:kern w:val="0"/>
            <w:u w:val="single"/>
            <w14:ligatures w14:val="none"/>
          </w:rPr>
          <w:t>saref:isActedUponBy</w:t>
        </w:r>
      </w:hyperlink>
      <w:r w:rsidRPr="008D2809">
        <w:rPr>
          <w:rFonts w:ascii="Times New Roman" w:eastAsia="Times New Roman" w:hAnsi="Times New Roman" w:cs="Times New Roman"/>
          <w:kern w:val="0"/>
          <w14:ligatures w14:val="none"/>
        </w:rPr>
        <w:t xml:space="preserve"> </w:t>
      </w:r>
    </w:p>
    <w:p w14:paraId="5E27324B" w14:textId="77777777" w:rsidR="008D2809" w:rsidRPr="008D2809" w:rsidRDefault="008D2809" w:rsidP="008D280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630" w:anchor="dfn-sosa-hasproperty" w:history="1">
        <w:r w:rsidRPr="008D2809">
          <w:rPr>
            <w:rFonts w:ascii="Times New Roman" w:eastAsia="Times New Roman" w:hAnsi="Times New Roman" w:cs="Times New Roman"/>
            <w:color w:val="0000FF"/>
            <w:kern w:val="0"/>
            <w:u w:val="single"/>
            <w14:ligatures w14:val="none"/>
          </w:rPr>
          <w:t>sosa:hasProperty</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631" w:history="1">
        <w:r w:rsidRPr="008D2809">
          <w:rPr>
            <w:rFonts w:ascii="Times New Roman" w:eastAsia="Times New Roman" w:hAnsi="Times New Roman" w:cs="Times New Roman"/>
            <w:color w:val="0000FF"/>
            <w:kern w:val="0"/>
            <w:u w:val="single"/>
            <w14:ligatures w14:val="none"/>
          </w:rPr>
          <w:t>saref:hasProperty</w:t>
        </w:r>
      </w:hyperlink>
      <w:r w:rsidRPr="008D2809">
        <w:rPr>
          <w:rFonts w:ascii="Times New Roman" w:eastAsia="Times New Roman" w:hAnsi="Times New Roman" w:cs="Times New Roman"/>
          <w:kern w:val="0"/>
          <w14:ligatures w14:val="none"/>
        </w:rPr>
        <w:t xml:space="preserve"> </w:t>
      </w:r>
    </w:p>
    <w:p w14:paraId="20C14B21" w14:textId="77777777" w:rsidR="008D2809" w:rsidRPr="008D2809" w:rsidRDefault="008D2809" w:rsidP="008D280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632" w:anchor="dfn-sosa-hasproperty" w:history="1">
        <w:r w:rsidRPr="008D2809">
          <w:rPr>
            <w:rFonts w:ascii="Times New Roman" w:eastAsia="Times New Roman" w:hAnsi="Times New Roman" w:cs="Times New Roman"/>
            <w:color w:val="0000FF"/>
            <w:kern w:val="0"/>
            <w:u w:val="single"/>
            <w14:ligatures w14:val="none"/>
          </w:rPr>
          <w:t>sosa:hasProperty</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633" w:history="1">
        <w:r w:rsidRPr="008D2809">
          <w:rPr>
            <w:rFonts w:ascii="Times New Roman" w:eastAsia="Times New Roman" w:hAnsi="Times New Roman" w:cs="Times New Roman"/>
            <w:color w:val="0000FF"/>
            <w:kern w:val="0"/>
            <w:u w:val="single"/>
            <w14:ligatures w14:val="none"/>
          </w:rPr>
          <w:t>saref:hasPropertyOfInterest</w:t>
        </w:r>
      </w:hyperlink>
      <w:r w:rsidRPr="008D2809">
        <w:rPr>
          <w:rFonts w:ascii="Times New Roman" w:eastAsia="Times New Roman" w:hAnsi="Times New Roman" w:cs="Times New Roman"/>
          <w:kern w:val="0"/>
          <w14:ligatures w14:val="none"/>
        </w:rPr>
        <w:t xml:space="preserve"> </w:t>
      </w:r>
    </w:p>
    <w:p w14:paraId="326BE956" w14:textId="77777777" w:rsidR="008D2809" w:rsidRPr="008D2809" w:rsidRDefault="008D2809" w:rsidP="008D280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634" w:anchor="dfn-sosa-hasproperty" w:history="1">
        <w:r w:rsidRPr="008D2809">
          <w:rPr>
            <w:rFonts w:ascii="Times New Roman" w:eastAsia="Times New Roman" w:hAnsi="Times New Roman" w:cs="Times New Roman"/>
            <w:color w:val="0000FF"/>
            <w:kern w:val="0"/>
            <w:u w:val="single"/>
            <w14:ligatures w14:val="none"/>
          </w:rPr>
          <w:t>sosa:hasProperty</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635" w:history="1">
        <w:r w:rsidRPr="008D2809">
          <w:rPr>
            <w:rFonts w:ascii="Times New Roman" w:eastAsia="Times New Roman" w:hAnsi="Times New Roman" w:cs="Times New Roman"/>
            <w:color w:val="0000FF"/>
            <w:kern w:val="0"/>
            <w:u w:val="single"/>
            <w14:ligatures w14:val="none"/>
          </w:rPr>
          <w:t>saref:hasState</w:t>
        </w:r>
      </w:hyperlink>
      <w:r w:rsidRPr="008D2809">
        <w:rPr>
          <w:rFonts w:ascii="Times New Roman" w:eastAsia="Times New Roman" w:hAnsi="Times New Roman" w:cs="Times New Roman"/>
          <w:kern w:val="0"/>
          <w14:ligatures w14:val="none"/>
        </w:rPr>
        <w:t xml:space="preserve"> </w:t>
      </w:r>
    </w:p>
    <w:p w14:paraId="70E3527E" w14:textId="77777777" w:rsidR="008D2809" w:rsidRPr="008D2809" w:rsidRDefault="008D2809" w:rsidP="008D280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636" w:anchor="dfn-sosa-hasproperty" w:history="1">
        <w:r w:rsidRPr="008D2809">
          <w:rPr>
            <w:rFonts w:ascii="Times New Roman" w:eastAsia="Times New Roman" w:hAnsi="Times New Roman" w:cs="Times New Roman"/>
            <w:color w:val="0000FF"/>
            <w:kern w:val="0"/>
            <w:u w:val="single"/>
            <w14:ligatures w14:val="none"/>
          </w:rPr>
          <w:t>sosa:hasProperty</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637" w:history="1">
        <w:r w:rsidRPr="008D2809">
          <w:rPr>
            <w:rFonts w:ascii="Times New Roman" w:eastAsia="Times New Roman" w:hAnsi="Times New Roman" w:cs="Times New Roman"/>
            <w:color w:val="0000FF"/>
            <w:kern w:val="0"/>
            <w:u w:val="single"/>
            <w14:ligatures w14:val="none"/>
          </w:rPr>
          <w:t>saref:hasStateOfInterest</w:t>
        </w:r>
      </w:hyperlink>
      <w:r w:rsidRPr="008D2809">
        <w:rPr>
          <w:rFonts w:ascii="Times New Roman" w:eastAsia="Times New Roman" w:hAnsi="Times New Roman" w:cs="Times New Roman"/>
          <w:kern w:val="0"/>
          <w14:ligatures w14:val="none"/>
        </w:rPr>
        <w:t xml:space="preserve"> </w:t>
      </w:r>
    </w:p>
    <w:p w14:paraId="5BE0AC33" w14:textId="77777777" w:rsidR="008D2809" w:rsidRPr="008D2809" w:rsidRDefault="008D2809" w:rsidP="008D280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638" w:anchor="dfn-sosa-procedure" w:history="1">
        <w:r w:rsidRPr="008D2809">
          <w:rPr>
            <w:rFonts w:ascii="Times New Roman" w:eastAsia="Times New Roman" w:hAnsi="Times New Roman" w:cs="Times New Roman"/>
            <w:color w:val="0000FF"/>
            <w:kern w:val="0"/>
            <w:u w:val="single"/>
            <w14:ligatures w14:val="none"/>
          </w:rPr>
          <w:t>sosa:Procedure</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639" w:history="1">
        <w:r w:rsidRPr="008D2809">
          <w:rPr>
            <w:rFonts w:ascii="Times New Roman" w:eastAsia="Times New Roman" w:hAnsi="Times New Roman" w:cs="Times New Roman"/>
            <w:color w:val="0000FF"/>
            <w:kern w:val="0"/>
            <w:u w:val="single"/>
            <w14:ligatures w14:val="none"/>
          </w:rPr>
          <w:t>saref:Command</w:t>
        </w:r>
      </w:hyperlink>
      <w:r w:rsidRPr="008D2809">
        <w:rPr>
          <w:rFonts w:ascii="Times New Roman" w:eastAsia="Times New Roman" w:hAnsi="Times New Roman" w:cs="Times New Roman"/>
          <w:kern w:val="0"/>
          <w14:ligatures w14:val="none"/>
        </w:rPr>
        <w:t xml:space="preserve"> </w:t>
      </w:r>
    </w:p>
    <w:p w14:paraId="553B0741" w14:textId="77777777" w:rsidR="008D2809" w:rsidRPr="008D2809" w:rsidRDefault="008D2809" w:rsidP="008D280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640" w:anchor="dfn-sosa-procedure" w:history="1">
        <w:r w:rsidRPr="008D2809">
          <w:rPr>
            <w:rFonts w:ascii="Times New Roman" w:eastAsia="Times New Roman" w:hAnsi="Times New Roman" w:cs="Times New Roman"/>
            <w:color w:val="0000FF"/>
            <w:kern w:val="0"/>
            <w:u w:val="single"/>
            <w14:ligatures w14:val="none"/>
          </w:rPr>
          <w:t>sosa:Procedure</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641" w:history="1">
        <w:r w:rsidRPr="008D2809">
          <w:rPr>
            <w:rFonts w:ascii="Times New Roman" w:eastAsia="Times New Roman" w:hAnsi="Times New Roman" w:cs="Times New Roman"/>
            <w:color w:val="0000FF"/>
            <w:kern w:val="0"/>
            <w:u w:val="single"/>
            <w14:ligatures w14:val="none"/>
          </w:rPr>
          <w:t>saref:CommandOfInterest</w:t>
        </w:r>
      </w:hyperlink>
      <w:r w:rsidRPr="008D2809">
        <w:rPr>
          <w:rFonts w:ascii="Times New Roman" w:eastAsia="Times New Roman" w:hAnsi="Times New Roman" w:cs="Times New Roman"/>
          <w:kern w:val="0"/>
          <w14:ligatures w14:val="none"/>
        </w:rPr>
        <w:t xml:space="preserve"> </w:t>
      </w:r>
    </w:p>
    <w:p w14:paraId="54922393" w14:textId="77777777" w:rsidR="008D2809" w:rsidRPr="008D2809" w:rsidRDefault="008D2809" w:rsidP="008D280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642" w:anchor="dfn-sosa-procedure" w:history="1">
        <w:r w:rsidRPr="008D2809">
          <w:rPr>
            <w:rFonts w:ascii="Times New Roman" w:eastAsia="Times New Roman" w:hAnsi="Times New Roman" w:cs="Times New Roman"/>
            <w:color w:val="0000FF"/>
            <w:kern w:val="0"/>
            <w:u w:val="single"/>
            <w14:ligatures w14:val="none"/>
          </w:rPr>
          <w:t>sosa:Procedure</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643" w:history="1">
        <w:r w:rsidRPr="008D2809">
          <w:rPr>
            <w:rFonts w:ascii="Times New Roman" w:eastAsia="Times New Roman" w:hAnsi="Times New Roman" w:cs="Times New Roman"/>
            <w:color w:val="0000FF"/>
            <w:kern w:val="0"/>
            <w:u w:val="single"/>
            <w14:ligatures w14:val="none"/>
          </w:rPr>
          <w:t>saref:Operation</w:t>
        </w:r>
      </w:hyperlink>
      <w:r w:rsidRPr="008D2809">
        <w:rPr>
          <w:rFonts w:ascii="Times New Roman" w:eastAsia="Times New Roman" w:hAnsi="Times New Roman" w:cs="Times New Roman"/>
          <w:kern w:val="0"/>
          <w14:ligatures w14:val="none"/>
        </w:rPr>
        <w:t xml:space="preserve"> </w:t>
      </w:r>
    </w:p>
    <w:p w14:paraId="056BABE0" w14:textId="77777777" w:rsidR="008D2809" w:rsidRPr="008D2809" w:rsidRDefault="008D2809" w:rsidP="008D280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644" w:anchor="dfn-sosa-hasinput" w:history="1">
        <w:r w:rsidRPr="008D2809">
          <w:rPr>
            <w:rFonts w:ascii="Times New Roman" w:eastAsia="Times New Roman" w:hAnsi="Times New Roman" w:cs="Times New Roman"/>
            <w:color w:val="0000FF"/>
            <w:kern w:val="0"/>
            <w:u w:val="single"/>
            <w14:ligatures w14:val="none"/>
          </w:rPr>
          <w:t>sosa:hasInput</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645" w:history="1">
        <w:r w:rsidRPr="008D2809">
          <w:rPr>
            <w:rFonts w:ascii="Times New Roman" w:eastAsia="Times New Roman" w:hAnsi="Times New Roman" w:cs="Times New Roman"/>
            <w:color w:val="0000FF"/>
            <w:kern w:val="0"/>
            <w:u w:val="single"/>
            <w14:ligatures w14:val="none"/>
          </w:rPr>
          <w:t>saref:hasInput</w:t>
        </w:r>
      </w:hyperlink>
      <w:r w:rsidRPr="008D2809">
        <w:rPr>
          <w:rFonts w:ascii="Times New Roman" w:eastAsia="Times New Roman" w:hAnsi="Times New Roman" w:cs="Times New Roman"/>
          <w:kern w:val="0"/>
          <w14:ligatures w14:val="none"/>
        </w:rPr>
        <w:t xml:space="preserve"> </w:t>
      </w:r>
    </w:p>
    <w:p w14:paraId="0EAD7251" w14:textId="77777777" w:rsidR="008D2809" w:rsidRPr="008D2809" w:rsidRDefault="008D2809" w:rsidP="008D280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646" w:anchor="dfn-sosa-hasinputvalue" w:history="1">
        <w:r w:rsidRPr="008D2809">
          <w:rPr>
            <w:rFonts w:ascii="Times New Roman" w:eastAsia="Times New Roman" w:hAnsi="Times New Roman" w:cs="Times New Roman"/>
            <w:color w:val="0000FF"/>
            <w:kern w:val="0"/>
            <w:u w:val="single"/>
            <w14:ligatures w14:val="none"/>
          </w:rPr>
          <w:t>sosa:hasInputValue</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647" w:history="1">
        <w:r w:rsidRPr="008D2809">
          <w:rPr>
            <w:rFonts w:ascii="Times New Roman" w:eastAsia="Times New Roman" w:hAnsi="Times New Roman" w:cs="Times New Roman"/>
            <w:color w:val="0000FF"/>
            <w:kern w:val="0"/>
            <w:u w:val="single"/>
            <w14:ligatures w14:val="none"/>
          </w:rPr>
          <w:t>saref:hasInput</w:t>
        </w:r>
      </w:hyperlink>
      <w:r w:rsidRPr="008D2809">
        <w:rPr>
          <w:rFonts w:ascii="Times New Roman" w:eastAsia="Times New Roman" w:hAnsi="Times New Roman" w:cs="Times New Roman"/>
          <w:kern w:val="0"/>
          <w14:ligatures w14:val="none"/>
        </w:rPr>
        <w:t xml:space="preserve"> </w:t>
      </w:r>
    </w:p>
    <w:p w14:paraId="2F073AE9" w14:textId="77777777" w:rsidR="008D2809" w:rsidRPr="008D2809" w:rsidRDefault="008D2809" w:rsidP="008D280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648" w:anchor="dfn-sosa-hasoutput" w:history="1">
        <w:r w:rsidRPr="008D2809">
          <w:rPr>
            <w:rFonts w:ascii="Times New Roman" w:eastAsia="Times New Roman" w:hAnsi="Times New Roman" w:cs="Times New Roman"/>
            <w:color w:val="0000FF"/>
            <w:kern w:val="0"/>
            <w:u w:val="single"/>
            <w14:ligatures w14:val="none"/>
          </w:rPr>
          <w:t>sosa:hasOutput</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649" w:history="1">
        <w:r w:rsidRPr="008D2809">
          <w:rPr>
            <w:rFonts w:ascii="Times New Roman" w:eastAsia="Times New Roman" w:hAnsi="Times New Roman" w:cs="Times New Roman"/>
            <w:color w:val="0000FF"/>
            <w:kern w:val="0"/>
            <w:u w:val="single"/>
            <w14:ligatures w14:val="none"/>
          </w:rPr>
          <w:t>saref:hasOutput</w:t>
        </w:r>
      </w:hyperlink>
      <w:r w:rsidRPr="008D2809">
        <w:rPr>
          <w:rFonts w:ascii="Times New Roman" w:eastAsia="Times New Roman" w:hAnsi="Times New Roman" w:cs="Times New Roman"/>
          <w:kern w:val="0"/>
          <w14:ligatures w14:val="none"/>
        </w:rPr>
        <w:t xml:space="preserve"> </w:t>
      </w:r>
    </w:p>
    <w:p w14:paraId="436BB9F0" w14:textId="77777777" w:rsidR="008D2809" w:rsidRPr="008D2809" w:rsidRDefault="008D2809" w:rsidP="008D280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650" w:anchor="dfn-sosa-implements" w:history="1">
        <w:r w:rsidRPr="008D2809">
          <w:rPr>
            <w:rFonts w:ascii="Times New Roman" w:eastAsia="Times New Roman" w:hAnsi="Times New Roman" w:cs="Times New Roman"/>
            <w:color w:val="0000FF"/>
            <w:kern w:val="0"/>
            <w:u w:val="single"/>
            <w14:ligatures w14:val="none"/>
          </w:rPr>
          <w:t>sosa:implements</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651" w:history="1">
        <w:r w:rsidRPr="008D2809">
          <w:rPr>
            <w:rFonts w:ascii="Times New Roman" w:eastAsia="Times New Roman" w:hAnsi="Times New Roman" w:cs="Times New Roman"/>
            <w:color w:val="0000FF"/>
            <w:kern w:val="0"/>
            <w:u w:val="single"/>
            <w14:ligatures w14:val="none"/>
          </w:rPr>
          <w:t>saref:hasFunction</w:t>
        </w:r>
      </w:hyperlink>
      <w:r w:rsidRPr="008D2809">
        <w:rPr>
          <w:rFonts w:ascii="Times New Roman" w:eastAsia="Times New Roman" w:hAnsi="Times New Roman" w:cs="Times New Roman"/>
          <w:kern w:val="0"/>
          <w14:ligatures w14:val="none"/>
        </w:rPr>
        <w:t xml:space="preserve"> o </w:t>
      </w:r>
      <w:hyperlink r:id="rId2652" w:history="1">
        <w:r w:rsidRPr="008D2809">
          <w:rPr>
            <w:rFonts w:ascii="Times New Roman" w:eastAsia="Times New Roman" w:hAnsi="Times New Roman" w:cs="Times New Roman"/>
            <w:color w:val="0000FF"/>
            <w:kern w:val="0"/>
            <w:u w:val="single"/>
            <w14:ligatures w14:val="none"/>
          </w:rPr>
          <w:t>saref:hasCommand</w:t>
        </w:r>
      </w:hyperlink>
      <w:r w:rsidRPr="008D2809">
        <w:rPr>
          <w:rFonts w:ascii="Times New Roman" w:eastAsia="Times New Roman" w:hAnsi="Times New Roman" w:cs="Times New Roman"/>
          <w:kern w:val="0"/>
          <w14:ligatures w14:val="none"/>
        </w:rPr>
        <w:t xml:space="preserve"> </w:t>
      </w:r>
    </w:p>
    <w:p w14:paraId="16C8F5FF" w14:textId="77777777" w:rsidR="008D2809" w:rsidRPr="008D2809" w:rsidRDefault="008D2809" w:rsidP="008D280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653" w:anchor="dfn-sosa-implements" w:history="1">
        <w:r w:rsidRPr="008D2809">
          <w:rPr>
            <w:rFonts w:ascii="Times New Roman" w:eastAsia="Times New Roman" w:hAnsi="Times New Roman" w:cs="Times New Roman"/>
            <w:color w:val="0000FF"/>
            <w:kern w:val="0"/>
            <w:u w:val="single"/>
            <w14:ligatures w14:val="none"/>
          </w:rPr>
          <w:t>sosa:implements</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654" w:history="1">
        <w:r w:rsidRPr="008D2809">
          <w:rPr>
            <w:rFonts w:ascii="Times New Roman" w:eastAsia="Times New Roman" w:hAnsi="Times New Roman" w:cs="Times New Roman"/>
            <w:color w:val="0000FF"/>
            <w:kern w:val="0"/>
            <w:u w:val="single"/>
            <w14:ligatures w14:val="none"/>
          </w:rPr>
          <w:t>saref:offers</w:t>
        </w:r>
      </w:hyperlink>
      <w:r w:rsidRPr="008D2809">
        <w:rPr>
          <w:rFonts w:ascii="Times New Roman" w:eastAsia="Times New Roman" w:hAnsi="Times New Roman" w:cs="Times New Roman"/>
          <w:kern w:val="0"/>
          <w14:ligatures w14:val="none"/>
        </w:rPr>
        <w:t xml:space="preserve"> o </w:t>
      </w:r>
      <w:hyperlink r:id="rId2655" w:history="1">
        <w:r w:rsidRPr="008D2809">
          <w:rPr>
            <w:rFonts w:ascii="Times New Roman" w:eastAsia="Times New Roman" w:hAnsi="Times New Roman" w:cs="Times New Roman"/>
            <w:color w:val="0000FF"/>
            <w:kern w:val="0"/>
            <w:u w:val="single"/>
            <w14:ligatures w14:val="none"/>
          </w:rPr>
          <w:t>saref:hasOperation</w:t>
        </w:r>
      </w:hyperlink>
      <w:r w:rsidRPr="008D2809">
        <w:rPr>
          <w:rFonts w:ascii="Times New Roman" w:eastAsia="Times New Roman" w:hAnsi="Times New Roman" w:cs="Times New Roman"/>
          <w:kern w:val="0"/>
          <w14:ligatures w14:val="none"/>
        </w:rPr>
        <w:t xml:space="preserve"> </w:t>
      </w:r>
    </w:p>
    <w:p w14:paraId="3691E7E4" w14:textId="77777777" w:rsidR="008D2809" w:rsidRPr="008D2809" w:rsidRDefault="008D2809" w:rsidP="008D280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656"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 </w:t>
      </w:r>
      <w:hyperlink r:id="rId2657" w:history="1">
        <w:r w:rsidRPr="008D2809">
          <w:rPr>
            <w:rFonts w:ascii="Times New Roman" w:eastAsia="Times New Roman" w:hAnsi="Times New Roman" w:cs="Times New Roman"/>
            <w:color w:val="0000FF"/>
            <w:kern w:val="0"/>
            <w:u w:val="single"/>
            <w14:ligatures w14:val="none"/>
          </w:rPr>
          <w:t>saref:ProcedureExecution</w:t>
        </w:r>
      </w:hyperlink>
      <w:r w:rsidRPr="008D2809">
        <w:rPr>
          <w:rFonts w:ascii="Times New Roman" w:eastAsia="Times New Roman" w:hAnsi="Times New Roman" w:cs="Times New Roman"/>
          <w:kern w:val="0"/>
          <w14:ligatures w14:val="none"/>
        </w:rPr>
        <w:t xml:space="preserve"> </w:t>
      </w:r>
    </w:p>
    <w:p w14:paraId="1679EEC5" w14:textId="77777777" w:rsidR="008D2809" w:rsidRPr="008D2809" w:rsidRDefault="008D2809" w:rsidP="008D280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658" w:anchor="dfn-sosa-usedprocedure" w:history="1">
        <w:r w:rsidRPr="008D2809">
          <w:rPr>
            <w:rFonts w:ascii="Times New Roman" w:eastAsia="Times New Roman" w:hAnsi="Times New Roman" w:cs="Times New Roman"/>
            <w:color w:val="0000FF"/>
            <w:kern w:val="0"/>
            <w:u w:val="single"/>
            <w14:ligatures w14:val="none"/>
          </w:rPr>
          <w:t>sosa:usedProcedure</w:t>
        </w:r>
      </w:hyperlink>
      <w:r w:rsidRPr="008D2809">
        <w:rPr>
          <w:rFonts w:ascii="Times New Roman" w:eastAsia="Times New Roman" w:hAnsi="Times New Roman" w:cs="Times New Roman"/>
          <w:kern w:val="0"/>
          <w14:ligatures w14:val="none"/>
        </w:rPr>
        <w:t xml:space="preserve"> ≡ </w:t>
      </w:r>
      <w:hyperlink r:id="rId2659" w:history="1">
        <w:r w:rsidRPr="008D2809">
          <w:rPr>
            <w:rFonts w:ascii="Times New Roman" w:eastAsia="Times New Roman" w:hAnsi="Times New Roman" w:cs="Times New Roman"/>
            <w:color w:val="0000FF"/>
            <w:kern w:val="0"/>
            <w:u w:val="single"/>
            <w14:ligatures w14:val="none"/>
          </w:rPr>
          <w:t>saref:isExecutionOf</w:t>
        </w:r>
      </w:hyperlink>
      <w:r w:rsidRPr="008D2809">
        <w:rPr>
          <w:rFonts w:ascii="Times New Roman" w:eastAsia="Times New Roman" w:hAnsi="Times New Roman" w:cs="Times New Roman"/>
          <w:kern w:val="0"/>
          <w14:ligatures w14:val="none"/>
        </w:rPr>
        <w:t xml:space="preserve"> </w:t>
      </w:r>
    </w:p>
    <w:p w14:paraId="5EC9C658" w14:textId="77777777" w:rsidR="008D2809" w:rsidRPr="008D2809" w:rsidRDefault="008D2809" w:rsidP="008D280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660" w:anchor="dfn-sosa-hasresult" w:history="1">
        <w:r w:rsidRPr="008D2809">
          <w:rPr>
            <w:rFonts w:ascii="Times New Roman" w:eastAsia="Times New Roman" w:hAnsi="Times New Roman" w:cs="Times New Roman"/>
            <w:color w:val="0000FF"/>
            <w:kern w:val="0"/>
            <w:u w:val="single"/>
            <w14:ligatures w14:val="none"/>
          </w:rPr>
          <w:t>sosa:hasResult</w:t>
        </w:r>
      </w:hyperlink>
      <w:r w:rsidRPr="008D2809">
        <w:rPr>
          <w:rFonts w:ascii="Times New Roman" w:eastAsia="Times New Roman" w:hAnsi="Times New Roman" w:cs="Times New Roman"/>
          <w:kern w:val="0"/>
          <w14:ligatures w14:val="none"/>
        </w:rPr>
        <w:t xml:space="preserve"> ≡ </w:t>
      </w:r>
      <w:hyperlink r:id="rId2661" w:history="1">
        <w:r w:rsidRPr="008D2809">
          <w:rPr>
            <w:rFonts w:ascii="Times New Roman" w:eastAsia="Times New Roman" w:hAnsi="Times New Roman" w:cs="Times New Roman"/>
            <w:color w:val="0000FF"/>
            <w:kern w:val="0"/>
            <w:u w:val="single"/>
            <w14:ligatures w14:val="none"/>
          </w:rPr>
          <w:t>saref:hasResult</w:t>
        </w:r>
      </w:hyperlink>
      <w:r w:rsidRPr="008D2809">
        <w:rPr>
          <w:rFonts w:ascii="Times New Roman" w:eastAsia="Times New Roman" w:hAnsi="Times New Roman" w:cs="Times New Roman"/>
          <w:kern w:val="0"/>
          <w14:ligatures w14:val="none"/>
        </w:rPr>
        <w:t xml:space="preserve"> </w:t>
      </w:r>
    </w:p>
    <w:p w14:paraId="7DCB0272" w14:textId="77777777" w:rsidR="008D2809" w:rsidRPr="008D2809" w:rsidRDefault="008D2809" w:rsidP="008D280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662" w:anchor="dfn-sosa-madeexecution" w:history="1">
        <w:r w:rsidRPr="008D2809">
          <w:rPr>
            <w:rFonts w:ascii="Times New Roman" w:eastAsia="Times New Roman" w:hAnsi="Times New Roman" w:cs="Times New Roman"/>
            <w:color w:val="0000FF"/>
            <w:kern w:val="0"/>
            <w:u w:val="single"/>
            <w14:ligatures w14:val="none"/>
          </w:rPr>
          <w:t>sosa:madeExecution</w:t>
        </w:r>
      </w:hyperlink>
      <w:r w:rsidRPr="008D2809">
        <w:rPr>
          <w:rFonts w:ascii="Times New Roman" w:eastAsia="Times New Roman" w:hAnsi="Times New Roman" w:cs="Times New Roman"/>
          <w:kern w:val="0"/>
          <w14:ligatures w14:val="none"/>
        </w:rPr>
        <w:t xml:space="preserve"> ≡ </w:t>
      </w:r>
      <w:hyperlink r:id="rId2663" w:history="1">
        <w:r w:rsidRPr="008D2809">
          <w:rPr>
            <w:rFonts w:ascii="Times New Roman" w:eastAsia="Times New Roman" w:hAnsi="Times New Roman" w:cs="Times New Roman"/>
            <w:color w:val="0000FF"/>
            <w:kern w:val="0"/>
            <w:u w:val="single"/>
            <w14:ligatures w14:val="none"/>
          </w:rPr>
          <w:t>saref:madeExecution</w:t>
        </w:r>
      </w:hyperlink>
      <w:r w:rsidRPr="008D2809">
        <w:rPr>
          <w:rFonts w:ascii="Times New Roman" w:eastAsia="Times New Roman" w:hAnsi="Times New Roman" w:cs="Times New Roman"/>
          <w:kern w:val="0"/>
          <w14:ligatures w14:val="none"/>
        </w:rPr>
        <w:t xml:space="preserve"> </w:t>
      </w:r>
    </w:p>
    <w:p w14:paraId="7029BF81" w14:textId="77777777" w:rsidR="008D2809" w:rsidRPr="008D2809" w:rsidRDefault="008D2809" w:rsidP="008D280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664" w:anchor="dfn-sosa-madebysystem" w:history="1">
        <w:r w:rsidRPr="008D2809">
          <w:rPr>
            <w:rFonts w:ascii="Times New Roman" w:eastAsia="Times New Roman" w:hAnsi="Times New Roman" w:cs="Times New Roman"/>
            <w:color w:val="0000FF"/>
            <w:kern w:val="0"/>
            <w:u w:val="single"/>
            <w14:ligatures w14:val="none"/>
          </w:rPr>
          <w:t>sosa:madeBySystem</w:t>
        </w:r>
      </w:hyperlink>
      <w:r w:rsidRPr="008D2809">
        <w:rPr>
          <w:rFonts w:ascii="Times New Roman" w:eastAsia="Times New Roman" w:hAnsi="Times New Roman" w:cs="Times New Roman"/>
          <w:kern w:val="0"/>
          <w14:ligatures w14:val="none"/>
        </w:rPr>
        <w:t xml:space="preserve"> ≡ </w:t>
      </w:r>
      <w:hyperlink r:id="rId2665" w:history="1">
        <w:r w:rsidRPr="008D2809">
          <w:rPr>
            <w:rFonts w:ascii="Times New Roman" w:eastAsia="Times New Roman" w:hAnsi="Times New Roman" w:cs="Times New Roman"/>
            <w:color w:val="0000FF"/>
            <w:kern w:val="0"/>
            <w:u w:val="single"/>
            <w14:ligatures w14:val="none"/>
          </w:rPr>
          <w:t>saref:madeBy</w:t>
        </w:r>
      </w:hyperlink>
      <w:r w:rsidRPr="008D2809">
        <w:rPr>
          <w:rFonts w:ascii="Times New Roman" w:eastAsia="Times New Roman" w:hAnsi="Times New Roman" w:cs="Times New Roman"/>
          <w:kern w:val="0"/>
          <w14:ligatures w14:val="none"/>
        </w:rPr>
        <w:t xml:space="preserve"> </w:t>
      </w:r>
    </w:p>
    <w:p w14:paraId="0CA4ADE1" w14:textId="77777777" w:rsidR="008D2809" w:rsidRPr="008D2809" w:rsidRDefault="008D2809" w:rsidP="008D280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666" w:anchor="dfn-sosa-phenomenontime" w:history="1">
        <w:r w:rsidRPr="008D2809">
          <w:rPr>
            <w:rFonts w:ascii="Times New Roman" w:eastAsia="Times New Roman" w:hAnsi="Times New Roman" w:cs="Times New Roman"/>
            <w:color w:val="0000FF"/>
            <w:kern w:val="0"/>
            <w:u w:val="single"/>
            <w14:ligatures w14:val="none"/>
          </w:rPr>
          <w:t>sosa:phenomenonTime</w:t>
        </w:r>
      </w:hyperlink>
      <w:r w:rsidRPr="008D2809">
        <w:rPr>
          <w:rFonts w:ascii="Times New Roman" w:eastAsia="Times New Roman" w:hAnsi="Times New Roman" w:cs="Times New Roman"/>
          <w:kern w:val="0"/>
          <w14:ligatures w14:val="none"/>
        </w:rPr>
        <w:t xml:space="preserve"> ≡ </w:t>
      </w:r>
      <w:hyperlink r:id="rId2667" w:history="1">
        <w:r w:rsidRPr="008D2809">
          <w:rPr>
            <w:rFonts w:ascii="Times New Roman" w:eastAsia="Times New Roman" w:hAnsi="Times New Roman" w:cs="Times New Roman"/>
            <w:color w:val="0000FF"/>
            <w:kern w:val="0"/>
            <w:u w:val="single"/>
            <w14:ligatures w14:val="none"/>
          </w:rPr>
          <w:t>saref:hasPhenomenonTime</w:t>
        </w:r>
      </w:hyperlink>
      <w:r w:rsidRPr="008D2809">
        <w:rPr>
          <w:rFonts w:ascii="Times New Roman" w:eastAsia="Times New Roman" w:hAnsi="Times New Roman" w:cs="Times New Roman"/>
          <w:kern w:val="0"/>
          <w14:ligatures w14:val="none"/>
        </w:rPr>
        <w:t xml:space="preserve"> </w:t>
      </w:r>
    </w:p>
    <w:p w14:paraId="24AF4783" w14:textId="77777777" w:rsidR="008D2809" w:rsidRPr="008D2809" w:rsidRDefault="008D2809" w:rsidP="008D280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668" w:anchor="dfn-sosa-resulttime" w:history="1">
        <w:r w:rsidRPr="008D2809">
          <w:rPr>
            <w:rFonts w:ascii="Times New Roman" w:eastAsia="Times New Roman" w:hAnsi="Times New Roman" w:cs="Times New Roman"/>
            <w:color w:val="0000FF"/>
            <w:kern w:val="0"/>
            <w:u w:val="single"/>
            <w14:ligatures w14:val="none"/>
          </w:rPr>
          <w:t>sosa:resultTime</w:t>
        </w:r>
      </w:hyperlink>
      <w:r w:rsidRPr="008D2809">
        <w:rPr>
          <w:rFonts w:ascii="Times New Roman" w:eastAsia="Times New Roman" w:hAnsi="Times New Roman" w:cs="Times New Roman"/>
          <w:kern w:val="0"/>
          <w14:ligatures w14:val="none"/>
        </w:rPr>
        <w:t xml:space="preserve"> ≡ </w:t>
      </w:r>
      <w:hyperlink r:id="rId2669" w:history="1">
        <w:r w:rsidRPr="008D2809">
          <w:rPr>
            <w:rFonts w:ascii="Times New Roman" w:eastAsia="Times New Roman" w:hAnsi="Times New Roman" w:cs="Times New Roman"/>
            <w:color w:val="0000FF"/>
            <w:kern w:val="0"/>
            <w:u w:val="single"/>
            <w14:ligatures w14:val="none"/>
          </w:rPr>
          <w:t>saref:hasResultTime</w:t>
        </w:r>
      </w:hyperlink>
      <w:r w:rsidRPr="008D2809">
        <w:rPr>
          <w:rFonts w:ascii="Times New Roman" w:eastAsia="Times New Roman" w:hAnsi="Times New Roman" w:cs="Times New Roman"/>
          <w:kern w:val="0"/>
          <w14:ligatures w14:val="none"/>
        </w:rPr>
        <w:t xml:space="preserve"> </w:t>
      </w:r>
    </w:p>
    <w:p w14:paraId="73573DF6" w14:textId="77777777" w:rsidR="008D2809" w:rsidRPr="008D2809" w:rsidRDefault="008D2809" w:rsidP="008D280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670" w:anchor="dfn-sosa-starttime" w:history="1">
        <w:r w:rsidRPr="008D2809">
          <w:rPr>
            <w:rFonts w:ascii="Times New Roman" w:eastAsia="Times New Roman" w:hAnsi="Times New Roman" w:cs="Times New Roman"/>
            <w:color w:val="0000FF"/>
            <w:kern w:val="0"/>
            <w:u w:val="single"/>
            <w14:ligatures w14:val="none"/>
          </w:rPr>
          <w:t>sosa:startTime</w:t>
        </w:r>
      </w:hyperlink>
      <w:r w:rsidRPr="008D2809">
        <w:rPr>
          <w:rFonts w:ascii="Times New Roman" w:eastAsia="Times New Roman" w:hAnsi="Times New Roman" w:cs="Times New Roman"/>
          <w:kern w:val="0"/>
          <w14:ligatures w14:val="none"/>
        </w:rPr>
        <w:t xml:space="preserve"> ≡ </w:t>
      </w:r>
      <w:hyperlink r:id="rId2671" w:history="1">
        <w:r w:rsidRPr="008D2809">
          <w:rPr>
            <w:rFonts w:ascii="Times New Roman" w:eastAsia="Times New Roman" w:hAnsi="Times New Roman" w:cs="Times New Roman"/>
            <w:color w:val="0000FF"/>
            <w:kern w:val="0"/>
            <w:u w:val="single"/>
            <w14:ligatures w14:val="none"/>
          </w:rPr>
          <w:t>saref:hasStartTime</w:t>
        </w:r>
      </w:hyperlink>
      <w:r w:rsidRPr="008D2809">
        <w:rPr>
          <w:rFonts w:ascii="Times New Roman" w:eastAsia="Times New Roman" w:hAnsi="Times New Roman" w:cs="Times New Roman"/>
          <w:kern w:val="0"/>
          <w14:ligatures w14:val="none"/>
        </w:rPr>
        <w:t xml:space="preserve"> </w:t>
      </w:r>
    </w:p>
    <w:p w14:paraId="74F0EA3E" w14:textId="77777777" w:rsidR="008D2809" w:rsidRPr="008D2809" w:rsidRDefault="008D2809" w:rsidP="008D280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672" w:anchor="dfn-sosa-asset" w:history="1">
        <w:r w:rsidRPr="008D2809">
          <w:rPr>
            <w:rFonts w:ascii="Times New Roman" w:eastAsia="Times New Roman" w:hAnsi="Times New Roman" w:cs="Times New Roman"/>
            <w:color w:val="0000FF"/>
            <w:kern w:val="0"/>
            <w:u w:val="single"/>
            <w14:ligatures w14:val="none"/>
          </w:rPr>
          <w:t>sosa:Asset</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673" w:history="1">
        <w:r w:rsidRPr="008D2809">
          <w:rPr>
            <w:rFonts w:ascii="Times New Roman" w:eastAsia="Times New Roman" w:hAnsi="Times New Roman" w:cs="Times New Roman"/>
            <w:color w:val="0000FF"/>
            <w:kern w:val="0"/>
            <w:u w:val="single"/>
            <w14:ligatures w14:val="none"/>
          </w:rPr>
          <w:t>s4syst:System</w:t>
        </w:r>
      </w:hyperlink>
      <w:r w:rsidRPr="008D2809">
        <w:rPr>
          <w:rFonts w:ascii="Times New Roman" w:eastAsia="Times New Roman" w:hAnsi="Times New Roman" w:cs="Times New Roman"/>
          <w:kern w:val="0"/>
          <w14:ligatures w14:val="none"/>
        </w:rPr>
        <w:t xml:space="preserve"> </w:t>
      </w:r>
    </w:p>
    <w:p w14:paraId="595751AB" w14:textId="77777777" w:rsidR="008D2809" w:rsidRPr="008D2809" w:rsidRDefault="008D2809" w:rsidP="008D280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674" w:anchor="dfn-sosa-platform" w:history="1">
        <w:r w:rsidRPr="008D2809">
          <w:rPr>
            <w:rFonts w:ascii="Times New Roman" w:eastAsia="Times New Roman" w:hAnsi="Times New Roman" w:cs="Times New Roman"/>
            <w:color w:val="0000FF"/>
            <w:kern w:val="0"/>
            <w:u w:val="single"/>
            <w14:ligatures w14:val="none"/>
          </w:rPr>
          <w:t>sosa:Platform</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675" w:history="1">
        <w:r w:rsidRPr="008D2809">
          <w:rPr>
            <w:rFonts w:ascii="Times New Roman" w:eastAsia="Times New Roman" w:hAnsi="Times New Roman" w:cs="Times New Roman"/>
            <w:color w:val="0000FF"/>
            <w:kern w:val="0"/>
            <w:u w:val="single"/>
            <w14:ligatures w14:val="none"/>
          </w:rPr>
          <w:t>s4syst:System</w:t>
        </w:r>
      </w:hyperlink>
      <w:r w:rsidRPr="008D2809">
        <w:rPr>
          <w:rFonts w:ascii="Times New Roman" w:eastAsia="Times New Roman" w:hAnsi="Times New Roman" w:cs="Times New Roman"/>
          <w:kern w:val="0"/>
          <w14:ligatures w14:val="none"/>
        </w:rPr>
        <w:t xml:space="preserve"> </w:t>
      </w:r>
    </w:p>
    <w:p w14:paraId="05E504C9" w14:textId="77777777" w:rsidR="008D2809" w:rsidRPr="008D2809" w:rsidRDefault="008D2809" w:rsidP="008D280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676" w:anchor="dfn-sosa-platform" w:history="1">
        <w:r w:rsidRPr="008D2809">
          <w:rPr>
            <w:rFonts w:ascii="Times New Roman" w:eastAsia="Times New Roman" w:hAnsi="Times New Roman" w:cs="Times New Roman"/>
            <w:color w:val="0000FF"/>
            <w:kern w:val="0"/>
            <w:u w:val="single"/>
            <w14:ligatures w14:val="none"/>
          </w:rPr>
          <w:t>sosa:Platform</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677" w:history="1">
        <w:r w:rsidRPr="008D2809">
          <w:rPr>
            <w:rFonts w:ascii="Times New Roman" w:eastAsia="Times New Roman" w:hAnsi="Times New Roman" w:cs="Times New Roman"/>
            <w:color w:val="0000FF"/>
            <w:kern w:val="0"/>
            <w:u w:val="single"/>
            <w14:ligatures w14:val="none"/>
          </w:rPr>
          <w:t>saref:FeatureOfInterest</w:t>
        </w:r>
      </w:hyperlink>
      <w:r w:rsidRPr="008D2809">
        <w:rPr>
          <w:rFonts w:ascii="Times New Roman" w:eastAsia="Times New Roman" w:hAnsi="Times New Roman" w:cs="Times New Roman"/>
          <w:kern w:val="0"/>
          <w14:ligatures w14:val="none"/>
        </w:rPr>
        <w:t xml:space="preserve"> </w:t>
      </w:r>
    </w:p>
    <w:p w14:paraId="3DF54991" w14:textId="77777777" w:rsidR="008D2809" w:rsidRPr="008D2809" w:rsidRDefault="008D2809" w:rsidP="008D280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678" w:anchor="dfn-sosa-system" w:history="1">
        <w:r w:rsidRPr="008D2809">
          <w:rPr>
            <w:rFonts w:ascii="Times New Roman" w:eastAsia="Times New Roman" w:hAnsi="Times New Roman" w:cs="Times New Roman"/>
            <w:color w:val="0000FF"/>
            <w:kern w:val="0"/>
            <w:u w:val="single"/>
            <w14:ligatures w14:val="none"/>
          </w:rPr>
          <w:t>sosa:System</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679" w:history="1">
        <w:r w:rsidRPr="008D2809">
          <w:rPr>
            <w:rFonts w:ascii="Times New Roman" w:eastAsia="Times New Roman" w:hAnsi="Times New Roman" w:cs="Times New Roman"/>
            <w:color w:val="0000FF"/>
            <w:kern w:val="0"/>
            <w:u w:val="single"/>
            <w14:ligatures w14:val="none"/>
          </w:rPr>
          <w:t>saref:Device</w:t>
        </w:r>
      </w:hyperlink>
      <w:r w:rsidRPr="008D2809">
        <w:rPr>
          <w:rFonts w:ascii="Times New Roman" w:eastAsia="Times New Roman" w:hAnsi="Times New Roman" w:cs="Times New Roman"/>
          <w:kern w:val="0"/>
          <w14:ligatures w14:val="none"/>
        </w:rPr>
        <w:t xml:space="preserve"> </w:t>
      </w:r>
    </w:p>
    <w:p w14:paraId="06142283" w14:textId="77777777" w:rsidR="008D2809" w:rsidRPr="008D2809" w:rsidRDefault="008D2809" w:rsidP="008D280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680" w:anchor="dfn-sosa-system" w:history="1">
        <w:r w:rsidRPr="008D2809">
          <w:rPr>
            <w:rFonts w:ascii="Times New Roman" w:eastAsia="Times New Roman" w:hAnsi="Times New Roman" w:cs="Times New Roman"/>
            <w:color w:val="0000FF"/>
            <w:kern w:val="0"/>
            <w:u w:val="single"/>
            <w14:ligatures w14:val="none"/>
          </w:rPr>
          <w:t>sosa:System</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681" w:history="1">
        <w:r w:rsidRPr="008D2809">
          <w:rPr>
            <w:rFonts w:ascii="Times New Roman" w:eastAsia="Times New Roman" w:hAnsi="Times New Roman" w:cs="Times New Roman"/>
            <w:color w:val="0000FF"/>
            <w:kern w:val="0"/>
            <w:u w:val="single"/>
            <w14:ligatures w14:val="none"/>
          </w:rPr>
          <w:t>s4syst:System</w:t>
        </w:r>
      </w:hyperlink>
      <w:r w:rsidRPr="008D2809">
        <w:rPr>
          <w:rFonts w:ascii="Times New Roman" w:eastAsia="Times New Roman" w:hAnsi="Times New Roman" w:cs="Times New Roman"/>
          <w:kern w:val="0"/>
          <w14:ligatures w14:val="none"/>
        </w:rPr>
        <w:t xml:space="preserve"> </w:t>
      </w:r>
    </w:p>
    <w:p w14:paraId="4D7C9F1B" w14:textId="77777777" w:rsidR="008D2809" w:rsidRPr="008D2809" w:rsidRDefault="008D2809" w:rsidP="008D280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682" w:anchor="dfn-sosa-system" w:history="1">
        <w:r w:rsidRPr="008D2809">
          <w:rPr>
            <w:rFonts w:ascii="Times New Roman" w:eastAsia="Times New Roman" w:hAnsi="Times New Roman" w:cs="Times New Roman"/>
            <w:color w:val="0000FF"/>
            <w:kern w:val="0"/>
            <w:u w:val="single"/>
            <w14:ligatures w14:val="none"/>
          </w:rPr>
          <w:t>sosa:System</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683" w:history="1">
        <w:r w:rsidRPr="008D2809">
          <w:rPr>
            <w:rFonts w:ascii="Times New Roman" w:eastAsia="Times New Roman" w:hAnsi="Times New Roman" w:cs="Times New Roman"/>
            <w:color w:val="0000FF"/>
            <w:kern w:val="0"/>
            <w:u w:val="single"/>
            <w14:ligatures w14:val="none"/>
          </w:rPr>
          <w:t>saref:FeatureOfInterest</w:t>
        </w:r>
      </w:hyperlink>
      <w:r w:rsidRPr="008D2809">
        <w:rPr>
          <w:rFonts w:ascii="Times New Roman" w:eastAsia="Times New Roman" w:hAnsi="Times New Roman" w:cs="Times New Roman"/>
          <w:kern w:val="0"/>
          <w14:ligatures w14:val="none"/>
        </w:rPr>
        <w:t xml:space="preserve"> </w:t>
      </w:r>
    </w:p>
    <w:p w14:paraId="40F0AC65" w14:textId="77777777" w:rsidR="008D2809" w:rsidRPr="008D2809" w:rsidRDefault="008D2809" w:rsidP="008D280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684" w:anchor="dfn-sosa-hassubsystem" w:history="1">
        <w:r w:rsidRPr="008D2809">
          <w:rPr>
            <w:rFonts w:ascii="Times New Roman" w:eastAsia="Times New Roman" w:hAnsi="Times New Roman" w:cs="Times New Roman"/>
            <w:color w:val="0000FF"/>
            <w:kern w:val="0"/>
            <w:u w:val="single"/>
            <w14:ligatures w14:val="none"/>
          </w:rPr>
          <w:t>sosa:hasSubSystem</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685" w:history="1">
        <w:r w:rsidRPr="008D2809">
          <w:rPr>
            <w:rFonts w:ascii="Times New Roman" w:eastAsia="Times New Roman" w:hAnsi="Times New Roman" w:cs="Times New Roman"/>
            <w:color w:val="0000FF"/>
            <w:kern w:val="0"/>
            <w:u w:val="single"/>
            <w14:ligatures w14:val="none"/>
          </w:rPr>
          <w:t>s4syst:hasSubSystem</w:t>
        </w:r>
      </w:hyperlink>
      <w:r w:rsidRPr="008D2809">
        <w:rPr>
          <w:rFonts w:ascii="Times New Roman" w:eastAsia="Times New Roman" w:hAnsi="Times New Roman" w:cs="Times New Roman"/>
          <w:kern w:val="0"/>
          <w14:ligatures w14:val="none"/>
        </w:rPr>
        <w:t xml:space="preserve"> </w:t>
      </w:r>
    </w:p>
    <w:p w14:paraId="6C127382" w14:textId="77777777" w:rsidR="008D2809" w:rsidRPr="008D2809" w:rsidRDefault="008D2809" w:rsidP="008D280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hyperlink r:id="rId2686" w:anchor="dfn-sosa-hassubsystem" w:history="1">
        <w:r w:rsidRPr="008D2809">
          <w:rPr>
            <w:rFonts w:ascii="Times New Roman" w:eastAsia="Times New Roman" w:hAnsi="Times New Roman" w:cs="Times New Roman"/>
            <w:color w:val="0000FF"/>
            <w:kern w:val="0"/>
            <w:u w:val="single"/>
            <w14:ligatures w14:val="none"/>
          </w:rPr>
          <w:t>sosa:hasSubSystem</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687" w:history="1">
        <w:r w:rsidRPr="008D2809">
          <w:rPr>
            <w:rFonts w:ascii="Times New Roman" w:eastAsia="Times New Roman" w:hAnsi="Times New Roman" w:cs="Times New Roman"/>
            <w:color w:val="0000FF"/>
            <w:kern w:val="0"/>
            <w:u w:val="single"/>
            <w14:ligatures w14:val="none"/>
          </w:rPr>
          <w:t>saref:consistsOf</w:t>
        </w:r>
      </w:hyperlink>
      <w:r w:rsidRPr="008D2809">
        <w:rPr>
          <w:rFonts w:ascii="Times New Roman" w:eastAsia="Times New Roman" w:hAnsi="Times New Roman" w:cs="Times New Roman"/>
          <w:kern w:val="0"/>
          <w14:ligatures w14:val="none"/>
        </w:rPr>
        <w:t xml:space="preserve"> </w:t>
      </w:r>
    </w:p>
    <w:p w14:paraId="1AE633BF" w14:textId="77777777" w:rsid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7.2.3 Alignment of SOSA-observation to SAREF</w:t>
      </w:r>
    </w:p>
    <w:p w14:paraId="14C3F87C"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classes and properties from SOSA-observation are aligned with the SAREF classes and properties as follows. </w:t>
      </w:r>
    </w:p>
    <w:p w14:paraId="3D207760" w14:textId="77777777" w:rsidR="008D2809" w:rsidRPr="008D2809" w:rsidRDefault="008D2809" w:rsidP="008D280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hyperlink r:id="rId2688" w:anchor="dfn-sosa-observation" w:history="1">
        <w:r w:rsidRPr="008D2809">
          <w:rPr>
            <w:rFonts w:ascii="Times New Roman" w:eastAsia="Times New Roman" w:hAnsi="Times New Roman" w:cs="Times New Roman"/>
            <w:color w:val="0000FF"/>
            <w:kern w:val="0"/>
            <w:u w:val="single"/>
            <w14:ligatures w14:val="none"/>
          </w:rPr>
          <w:t>sosa:Observation</w:t>
        </w:r>
      </w:hyperlink>
      <w:r w:rsidRPr="008D2809">
        <w:rPr>
          <w:rFonts w:ascii="Times New Roman" w:eastAsia="Times New Roman" w:hAnsi="Times New Roman" w:cs="Times New Roman"/>
          <w:kern w:val="0"/>
          <w14:ligatures w14:val="none"/>
        </w:rPr>
        <w:t xml:space="preserve"> ≡ </w:t>
      </w:r>
      <w:hyperlink r:id="rId2689" w:history="1">
        <w:r w:rsidRPr="008D2809">
          <w:rPr>
            <w:rFonts w:ascii="Times New Roman" w:eastAsia="Times New Roman" w:hAnsi="Times New Roman" w:cs="Times New Roman"/>
            <w:color w:val="0000FF"/>
            <w:kern w:val="0"/>
            <w:u w:val="single"/>
            <w14:ligatures w14:val="none"/>
          </w:rPr>
          <w:t>saref:Observation</w:t>
        </w:r>
      </w:hyperlink>
      <w:r w:rsidRPr="008D2809">
        <w:rPr>
          <w:rFonts w:ascii="Times New Roman" w:eastAsia="Times New Roman" w:hAnsi="Times New Roman" w:cs="Times New Roman"/>
          <w:kern w:val="0"/>
          <w14:ligatures w14:val="none"/>
        </w:rPr>
        <w:t xml:space="preserve"> </w:t>
      </w:r>
    </w:p>
    <w:p w14:paraId="21907EE9" w14:textId="77777777" w:rsidR="008D2809" w:rsidRPr="008D2809" w:rsidRDefault="008D2809" w:rsidP="008D280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hyperlink r:id="rId2690" w:anchor="dfn-sosa-sensor" w:history="1">
        <w:r w:rsidRPr="008D2809">
          <w:rPr>
            <w:rFonts w:ascii="Times New Roman" w:eastAsia="Times New Roman" w:hAnsi="Times New Roman" w:cs="Times New Roman"/>
            <w:color w:val="0000FF"/>
            <w:kern w:val="0"/>
            <w:u w:val="single"/>
            <w14:ligatures w14:val="none"/>
          </w:rPr>
          <w:t>sosa:Sensor</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691" w:history="1">
        <w:r w:rsidRPr="008D2809">
          <w:rPr>
            <w:rFonts w:ascii="Times New Roman" w:eastAsia="Times New Roman" w:hAnsi="Times New Roman" w:cs="Times New Roman"/>
            <w:color w:val="0000FF"/>
            <w:kern w:val="0"/>
            <w:u w:val="single"/>
            <w14:ligatures w14:val="none"/>
          </w:rPr>
          <w:t>saref:Sensor</w:t>
        </w:r>
      </w:hyperlink>
      <w:r w:rsidRPr="008D2809">
        <w:rPr>
          <w:rFonts w:ascii="Times New Roman" w:eastAsia="Times New Roman" w:hAnsi="Times New Roman" w:cs="Times New Roman"/>
          <w:kern w:val="0"/>
          <w14:ligatures w14:val="none"/>
        </w:rPr>
        <w:t xml:space="preserve"> </w:t>
      </w:r>
    </w:p>
    <w:p w14:paraId="3F616CBD" w14:textId="77777777" w:rsidR="008D2809" w:rsidRPr="008D2809" w:rsidRDefault="008D2809" w:rsidP="008D280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hyperlink r:id="rId2692" w:anchor="dfn-sosa-observes" w:history="1">
        <w:r w:rsidRPr="008D2809">
          <w:rPr>
            <w:rFonts w:ascii="Times New Roman" w:eastAsia="Times New Roman" w:hAnsi="Times New Roman" w:cs="Times New Roman"/>
            <w:color w:val="0000FF"/>
            <w:kern w:val="0"/>
            <w:u w:val="single"/>
            <w14:ligatures w14:val="none"/>
          </w:rPr>
          <w:t>sosa:observes</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693" w:history="1">
        <w:r w:rsidRPr="008D2809">
          <w:rPr>
            <w:rFonts w:ascii="Times New Roman" w:eastAsia="Times New Roman" w:hAnsi="Times New Roman" w:cs="Times New Roman"/>
            <w:color w:val="0000FF"/>
            <w:kern w:val="0"/>
            <w:u w:val="single"/>
            <w14:ligatures w14:val="none"/>
          </w:rPr>
          <w:t>saref:observes</w:t>
        </w:r>
      </w:hyperlink>
      <w:r w:rsidRPr="008D2809">
        <w:rPr>
          <w:rFonts w:ascii="Times New Roman" w:eastAsia="Times New Roman" w:hAnsi="Times New Roman" w:cs="Times New Roman"/>
          <w:kern w:val="0"/>
          <w14:ligatures w14:val="none"/>
        </w:rPr>
        <w:t xml:space="preserve"> </w:t>
      </w:r>
    </w:p>
    <w:p w14:paraId="17955C10" w14:textId="77777777" w:rsidR="008D2809" w:rsidRPr="008D2809" w:rsidRDefault="008D2809" w:rsidP="008D280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hyperlink r:id="rId2694" w:anchor="dfn-sosa-observedproperty" w:history="1">
        <w:r w:rsidRPr="008D2809">
          <w:rPr>
            <w:rFonts w:ascii="Times New Roman" w:eastAsia="Times New Roman" w:hAnsi="Times New Roman" w:cs="Times New Roman"/>
            <w:color w:val="0000FF"/>
            <w:kern w:val="0"/>
            <w:u w:val="single"/>
            <w14:ligatures w14:val="none"/>
          </w:rPr>
          <w:t>sosa:observedProperty</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695" w:history="1">
        <w:r w:rsidRPr="008D2809">
          <w:rPr>
            <w:rFonts w:ascii="Times New Roman" w:eastAsia="Times New Roman" w:hAnsi="Times New Roman" w:cs="Times New Roman"/>
            <w:color w:val="0000FF"/>
            <w:kern w:val="0"/>
            <w:u w:val="single"/>
            <w14:ligatures w14:val="none"/>
          </w:rPr>
          <w:t>saref:observes</w:t>
        </w:r>
      </w:hyperlink>
      <w:r w:rsidRPr="008D2809">
        <w:rPr>
          <w:rFonts w:ascii="Times New Roman" w:eastAsia="Times New Roman" w:hAnsi="Times New Roman" w:cs="Times New Roman"/>
          <w:kern w:val="0"/>
          <w14:ligatures w14:val="none"/>
        </w:rPr>
        <w:t xml:space="preserve"> </w:t>
      </w:r>
    </w:p>
    <w:p w14:paraId="57F99DA4" w14:textId="77777777" w:rsidR="008D2809" w:rsidRPr="008D2809" w:rsidRDefault="008D2809" w:rsidP="008D280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hyperlink r:id="rId2696" w:anchor="dfn-sosa-madebysensor" w:history="1">
        <w:r w:rsidRPr="008D2809">
          <w:rPr>
            <w:rFonts w:ascii="Times New Roman" w:eastAsia="Times New Roman" w:hAnsi="Times New Roman" w:cs="Times New Roman"/>
            <w:color w:val="0000FF"/>
            <w:kern w:val="0"/>
            <w:u w:val="single"/>
            <w14:ligatures w14:val="none"/>
          </w:rPr>
          <w:t>sosa:madeBySensor</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697" w:history="1">
        <w:r w:rsidRPr="008D2809">
          <w:rPr>
            <w:rFonts w:ascii="Times New Roman" w:eastAsia="Times New Roman" w:hAnsi="Times New Roman" w:cs="Times New Roman"/>
            <w:color w:val="0000FF"/>
            <w:kern w:val="0"/>
            <w:u w:val="single"/>
            <w14:ligatures w14:val="none"/>
          </w:rPr>
          <w:t>saref:madeBy</w:t>
        </w:r>
      </w:hyperlink>
      <w:r w:rsidRPr="008D2809">
        <w:rPr>
          <w:rFonts w:ascii="Times New Roman" w:eastAsia="Times New Roman" w:hAnsi="Times New Roman" w:cs="Times New Roman"/>
          <w:kern w:val="0"/>
          <w14:ligatures w14:val="none"/>
        </w:rPr>
        <w:t xml:space="preserve"> </w:t>
      </w:r>
    </w:p>
    <w:p w14:paraId="1E216F87"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lastRenderedPageBreak/>
        <w:t>7.2.4 Alignment of SOSA-actuation to SAREF</w:t>
      </w:r>
    </w:p>
    <w:p w14:paraId="03C0447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classes and properties from SOSA-actuation are aligned with the SAREF classes and properties as follows. </w:t>
      </w:r>
    </w:p>
    <w:p w14:paraId="020E77F3" w14:textId="77777777" w:rsidR="008D2809" w:rsidRPr="008D2809" w:rsidRDefault="008D2809" w:rsidP="008D280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hyperlink r:id="rId2698" w:anchor="dfn-sosa-actuation" w:history="1">
        <w:r w:rsidRPr="008D2809">
          <w:rPr>
            <w:rFonts w:ascii="Times New Roman" w:eastAsia="Times New Roman" w:hAnsi="Times New Roman" w:cs="Times New Roman"/>
            <w:color w:val="0000FF"/>
            <w:kern w:val="0"/>
            <w:u w:val="single"/>
            <w14:ligatures w14:val="none"/>
          </w:rPr>
          <w:t>sosa:Actuation</w:t>
        </w:r>
      </w:hyperlink>
      <w:r w:rsidRPr="008D2809">
        <w:rPr>
          <w:rFonts w:ascii="Times New Roman" w:eastAsia="Times New Roman" w:hAnsi="Times New Roman" w:cs="Times New Roman"/>
          <w:kern w:val="0"/>
          <w14:ligatures w14:val="none"/>
        </w:rPr>
        <w:t xml:space="preserve"> ≡ </w:t>
      </w:r>
      <w:hyperlink r:id="rId2699" w:history="1">
        <w:r w:rsidRPr="008D2809">
          <w:rPr>
            <w:rFonts w:ascii="Times New Roman" w:eastAsia="Times New Roman" w:hAnsi="Times New Roman" w:cs="Times New Roman"/>
            <w:color w:val="0000FF"/>
            <w:kern w:val="0"/>
            <w:u w:val="single"/>
            <w14:ligatures w14:val="none"/>
          </w:rPr>
          <w:t>saref:Actuation</w:t>
        </w:r>
      </w:hyperlink>
      <w:r w:rsidRPr="008D2809">
        <w:rPr>
          <w:rFonts w:ascii="Times New Roman" w:eastAsia="Times New Roman" w:hAnsi="Times New Roman" w:cs="Times New Roman"/>
          <w:kern w:val="0"/>
          <w14:ligatures w14:val="none"/>
        </w:rPr>
        <w:t xml:space="preserve"> </w:t>
      </w:r>
    </w:p>
    <w:p w14:paraId="001C510A" w14:textId="77777777" w:rsidR="008D2809" w:rsidRPr="008D2809" w:rsidRDefault="008D2809" w:rsidP="008D280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hyperlink r:id="rId2700" w:anchor="dfn-sosa-actuator" w:history="1">
        <w:r w:rsidRPr="008D2809">
          <w:rPr>
            <w:rFonts w:ascii="Times New Roman" w:eastAsia="Times New Roman" w:hAnsi="Times New Roman" w:cs="Times New Roman"/>
            <w:color w:val="0000FF"/>
            <w:kern w:val="0"/>
            <w:u w:val="single"/>
            <w14:ligatures w14:val="none"/>
          </w:rPr>
          <w:t>sosa:Actuator</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701" w:history="1">
        <w:r w:rsidRPr="008D2809">
          <w:rPr>
            <w:rFonts w:ascii="Times New Roman" w:eastAsia="Times New Roman" w:hAnsi="Times New Roman" w:cs="Times New Roman"/>
            <w:color w:val="0000FF"/>
            <w:kern w:val="0"/>
            <w:u w:val="single"/>
            <w14:ligatures w14:val="none"/>
          </w:rPr>
          <w:t>saref:Actuator</w:t>
        </w:r>
      </w:hyperlink>
      <w:r w:rsidRPr="008D2809">
        <w:rPr>
          <w:rFonts w:ascii="Times New Roman" w:eastAsia="Times New Roman" w:hAnsi="Times New Roman" w:cs="Times New Roman"/>
          <w:kern w:val="0"/>
          <w14:ligatures w14:val="none"/>
        </w:rPr>
        <w:t xml:space="preserve"> </w:t>
      </w:r>
    </w:p>
    <w:p w14:paraId="595DA31B" w14:textId="77777777" w:rsidR="008D2809" w:rsidRPr="008D2809" w:rsidRDefault="008D2809" w:rsidP="008D280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hyperlink r:id="rId2702" w:anchor="dfn-sosa-actson" w:history="1">
        <w:r w:rsidRPr="008D2809">
          <w:rPr>
            <w:rFonts w:ascii="Times New Roman" w:eastAsia="Times New Roman" w:hAnsi="Times New Roman" w:cs="Times New Roman"/>
            <w:color w:val="0000FF"/>
            <w:kern w:val="0"/>
            <w:u w:val="single"/>
            <w14:ligatures w14:val="none"/>
          </w:rPr>
          <w:t>sosa:actsOn</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703" w:history="1">
        <w:r w:rsidRPr="008D2809">
          <w:rPr>
            <w:rFonts w:ascii="Times New Roman" w:eastAsia="Times New Roman" w:hAnsi="Times New Roman" w:cs="Times New Roman"/>
            <w:color w:val="0000FF"/>
            <w:kern w:val="0"/>
            <w:u w:val="single"/>
            <w14:ligatures w14:val="none"/>
          </w:rPr>
          <w:t>saref:controls</w:t>
        </w:r>
      </w:hyperlink>
      <w:r w:rsidRPr="008D2809">
        <w:rPr>
          <w:rFonts w:ascii="Times New Roman" w:eastAsia="Times New Roman" w:hAnsi="Times New Roman" w:cs="Times New Roman"/>
          <w:kern w:val="0"/>
          <w14:ligatures w14:val="none"/>
        </w:rPr>
        <w:t xml:space="preserve"> </w:t>
      </w:r>
    </w:p>
    <w:p w14:paraId="784735AA" w14:textId="77777777" w:rsidR="008D2809" w:rsidRPr="008D2809" w:rsidRDefault="008D2809" w:rsidP="008D280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hyperlink r:id="rId2704" w:anchor="dfn-sosa-actsonproperty" w:history="1">
        <w:r w:rsidRPr="008D2809">
          <w:rPr>
            <w:rFonts w:ascii="Times New Roman" w:eastAsia="Times New Roman" w:hAnsi="Times New Roman" w:cs="Times New Roman"/>
            <w:color w:val="0000FF"/>
            <w:kern w:val="0"/>
            <w:u w:val="single"/>
            <w14:ligatures w14:val="none"/>
          </w:rPr>
          <w:t>sosa:actsOnProperty</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705" w:history="1">
        <w:r w:rsidRPr="008D2809">
          <w:rPr>
            <w:rFonts w:ascii="Times New Roman" w:eastAsia="Times New Roman" w:hAnsi="Times New Roman" w:cs="Times New Roman"/>
            <w:color w:val="0000FF"/>
            <w:kern w:val="0"/>
            <w:u w:val="single"/>
            <w14:ligatures w14:val="none"/>
          </w:rPr>
          <w:t>saref:controls</w:t>
        </w:r>
      </w:hyperlink>
      <w:r w:rsidRPr="008D2809">
        <w:rPr>
          <w:rFonts w:ascii="Times New Roman" w:eastAsia="Times New Roman" w:hAnsi="Times New Roman" w:cs="Times New Roman"/>
          <w:kern w:val="0"/>
          <w14:ligatures w14:val="none"/>
        </w:rPr>
        <w:t xml:space="preserve"> </w:t>
      </w:r>
    </w:p>
    <w:p w14:paraId="5EE2BC28" w14:textId="77777777" w:rsidR="008D2809" w:rsidRPr="008D2809" w:rsidRDefault="008D2809" w:rsidP="008D280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hyperlink r:id="rId2706" w:anchor="dfn-sosa-madebyactuator" w:history="1">
        <w:r w:rsidRPr="008D2809">
          <w:rPr>
            <w:rFonts w:ascii="Times New Roman" w:eastAsia="Times New Roman" w:hAnsi="Times New Roman" w:cs="Times New Roman"/>
            <w:color w:val="0000FF"/>
            <w:kern w:val="0"/>
            <w:u w:val="single"/>
            <w14:ligatures w14:val="none"/>
          </w:rPr>
          <w:t>sosa:madeByActuator</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707" w:history="1">
        <w:r w:rsidRPr="008D2809">
          <w:rPr>
            <w:rFonts w:ascii="Times New Roman" w:eastAsia="Times New Roman" w:hAnsi="Times New Roman" w:cs="Times New Roman"/>
            <w:color w:val="0000FF"/>
            <w:kern w:val="0"/>
            <w:u w:val="single"/>
            <w14:ligatures w14:val="none"/>
          </w:rPr>
          <w:t>saref:madeBy</w:t>
        </w:r>
      </w:hyperlink>
      <w:r w:rsidRPr="008D2809">
        <w:rPr>
          <w:rFonts w:ascii="Times New Roman" w:eastAsia="Times New Roman" w:hAnsi="Times New Roman" w:cs="Times New Roman"/>
          <w:kern w:val="0"/>
          <w14:ligatures w14:val="none"/>
        </w:rPr>
        <w:t xml:space="preserve"> </w:t>
      </w:r>
    </w:p>
    <w:p w14:paraId="3B593F0C"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7.2.5 Alignment of SOSA-sampling to SAREF</w:t>
      </w:r>
    </w:p>
    <w:p w14:paraId="69D4742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classes and properties from SOSA-sampling are aligned with the SAREF classes and properties as follows. </w:t>
      </w:r>
    </w:p>
    <w:p w14:paraId="16787F8B" w14:textId="77777777" w:rsidR="008D2809" w:rsidRPr="008D2809" w:rsidRDefault="008D2809" w:rsidP="008D280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hyperlink r:id="rId2708" w:anchor="dfn-sosa-sample" w:history="1">
        <w:r w:rsidRPr="008D2809">
          <w:rPr>
            <w:rFonts w:ascii="Times New Roman" w:eastAsia="Times New Roman" w:hAnsi="Times New Roman" w:cs="Times New Roman"/>
            <w:color w:val="0000FF"/>
            <w:kern w:val="0"/>
            <w:u w:val="single"/>
            <w14:ligatures w14:val="none"/>
          </w:rPr>
          <w:t>sosa:Sample</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709" w:history="1">
        <w:r w:rsidRPr="008D2809">
          <w:rPr>
            <w:rFonts w:ascii="Times New Roman" w:eastAsia="Times New Roman" w:hAnsi="Times New Roman" w:cs="Times New Roman"/>
            <w:color w:val="0000FF"/>
            <w:kern w:val="0"/>
            <w:u w:val="single"/>
            <w14:ligatures w14:val="none"/>
          </w:rPr>
          <w:t>saref:FeatureOfInterest</w:t>
        </w:r>
      </w:hyperlink>
      <w:r w:rsidRPr="008D2809">
        <w:rPr>
          <w:rFonts w:ascii="Times New Roman" w:eastAsia="Times New Roman" w:hAnsi="Times New Roman" w:cs="Times New Roman"/>
          <w:kern w:val="0"/>
          <w14:ligatures w14:val="none"/>
        </w:rPr>
        <w:t xml:space="preserve"> </w:t>
      </w:r>
    </w:p>
    <w:p w14:paraId="27C1B1A4" w14:textId="77777777" w:rsidR="008D2809" w:rsidRPr="008D2809" w:rsidRDefault="008D2809" w:rsidP="008D280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hyperlink r:id="rId2710" w:anchor="dfn-sosa-materialsample" w:history="1">
        <w:r w:rsidRPr="008D2809">
          <w:rPr>
            <w:rFonts w:ascii="Times New Roman" w:eastAsia="Times New Roman" w:hAnsi="Times New Roman" w:cs="Times New Roman"/>
            <w:color w:val="0000FF"/>
            <w:kern w:val="0"/>
            <w:u w:val="single"/>
            <w14:ligatures w14:val="none"/>
          </w:rPr>
          <w:t>sosa:MaterialSample</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711" w:history="1">
        <w:r w:rsidRPr="008D2809">
          <w:rPr>
            <w:rFonts w:ascii="Times New Roman" w:eastAsia="Times New Roman" w:hAnsi="Times New Roman" w:cs="Times New Roman"/>
            <w:color w:val="0000FF"/>
            <w:kern w:val="0"/>
            <w:u w:val="single"/>
            <w14:ligatures w14:val="none"/>
          </w:rPr>
          <w:t>saref:FeatureOfInterest</w:t>
        </w:r>
      </w:hyperlink>
      <w:r w:rsidRPr="008D2809">
        <w:rPr>
          <w:rFonts w:ascii="Times New Roman" w:eastAsia="Times New Roman" w:hAnsi="Times New Roman" w:cs="Times New Roman"/>
          <w:kern w:val="0"/>
          <w14:ligatures w14:val="none"/>
        </w:rPr>
        <w:t xml:space="preserve"> </w:t>
      </w:r>
    </w:p>
    <w:p w14:paraId="4CC8B89E" w14:textId="77777777" w:rsidR="008D2809" w:rsidRPr="008D2809" w:rsidRDefault="008D2809" w:rsidP="008D280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hyperlink r:id="rId2712" w:anchor="dfn-sosa-spatialsample" w:history="1">
        <w:r w:rsidRPr="008D2809">
          <w:rPr>
            <w:rFonts w:ascii="Times New Roman" w:eastAsia="Times New Roman" w:hAnsi="Times New Roman" w:cs="Times New Roman"/>
            <w:color w:val="0000FF"/>
            <w:kern w:val="0"/>
            <w:u w:val="single"/>
            <w14:ligatures w14:val="none"/>
          </w:rPr>
          <w:t>sosa:SpatialSample</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713" w:history="1">
        <w:r w:rsidRPr="008D2809">
          <w:rPr>
            <w:rFonts w:ascii="Times New Roman" w:eastAsia="Times New Roman" w:hAnsi="Times New Roman" w:cs="Times New Roman"/>
            <w:color w:val="0000FF"/>
            <w:kern w:val="0"/>
            <w:u w:val="single"/>
            <w14:ligatures w14:val="none"/>
          </w:rPr>
          <w:t>saref:FeatureOfInterest</w:t>
        </w:r>
      </w:hyperlink>
      <w:r w:rsidRPr="008D2809">
        <w:rPr>
          <w:rFonts w:ascii="Times New Roman" w:eastAsia="Times New Roman" w:hAnsi="Times New Roman" w:cs="Times New Roman"/>
          <w:kern w:val="0"/>
          <w14:ligatures w14:val="none"/>
        </w:rPr>
        <w:t xml:space="preserve"> </w:t>
      </w:r>
    </w:p>
    <w:p w14:paraId="4B5F6FA5" w14:textId="77777777" w:rsidR="008D2809" w:rsidRPr="008D2809" w:rsidRDefault="008D2809" w:rsidP="008D280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hyperlink r:id="rId2714" w:anchor="dfn-sosa-statisticalsample" w:history="1">
        <w:r w:rsidRPr="008D2809">
          <w:rPr>
            <w:rFonts w:ascii="Times New Roman" w:eastAsia="Times New Roman" w:hAnsi="Times New Roman" w:cs="Times New Roman"/>
            <w:color w:val="0000FF"/>
            <w:kern w:val="0"/>
            <w:u w:val="single"/>
            <w14:ligatures w14:val="none"/>
          </w:rPr>
          <w:t>sosa:StatisticalSample</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715" w:history="1">
        <w:r w:rsidRPr="008D2809">
          <w:rPr>
            <w:rFonts w:ascii="Times New Roman" w:eastAsia="Times New Roman" w:hAnsi="Times New Roman" w:cs="Times New Roman"/>
            <w:color w:val="0000FF"/>
            <w:kern w:val="0"/>
            <w:u w:val="single"/>
            <w14:ligatures w14:val="none"/>
          </w:rPr>
          <w:t>saref:FeatureOfInterest</w:t>
        </w:r>
      </w:hyperlink>
      <w:r w:rsidRPr="008D2809">
        <w:rPr>
          <w:rFonts w:ascii="Times New Roman" w:eastAsia="Times New Roman" w:hAnsi="Times New Roman" w:cs="Times New Roman"/>
          <w:kern w:val="0"/>
          <w14:ligatures w14:val="none"/>
        </w:rPr>
        <w:t xml:space="preserve"> </w:t>
      </w:r>
    </w:p>
    <w:p w14:paraId="274AFC83" w14:textId="77777777" w:rsidR="008D2809" w:rsidRPr="008D2809" w:rsidRDefault="008D2809" w:rsidP="008D280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hyperlink r:id="rId2716" w:anchor="dfn-sosa-hassample" w:history="1">
        <w:r w:rsidRPr="008D2809">
          <w:rPr>
            <w:rFonts w:ascii="Times New Roman" w:eastAsia="Times New Roman" w:hAnsi="Times New Roman" w:cs="Times New Roman"/>
            <w:color w:val="0000FF"/>
            <w:kern w:val="0"/>
            <w:u w:val="single"/>
            <w14:ligatures w14:val="none"/>
          </w:rPr>
          <w:t>sosa:hasSample</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717" w:history="1">
        <w:r w:rsidRPr="008D2809">
          <w:rPr>
            <w:rFonts w:ascii="Times New Roman" w:eastAsia="Times New Roman" w:hAnsi="Times New Roman" w:cs="Times New Roman"/>
            <w:color w:val="0000FF"/>
            <w:kern w:val="0"/>
            <w:u w:val="single"/>
            <w14:ligatures w14:val="none"/>
          </w:rPr>
          <w:t>s4syst:hasSubSystem</w:t>
        </w:r>
      </w:hyperlink>
      <w:r w:rsidRPr="008D2809">
        <w:rPr>
          <w:rFonts w:ascii="Times New Roman" w:eastAsia="Times New Roman" w:hAnsi="Times New Roman" w:cs="Times New Roman"/>
          <w:kern w:val="0"/>
          <w14:ligatures w14:val="none"/>
        </w:rPr>
        <w:t xml:space="preserve"> </w:t>
      </w:r>
    </w:p>
    <w:p w14:paraId="02C5F2D4" w14:textId="77777777" w:rsidR="008D2809" w:rsidRPr="008D2809" w:rsidRDefault="008D2809" w:rsidP="008D280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hyperlink r:id="rId2718" w:anchor="dfn-sosa-hasoriginalsample" w:history="1">
        <w:r w:rsidRPr="008D2809">
          <w:rPr>
            <w:rFonts w:ascii="Times New Roman" w:eastAsia="Times New Roman" w:hAnsi="Times New Roman" w:cs="Times New Roman"/>
            <w:color w:val="0000FF"/>
            <w:kern w:val="0"/>
            <w:u w:val="single"/>
            <w14:ligatures w14:val="none"/>
          </w:rPr>
          <w:t>sosa:hasOriginalSample</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719" w:history="1">
        <w:r w:rsidRPr="008D2809">
          <w:rPr>
            <w:rFonts w:ascii="Times New Roman" w:eastAsia="Times New Roman" w:hAnsi="Times New Roman" w:cs="Times New Roman"/>
            <w:color w:val="0000FF"/>
            <w:kern w:val="0"/>
            <w:u w:val="single"/>
            <w14:ligatures w14:val="none"/>
          </w:rPr>
          <w:t>s4syst:hasSubSystem</w:t>
        </w:r>
      </w:hyperlink>
      <w:r w:rsidRPr="008D2809">
        <w:rPr>
          <w:rFonts w:ascii="Times New Roman" w:eastAsia="Times New Roman" w:hAnsi="Times New Roman" w:cs="Times New Roman"/>
          <w:kern w:val="0"/>
          <w14:ligatures w14:val="none"/>
        </w:rPr>
        <w:t xml:space="preserve"> </w:t>
      </w:r>
    </w:p>
    <w:p w14:paraId="7F015C32" w14:textId="77777777" w:rsidR="008D2809" w:rsidRPr="008D2809" w:rsidRDefault="008D2809" w:rsidP="008D280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hyperlink r:id="rId2720" w:anchor="dfn-sosa-sampling" w:history="1">
        <w:r w:rsidRPr="008D2809">
          <w:rPr>
            <w:rFonts w:ascii="Times New Roman" w:eastAsia="Times New Roman" w:hAnsi="Times New Roman" w:cs="Times New Roman"/>
            <w:color w:val="0000FF"/>
            <w:kern w:val="0"/>
            <w:u w:val="single"/>
            <w14:ligatures w14:val="none"/>
          </w:rPr>
          <w:t>sosa:Sampling</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721" w:history="1">
        <w:r w:rsidRPr="008D2809">
          <w:rPr>
            <w:rFonts w:ascii="Times New Roman" w:eastAsia="Times New Roman" w:hAnsi="Times New Roman" w:cs="Times New Roman"/>
            <w:color w:val="0000FF"/>
            <w:kern w:val="0"/>
            <w:u w:val="single"/>
            <w14:ligatures w14:val="none"/>
          </w:rPr>
          <w:t>saref:ProcedureExecution</w:t>
        </w:r>
      </w:hyperlink>
      <w:r w:rsidRPr="008D2809">
        <w:rPr>
          <w:rFonts w:ascii="Times New Roman" w:eastAsia="Times New Roman" w:hAnsi="Times New Roman" w:cs="Times New Roman"/>
          <w:kern w:val="0"/>
          <w14:ligatures w14:val="none"/>
        </w:rPr>
        <w:t xml:space="preserve"> </w:t>
      </w:r>
    </w:p>
    <w:p w14:paraId="723AD84F" w14:textId="77777777" w:rsidR="008D2809" w:rsidRPr="008D2809" w:rsidRDefault="008D2809" w:rsidP="008D280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hyperlink r:id="rId2722" w:anchor="dfn-sosa-madebysampler" w:history="1">
        <w:r w:rsidRPr="008D2809">
          <w:rPr>
            <w:rFonts w:ascii="Times New Roman" w:eastAsia="Times New Roman" w:hAnsi="Times New Roman" w:cs="Times New Roman"/>
            <w:color w:val="0000FF"/>
            <w:kern w:val="0"/>
            <w:u w:val="single"/>
            <w14:ligatures w14:val="none"/>
          </w:rPr>
          <w:t>sosa:madeBySampler</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723" w:history="1">
        <w:r w:rsidRPr="008D2809">
          <w:rPr>
            <w:rFonts w:ascii="Times New Roman" w:eastAsia="Times New Roman" w:hAnsi="Times New Roman" w:cs="Times New Roman"/>
            <w:color w:val="0000FF"/>
            <w:kern w:val="0"/>
            <w:u w:val="single"/>
            <w14:ligatures w14:val="none"/>
          </w:rPr>
          <w:t>saref:madeBy</w:t>
        </w:r>
      </w:hyperlink>
      <w:r w:rsidRPr="008D2809">
        <w:rPr>
          <w:rFonts w:ascii="Times New Roman" w:eastAsia="Times New Roman" w:hAnsi="Times New Roman" w:cs="Times New Roman"/>
          <w:kern w:val="0"/>
          <w14:ligatures w14:val="none"/>
        </w:rPr>
        <w:t xml:space="preserve"> </w:t>
      </w:r>
    </w:p>
    <w:p w14:paraId="56894011" w14:textId="1E5602DE" w:rsidR="008D2809" w:rsidRPr="008D2809" w:rsidRDefault="008D2809" w:rsidP="008D28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809">
        <w:rPr>
          <w:rFonts w:ascii="Times New Roman" w:eastAsia="Times New Roman" w:hAnsi="Times New Roman" w:cs="Times New Roman"/>
          <w:b/>
          <w:bCs/>
          <w:kern w:val="0"/>
          <w:sz w:val="27"/>
          <w:szCs w:val="27"/>
          <w14:ligatures w14:val="none"/>
        </w:rPr>
        <w:t xml:space="preserve">7.3 </w:t>
      </w:r>
      <w:ins w:id="429" w:author="Carl Reed" w:date="2026-08-25T15:40:00Z" w16du:dateUtc="2026-08-25T21:40:00Z">
        <w:r w:rsidR="00061DFA" w:rsidRPr="008D2809">
          <w:rPr>
            <w:rFonts w:ascii="Times New Roman" w:eastAsia="Times New Roman" w:hAnsi="Times New Roman" w:cs="Times New Roman"/>
            <w:kern w:val="0"/>
            <w14:ligatures w14:val="none"/>
          </w:rPr>
          <w:t>Extensible Observation Ontology</w:t>
        </w:r>
        <w:r w:rsidR="00061DFA" w:rsidRPr="008D2809">
          <w:rPr>
            <w:rFonts w:ascii="Times New Roman" w:eastAsia="Times New Roman" w:hAnsi="Times New Roman" w:cs="Times New Roman"/>
            <w:b/>
            <w:bCs/>
            <w:kern w:val="0"/>
            <w:sz w:val="27"/>
            <w:szCs w:val="27"/>
            <w14:ligatures w14:val="none"/>
          </w:rPr>
          <w:t xml:space="preserve"> </w:t>
        </w:r>
        <w:r w:rsidR="00061DFA">
          <w:rPr>
            <w:rFonts w:ascii="Times New Roman" w:eastAsia="Times New Roman" w:hAnsi="Times New Roman" w:cs="Times New Roman"/>
            <w:b/>
            <w:bCs/>
            <w:kern w:val="0"/>
            <w:sz w:val="27"/>
            <w:szCs w:val="27"/>
            <w14:ligatures w14:val="none"/>
          </w:rPr>
          <w:t>(</w:t>
        </w:r>
      </w:ins>
      <w:r w:rsidRPr="008D2809">
        <w:rPr>
          <w:rFonts w:ascii="Times New Roman" w:eastAsia="Times New Roman" w:hAnsi="Times New Roman" w:cs="Times New Roman"/>
          <w:b/>
          <w:bCs/>
          <w:kern w:val="0"/>
          <w:sz w:val="27"/>
          <w:szCs w:val="27"/>
          <w14:ligatures w14:val="none"/>
        </w:rPr>
        <w:t>OBOE</w:t>
      </w:r>
      <w:ins w:id="430" w:author="Carl Reed" w:date="2026-08-25T15:41:00Z" w16du:dateUtc="2026-08-25T21:41:00Z">
        <w:r w:rsidR="00061DFA">
          <w:rPr>
            <w:rFonts w:ascii="Times New Roman" w:eastAsia="Times New Roman" w:hAnsi="Times New Roman" w:cs="Times New Roman"/>
            <w:b/>
            <w:bCs/>
            <w:kern w:val="0"/>
            <w:sz w:val="27"/>
            <w:szCs w:val="27"/>
            <w14:ligatures w14:val="none"/>
          </w:rPr>
          <w:t>)</w:t>
        </w:r>
      </w:ins>
      <w:r w:rsidRPr="008D2809">
        <w:rPr>
          <w:rFonts w:ascii="Times New Roman" w:eastAsia="Times New Roman" w:hAnsi="Times New Roman" w:cs="Times New Roman"/>
          <w:b/>
          <w:bCs/>
          <w:kern w:val="0"/>
          <w:sz w:val="27"/>
          <w:szCs w:val="27"/>
          <w14:ligatures w14:val="none"/>
        </w:rPr>
        <w:t xml:space="preserve"> Alignment Module</w:t>
      </w:r>
    </w:p>
    <w:p w14:paraId="6A6B9F45" w14:textId="0E20F599"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This section introduces the alignment of SOSA </w:t>
      </w:r>
      <w:del w:id="431" w:author="Carl Reed" w:date="2026-08-25T15:44:00Z" w16du:dateUtc="2026-08-25T21:44:00Z">
        <w:r w:rsidRPr="008D2809" w:rsidDel="004119D4">
          <w:rPr>
            <w:rFonts w:ascii="Times New Roman" w:eastAsia="Times New Roman" w:hAnsi="Times New Roman" w:cs="Times New Roman"/>
            <w:kern w:val="0"/>
            <w14:ligatures w14:val="none"/>
          </w:rPr>
          <w:delText xml:space="preserve">to </w:delText>
        </w:r>
      </w:del>
      <w:ins w:id="432" w:author="Carl Reed" w:date="2026-08-25T15:44:00Z" w16du:dateUtc="2026-08-25T21:44:00Z">
        <w:r w:rsidR="004119D4">
          <w:rPr>
            <w:rFonts w:ascii="Times New Roman" w:eastAsia="Times New Roman" w:hAnsi="Times New Roman" w:cs="Times New Roman"/>
            <w:kern w:val="0"/>
            <w14:ligatures w14:val="none"/>
          </w:rPr>
          <w:t>with</w:t>
        </w:r>
        <w:r w:rsidR="004119D4" w:rsidRPr="008D2809">
          <w:rPr>
            <w:rFonts w:ascii="Times New Roman" w:eastAsia="Times New Roman" w:hAnsi="Times New Roman" w:cs="Times New Roman"/>
            <w:kern w:val="0"/>
            <w14:ligatures w14:val="none"/>
          </w:rPr>
          <w:t xml:space="preserve"> </w:t>
        </w:r>
      </w:ins>
      <w:r w:rsidRPr="008D2809">
        <w:rPr>
          <w:rFonts w:ascii="Times New Roman" w:eastAsia="Times New Roman" w:hAnsi="Times New Roman" w:cs="Times New Roman"/>
          <w:kern w:val="0"/>
          <w14:ligatures w14:val="none"/>
        </w:rPr>
        <w:t>[</w:t>
      </w:r>
      <w:hyperlink r:id="rId2724" w:anchor="bib-oboe" w:tooltip="OBOE: the Extensible Observation Ontology, version 1.1" w:history="1">
        <w:r w:rsidRPr="008D2809">
          <w:rPr>
            <w:rFonts w:ascii="Times New Roman" w:eastAsia="Times New Roman" w:hAnsi="Times New Roman" w:cs="Times New Roman"/>
            <w:i/>
            <w:iCs/>
            <w:color w:val="0000FF"/>
            <w:kern w:val="0"/>
            <w:u w:val="single"/>
            <w14:ligatures w14:val="none"/>
          </w:rPr>
          <w:t>OBOE</w:t>
        </w:r>
      </w:hyperlink>
      <w:r w:rsidRPr="008D2809">
        <w:rPr>
          <w:rFonts w:ascii="Times New Roman" w:eastAsia="Times New Roman" w:hAnsi="Times New Roman" w:cs="Times New Roman"/>
          <w:kern w:val="0"/>
          <w14:ligatures w14:val="none"/>
        </w:rPr>
        <w:t xml:space="preserve">]. </w:t>
      </w:r>
    </w:p>
    <w:p w14:paraId="3DCA04C4" w14:textId="3B61BC9F"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OBOE</w:t>
      </w:r>
      <w:ins w:id="433" w:author="Carl Reed" w:date="2026-08-25T15:41:00Z" w16du:dateUtc="2026-08-25T21:41:00Z">
        <w:r w:rsidR="00061DFA">
          <w:rPr>
            <w:rFonts w:ascii="Times New Roman" w:eastAsia="Times New Roman" w:hAnsi="Times New Roman" w:cs="Times New Roman"/>
            <w:kern w:val="0"/>
            <w14:ligatures w14:val="none"/>
          </w:rPr>
          <w:t xml:space="preserve"> </w:t>
        </w:r>
      </w:ins>
      <w:del w:id="434" w:author="Carl Reed" w:date="2026-08-25T15:41:00Z" w16du:dateUtc="2026-08-25T21:41:00Z">
        <w:r w:rsidRPr="008D2809" w:rsidDel="00061DFA">
          <w:rPr>
            <w:rFonts w:ascii="Times New Roman" w:eastAsia="Times New Roman" w:hAnsi="Times New Roman" w:cs="Times New Roman"/>
            <w:kern w:val="0"/>
            <w14:ligatures w14:val="none"/>
          </w:rPr>
          <w:delText xml:space="preserve">, the Extensible Observation Ontology, </w:delText>
        </w:r>
      </w:del>
      <w:r w:rsidRPr="008D2809">
        <w:rPr>
          <w:rFonts w:ascii="Times New Roman" w:eastAsia="Times New Roman" w:hAnsi="Times New Roman" w:cs="Times New Roman"/>
          <w:kern w:val="0"/>
          <w14:ligatures w14:val="none"/>
        </w:rPr>
        <w:t xml:space="preserve">is used within the biodiversity community for semantic representation of observation data. The ontology is composed of multiple modules. The core observation elements are in the module </w:t>
      </w:r>
      <w:hyperlink r:id="rId2725" w:history="1">
        <w:r w:rsidRPr="008D2809">
          <w:rPr>
            <w:rFonts w:ascii="Times New Roman" w:eastAsia="Times New Roman" w:hAnsi="Times New Roman" w:cs="Times New Roman"/>
            <w:color w:val="0000FF"/>
            <w:kern w:val="0"/>
            <w:u w:val="single"/>
            <w14:ligatures w14:val="none"/>
          </w:rPr>
          <w:t>OBOE-core</w:t>
        </w:r>
      </w:hyperlink>
      <w:r w:rsidRPr="008D2809">
        <w:rPr>
          <w:rFonts w:ascii="Times New Roman" w:eastAsia="Times New Roman" w:hAnsi="Times New Roman" w:cs="Times New Roman"/>
          <w:kern w:val="0"/>
          <w14:ligatures w14:val="none"/>
        </w:rPr>
        <w:t xml:space="preserve">. </w:t>
      </w:r>
    </w:p>
    <w:p w14:paraId="0A259FDC" w14:textId="77777777" w:rsidR="008D2809" w:rsidRPr="008D2809" w:rsidRDefault="008D2809" w:rsidP="008D2809">
      <w:pPr>
        <w:spacing w:before="100" w:beforeAutospacing="1" w:after="100" w:afterAutospacing="1" w:line="240" w:lineRule="auto"/>
        <w:jc w:val="center"/>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ontology IRI of the OBOE Alignment module is </w:t>
      </w:r>
      <w:hyperlink r:id="rId2726" w:history="1">
        <w:r w:rsidRPr="008D2809">
          <w:rPr>
            <w:rFonts w:ascii="Times New Roman" w:eastAsia="Times New Roman" w:hAnsi="Times New Roman" w:cs="Times New Roman"/>
            <w:color w:val="0000FF"/>
            <w:kern w:val="0"/>
            <w:u w:val="single"/>
            <w14:ligatures w14:val="none"/>
          </w:rPr>
          <w:t>http://www.w3.org/ns/sosa/oboe</w:t>
        </w:r>
      </w:hyperlink>
      <w:r w:rsidRPr="008D2809">
        <w:rPr>
          <w:rFonts w:ascii="Times New Roman" w:eastAsia="Times New Roman" w:hAnsi="Times New Roman" w:cs="Times New Roman"/>
          <w:kern w:val="0"/>
          <w14:ligatures w14:val="none"/>
        </w:rPr>
        <w:br/>
        <w:t xml:space="preserve">The version IRI of the OBOE Alignment module 2023 edition is </w:t>
      </w:r>
      <w:hyperlink r:id="rId2727" w:history="1">
        <w:r w:rsidRPr="008D2809">
          <w:rPr>
            <w:rFonts w:ascii="Times New Roman" w:eastAsia="Times New Roman" w:hAnsi="Times New Roman" w:cs="Times New Roman"/>
            <w:color w:val="0000FF"/>
            <w:kern w:val="0"/>
            <w:u w:val="single"/>
            <w14:ligatures w14:val="none"/>
          </w:rPr>
          <w:t>http://www.w3.org/ns/sosa/2023/oboe</w:t>
        </w:r>
      </w:hyperlink>
      <w:r w:rsidRPr="008D2809">
        <w:rPr>
          <w:rFonts w:ascii="Times New Roman" w:eastAsia="Times New Roman" w:hAnsi="Times New Roman" w:cs="Times New Roman"/>
          <w:kern w:val="0"/>
          <w14:ligatures w14:val="none"/>
        </w:rPr>
        <w:t xml:space="preserve">. This file additionally contains justifications for the alignment. </w:t>
      </w:r>
    </w:p>
    <w:p w14:paraId="6072676D"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7.3.1 Namespaces</w:t>
      </w:r>
    </w:p>
    <w:p w14:paraId="1FF6BCC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following namespace prefixes are used in the alignment to SOSA. </w:t>
      </w:r>
    </w:p>
    <w:p w14:paraId="57B4112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sosa:</w:t>
      </w:r>
    </w:p>
    <w:p w14:paraId="3201F0BC"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728" w:history="1">
        <w:r w:rsidRPr="008D2809">
          <w:rPr>
            <w:rFonts w:ascii="Times New Roman" w:eastAsia="Times New Roman" w:hAnsi="Times New Roman" w:cs="Times New Roman"/>
            <w:color w:val="0000FF"/>
            <w:kern w:val="0"/>
            <w:u w:val="single"/>
            <w14:ligatures w14:val="none"/>
          </w:rPr>
          <w:t>http://www.w3.org/ns/sosa/</w:t>
        </w:r>
      </w:hyperlink>
      <w:r w:rsidRPr="008D2809">
        <w:rPr>
          <w:rFonts w:ascii="Times New Roman" w:eastAsia="Times New Roman" w:hAnsi="Times New Roman" w:cs="Times New Roman"/>
          <w:kern w:val="0"/>
          <w14:ligatures w14:val="none"/>
        </w:rPr>
        <w:t xml:space="preserve"> </w:t>
      </w:r>
    </w:p>
    <w:p w14:paraId="0F7D3CA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oboe:</w:t>
      </w:r>
    </w:p>
    <w:p w14:paraId="528CC322"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729" w:history="1">
        <w:r w:rsidRPr="008D2809">
          <w:rPr>
            <w:rFonts w:ascii="Times New Roman" w:eastAsia="Times New Roman" w:hAnsi="Times New Roman" w:cs="Times New Roman"/>
            <w:color w:val="0000FF"/>
            <w:kern w:val="0"/>
            <w:u w:val="single"/>
            <w14:ligatures w14:val="none"/>
          </w:rPr>
          <w:t>http://ecoinformatics.org/oboe/oboe.1.1/oboe-core.owl#</w:t>
        </w:r>
      </w:hyperlink>
      <w:r w:rsidRPr="008D2809">
        <w:rPr>
          <w:rFonts w:ascii="Times New Roman" w:eastAsia="Times New Roman" w:hAnsi="Times New Roman" w:cs="Times New Roman"/>
          <w:kern w:val="0"/>
          <w14:ligatures w14:val="none"/>
        </w:rPr>
        <w:t xml:space="preserve"> </w:t>
      </w:r>
    </w:p>
    <w:p w14:paraId="7D26E1D7"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lastRenderedPageBreak/>
        <w:t>7.3.2 Class Alignments</w:t>
      </w:r>
    </w:p>
    <w:p w14:paraId="57B2E3EC" w14:textId="0F07548F"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An </w:t>
      </w:r>
      <w:r w:rsidRPr="008D2809">
        <w:rPr>
          <w:rFonts w:ascii="Courier New" w:eastAsia="Times New Roman" w:hAnsi="Courier New" w:cs="Courier New"/>
          <w:kern w:val="0"/>
          <w:sz w:val="20"/>
          <w:szCs w:val="20"/>
          <w14:ligatures w14:val="none"/>
        </w:rPr>
        <w:t>oboe:Observation</w:t>
      </w:r>
      <w:r w:rsidRPr="008D2809">
        <w:rPr>
          <w:rFonts w:ascii="Times New Roman" w:eastAsia="Times New Roman" w:hAnsi="Times New Roman" w:cs="Times New Roman"/>
          <w:kern w:val="0"/>
          <w14:ligatures w14:val="none"/>
        </w:rPr>
        <w:t xml:space="preserve"> is composed of a collection of </w:t>
      </w:r>
      <w:r w:rsidRPr="008D2809">
        <w:rPr>
          <w:rFonts w:ascii="Courier New" w:eastAsia="Times New Roman" w:hAnsi="Courier New" w:cs="Courier New"/>
          <w:kern w:val="0"/>
          <w:sz w:val="20"/>
          <w:szCs w:val="20"/>
          <w14:ligatures w14:val="none"/>
        </w:rPr>
        <w:t>oboe:Measurements</w:t>
      </w:r>
      <w:r w:rsidRPr="008D2809">
        <w:rPr>
          <w:rFonts w:ascii="Times New Roman" w:eastAsia="Times New Roman" w:hAnsi="Times New Roman" w:cs="Times New Roman"/>
          <w:kern w:val="0"/>
          <w14:ligatures w14:val="none"/>
        </w:rPr>
        <w:t xml:space="preserve"> concerning a single </w:t>
      </w:r>
      <w:r w:rsidRPr="008D2809">
        <w:rPr>
          <w:rFonts w:ascii="Courier New" w:eastAsia="Times New Roman" w:hAnsi="Courier New" w:cs="Courier New"/>
          <w:kern w:val="0"/>
          <w:sz w:val="20"/>
          <w:szCs w:val="20"/>
          <w14:ligatures w14:val="none"/>
        </w:rPr>
        <w:t>oboe:Entity</w:t>
      </w:r>
      <w:r w:rsidRPr="008D2809">
        <w:rPr>
          <w:rFonts w:ascii="Times New Roman" w:eastAsia="Times New Roman" w:hAnsi="Times New Roman" w:cs="Times New Roman"/>
          <w:kern w:val="0"/>
          <w14:ligatures w14:val="none"/>
        </w:rPr>
        <w:t xml:space="preserve">. Each individual </w:t>
      </w:r>
      <w:r w:rsidRPr="008D2809">
        <w:rPr>
          <w:rFonts w:ascii="Courier New" w:eastAsia="Times New Roman" w:hAnsi="Courier New" w:cs="Courier New"/>
          <w:kern w:val="0"/>
          <w:sz w:val="20"/>
          <w:szCs w:val="20"/>
          <w14:ligatures w14:val="none"/>
        </w:rPr>
        <w:t>oboe:Measurement</w:t>
      </w:r>
      <w:r w:rsidRPr="008D2809">
        <w:rPr>
          <w:rFonts w:ascii="Times New Roman" w:eastAsia="Times New Roman" w:hAnsi="Times New Roman" w:cs="Times New Roman"/>
          <w:kern w:val="0"/>
          <w14:ligatures w14:val="none"/>
        </w:rPr>
        <w:t xml:space="preserve"> concerns a distinct </w:t>
      </w:r>
      <w:r w:rsidRPr="008D2809">
        <w:rPr>
          <w:rFonts w:ascii="Courier New" w:eastAsia="Times New Roman" w:hAnsi="Courier New" w:cs="Courier New"/>
          <w:kern w:val="0"/>
          <w:sz w:val="20"/>
          <w:szCs w:val="20"/>
          <w14:ligatures w14:val="none"/>
        </w:rPr>
        <w:t>oboe:Characteristic</w:t>
      </w:r>
      <w:r w:rsidRPr="008D2809">
        <w:rPr>
          <w:rFonts w:ascii="Times New Roman" w:eastAsia="Times New Roman" w:hAnsi="Times New Roman" w:cs="Times New Roman"/>
          <w:kern w:val="0"/>
          <w14:ligatures w14:val="none"/>
        </w:rPr>
        <w:t xml:space="preserve"> and uses a distinct </w:t>
      </w:r>
      <w:r w:rsidRPr="008D2809">
        <w:rPr>
          <w:rFonts w:ascii="Courier New" w:eastAsia="Times New Roman" w:hAnsi="Courier New" w:cs="Courier New"/>
          <w:kern w:val="0"/>
          <w:sz w:val="20"/>
          <w:szCs w:val="20"/>
          <w14:ligatures w14:val="none"/>
        </w:rPr>
        <w:t>oboe:Protocol</w:t>
      </w:r>
      <w:r w:rsidRPr="008D2809">
        <w:rPr>
          <w:rFonts w:ascii="Times New Roman" w:eastAsia="Times New Roman" w:hAnsi="Times New Roman" w:cs="Times New Roman"/>
          <w:kern w:val="0"/>
          <w14:ligatures w14:val="none"/>
        </w:rPr>
        <w:t xml:space="preserve">. This aligns </w:t>
      </w:r>
      <w:del w:id="435" w:author="Carl Reed" w:date="2026-08-25T15:41:00Z" w16du:dateUtc="2026-08-25T21:41:00Z">
        <w:r w:rsidRPr="008D2809" w:rsidDel="000B1AF2">
          <w:rPr>
            <w:rFonts w:ascii="Times New Roman" w:eastAsia="Times New Roman" w:hAnsi="Times New Roman" w:cs="Times New Roman"/>
            <w:kern w:val="0"/>
            <w14:ligatures w14:val="none"/>
          </w:rPr>
          <w:delText xml:space="preserve">to </w:delText>
        </w:r>
      </w:del>
      <w:ins w:id="436" w:author="Carl Reed" w:date="2026-08-25T15:41:00Z" w16du:dateUtc="2026-08-25T21:41:00Z">
        <w:r w:rsidR="000B1AF2">
          <w:rPr>
            <w:rFonts w:ascii="Times New Roman" w:eastAsia="Times New Roman" w:hAnsi="Times New Roman" w:cs="Times New Roman"/>
            <w:kern w:val="0"/>
            <w14:ligatures w14:val="none"/>
          </w:rPr>
          <w:t>with</w:t>
        </w:r>
        <w:r w:rsidR="000B1AF2" w:rsidRPr="008D2809">
          <w:rPr>
            <w:rFonts w:ascii="Times New Roman" w:eastAsia="Times New Roman" w:hAnsi="Times New Roman" w:cs="Times New Roman"/>
            <w:kern w:val="0"/>
            <w14:ligatures w14:val="none"/>
          </w:rPr>
          <w:t xml:space="preserve"> </w:t>
        </w:r>
      </w:ins>
      <w:r w:rsidRPr="008D2809">
        <w:rPr>
          <w:rFonts w:ascii="Times New Roman" w:eastAsia="Times New Roman" w:hAnsi="Times New Roman" w:cs="Times New Roman"/>
          <w:kern w:val="0"/>
          <w14:ligatures w14:val="none"/>
        </w:rPr>
        <w:t xml:space="preserve">a </w:t>
      </w:r>
      <w:hyperlink r:id="rId2730" w:anchor="dfn-sosa-observationcollection" w:history="1">
        <w:r w:rsidRPr="008D2809">
          <w:rPr>
            <w:rFonts w:ascii="Times New Roman" w:eastAsia="Times New Roman" w:hAnsi="Times New Roman" w:cs="Times New Roman"/>
            <w:color w:val="0000FF"/>
            <w:kern w:val="0"/>
            <w:u w:val="single"/>
            <w14:ligatures w14:val="none"/>
          </w:rPr>
          <w:t>sosa:ObservationCollection</w:t>
        </w:r>
      </w:hyperlink>
      <w:r w:rsidRPr="008D2809">
        <w:rPr>
          <w:rFonts w:ascii="Times New Roman" w:eastAsia="Times New Roman" w:hAnsi="Times New Roman" w:cs="Times New Roman"/>
          <w:kern w:val="0"/>
          <w14:ligatures w14:val="none"/>
        </w:rPr>
        <w:t xml:space="preserve"> whose member </w:t>
      </w:r>
      <w:hyperlink r:id="rId2731" w:anchor="dfn-sosa-observation" w:history="1">
        <w:r w:rsidRPr="008D2809">
          <w:rPr>
            <w:rFonts w:ascii="Times New Roman" w:eastAsia="Times New Roman" w:hAnsi="Times New Roman" w:cs="Times New Roman"/>
            <w:color w:val="0000FF"/>
            <w:kern w:val="0"/>
            <w:u w:val="single"/>
            <w14:ligatures w14:val="none"/>
          </w:rPr>
          <w:t>sosa:Observations</w:t>
        </w:r>
      </w:hyperlink>
      <w:r w:rsidRPr="008D2809">
        <w:rPr>
          <w:rFonts w:ascii="Times New Roman" w:eastAsia="Times New Roman" w:hAnsi="Times New Roman" w:cs="Times New Roman"/>
          <w:kern w:val="0"/>
          <w14:ligatures w14:val="none"/>
        </w:rPr>
        <w:t xml:space="preserve"> each concern a different </w:t>
      </w:r>
      <w:hyperlink r:id="rId2732" w:anchor="dfn-sosa-observedproperty" w:history="1">
        <w:r w:rsidRPr="008D2809">
          <w:rPr>
            <w:rFonts w:ascii="Times New Roman" w:eastAsia="Times New Roman" w:hAnsi="Times New Roman" w:cs="Times New Roman"/>
            <w:color w:val="0000FF"/>
            <w:kern w:val="0"/>
            <w:u w:val="single"/>
            <w14:ligatures w14:val="none"/>
          </w:rPr>
          <w:t>sosa:observedProperty</w:t>
        </w:r>
      </w:hyperlink>
      <w:r w:rsidRPr="008D2809">
        <w:rPr>
          <w:rFonts w:ascii="Times New Roman" w:eastAsia="Times New Roman" w:hAnsi="Times New Roman" w:cs="Times New Roman"/>
          <w:kern w:val="0"/>
          <w14:ligatures w14:val="none"/>
        </w:rPr>
        <w:t xml:space="preserve"> of a single </w:t>
      </w:r>
      <w:hyperlink r:id="rId2733" w:anchor="dfn-sosa-hasfeatureofinterest" w:history="1">
        <w:r w:rsidRPr="008D2809">
          <w:rPr>
            <w:rFonts w:ascii="Times New Roman" w:eastAsia="Times New Roman" w:hAnsi="Times New Roman" w:cs="Times New Roman"/>
            <w:color w:val="0000FF"/>
            <w:kern w:val="0"/>
            <w:u w:val="single"/>
            <w14:ligatures w14:val="none"/>
          </w:rPr>
          <w:t>sosa:hasFeatureOfInterest</w:t>
        </w:r>
      </w:hyperlink>
      <w:r w:rsidRPr="008D2809">
        <w:rPr>
          <w:rFonts w:ascii="Times New Roman" w:eastAsia="Times New Roman" w:hAnsi="Times New Roman" w:cs="Times New Roman"/>
          <w:kern w:val="0"/>
          <w14:ligatures w14:val="none"/>
        </w:rPr>
        <w:t xml:space="preserve">. </w:t>
      </w:r>
    </w:p>
    <w:p w14:paraId="04DEC77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An </w:t>
      </w:r>
      <w:r w:rsidRPr="008D2809">
        <w:rPr>
          <w:rFonts w:ascii="Courier New" w:eastAsia="Times New Roman" w:hAnsi="Courier New" w:cs="Courier New"/>
          <w:kern w:val="0"/>
          <w:sz w:val="20"/>
          <w:szCs w:val="20"/>
          <w14:ligatures w14:val="none"/>
        </w:rPr>
        <w:t>oboe:ObservationCollection</w:t>
      </w:r>
      <w:r w:rsidRPr="008D2809">
        <w:rPr>
          <w:rFonts w:ascii="Times New Roman" w:eastAsia="Times New Roman" w:hAnsi="Times New Roman" w:cs="Times New Roman"/>
          <w:kern w:val="0"/>
          <w14:ligatures w14:val="none"/>
        </w:rPr>
        <w:t xml:space="preserve"> is composed of a collection of </w:t>
      </w:r>
      <w:r w:rsidRPr="008D2809">
        <w:rPr>
          <w:rFonts w:ascii="Courier New" w:eastAsia="Times New Roman" w:hAnsi="Courier New" w:cs="Courier New"/>
          <w:kern w:val="0"/>
          <w:sz w:val="20"/>
          <w:szCs w:val="20"/>
          <w14:ligatures w14:val="none"/>
        </w:rPr>
        <w:t>oboe:Observations</w:t>
      </w:r>
      <w:r w:rsidRPr="008D2809">
        <w:rPr>
          <w:rFonts w:ascii="Times New Roman" w:eastAsia="Times New Roman" w:hAnsi="Times New Roman" w:cs="Times New Roman"/>
          <w:kern w:val="0"/>
          <w14:ligatures w14:val="none"/>
        </w:rPr>
        <w:t xml:space="preserve"> with no particular homogeneity expectation of the members. This aligns to a </w:t>
      </w:r>
      <w:hyperlink r:id="rId2734" w:anchor="dfn-sosa-observationcollection" w:history="1">
        <w:r w:rsidRPr="008D2809">
          <w:rPr>
            <w:rFonts w:ascii="Times New Roman" w:eastAsia="Times New Roman" w:hAnsi="Times New Roman" w:cs="Times New Roman"/>
            <w:color w:val="0000FF"/>
            <w:kern w:val="0"/>
            <w:u w:val="single"/>
            <w14:ligatures w14:val="none"/>
          </w:rPr>
          <w:t>sosa:ObservationCollection</w:t>
        </w:r>
      </w:hyperlink>
      <w:r w:rsidRPr="008D2809">
        <w:rPr>
          <w:rFonts w:ascii="Times New Roman" w:eastAsia="Times New Roman" w:hAnsi="Times New Roman" w:cs="Times New Roman"/>
          <w:kern w:val="0"/>
          <w14:ligatures w14:val="none"/>
        </w:rPr>
        <w:t xml:space="preserve"> whose members are </w:t>
      </w:r>
      <w:hyperlink r:id="rId2735" w:anchor="dfn-sosa-observationcollection" w:history="1">
        <w:r w:rsidRPr="008D2809">
          <w:rPr>
            <w:rFonts w:ascii="Times New Roman" w:eastAsia="Times New Roman" w:hAnsi="Times New Roman" w:cs="Times New Roman"/>
            <w:color w:val="0000FF"/>
            <w:kern w:val="0"/>
            <w:u w:val="single"/>
            <w14:ligatures w14:val="none"/>
          </w:rPr>
          <w:t>sosa:ObservationCollections</w:t>
        </w:r>
      </w:hyperlink>
      <w:r w:rsidRPr="008D2809">
        <w:rPr>
          <w:rFonts w:ascii="Times New Roman" w:eastAsia="Times New Roman" w:hAnsi="Times New Roman" w:cs="Times New Roman"/>
          <w:kern w:val="0"/>
          <w14:ligatures w14:val="none"/>
        </w:rPr>
        <w:t xml:space="preserve"> each having a single </w:t>
      </w:r>
      <w:hyperlink r:id="rId2736" w:anchor="dfn-sosa-hasfeatureofinterest" w:history="1">
        <w:r w:rsidRPr="008D2809">
          <w:rPr>
            <w:rFonts w:ascii="Times New Roman" w:eastAsia="Times New Roman" w:hAnsi="Times New Roman" w:cs="Times New Roman"/>
            <w:color w:val="0000FF"/>
            <w:kern w:val="0"/>
            <w:u w:val="single"/>
            <w14:ligatures w14:val="none"/>
          </w:rPr>
          <w:t>sosa:hasFeatureOfInterest</w:t>
        </w:r>
      </w:hyperlink>
      <w:r w:rsidRPr="008D2809">
        <w:rPr>
          <w:rFonts w:ascii="Times New Roman" w:eastAsia="Times New Roman" w:hAnsi="Times New Roman" w:cs="Times New Roman"/>
          <w:kern w:val="0"/>
          <w14:ligatures w14:val="none"/>
        </w:rPr>
        <w:t xml:space="preserve">. </w:t>
      </w:r>
    </w:p>
    <w:p w14:paraId="7196642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overall alignment is illustrated in </w:t>
      </w:r>
      <w:hyperlink r:id="rId2737" w:anchor="Fig-oboe-implementation" w:tooltip="The OBOE core model (left), shown alongside the SOSA model including two levels of sosa:ObservationCollection (right) with matching classes and properties aligned visually. Explanation of the notation used in class diagrams." w:history="1">
        <w:r w:rsidRPr="008D2809">
          <w:rPr>
            <w:rFonts w:ascii="Times New Roman" w:eastAsia="Times New Roman" w:hAnsi="Times New Roman" w:cs="Times New Roman"/>
            <w:color w:val="0000FF"/>
            <w:kern w:val="0"/>
            <w:u w:val="single"/>
            <w14:ligatures w14:val="none"/>
          </w:rPr>
          <w:t>Figure 24</w:t>
        </w:r>
      </w:hyperlink>
      <w:r w:rsidRPr="008D2809">
        <w:rPr>
          <w:rFonts w:ascii="Times New Roman" w:eastAsia="Times New Roman" w:hAnsi="Times New Roman" w:cs="Times New Roman"/>
          <w:kern w:val="0"/>
          <w14:ligatures w14:val="none"/>
        </w:rPr>
        <w:t xml:space="preserve">. </w:t>
      </w:r>
    </w:p>
    <w:p w14:paraId="318C78F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2738" w:anchor="Fig-oboe-implementation" w:history="1">
        <w:r w:rsidRPr="008D2809">
          <w:rPr>
            <w:rFonts w:ascii="Times New Roman" w:eastAsia="Times New Roman" w:hAnsi="Times New Roman" w:cs="Times New Roman"/>
            <w:color w:val="0000FF"/>
            <w:kern w:val="0"/>
            <w:u w:val="single"/>
            <w14:ligatures w14:val="none"/>
          </w:rPr>
          <w:t>Figure 24</w:t>
        </w:r>
      </w:hyperlink>
      <w:r w:rsidRPr="008D2809">
        <w:rPr>
          <w:rFonts w:ascii="Times New Roman" w:eastAsia="Times New Roman" w:hAnsi="Times New Roman" w:cs="Times New Roman"/>
          <w:kern w:val="0"/>
          <w14:ligatures w14:val="none"/>
        </w:rPr>
        <w:t xml:space="preserve"> The OBOE core model (left), shown alongside the SOSA model including two levels of </w:t>
      </w:r>
      <w:hyperlink r:id="rId2739" w:anchor="dfn-sosa-observationcollection" w:history="1">
        <w:r w:rsidRPr="008D2809">
          <w:rPr>
            <w:rFonts w:ascii="Times New Roman" w:eastAsia="Times New Roman" w:hAnsi="Times New Roman" w:cs="Times New Roman"/>
            <w:color w:val="0000FF"/>
            <w:kern w:val="0"/>
            <w:u w:val="single"/>
            <w14:ligatures w14:val="none"/>
          </w:rPr>
          <w:t>sosa:ObservationCollection</w:t>
        </w:r>
      </w:hyperlink>
      <w:r w:rsidRPr="008D2809">
        <w:rPr>
          <w:rFonts w:ascii="Times New Roman" w:eastAsia="Times New Roman" w:hAnsi="Times New Roman" w:cs="Times New Roman"/>
          <w:kern w:val="0"/>
          <w14:ligatures w14:val="none"/>
        </w:rPr>
        <w:t xml:space="preserve"> (right) with matching classes and properties aligned visually. </w:t>
      </w:r>
      <w:r w:rsidRPr="008D2809">
        <w:rPr>
          <w:rFonts w:ascii="Times New Roman" w:eastAsia="Times New Roman" w:hAnsi="Times New Roman" w:cs="Times New Roman"/>
          <w:kern w:val="0"/>
          <w14:ligatures w14:val="none"/>
        </w:rPr>
        <w:br/>
      </w:r>
      <w:hyperlink r:id="rId2740" w:anchor="Class-diagram" w:history="1">
        <w:r w:rsidRPr="008D2809">
          <w:rPr>
            <w:rFonts w:ascii="Times New Roman" w:eastAsia="Times New Roman" w:hAnsi="Times New Roman" w:cs="Times New Roman"/>
            <w:i/>
            <w:iCs/>
            <w:color w:val="0000FF"/>
            <w:kern w:val="0"/>
            <w:u w:val="single"/>
            <w14:ligatures w14:val="none"/>
          </w:rPr>
          <w:t>Explanation of the notation used in class diagrams</w:t>
        </w:r>
      </w:hyperlink>
      <w:r w:rsidRPr="008D2809">
        <w:rPr>
          <w:rFonts w:ascii="Times New Roman" w:eastAsia="Times New Roman" w:hAnsi="Times New Roman" w:cs="Times New Roman"/>
          <w:kern w:val="0"/>
          <w14:ligatures w14:val="none"/>
        </w:rPr>
        <w:t xml:space="preserve">. </w:t>
      </w:r>
    </w:p>
    <w:p w14:paraId="750A7FDD"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The primary classes from [</w:t>
      </w:r>
      <w:hyperlink r:id="rId2741" w:anchor="bib-oboe" w:tooltip="OBOE: the Extensible Observation Ontology, version 1.1" w:history="1">
        <w:r w:rsidRPr="008D2809">
          <w:rPr>
            <w:rFonts w:ascii="Times New Roman" w:eastAsia="Times New Roman" w:hAnsi="Times New Roman" w:cs="Times New Roman"/>
            <w:i/>
            <w:iCs/>
            <w:color w:val="0000FF"/>
            <w:kern w:val="0"/>
            <w:u w:val="single"/>
            <w14:ligatures w14:val="none"/>
          </w:rPr>
          <w:t>OBOE</w:t>
        </w:r>
      </w:hyperlink>
      <w:r w:rsidRPr="008D2809">
        <w:rPr>
          <w:rFonts w:ascii="Times New Roman" w:eastAsia="Times New Roman" w:hAnsi="Times New Roman" w:cs="Times New Roman"/>
          <w:kern w:val="0"/>
          <w14:ligatures w14:val="none"/>
        </w:rPr>
        <w:t xml:space="preserve">] are aligned with SOSA classes as follows. </w:t>
      </w:r>
    </w:p>
    <w:p w14:paraId="2ED8281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3586B5ED"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notation used in this section is described in </w:t>
      </w:r>
      <w:hyperlink r:id="rId2742" w:anchor="Alignment-notation" w:history="1">
        <w:r w:rsidRPr="008D2809">
          <w:rPr>
            <w:rFonts w:ascii="Times New Roman" w:eastAsia="Times New Roman" w:hAnsi="Times New Roman" w:cs="Times New Roman"/>
            <w:color w:val="0000FF"/>
            <w:kern w:val="0"/>
            <w:u w:val="single"/>
            <w14:ligatures w14:val="none"/>
          </w:rPr>
          <w:t>2.4 Alignment notation</w:t>
        </w:r>
      </w:hyperlink>
      <w:r w:rsidRPr="008D2809">
        <w:rPr>
          <w:rFonts w:ascii="Times New Roman" w:eastAsia="Times New Roman" w:hAnsi="Times New Roman" w:cs="Times New Roman"/>
          <w:kern w:val="0"/>
          <w14:ligatures w14:val="none"/>
        </w:rPr>
        <w:t xml:space="preserve">. </w:t>
      </w:r>
    </w:p>
    <w:p w14:paraId="0BFE0816" w14:textId="77777777" w:rsidR="008D2809" w:rsidRPr="008D2809" w:rsidRDefault="008D2809" w:rsidP="008D280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Courier New" w:eastAsia="Times New Roman" w:hAnsi="Courier New" w:cs="Courier New"/>
          <w:kern w:val="0"/>
          <w:sz w:val="20"/>
          <w:szCs w:val="20"/>
          <w14:ligatures w14:val="none"/>
        </w:rPr>
        <w:t>oboe:ObservationCollection</w:t>
      </w:r>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743" w:anchor="dfn-sosa-observationcollection" w:history="1">
        <w:r w:rsidRPr="008D2809">
          <w:rPr>
            <w:rFonts w:ascii="Times New Roman" w:eastAsia="Times New Roman" w:hAnsi="Times New Roman" w:cs="Times New Roman"/>
            <w:color w:val="0000FF"/>
            <w:kern w:val="0"/>
            <w:u w:val="single"/>
            <w14:ligatures w14:val="none"/>
          </w:rPr>
          <w:t>sosa:ObservationCollection</w:t>
        </w:r>
      </w:hyperlink>
      <w:r w:rsidRPr="008D2809">
        <w:rPr>
          <w:rFonts w:ascii="Times New Roman" w:eastAsia="Times New Roman" w:hAnsi="Times New Roman" w:cs="Times New Roman"/>
          <w:kern w:val="0"/>
          <w14:ligatures w14:val="none"/>
        </w:rPr>
        <w:t xml:space="preserve"> </w:t>
      </w:r>
    </w:p>
    <w:p w14:paraId="2B88F64E" w14:textId="77777777" w:rsidR="008D2809" w:rsidRPr="008D2809" w:rsidRDefault="008D2809" w:rsidP="008D280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Courier New" w:eastAsia="Times New Roman" w:hAnsi="Courier New" w:cs="Courier New"/>
          <w:kern w:val="0"/>
          <w:sz w:val="20"/>
          <w:szCs w:val="20"/>
          <w14:ligatures w14:val="none"/>
        </w:rPr>
        <w:t>oboe:ObservationCollection</w:t>
      </w:r>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744" w:anchor="dfn-sosa-hasmember" w:history="1">
        <w:r w:rsidRPr="008D2809">
          <w:rPr>
            <w:rFonts w:ascii="Times New Roman" w:eastAsia="Times New Roman" w:hAnsi="Times New Roman" w:cs="Times New Roman"/>
            <w:color w:val="0000FF"/>
            <w:kern w:val="0"/>
            <w:u w:val="single"/>
            <w14:ligatures w14:val="none"/>
          </w:rPr>
          <w:t>sosa:hasMember</w:t>
        </w:r>
      </w:hyperlink>
      <w:r w:rsidRPr="008D2809">
        <w:rPr>
          <w:rFonts w:ascii="Times New Roman" w:eastAsia="Times New Roman" w:hAnsi="Times New Roman" w:cs="Times New Roman"/>
          <w:kern w:val="0"/>
          <w14:ligatures w14:val="none"/>
        </w:rPr>
        <w:t xml:space="preserve"> only </w:t>
      </w:r>
      <w:hyperlink r:id="rId2745" w:anchor="dfn-sosa-observationcollection" w:history="1">
        <w:r w:rsidRPr="008D2809">
          <w:rPr>
            <w:rFonts w:ascii="Times New Roman" w:eastAsia="Times New Roman" w:hAnsi="Times New Roman" w:cs="Times New Roman"/>
            <w:color w:val="0000FF"/>
            <w:kern w:val="0"/>
            <w:u w:val="single"/>
            <w14:ligatures w14:val="none"/>
          </w:rPr>
          <w:t>sosa:ObservationCollection</w:t>
        </w:r>
      </w:hyperlink>
      <w:r w:rsidRPr="008D2809">
        <w:rPr>
          <w:rFonts w:ascii="Times New Roman" w:eastAsia="Times New Roman" w:hAnsi="Times New Roman" w:cs="Times New Roman"/>
          <w:kern w:val="0"/>
          <w14:ligatures w14:val="none"/>
        </w:rPr>
        <w:t xml:space="preserve"> </w:t>
      </w:r>
    </w:p>
    <w:p w14:paraId="405DDEA9" w14:textId="77777777" w:rsidR="008D2809" w:rsidRPr="008D2809" w:rsidRDefault="008D2809" w:rsidP="008D280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Courier New" w:eastAsia="Times New Roman" w:hAnsi="Courier New" w:cs="Courier New"/>
          <w:kern w:val="0"/>
          <w:sz w:val="20"/>
          <w:szCs w:val="20"/>
          <w14:ligatures w14:val="none"/>
        </w:rPr>
        <w:t>oboe:Observation</w:t>
      </w:r>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746" w:anchor="dfn-sosa-observationcollection" w:history="1">
        <w:r w:rsidRPr="008D2809">
          <w:rPr>
            <w:rFonts w:ascii="Times New Roman" w:eastAsia="Times New Roman" w:hAnsi="Times New Roman" w:cs="Times New Roman"/>
            <w:color w:val="0000FF"/>
            <w:kern w:val="0"/>
            <w:u w:val="single"/>
            <w14:ligatures w14:val="none"/>
          </w:rPr>
          <w:t>sosa:ObservationCollection</w:t>
        </w:r>
      </w:hyperlink>
      <w:r w:rsidRPr="008D2809">
        <w:rPr>
          <w:rFonts w:ascii="Times New Roman" w:eastAsia="Times New Roman" w:hAnsi="Times New Roman" w:cs="Times New Roman"/>
          <w:kern w:val="0"/>
          <w14:ligatures w14:val="none"/>
        </w:rPr>
        <w:t xml:space="preserve"> </w:t>
      </w:r>
    </w:p>
    <w:p w14:paraId="6C33C871" w14:textId="77777777" w:rsidR="008D2809" w:rsidRPr="008D2809" w:rsidRDefault="008D2809" w:rsidP="008D280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Courier New" w:eastAsia="Times New Roman" w:hAnsi="Courier New" w:cs="Courier New"/>
          <w:kern w:val="0"/>
          <w:sz w:val="20"/>
          <w:szCs w:val="20"/>
          <w14:ligatures w14:val="none"/>
        </w:rPr>
        <w:t>oboe:Observation</w:t>
      </w:r>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747" w:anchor="dfn-sosa-hasfeatureofinterest" w:history="1">
        <w:r w:rsidRPr="008D2809">
          <w:rPr>
            <w:rFonts w:ascii="Times New Roman" w:eastAsia="Times New Roman" w:hAnsi="Times New Roman" w:cs="Times New Roman"/>
            <w:color w:val="0000FF"/>
            <w:kern w:val="0"/>
            <w:u w:val="single"/>
            <w14:ligatures w14:val="none"/>
          </w:rPr>
          <w:t>sosa:hasFeatureOfInterest</w:t>
        </w:r>
      </w:hyperlink>
      <w:r w:rsidRPr="008D2809">
        <w:rPr>
          <w:rFonts w:ascii="Times New Roman" w:eastAsia="Times New Roman" w:hAnsi="Times New Roman" w:cs="Times New Roman"/>
          <w:kern w:val="0"/>
          <w14:ligatures w14:val="none"/>
        </w:rPr>
        <w:t xml:space="preserve"> exactly 1 </w:t>
      </w:r>
    </w:p>
    <w:p w14:paraId="199D8918" w14:textId="77777777" w:rsidR="008D2809" w:rsidRPr="008D2809" w:rsidRDefault="008D2809" w:rsidP="008D280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Courier New" w:eastAsia="Times New Roman" w:hAnsi="Courier New" w:cs="Courier New"/>
          <w:kern w:val="0"/>
          <w:sz w:val="20"/>
          <w:szCs w:val="20"/>
          <w14:ligatures w14:val="none"/>
        </w:rPr>
        <w:t>oboe:Observation</w:t>
      </w:r>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748" w:anchor="dfn-sosa-hasmember" w:history="1">
        <w:r w:rsidRPr="008D2809">
          <w:rPr>
            <w:rFonts w:ascii="Times New Roman" w:eastAsia="Times New Roman" w:hAnsi="Times New Roman" w:cs="Times New Roman"/>
            <w:color w:val="0000FF"/>
            <w:kern w:val="0"/>
            <w:u w:val="single"/>
            <w14:ligatures w14:val="none"/>
          </w:rPr>
          <w:t>sosa:hasMember</w:t>
        </w:r>
      </w:hyperlink>
      <w:r w:rsidRPr="008D2809">
        <w:rPr>
          <w:rFonts w:ascii="Times New Roman" w:eastAsia="Times New Roman" w:hAnsi="Times New Roman" w:cs="Times New Roman"/>
          <w:kern w:val="0"/>
          <w14:ligatures w14:val="none"/>
        </w:rPr>
        <w:t xml:space="preserve"> only </w:t>
      </w:r>
      <w:hyperlink r:id="rId2749" w:anchor="dfn-sosa-observation" w:history="1">
        <w:r w:rsidRPr="008D2809">
          <w:rPr>
            <w:rFonts w:ascii="Times New Roman" w:eastAsia="Times New Roman" w:hAnsi="Times New Roman" w:cs="Times New Roman"/>
            <w:color w:val="0000FF"/>
            <w:kern w:val="0"/>
            <w:u w:val="single"/>
            <w14:ligatures w14:val="none"/>
          </w:rPr>
          <w:t>sosa:Observation</w:t>
        </w:r>
      </w:hyperlink>
      <w:r w:rsidRPr="008D2809">
        <w:rPr>
          <w:rFonts w:ascii="Times New Roman" w:eastAsia="Times New Roman" w:hAnsi="Times New Roman" w:cs="Times New Roman"/>
          <w:kern w:val="0"/>
          <w14:ligatures w14:val="none"/>
        </w:rPr>
        <w:t xml:space="preserve"> </w:t>
      </w:r>
    </w:p>
    <w:p w14:paraId="4BA122E1" w14:textId="77777777" w:rsidR="008D2809" w:rsidRPr="008D2809" w:rsidRDefault="008D2809" w:rsidP="008D280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Courier New" w:eastAsia="Times New Roman" w:hAnsi="Courier New" w:cs="Courier New"/>
          <w:kern w:val="0"/>
          <w:sz w:val="20"/>
          <w:szCs w:val="20"/>
          <w14:ligatures w14:val="none"/>
        </w:rPr>
        <w:t>oboe:Measurement</w:t>
      </w:r>
      <w:r w:rsidRPr="008D2809">
        <w:rPr>
          <w:rFonts w:ascii="Times New Roman" w:eastAsia="Times New Roman" w:hAnsi="Times New Roman" w:cs="Times New Roman"/>
          <w:kern w:val="0"/>
          <w14:ligatures w14:val="none"/>
        </w:rPr>
        <w:t xml:space="preserve"> ≡ </w:t>
      </w:r>
      <w:hyperlink r:id="rId2750" w:anchor="dfn-sosa-observation" w:history="1">
        <w:r w:rsidRPr="008D2809">
          <w:rPr>
            <w:rFonts w:ascii="Times New Roman" w:eastAsia="Times New Roman" w:hAnsi="Times New Roman" w:cs="Times New Roman"/>
            <w:color w:val="0000FF"/>
            <w:kern w:val="0"/>
            <w:u w:val="single"/>
            <w14:ligatures w14:val="none"/>
          </w:rPr>
          <w:t>sosa:Observation</w:t>
        </w:r>
      </w:hyperlink>
      <w:r w:rsidRPr="008D2809">
        <w:rPr>
          <w:rFonts w:ascii="Times New Roman" w:eastAsia="Times New Roman" w:hAnsi="Times New Roman" w:cs="Times New Roman"/>
          <w:kern w:val="0"/>
          <w14:ligatures w14:val="none"/>
        </w:rPr>
        <w:t xml:space="preserve"> </w:t>
      </w:r>
    </w:p>
    <w:p w14:paraId="7FC3DE50" w14:textId="77777777" w:rsidR="008D2809" w:rsidRPr="008D2809" w:rsidRDefault="008D2809" w:rsidP="008D280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Courier New" w:eastAsia="Times New Roman" w:hAnsi="Courier New" w:cs="Courier New"/>
          <w:kern w:val="0"/>
          <w:sz w:val="20"/>
          <w:szCs w:val="20"/>
          <w14:ligatures w14:val="none"/>
        </w:rPr>
        <w:t>oboe:Characteristic</w:t>
      </w:r>
      <w:r w:rsidRPr="008D2809">
        <w:rPr>
          <w:rFonts w:ascii="Times New Roman" w:eastAsia="Times New Roman" w:hAnsi="Times New Roman" w:cs="Times New Roman"/>
          <w:kern w:val="0"/>
          <w14:ligatures w14:val="none"/>
        </w:rPr>
        <w:t xml:space="preserve"> ≡ </w:t>
      </w:r>
      <w:hyperlink r:id="rId2751"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w:t>
      </w:r>
    </w:p>
    <w:p w14:paraId="18349555" w14:textId="77777777" w:rsidR="008D2809" w:rsidRPr="008D2809" w:rsidRDefault="008D2809" w:rsidP="008D280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Courier New" w:eastAsia="Times New Roman" w:hAnsi="Courier New" w:cs="Courier New"/>
          <w:kern w:val="0"/>
          <w:sz w:val="20"/>
          <w:szCs w:val="20"/>
          <w14:ligatures w14:val="none"/>
        </w:rPr>
        <w:t>oboe:Protocol</w:t>
      </w:r>
      <w:r w:rsidRPr="008D2809">
        <w:rPr>
          <w:rFonts w:ascii="Times New Roman" w:eastAsia="Times New Roman" w:hAnsi="Times New Roman" w:cs="Times New Roman"/>
          <w:kern w:val="0"/>
          <w14:ligatures w14:val="none"/>
        </w:rPr>
        <w:t xml:space="preserve"> ≡ </w:t>
      </w:r>
      <w:hyperlink r:id="rId2752" w:anchor="dfn-sosa-observingprocedure" w:history="1">
        <w:r w:rsidRPr="008D2809">
          <w:rPr>
            <w:rFonts w:ascii="Times New Roman" w:eastAsia="Times New Roman" w:hAnsi="Times New Roman" w:cs="Times New Roman"/>
            <w:color w:val="0000FF"/>
            <w:kern w:val="0"/>
            <w:u w:val="single"/>
            <w14:ligatures w14:val="none"/>
          </w:rPr>
          <w:t>sosa:ObservingProcedure</w:t>
        </w:r>
      </w:hyperlink>
      <w:r w:rsidRPr="008D2809">
        <w:rPr>
          <w:rFonts w:ascii="Times New Roman" w:eastAsia="Times New Roman" w:hAnsi="Times New Roman" w:cs="Times New Roman"/>
          <w:kern w:val="0"/>
          <w14:ligatures w14:val="none"/>
        </w:rPr>
        <w:t xml:space="preserve"> </w:t>
      </w:r>
    </w:p>
    <w:p w14:paraId="34519181" w14:textId="007D4CF2"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class </w:t>
      </w:r>
      <w:r w:rsidRPr="008D2809">
        <w:rPr>
          <w:rFonts w:ascii="Courier New" w:eastAsia="Times New Roman" w:hAnsi="Courier New" w:cs="Courier New"/>
          <w:kern w:val="0"/>
          <w:sz w:val="20"/>
          <w:szCs w:val="20"/>
          <w14:ligatures w14:val="none"/>
        </w:rPr>
        <w:t>oboe:Entity</w:t>
      </w:r>
      <w:r w:rsidRPr="008D2809">
        <w:rPr>
          <w:rFonts w:ascii="Times New Roman" w:eastAsia="Times New Roman" w:hAnsi="Times New Roman" w:cs="Times New Roman"/>
          <w:kern w:val="0"/>
          <w14:ligatures w14:val="none"/>
        </w:rPr>
        <w:t xml:space="preserve"> appears in OBOE as the range of the </w:t>
      </w:r>
      <w:r w:rsidRPr="008D2809">
        <w:rPr>
          <w:rFonts w:ascii="Courier New" w:eastAsia="Times New Roman" w:hAnsi="Courier New" w:cs="Courier New"/>
          <w:kern w:val="0"/>
          <w:sz w:val="20"/>
          <w:szCs w:val="20"/>
          <w14:ligatures w14:val="none"/>
        </w:rPr>
        <w:t>oboe:ofEntity</w:t>
      </w:r>
      <w:r w:rsidRPr="008D2809">
        <w:rPr>
          <w:rFonts w:ascii="Times New Roman" w:eastAsia="Times New Roman" w:hAnsi="Times New Roman" w:cs="Times New Roman"/>
          <w:kern w:val="0"/>
          <w14:ligatures w14:val="none"/>
        </w:rPr>
        <w:t xml:space="preserve"> and </w:t>
      </w:r>
      <w:r w:rsidRPr="008D2809">
        <w:rPr>
          <w:rFonts w:ascii="Courier New" w:eastAsia="Times New Roman" w:hAnsi="Courier New" w:cs="Courier New"/>
          <w:kern w:val="0"/>
          <w:sz w:val="20"/>
          <w:szCs w:val="20"/>
          <w14:ligatures w14:val="none"/>
        </w:rPr>
        <w:t>oboe:hasValue</w:t>
      </w:r>
      <w:r w:rsidRPr="008D2809">
        <w:rPr>
          <w:rFonts w:ascii="Times New Roman" w:eastAsia="Times New Roman" w:hAnsi="Times New Roman" w:cs="Times New Roman"/>
          <w:kern w:val="0"/>
          <w14:ligatures w14:val="none"/>
        </w:rPr>
        <w:t xml:space="preserve"> properties, so </w:t>
      </w:r>
      <w:del w:id="437" w:author="Carl Reed" w:date="2026-08-25T15:45:00Z" w16du:dateUtc="2026-08-25T21:45:00Z">
        <w:r w:rsidRPr="008D2809" w:rsidDel="008B6349">
          <w:rPr>
            <w:rFonts w:ascii="Times New Roman" w:eastAsia="Times New Roman" w:hAnsi="Times New Roman" w:cs="Times New Roman"/>
            <w:kern w:val="0"/>
            <w14:ligatures w14:val="none"/>
          </w:rPr>
          <w:delText>we interpret it</w:delText>
        </w:r>
      </w:del>
      <w:ins w:id="438" w:author="Carl Reed" w:date="2026-08-25T15:45:00Z" w16du:dateUtc="2026-08-25T21:45:00Z">
        <w:r w:rsidR="008B6349">
          <w:rPr>
            <w:rFonts w:ascii="Times New Roman" w:eastAsia="Times New Roman" w:hAnsi="Times New Roman" w:cs="Times New Roman"/>
            <w:kern w:val="0"/>
            <w14:ligatures w14:val="none"/>
          </w:rPr>
          <w:t>it is interpreted</w:t>
        </w:r>
      </w:ins>
      <w:r w:rsidRPr="008D2809">
        <w:rPr>
          <w:rFonts w:ascii="Times New Roman" w:eastAsia="Times New Roman" w:hAnsi="Times New Roman" w:cs="Times New Roman"/>
          <w:kern w:val="0"/>
          <w14:ligatures w14:val="none"/>
        </w:rPr>
        <w:t xml:space="preserve"> as a general superclass. </w:t>
      </w:r>
    </w:p>
    <w:p w14:paraId="3847E179" w14:textId="77777777" w:rsidR="008D2809" w:rsidRPr="008D2809" w:rsidRDefault="008D2809" w:rsidP="008D280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hyperlink r:id="rId2753"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r w:rsidRPr="008D2809">
        <w:rPr>
          <w:rFonts w:ascii="Courier New" w:eastAsia="Times New Roman" w:hAnsi="Courier New" w:cs="Courier New"/>
          <w:kern w:val="0"/>
          <w:sz w:val="20"/>
          <w:szCs w:val="20"/>
          <w14:ligatures w14:val="none"/>
        </w:rPr>
        <w:t>oboe:Entity</w:t>
      </w:r>
      <w:r w:rsidRPr="008D2809">
        <w:rPr>
          <w:rFonts w:ascii="Times New Roman" w:eastAsia="Times New Roman" w:hAnsi="Times New Roman" w:cs="Times New Roman"/>
          <w:kern w:val="0"/>
          <w14:ligatures w14:val="none"/>
        </w:rPr>
        <w:t xml:space="preserve"> </w:t>
      </w:r>
    </w:p>
    <w:p w14:paraId="38A1B01B"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7.3.3 Property Alignments</w:t>
      </w:r>
    </w:p>
    <w:p w14:paraId="2DEDCAC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The following properties from [</w:t>
      </w:r>
      <w:hyperlink r:id="rId2754" w:anchor="bib-oboe" w:tooltip="OBOE: the Extensible Observation Ontology, version 1.1" w:history="1">
        <w:r w:rsidRPr="008D2809">
          <w:rPr>
            <w:rFonts w:ascii="Times New Roman" w:eastAsia="Times New Roman" w:hAnsi="Times New Roman" w:cs="Times New Roman"/>
            <w:i/>
            <w:iCs/>
            <w:color w:val="0000FF"/>
            <w:kern w:val="0"/>
            <w:u w:val="single"/>
            <w14:ligatures w14:val="none"/>
          </w:rPr>
          <w:t>OBOE</w:t>
        </w:r>
      </w:hyperlink>
      <w:r w:rsidRPr="008D2809">
        <w:rPr>
          <w:rFonts w:ascii="Times New Roman" w:eastAsia="Times New Roman" w:hAnsi="Times New Roman" w:cs="Times New Roman"/>
          <w:kern w:val="0"/>
          <w14:ligatures w14:val="none"/>
        </w:rPr>
        <w:t xml:space="preserve">] may be directly aligned with SOSA properties. </w:t>
      </w:r>
    </w:p>
    <w:p w14:paraId="168945BB" w14:textId="77777777" w:rsidR="008D2809" w:rsidRPr="008D2809" w:rsidRDefault="008D2809" w:rsidP="008D280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Courier New" w:eastAsia="Times New Roman" w:hAnsi="Courier New" w:cs="Courier New"/>
          <w:kern w:val="0"/>
          <w:sz w:val="20"/>
          <w:szCs w:val="20"/>
          <w14:ligatures w14:val="none"/>
        </w:rPr>
        <w:t>oboe:ofEntity</w:t>
      </w:r>
      <w:r w:rsidRPr="008D2809">
        <w:rPr>
          <w:rFonts w:ascii="Times New Roman" w:eastAsia="Times New Roman" w:hAnsi="Times New Roman" w:cs="Times New Roman"/>
          <w:kern w:val="0"/>
          <w14:ligatures w14:val="none"/>
        </w:rPr>
        <w:t xml:space="preserve"> ≡ </w:t>
      </w:r>
      <w:hyperlink r:id="rId2755" w:anchor="dfn-sosa-hasfeatureofinterest" w:history="1">
        <w:r w:rsidRPr="008D2809">
          <w:rPr>
            <w:rFonts w:ascii="Times New Roman" w:eastAsia="Times New Roman" w:hAnsi="Times New Roman" w:cs="Times New Roman"/>
            <w:color w:val="0000FF"/>
            <w:kern w:val="0"/>
            <w:u w:val="single"/>
            <w14:ligatures w14:val="none"/>
          </w:rPr>
          <w:t>sosa:hasFeatureOfInterest</w:t>
        </w:r>
      </w:hyperlink>
      <w:r w:rsidRPr="008D2809">
        <w:rPr>
          <w:rFonts w:ascii="Times New Roman" w:eastAsia="Times New Roman" w:hAnsi="Times New Roman" w:cs="Times New Roman"/>
          <w:kern w:val="0"/>
          <w14:ligatures w14:val="none"/>
        </w:rPr>
        <w:t xml:space="preserve"> </w:t>
      </w:r>
    </w:p>
    <w:p w14:paraId="2B44E011" w14:textId="77777777" w:rsidR="008D2809" w:rsidRPr="008D2809" w:rsidRDefault="008D2809" w:rsidP="008D280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Courier New" w:eastAsia="Times New Roman" w:hAnsi="Courier New" w:cs="Courier New"/>
          <w:kern w:val="0"/>
          <w:sz w:val="20"/>
          <w:szCs w:val="20"/>
          <w14:ligatures w14:val="none"/>
        </w:rPr>
        <w:t>oboe:ofCharacteristic</w:t>
      </w:r>
      <w:r w:rsidRPr="008D2809">
        <w:rPr>
          <w:rFonts w:ascii="Times New Roman" w:eastAsia="Times New Roman" w:hAnsi="Times New Roman" w:cs="Times New Roman"/>
          <w:kern w:val="0"/>
          <w14:ligatures w14:val="none"/>
        </w:rPr>
        <w:t xml:space="preserve"> ≡ </w:t>
      </w:r>
      <w:hyperlink r:id="rId2756" w:anchor="dfn-sosa-observedproperty" w:history="1">
        <w:r w:rsidRPr="008D2809">
          <w:rPr>
            <w:rFonts w:ascii="Times New Roman" w:eastAsia="Times New Roman" w:hAnsi="Times New Roman" w:cs="Times New Roman"/>
            <w:color w:val="0000FF"/>
            <w:kern w:val="0"/>
            <w:u w:val="single"/>
            <w14:ligatures w14:val="none"/>
          </w:rPr>
          <w:t>sosa:observedProperty</w:t>
        </w:r>
      </w:hyperlink>
      <w:r w:rsidRPr="008D2809">
        <w:rPr>
          <w:rFonts w:ascii="Times New Roman" w:eastAsia="Times New Roman" w:hAnsi="Times New Roman" w:cs="Times New Roman"/>
          <w:kern w:val="0"/>
          <w14:ligatures w14:val="none"/>
        </w:rPr>
        <w:t xml:space="preserve"> </w:t>
      </w:r>
    </w:p>
    <w:p w14:paraId="0C54AA72" w14:textId="77777777" w:rsidR="008D2809" w:rsidRPr="008D2809" w:rsidRDefault="008D2809" w:rsidP="008D280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Courier New" w:eastAsia="Times New Roman" w:hAnsi="Courier New" w:cs="Courier New"/>
          <w:kern w:val="0"/>
          <w:sz w:val="20"/>
          <w:szCs w:val="20"/>
          <w14:ligatures w14:val="none"/>
        </w:rPr>
        <w:t>oboe:usesProtocol</w:t>
      </w:r>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757" w:anchor="dfn-sosa-usedprocedure" w:history="1">
        <w:r w:rsidRPr="008D2809">
          <w:rPr>
            <w:rFonts w:ascii="Times New Roman" w:eastAsia="Times New Roman" w:hAnsi="Times New Roman" w:cs="Times New Roman"/>
            <w:color w:val="0000FF"/>
            <w:kern w:val="0"/>
            <w:u w:val="single"/>
            <w14:ligatures w14:val="none"/>
          </w:rPr>
          <w:t>sosa:usedProcedure</w:t>
        </w:r>
      </w:hyperlink>
      <w:r w:rsidRPr="008D2809">
        <w:rPr>
          <w:rFonts w:ascii="Times New Roman" w:eastAsia="Times New Roman" w:hAnsi="Times New Roman" w:cs="Times New Roman"/>
          <w:kern w:val="0"/>
          <w14:ligatures w14:val="none"/>
        </w:rPr>
        <w:t xml:space="preserve"> </w:t>
      </w:r>
    </w:p>
    <w:p w14:paraId="271B88B8" w14:textId="77777777" w:rsidR="008D2809" w:rsidRPr="008D2809" w:rsidRDefault="008D2809" w:rsidP="008D280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Courier New" w:eastAsia="Times New Roman" w:hAnsi="Courier New" w:cs="Courier New"/>
          <w:kern w:val="0"/>
          <w:sz w:val="20"/>
          <w:szCs w:val="20"/>
          <w14:ligatures w14:val="none"/>
        </w:rPr>
        <w:t>oboe:usesMethod</w:t>
      </w:r>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758" w:anchor="dfn-sosa-usedprocedure" w:history="1">
        <w:r w:rsidRPr="008D2809">
          <w:rPr>
            <w:rFonts w:ascii="Times New Roman" w:eastAsia="Times New Roman" w:hAnsi="Times New Roman" w:cs="Times New Roman"/>
            <w:color w:val="0000FF"/>
            <w:kern w:val="0"/>
            <w:u w:val="single"/>
            <w14:ligatures w14:val="none"/>
          </w:rPr>
          <w:t>sosa:usedProcedure</w:t>
        </w:r>
      </w:hyperlink>
      <w:r w:rsidRPr="008D2809">
        <w:rPr>
          <w:rFonts w:ascii="Times New Roman" w:eastAsia="Times New Roman" w:hAnsi="Times New Roman" w:cs="Times New Roman"/>
          <w:kern w:val="0"/>
          <w14:ligatures w14:val="none"/>
        </w:rPr>
        <w:t xml:space="preserve"> </w:t>
      </w:r>
    </w:p>
    <w:p w14:paraId="6658C240" w14:textId="77777777" w:rsidR="008D2809" w:rsidRPr="008D2809" w:rsidRDefault="008D2809" w:rsidP="008D280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Courier New" w:eastAsia="Times New Roman" w:hAnsi="Courier New" w:cs="Courier New"/>
          <w:kern w:val="0"/>
          <w:sz w:val="20"/>
          <w:szCs w:val="20"/>
          <w14:ligatures w14:val="none"/>
        </w:rPr>
        <w:lastRenderedPageBreak/>
        <w:t>oboe:hasValue</w:t>
      </w:r>
      <w:r w:rsidRPr="008D2809">
        <w:rPr>
          <w:rFonts w:ascii="Times New Roman" w:eastAsia="Times New Roman" w:hAnsi="Times New Roman" w:cs="Times New Roman"/>
          <w:kern w:val="0"/>
          <w14:ligatures w14:val="none"/>
        </w:rPr>
        <w:t xml:space="preserve"> ≡ </w:t>
      </w:r>
      <w:hyperlink r:id="rId2759" w:anchor="dfn-sosa-hasresult" w:history="1">
        <w:r w:rsidRPr="008D2809">
          <w:rPr>
            <w:rFonts w:ascii="Times New Roman" w:eastAsia="Times New Roman" w:hAnsi="Times New Roman" w:cs="Times New Roman"/>
            <w:color w:val="0000FF"/>
            <w:kern w:val="0"/>
            <w:u w:val="single"/>
            <w14:ligatures w14:val="none"/>
          </w:rPr>
          <w:t>sosa:hasResult</w:t>
        </w:r>
      </w:hyperlink>
      <w:r w:rsidRPr="008D2809">
        <w:rPr>
          <w:rFonts w:ascii="Times New Roman" w:eastAsia="Times New Roman" w:hAnsi="Times New Roman" w:cs="Times New Roman"/>
          <w:kern w:val="0"/>
          <w14:ligatures w14:val="none"/>
        </w:rPr>
        <w:t xml:space="preserve"> </w:t>
      </w:r>
    </w:p>
    <w:p w14:paraId="7620EF0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properties </w:t>
      </w:r>
      <w:r w:rsidRPr="008D2809">
        <w:rPr>
          <w:rFonts w:ascii="Courier New" w:eastAsia="Times New Roman" w:hAnsi="Courier New" w:cs="Courier New"/>
          <w:kern w:val="0"/>
          <w:sz w:val="20"/>
          <w:szCs w:val="20"/>
          <w14:ligatures w14:val="none"/>
        </w:rPr>
        <w:t>oboe:hasMember</w:t>
      </w:r>
      <w:r w:rsidRPr="008D2809">
        <w:rPr>
          <w:rFonts w:ascii="Times New Roman" w:eastAsia="Times New Roman" w:hAnsi="Times New Roman" w:cs="Times New Roman"/>
          <w:kern w:val="0"/>
          <w14:ligatures w14:val="none"/>
        </w:rPr>
        <w:t xml:space="preserve"> and </w:t>
      </w:r>
      <w:r w:rsidRPr="008D2809">
        <w:rPr>
          <w:rFonts w:ascii="Courier New" w:eastAsia="Times New Roman" w:hAnsi="Courier New" w:cs="Courier New"/>
          <w:kern w:val="0"/>
          <w:sz w:val="20"/>
          <w:szCs w:val="20"/>
          <w14:ligatures w14:val="none"/>
        </w:rPr>
        <w:t>oboe:hasMeasurement</w:t>
      </w:r>
      <w:r w:rsidRPr="008D2809">
        <w:rPr>
          <w:rFonts w:ascii="Times New Roman" w:eastAsia="Times New Roman" w:hAnsi="Times New Roman" w:cs="Times New Roman"/>
          <w:kern w:val="0"/>
          <w14:ligatures w14:val="none"/>
        </w:rPr>
        <w:t xml:space="preserve"> link an </w:t>
      </w:r>
      <w:r w:rsidRPr="008D2809">
        <w:rPr>
          <w:rFonts w:ascii="Courier New" w:eastAsia="Times New Roman" w:hAnsi="Courier New" w:cs="Courier New"/>
          <w:kern w:val="0"/>
          <w:sz w:val="20"/>
          <w:szCs w:val="20"/>
          <w14:ligatures w14:val="none"/>
        </w:rPr>
        <w:t>oboe:ObservationCollection</w:t>
      </w:r>
      <w:r w:rsidRPr="008D2809">
        <w:rPr>
          <w:rFonts w:ascii="Times New Roman" w:eastAsia="Times New Roman" w:hAnsi="Times New Roman" w:cs="Times New Roman"/>
          <w:kern w:val="0"/>
          <w14:ligatures w14:val="none"/>
        </w:rPr>
        <w:t xml:space="preserve"> to its member </w:t>
      </w:r>
      <w:r w:rsidRPr="008D2809">
        <w:rPr>
          <w:rFonts w:ascii="Courier New" w:eastAsia="Times New Roman" w:hAnsi="Courier New" w:cs="Courier New"/>
          <w:kern w:val="0"/>
          <w:sz w:val="20"/>
          <w:szCs w:val="20"/>
          <w14:ligatures w14:val="none"/>
        </w:rPr>
        <w:t>oboe:Observations</w:t>
      </w:r>
      <w:r w:rsidRPr="008D2809">
        <w:rPr>
          <w:rFonts w:ascii="Times New Roman" w:eastAsia="Times New Roman" w:hAnsi="Times New Roman" w:cs="Times New Roman"/>
          <w:kern w:val="0"/>
          <w14:ligatures w14:val="none"/>
        </w:rPr>
        <w:t xml:space="preserve">, and an </w:t>
      </w:r>
      <w:r w:rsidRPr="008D2809">
        <w:rPr>
          <w:rFonts w:ascii="Courier New" w:eastAsia="Times New Roman" w:hAnsi="Courier New" w:cs="Courier New"/>
          <w:kern w:val="0"/>
          <w:sz w:val="20"/>
          <w:szCs w:val="20"/>
          <w14:ligatures w14:val="none"/>
        </w:rPr>
        <w:t>oboe:Observation</w:t>
      </w:r>
      <w:r w:rsidRPr="008D2809">
        <w:rPr>
          <w:rFonts w:ascii="Times New Roman" w:eastAsia="Times New Roman" w:hAnsi="Times New Roman" w:cs="Times New Roman"/>
          <w:kern w:val="0"/>
          <w14:ligatures w14:val="none"/>
        </w:rPr>
        <w:t xml:space="preserve"> to its member </w:t>
      </w:r>
      <w:r w:rsidRPr="008D2809">
        <w:rPr>
          <w:rFonts w:ascii="Courier New" w:eastAsia="Times New Roman" w:hAnsi="Courier New" w:cs="Courier New"/>
          <w:kern w:val="0"/>
          <w:sz w:val="20"/>
          <w:szCs w:val="20"/>
          <w14:ligatures w14:val="none"/>
        </w:rPr>
        <w:t>oboe:Measurements</w:t>
      </w:r>
      <w:r w:rsidRPr="008D2809">
        <w:rPr>
          <w:rFonts w:ascii="Times New Roman" w:eastAsia="Times New Roman" w:hAnsi="Times New Roman" w:cs="Times New Roman"/>
          <w:kern w:val="0"/>
          <w14:ligatures w14:val="none"/>
        </w:rPr>
        <w:t xml:space="preserve">, respectively. These match </w:t>
      </w:r>
      <w:hyperlink r:id="rId2760" w:anchor="dfn-sosa-hasmember" w:history="1">
        <w:r w:rsidRPr="008D2809">
          <w:rPr>
            <w:rFonts w:ascii="Times New Roman" w:eastAsia="Times New Roman" w:hAnsi="Times New Roman" w:cs="Times New Roman"/>
            <w:color w:val="0000FF"/>
            <w:kern w:val="0"/>
            <w:u w:val="single"/>
            <w14:ligatures w14:val="none"/>
          </w:rPr>
          <w:t>sosa:hasMember</w:t>
        </w:r>
      </w:hyperlink>
      <w:r w:rsidRPr="008D2809">
        <w:rPr>
          <w:rFonts w:ascii="Times New Roman" w:eastAsia="Times New Roman" w:hAnsi="Times New Roman" w:cs="Times New Roman"/>
          <w:kern w:val="0"/>
          <w14:ligatures w14:val="none"/>
        </w:rPr>
        <w:t xml:space="preserve"> links to a </w:t>
      </w:r>
      <w:hyperlink r:id="rId2761" w:anchor="dfn-sosa-observationcollection" w:history="1">
        <w:r w:rsidRPr="008D2809">
          <w:rPr>
            <w:rFonts w:ascii="Times New Roman" w:eastAsia="Times New Roman" w:hAnsi="Times New Roman" w:cs="Times New Roman"/>
            <w:color w:val="0000FF"/>
            <w:kern w:val="0"/>
            <w:u w:val="single"/>
            <w14:ligatures w14:val="none"/>
          </w:rPr>
          <w:t>sosa:ObservationCollection</w:t>
        </w:r>
      </w:hyperlink>
      <w:r w:rsidRPr="008D2809">
        <w:rPr>
          <w:rFonts w:ascii="Times New Roman" w:eastAsia="Times New Roman" w:hAnsi="Times New Roman" w:cs="Times New Roman"/>
          <w:kern w:val="0"/>
          <w14:ligatures w14:val="none"/>
        </w:rPr>
        <w:t xml:space="preserve"> (with a single </w:t>
      </w:r>
      <w:hyperlink r:id="rId2762" w:anchor="dfn-sosa-hasfeatureofinterest" w:history="1">
        <w:r w:rsidRPr="008D2809">
          <w:rPr>
            <w:rFonts w:ascii="Times New Roman" w:eastAsia="Times New Roman" w:hAnsi="Times New Roman" w:cs="Times New Roman"/>
            <w:color w:val="0000FF"/>
            <w:kern w:val="0"/>
            <w:u w:val="single"/>
            <w14:ligatures w14:val="none"/>
          </w:rPr>
          <w:t>sosa:hasFeatureOfInterest</w:t>
        </w:r>
      </w:hyperlink>
      <w:r w:rsidRPr="008D2809">
        <w:rPr>
          <w:rFonts w:ascii="Times New Roman" w:eastAsia="Times New Roman" w:hAnsi="Times New Roman" w:cs="Times New Roman"/>
          <w:kern w:val="0"/>
          <w14:ligatures w14:val="none"/>
        </w:rPr>
        <w:t xml:space="preserve">) and to the </w:t>
      </w:r>
      <w:hyperlink r:id="rId2763" w:anchor="dfn-sosa-observation" w:history="1">
        <w:r w:rsidRPr="008D2809">
          <w:rPr>
            <w:rFonts w:ascii="Times New Roman" w:eastAsia="Times New Roman" w:hAnsi="Times New Roman" w:cs="Times New Roman"/>
            <w:color w:val="0000FF"/>
            <w:kern w:val="0"/>
            <w:u w:val="single"/>
            <w14:ligatures w14:val="none"/>
          </w:rPr>
          <w:t>sosa:Observations</w:t>
        </w:r>
      </w:hyperlink>
      <w:r w:rsidRPr="008D2809">
        <w:rPr>
          <w:rFonts w:ascii="Times New Roman" w:eastAsia="Times New Roman" w:hAnsi="Times New Roman" w:cs="Times New Roman"/>
          <w:kern w:val="0"/>
          <w14:ligatures w14:val="none"/>
        </w:rPr>
        <w:t xml:space="preserve"> of the different properties, respectively. </w:t>
      </w:r>
    </w:p>
    <w:p w14:paraId="687FFC2C" w14:textId="77777777" w:rsidR="008D2809" w:rsidRPr="008D2809" w:rsidRDefault="008D2809" w:rsidP="008D280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Courier New" w:eastAsia="Times New Roman" w:hAnsi="Courier New" w:cs="Courier New"/>
          <w:kern w:val="0"/>
          <w:sz w:val="20"/>
          <w:szCs w:val="20"/>
          <w14:ligatures w14:val="none"/>
        </w:rPr>
        <w:t>oboe:hasMember</w:t>
      </w:r>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764" w:anchor="dfn-sosa-hasmember" w:history="1">
        <w:r w:rsidRPr="008D2809">
          <w:rPr>
            <w:rFonts w:ascii="Times New Roman" w:eastAsia="Times New Roman" w:hAnsi="Times New Roman" w:cs="Times New Roman"/>
            <w:color w:val="0000FF"/>
            <w:kern w:val="0"/>
            <w:u w:val="single"/>
            <w14:ligatures w14:val="none"/>
          </w:rPr>
          <w:t>sosa:hasMember</w:t>
        </w:r>
      </w:hyperlink>
      <w:r w:rsidRPr="008D2809">
        <w:rPr>
          <w:rFonts w:ascii="Times New Roman" w:eastAsia="Times New Roman" w:hAnsi="Times New Roman" w:cs="Times New Roman"/>
          <w:kern w:val="0"/>
          <w14:ligatures w14:val="none"/>
        </w:rPr>
        <w:t xml:space="preserve"> </w:t>
      </w:r>
    </w:p>
    <w:p w14:paraId="10FA0937" w14:textId="77777777" w:rsidR="008D2809" w:rsidRPr="008D2809" w:rsidRDefault="008D2809" w:rsidP="008D280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Courier New" w:eastAsia="Times New Roman" w:hAnsi="Courier New" w:cs="Courier New"/>
          <w:kern w:val="0"/>
          <w:sz w:val="20"/>
          <w:szCs w:val="20"/>
          <w14:ligatures w14:val="none"/>
        </w:rPr>
        <w:t>oboe:hasMeasurement</w:t>
      </w:r>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765" w:anchor="dfn-sosa-hasmember" w:history="1">
        <w:r w:rsidRPr="008D2809">
          <w:rPr>
            <w:rFonts w:ascii="Times New Roman" w:eastAsia="Times New Roman" w:hAnsi="Times New Roman" w:cs="Times New Roman"/>
            <w:color w:val="0000FF"/>
            <w:kern w:val="0"/>
            <w:u w:val="single"/>
            <w14:ligatures w14:val="none"/>
          </w:rPr>
          <w:t>sosa:hasMember</w:t>
        </w:r>
      </w:hyperlink>
      <w:r w:rsidRPr="008D2809">
        <w:rPr>
          <w:rFonts w:ascii="Times New Roman" w:eastAsia="Times New Roman" w:hAnsi="Times New Roman" w:cs="Times New Roman"/>
          <w:kern w:val="0"/>
          <w14:ligatures w14:val="none"/>
        </w:rPr>
        <w:t xml:space="preserve"> </w:t>
      </w:r>
    </w:p>
    <w:p w14:paraId="634045AA" w14:textId="77777777" w:rsidR="008D2809" w:rsidRPr="008D2809" w:rsidRDefault="008D2809" w:rsidP="008D28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809">
        <w:rPr>
          <w:rFonts w:ascii="Times New Roman" w:eastAsia="Times New Roman" w:hAnsi="Times New Roman" w:cs="Times New Roman"/>
          <w:b/>
          <w:bCs/>
          <w:kern w:val="0"/>
          <w:sz w:val="27"/>
          <w:szCs w:val="27"/>
          <w14:ligatures w14:val="none"/>
        </w:rPr>
        <w:t>7.4 IDO Alignment Module</w:t>
      </w:r>
    </w:p>
    <w:p w14:paraId="33BD7DEC" w14:textId="1F731F3F"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This section introduces the alignment of SOSA </w:t>
      </w:r>
      <w:ins w:id="439" w:author="Carl Reed" w:date="2026-08-25T15:45:00Z" w16du:dateUtc="2026-08-25T21:45:00Z">
        <w:r w:rsidR="001960D3">
          <w:rPr>
            <w:rFonts w:ascii="Times New Roman" w:eastAsia="Times New Roman" w:hAnsi="Times New Roman" w:cs="Times New Roman"/>
            <w:kern w:val="0"/>
            <w14:ligatures w14:val="none"/>
          </w:rPr>
          <w:t>with the</w:t>
        </w:r>
      </w:ins>
      <w:del w:id="440" w:author="Carl Reed" w:date="2026-08-25T15:45:00Z" w16du:dateUtc="2026-08-25T21:45:00Z">
        <w:r w:rsidRPr="008D2809" w:rsidDel="001960D3">
          <w:rPr>
            <w:rFonts w:ascii="Times New Roman" w:eastAsia="Times New Roman" w:hAnsi="Times New Roman" w:cs="Times New Roman"/>
            <w:kern w:val="0"/>
            <w14:ligatures w14:val="none"/>
          </w:rPr>
          <w:delText>to</w:delText>
        </w:r>
      </w:del>
      <w:r w:rsidRPr="008D2809">
        <w:rPr>
          <w:rFonts w:ascii="Times New Roman" w:eastAsia="Times New Roman" w:hAnsi="Times New Roman" w:cs="Times New Roman"/>
          <w:kern w:val="0"/>
          <w14:ligatures w14:val="none"/>
        </w:rPr>
        <w:t xml:space="preserve"> </w:t>
      </w:r>
      <w:hyperlink r:id="rId2766" w:history="1">
        <w:r w:rsidRPr="008D2809">
          <w:rPr>
            <w:rFonts w:ascii="Times New Roman" w:eastAsia="Times New Roman" w:hAnsi="Times New Roman" w:cs="Times New Roman"/>
            <w:color w:val="0000FF"/>
            <w:kern w:val="0"/>
            <w:u w:val="single"/>
            <w14:ligatures w14:val="none"/>
          </w:rPr>
          <w:t>Industrial Data Ontology (IDO)</w:t>
        </w:r>
      </w:hyperlink>
      <w:r w:rsidRPr="008D2809">
        <w:rPr>
          <w:rFonts w:ascii="Times New Roman" w:eastAsia="Times New Roman" w:hAnsi="Times New Roman" w:cs="Times New Roman"/>
          <w:kern w:val="0"/>
          <w14:ligatures w14:val="none"/>
        </w:rPr>
        <w:t>, which is standardized as [</w:t>
      </w:r>
      <w:hyperlink r:id="rId2767" w:anchor="bib-iso23726-3-dis" w:tooltip="ISO/DIS 23726-3 Automation systems and integration — Ontology based interoperability - Part 3: Industrial data ontology" w:history="1">
        <w:r w:rsidRPr="008D2809">
          <w:rPr>
            <w:rFonts w:ascii="Times New Roman" w:eastAsia="Times New Roman" w:hAnsi="Times New Roman" w:cs="Times New Roman"/>
            <w:i/>
            <w:iCs/>
            <w:color w:val="0000FF"/>
            <w:kern w:val="0"/>
            <w:u w:val="single"/>
            <w14:ligatures w14:val="none"/>
          </w:rPr>
          <w:t>ISO23726-3-DIS</w:t>
        </w:r>
      </w:hyperlink>
      <w:r w:rsidRPr="008D2809">
        <w:rPr>
          <w:rFonts w:ascii="Times New Roman" w:eastAsia="Times New Roman" w:hAnsi="Times New Roman" w:cs="Times New Roman"/>
          <w:kern w:val="0"/>
          <w14:ligatures w14:val="none"/>
        </w:rPr>
        <w:t xml:space="preserve">]. This serves to axiomatically clarify the intended meaning of SOSA terms in terms of IDO and enable usage of SOSA/SSN with IDO-aligned ontologies. </w:t>
      </w:r>
    </w:p>
    <w:p w14:paraId="0794A78C"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An RDF file containing a </w:t>
      </w:r>
      <w:hyperlink r:id="rId2768" w:history="1">
        <w:r w:rsidRPr="008D2809">
          <w:rPr>
            <w:rFonts w:ascii="Times New Roman" w:eastAsia="Times New Roman" w:hAnsi="Times New Roman" w:cs="Times New Roman"/>
            <w:color w:val="0000FF"/>
            <w:kern w:val="0"/>
            <w:u w:val="single"/>
            <w14:ligatures w14:val="none"/>
          </w:rPr>
          <w:t>graph corresponding to this alignment is available</w:t>
        </w:r>
      </w:hyperlink>
      <w:r w:rsidRPr="008D2809">
        <w:rPr>
          <w:rFonts w:ascii="Times New Roman" w:eastAsia="Times New Roman" w:hAnsi="Times New Roman" w:cs="Times New Roman"/>
          <w:kern w:val="0"/>
          <w14:ligatures w14:val="none"/>
        </w:rPr>
        <w:t xml:space="preserve">. </w:t>
      </w:r>
    </w:p>
    <w:p w14:paraId="6CEC4D0B"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7.4.1 Namespaces</w:t>
      </w:r>
    </w:p>
    <w:p w14:paraId="40549F20" w14:textId="65EA62C9"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following namespace prefixes are used in the alignment of SOSA </w:t>
      </w:r>
      <w:ins w:id="441" w:author="Carl Reed" w:date="2026-08-25T15:46:00Z" w16du:dateUtc="2026-08-25T21:46:00Z">
        <w:r w:rsidR="001960D3">
          <w:rPr>
            <w:rFonts w:ascii="Times New Roman" w:eastAsia="Times New Roman" w:hAnsi="Times New Roman" w:cs="Times New Roman"/>
            <w:kern w:val="0"/>
            <w14:ligatures w14:val="none"/>
          </w:rPr>
          <w:t>with</w:t>
        </w:r>
      </w:ins>
      <w:del w:id="442" w:author="Carl Reed" w:date="2026-08-25T15:46:00Z" w16du:dateUtc="2026-08-25T21:46:00Z">
        <w:r w:rsidRPr="008D2809" w:rsidDel="001960D3">
          <w:rPr>
            <w:rFonts w:ascii="Times New Roman" w:eastAsia="Times New Roman" w:hAnsi="Times New Roman" w:cs="Times New Roman"/>
            <w:kern w:val="0"/>
            <w14:ligatures w14:val="none"/>
          </w:rPr>
          <w:delText>to</w:delText>
        </w:r>
      </w:del>
      <w:r w:rsidRPr="008D2809">
        <w:rPr>
          <w:rFonts w:ascii="Times New Roman" w:eastAsia="Times New Roman" w:hAnsi="Times New Roman" w:cs="Times New Roman"/>
          <w:kern w:val="0"/>
          <w14:ligatures w14:val="none"/>
        </w:rPr>
        <w:t xml:space="preserve"> IDO.</w:t>
      </w:r>
    </w:p>
    <w:p w14:paraId="0969597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sosa:</w:t>
      </w:r>
    </w:p>
    <w:p w14:paraId="299A88C5"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769" w:history="1">
        <w:r w:rsidRPr="008D2809">
          <w:rPr>
            <w:rFonts w:ascii="Times New Roman" w:eastAsia="Times New Roman" w:hAnsi="Times New Roman" w:cs="Times New Roman"/>
            <w:color w:val="0000FF"/>
            <w:kern w:val="0"/>
            <w:u w:val="single"/>
            <w14:ligatures w14:val="none"/>
          </w:rPr>
          <w:t>http://www.w3.org/ns/sosa/</w:t>
        </w:r>
      </w:hyperlink>
      <w:r w:rsidRPr="008D2809">
        <w:rPr>
          <w:rFonts w:ascii="Times New Roman" w:eastAsia="Times New Roman" w:hAnsi="Times New Roman" w:cs="Times New Roman"/>
          <w:kern w:val="0"/>
          <w14:ligatures w14:val="none"/>
        </w:rPr>
        <w:t xml:space="preserve"> </w:t>
      </w:r>
    </w:p>
    <w:p w14:paraId="287DB32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lis:</w:t>
      </w:r>
    </w:p>
    <w:p w14:paraId="794F955E"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770" w:history="1">
        <w:r w:rsidRPr="008D2809">
          <w:rPr>
            <w:rFonts w:ascii="Times New Roman" w:eastAsia="Times New Roman" w:hAnsi="Times New Roman" w:cs="Times New Roman"/>
            <w:color w:val="0000FF"/>
            <w:kern w:val="0"/>
            <w:u w:val="single"/>
            <w14:ligatures w14:val="none"/>
          </w:rPr>
          <w:t>http://rds.posccaesar.org/ontology/lis14/rdl/</w:t>
        </w:r>
      </w:hyperlink>
      <w:r w:rsidRPr="008D2809">
        <w:rPr>
          <w:rFonts w:ascii="Times New Roman" w:eastAsia="Times New Roman" w:hAnsi="Times New Roman" w:cs="Times New Roman"/>
          <w:kern w:val="0"/>
          <w14:ligatures w14:val="none"/>
        </w:rPr>
        <w:t xml:space="preserve"> </w:t>
      </w:r>
    </w:p>
    <w:p w14:paraId="7D22370C"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7.4.2 Class Alignments</w:t>
      </w:r>
    </w:p>
    <w:p w14:paraId="24A6C9F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upper-level classes from SOSA are aligned with the IDO classes as follows. The alignment of subclasses of these upper-level classes follows logically from these correspondences. </w:t>
      </w:r>
    </w:p>
    <w:p w14:paraId="2D9EACE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3B5CA94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notation used in this section is described in </w:t>
      </w:r>
      <w:hyperlink r:id="rId2771" w:anchor="Alignment-notation" w:history="1">
        <w:r w:rsidRPr="008D2809">
          <w:rPr>
            <w:rFonts w:ascii="Times New Roman" w:eastAsia="Times New Roman" w:hAnsi="Times New Roman" w:cs="Times New Roman"/>
            <w:color w:val="0000FF"/>
            <w:kern w:val="0"/>
            <w:u w:val="single"/>
            <w14:ligatures w14:val="none"/>
          </w:rPr>
          <w:t>2.4 Alignment notation</w:t>
        </w:r>
      </w:hyperlink>
      <w:r w:rsidRPr="008D2809">
        <w:rPr>
          <w:rFonts w:ascii="Times New Roman" w:eastAsia="Times New Roman" w:hAnsi="Times New Roman" w:cs="Times New Roman"/>
          <w:kern w:val="0"/>
          <w14:ligatures w14:val="none"/>
        </w:rPr>
        <w:t xml:space="preserve">. </w:t>
      </w:r>
    </w:p>
    <w:p w14:paraId="6CD811C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382F674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definition of each IDO concept is displayed as a tooltip when hovering over the concept. </w:t>
      </w:r>
    </w:p>
    <w:p w14:paraId="0D99A9B2" w14:textId="77777777" w:rsidR="008D2809" w:rsidRPr="008D2809" w:rsidRDefault="008D2809" w:rsidP="008D280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hyperlink r:id="rId2772" w:anchor="dfn-sosa-asset" w:history="1">
        <w:r w:rsidRPr="008D2809">
          <w:rPr>
            <w:rFonts w:ascii="Times New Roman" w:eastAsia="Times New Roman" w:hAnsi="Times New Roman" w:cs="Times New Roman"/>
            <w:color w:val="0000FF"/>
            <w:kern w:val="0"/>
            <w:u w:val="single"/>
            <w14:ligatures w14:val="none"/>
          </w:rPr>
          <w:t>sosa:Asset</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lis:PhysicalObject </w:t>
      </w:r>
    </w:p>
    <w:p w14:paraId="5B0FCD28" w14:textId="77777777" w:rsidR="008D2809" w:rsidRPr="008D2809" w:rsidRDefault="008D2809" w:rsidP="008D280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hyperlink r:id="rId2773" w:anchor="dfn-sosa-deployment" w:history="1">
        <w:r w:rsidRPr="008D2809">
          <w:rPr>
            <w:rFonts w:ascii="Times New Roman" w:eastAsia="Times New Roman" w:hAnsi="Times New Roman" w:cs="Times New Roman"/>
            <w:color w:val="0000FF"/>
            <w:kern w:val="0"/>
            <w:u w:val="single"/>
            <w14:ligatures w14:val="none"/>
          </w:rPr>
          <w:t>sosa:Deployment</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lis:Activity </w:t>
      </w:r>
    </w:p>
    <w:p w14:paraId="083E59EA" w14:textId="77777777" w:rsidR="008D2809" w:rsidRPr="008D2809" w:rsidRDefault="008D2809" w:rsidP="008D280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hyperlink r:id="rId2774"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lis:Activity </w:t>
      </w:r>
    </w:p>
    <w:p w14:paraId="5B0C2C70" w14:textId="77777777" w:rsidR="008D2809" w:rsidRPr="008D2809" w:rsidRDefault="008D2809" w:rsidP="008D280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hyperlink r:id="rId2775" w:anchor="dfn-sosa-executioncollection" w:history="1">
        <w:r w:rsidRPr="008D2809">
          <w:rPr>
            <w:rFonts w:ascii="Times New Roman" w:eastAsia="Times New Roman" w:hAnsi="Times New Roman" w:cs="Times New Roman"/>
            <w:color w:val="0000FF"/>
            <w:kern w:val="0"/>
            <w:u w:val="single"/>
            <w14:ligatures w14:val="none"/>
          </w:rPr>
          <w:t>sosa:ExecutionCollection</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lis:Activity </w:t>
      </w:r>
    </w:p>
    <w:p w14:paraId="7D11BAFF" w14:textId="77777777" w:rsidR="008D2809" w:rsidRPr="008D2809" w:rsidRDefault="008D2809" w:rsidP="008D280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hyperlink r:id="rId2776"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lis:Object </w:t>
      </w:r>
    </w:p>
    <w:p w14:paraId="2C3FC193" w14:textId="77777777" w:rsidR="008D2809" w:rsidRPr="008D2809" w:rsidRDefault="008D2809" w:rsidP="008D280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hyperlink r:id="rId2777" w:anchor="dfn-sosa-procedure" w:history="1">
        <w:r w:rsidRPr="008D2809">
          <w:rPr>
            <w:rFonts w:ascii="Times New Roman" w:eastAsia="Times New Roman" w:hAnsi="Times New Roman" w:cs="Times New Roman"/>
            <w:color w:val="0000FF"/>
            <w:kern w:val="0"/>
            <w:u w:val="single"/>
            <w14:ligatures w14:val="none"/>
          </w:rPr>
          <w:t>sosa:Procedure</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lis:InformationObject </w:t>
      </w:r>
    </w:p>
    <w:p w14:paraId="24F1DE79" w14:textId="77777777" w:rsidR="008D2809" w:rsidRPr="008D2809" w:rsidRDefault="008D2809" w:rsidP="008D280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hyperlink r:id="rId2778"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lis:Quality </w:t>
      </w:r>
    </w:p>
    <w:p w14:paraId="6DF09907" w14:textId="77777777" w:rsidR="008D2809" w:rsidRPr="008D2809" w:rsidRDefault="008D2809" w:rsidP="008D280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hyperlink r:id="rId2779" w:anchor="dfn-sosa-sample" w:history="1">
        <w:r w:rsidRPr="008D2809">
          <w:rPr>
            <w:rFonts w:ascii="Times New Roman" w:eastAsia="Times New Roman" w:hAnsi="Times New Roman" w:cs="Times New Roman"/>
            <w:color w:val="0000FF"/>
            <w:kern w:val="0"/>
            <w:u w:val="single"/>
            <w14:ligatures w14:val="none"/>
          </w:rPr>
          <w:t>sosa:Sample</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lis:Object </w:t>
      </w:r>
    </w:p>
    <w:p w14:paraId="422B8FEA" w14:textId="77777777" w:rsidR="008D2809" w:rsidRPr="008D2809" w:rsidRDefault="008D2809" w:rsidP="008D280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hyperlink r:id="rId2780" w:anchor="dfn-sosa-samplecollection" w:history="1">
        <w:r w:rsidRPr="008D2809">
          <w:rPr>
            <w:rFonts w:ascii="Times New Roman" w:eastAsia="Times New Roman" w:hAnsi="Times New Roman" w:cs="Times New Roman"/>
            <w:color w:val="0000FF"/>
            <w:kern w:val="0"/>
            <w:u w:val="single"/>
            <w14:ligatures w14:val="none"/>
          </w:rPr>
          <w:t>sosa:SampleCollection</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lis:Object </w:t>
      </w:r>
    </w:p>
    <w:p w14:paraId="1C3CCCEA" w14:textId="77777777" w:rsidR="008D2809" w:rsidRPr="008D2809" w:rsidRDefault="008D2809" w:rsidP="008D280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hyperlink r:id="rId2781" w:anchor="dfn-sosa-stimulus" w:history="1">
        <w:r w:rsidRPr="008D2809">
          <w:rPr>
            <w:rFonts w:ascii="Times New Roman" w:eastAsia="Times New Roman" w:hAnsi="Times New Roman" w:cs="Times New Roman"/>
            <w:color w:val="0000FF"/>
            <w:kern w:val="0"/>
            <w:u w:val="single"/>
            <w14:ligatures w14:val="none"/>
          </w:rPr>
          <w:t>sosa:Stimulus</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lis:Activity </w:t>
      </w:r>
    </w:p>
    <w:p w14:paraId="638DFCBB" w14:textId="77777777" w:rsidR="008D2809" w:rsidRPr="008D2809" w:rsidRDefault="008D2809" w:rsidP="008D280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hyperlink r:id="rId2782" w:anchor="dfn-sosa-system" w:history="1">
        <w:r w:rsidRPr="008D2809">
          <w:rPr>
            <w:rFonts w:ascii="Times New Roman" w:eastAsia="Times New Roman" w:hAnsi="Times New Roman" w:cs="Times New Roman"/>
            <w:color w:val="0000FF"/>
            <w:kern w:val="0"/>
            <w:u w:val="single"/>
            <w14:ligatures w14:val="none"/>
          </w:rPr>
          <w:t>sosa:System</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lis:System </w:t>
      </w:r>
    </w:p>
    <w:p w14:paraId="592575F6"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7.4.3 Property Alignments</w:t>
      </w:r>
    </w:p>
    <w:p w14:paraId="0D2B4B04" w14:textId="6B50092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The upper-level object properties from SOSA are aligned with the IDO properties as follows. The alignment of sub</w:t>
      </w:r>
      <w:ins w:id="443" w:author="Carl Reed" w:date="2026-08-25T15:47:00Z" w16du:dateUtc="2026-08-25T21:47:00Z">
        <w:r w:rsidR="00861302">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properties of these upper-level properties follows logically from these correspondences. </w:t>
      </w:r>
    </w:p>
    <w:p w14:paraId="50E99A7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2CD7A20C"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definition of each IDO property is displayed as a tooltip when hovering over the concept. </w:t>
      </w:r>
    </w:p>
    <w:p w14:paraId="67705F87" w14:textId="77777777" w:rsidR="008D2809" w:rsidRPr="008D2809" w:rsidRDefault="008D2809" w:rsidP="008D280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2783" w:anchor="dfn-sosa-deployedasset" w:history="1">
        <w:r w:rsidRPr="008D2809">
          <w:rPr>
            <w:rFonts w:ascii="Times New Roman" w:eastAsia="Times New Roman" w:hAnsi="Times New Roman" w:cs="Times New Roman"/>
            <w:color w:val="0000FF"/>
            <w:kern w:val="0"/>
            <w:u w:val="single"/>
            <w14:ligatures w14:val="none"/>
          </w:rPr>
          <w:t>sosa:deployedAsset</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lis:hasPassiveParticipant </w:t>
      </w:r>
    </w:p>
    <w:p w14:paraId="5D0DAE95" w14:textId="77777777" w:rsidR="008D2809" w:rsidRPr="008D2809" w:rsidRDefault="008D2809" w:rsidP="008D280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2784" w:anchor="dfn-sosa-hasdeployment" w:history="1">
        <w:r w:rsidRPr="008D2809">
          <w:rPr>
            <w:rFonts w:ascii="Times New Roman" w:eastAsia="Times New Roman" w:hAnsi="Times New Roman" w:cs="Times New Roman"/>
            <w:color w:val="0000FF"/>
            <w:kern w:val="0"/>
            <w:u w:val="single"/>
            <w14:ligatures w14:val="none"/>
          </w:rPr>
          <w:t>sosa:hasDeployment</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lis:passiveParticipantIn </w:t>
      </w:r>
    </w:p>
    <w:p w14:paraId="70EF8396" w14:textId="77777777" w:rsidR="008D2809" w:rsidRPr="008D2809" w:rsidRDefault="008D2809" w:rsidP="008D280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2785" w:anchor="dfn-sosa-hasfeatureofinterest" w:history="1">
        <w:r w:rsidRPr="008D2809">
          <w:rPr>
            <w:rFonts w:ascii="Times New Roman" w:eastAsia="Times New Roman" w:hAnsi="Times New Roman" w:cs="Times New Roman"/>
            <w:color w:val="0000FF"/>
            <w:kern w:val="0"/>
            <w:u w:val="single"/>
            <w14:ligatures w14:val="none"/>
          </w:rPr>
          <w:t>sosa:hasFeatureOfInterest</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lis:hasParticipant </w:t>
      </w:r>
    </w:p>
    <w:p w14:paraId="2F97FC31" w14:textId="77777777" w:rsidR="008D2809" w:rsidRPr="008D2809" w:rsidRDefault="008D2809" w:rsidP="008D280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2786" w:anchor="dfn-sosa-hasinput" w:history="1">
        <w:r w:rsidRPr="008D2809">
          <w:rPr>
            <w:rFonts w:ascii="Times New Roman" w:eastAsia="Times New Roman" w:hAnsi="Times New Roman" w:cs="Times New Roman"/>
            <w:color w:val="0000FF"/>
            <w:kern w:val="0"/>
            <w:u w:val="single"/>
            <w14:ligatures w14:val="none"/>
          </w:rPr>
          <w:t>sosa:hasInput</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lis:hasContentPart </w:t>
      </w:r>
    </w:p>
    <w:p w14:paraId="74B2B073" w14:textId="77777777" w:rsidR="008D2809" w:rsidRPr="008D2809" w:rsidRDefault="008D2809" w:rsidP="008D280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2787" w:anchor="dfn-sosa-hasinputvalue" w:history="1">
        <w:r w:rsidRPr="008D2809">
          <w:rPr>
            <w:rFonts w:ascii="Times New Roman" w:eastAsia="Times New Roman" w:hAnsi="Times New Roman" w:cs="Times New Roman"/>
            <w:color w:val="0000FF"/>
            <w:kern w:val="0"/>
            <w:u w:val="single"/>
            <w14:ligatures w14:val="none"/>
          </w:rPr>
          <w:t>sosa:hasInputValue</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lis:hasPassiveParticipant </w:t>
      </w:r>
    </w:p>
    <w:p w14:paraId="06282504" w14:textId="77777777" w:rsidR="008D2809" w:rsidRPr="008D2809" w:rsidRDefault="008D2809" w:rsidP="008D280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2788" w:anchor="dfn-sosa-hasmember" w:history="1">
        <w:r w:rsidRPr="008D2809">
          <w:rPr>
            <w:rFonts w:ascii="Times New Roman" w:eastAsia="Times New Roman" w:hAnsi="Times New Roman" w:cs="Times New Roman"/>
            <w:color w:val="0000FF"/>
            <w:kern w:val="0"/>
            <w:u w:val="single"/>
            <w14:ligatures w14:val="none"/>
          </w:rPr>
          <w:t>sosa:hasMember</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lis:hasPart </w:t>
      </w:r>
    </w:p>
    <w:p w14:paraId="4D20BA08" w14:textId="77777777" w:rsidR="008D2809" w:rsidRPr="008D2809" w:rsidRDefault="008D2809" w:rsidP="008D280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2789" w:anchor="dfn-sosa-hasoutput" w:history="1">
        <w:r w:rsidRPr="008D2809">
          <w:rPr>
            <w:rFonts w:ascii="Times New Roman" w:eastAsia="Times New Roman" w:hAnsi="Times New Roman" w:cs="Times New Roman"/>
            <w:color w:val="0000FF"/>
            <w:kern w:val="0"/>
            <w:u w:val="single"/>
            <w14:ligatures w14:val="none"/>
          </w:rPr>
          <w:t>sosa:hasOutput</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lis:hasContentPart </w:t>
      </w:r>
    </w:p>
    <w:p w14:paraId="7B8DABDB" w14:textId="77777777" w:rsidR="008D2809" w:rsidRPr="008D2809" w:rsidRDefault="008D2809" w:rsidP="008D280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2790" w:anchor="dfn-sosa-hasproperty" w:history="1">
        <w:r w:rsidRPr="008D2809">
          <w:rPr>
            <w:rFonts w:ascii="Times New Roman" w:eastAsia="Times New Roman" w:hAnsi="Times New Roman" w:cs="Times New Roman"/>
            <w:color w:val="0000FF"/>
            <w:kern w:val="0"/>
            <w:u w:val="single"/>
            <w14:ligatures w14:val="none"/>
          </w:rPr>
          <w:t>sosa:hasProperty</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lis:hasQuality </w:t>
      </w:r>
    </w:p>
    <w:p w14:paraId="0506E06E" w14:textId="77777777" w:rsidR="008D2809" w:rsidRPr="008D2809" w:rsidRDefault="008D2809" w:rsidP="008D280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2791" w:anchor="dfn-sosa-hasresult" w:history="1">
        <w:r w:rsidRPr="008D2809">
          <w:rPr>
            <w:rFonts w:ascii="Times New Roman" w:eastAsia="Times New Roman" w:hAnsi="Times New Roman" w:cs="Times New Roman"/>
            <w:color w:val="0000FF"/>
            <w:kern w:val="0"/>
            <w:u w:val="single"/>
            <w14:ligatures w14:val="none"/>
          </w:rPr>
          <w:t>sosa:hasResult</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lis:creates </w:t>
      </w:r>
    </w:p>
    <w:p w14:paraId="73DC96C7" w14:textId="77777777" w:rsidR="008D2809" w:rsidRPr="008D2809" w:rsidRDefault="008D2809" w:rsidP="008D280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2792" w:anchor="dfn-sosa-hassubsystem" w:history="1">
        <w:r w:rsidRPr="008D2809">
          <w:rPr>
            <w:rFonts w:ascii="Times New Roman" w:eastAsia="Times New Roman" w:hAnsi="Times New Roman" w:cs="Times New Roman"/>
            <w:color w:val="0000FF"/>
            <w:kern w:val="0"/>
            <w:u w:val="single"/>
            <w14:ligatures w14:val="none"/>
          </w:rPr>
          <w:t>sosa:hasSubSystem</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lis:hasFunctionalPart </w:t>
      </w:r>
    </w:p>
    <w:p w14:paraId="709140AF" w14:textId="77777777" w:rsidR="008D2809" w:rsidRPr="008D2809" w:rsidRDefault="008D2809" w:rsidP="008D280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2793" w:anchor="dfn-sosa-hasultimatefeatureofinterest" w:history="1">
        <w:r w:rsidRPr="008D2809">
          <w:rPr>
            <w:rFonts w:ascii="Times New Roman" w:eastAsia="Times New Roman" w:hAnsi="Times New Roman" w:cs="Times New Roman"/>
            <w:color w:val="0000FF"/>
            <w:kern w:val="0"/>
            <w:u w:val="single"/>
            <w14:ligatures w14:val="none"/>
          </w:rPr>
          <w:t>sosa:hasUltimateFeatureOfInterest</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lis:hasParticipant </w:t>
      </w:r>
    </w:p>
    <w:p w14:paraId="0F6B651A" w14:textId="77777777" w:rsidR="008D2809" w:rsidRPr="008D2809" w:rsidRDefault="008D2809" w:rsidP="008D280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2794" w:anchor="dfn-sosa-hosts" w:history="1">
        <w:r w:rsidRPr="008D2809">
          <w:rPr>
            <w:rFonts w:ascii="Times New Roman" w:eastAsia="Times New Roman" w:hAnsi="Times New Roman" w:cs="Times New Roman"/>
            <w:color w:val="0000FF"/>
            <w:kern w:val="0"/>
            <w:u w:val="single"/>
            <w14:ligatures w14:val="none"/>
          </w:rPr>
          <w:t>sosa:hosts</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lis:locatedRelativeTo </w:t>
      </w:r>
    </w:p>
    <w:p w14:paraId="26123CBC" w14:textId="77777777" w:rsidR="008D2809" w:rsidRPr="008D2809" w:rsidRDefault="008D2809" w:rsidP="008D280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2795" w:anchor="dfn-sosa-inputfor" w:history="1">
        <w:r w:rsidRPr="008D2809">
          <w:rPr>
            <w:rFonts w:ascii="Times New Roman" w:eastAsia="Times New Roman" w:hAnsi="Times New Roman" w:cs="Times New Roman"/>
            <w:color w:val="0000FF"/>
            <w:kern w:val="0"/>
            <w:u w:val="single"/>
            <w14:ligatures w14:val="none"/>
          </w:rPr>
          <w:t>sosa:inputFor</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lis:contentPartOf </w:t>
      </w:r>
    </w:p>
    <w:p w14:paraId="24B0CB2B" w14:textId="77777777" w:rsidR="008D2809" w:rsidRPr="008D2809" w:rsidRDefault="008D2809" w:rsidP="008D280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2796" w:anchor="dfn-sosa-inputvalueforexecution" w:history="1">
        <w:r w:rsidRPr="008D2809">
          <w:rPr>
            <w:rFonts w:ascii="Times New Roman" w:eastAsia="Times New Roman" w:hAnsi="Times New Roman" w:cs="Times New Roman"/>
            <w:color w:val="0000FF"/>
            <w:kern w:val="0"/>
            <w:u w:val="single"/>
            <w14:ligatures w14:val="none"/>
          </w:rPr>
          <w:t>sosa:inputValueForExecution</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lis:passiveParticipantIn </w:t>
      </w:r>
    </w:p>
    <w:p w14:paraId="2D6F066A" w14:textId="77777777" w:rsidR="008D2809" w:rsidRPr="008D2809" w:rsidRDefault="008D2809" w:rsidP="008D280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2797" w:anchor="dfn-sosa-isfeatureofinterestof" w:history="1">
        <w:r w:rsidRPr="008D2809">
          <w:rPr>
            <w:rFonts w:ascii="Times New Roman" w:eastAsia="Times New Roman" w:hAnsi="Times New Roman" w:cs="Times New Roman"/>
            <w:color w:val="0000FF"/>
            <w:kern w:val="0"/>
            <w:u w:val="single"/>
            <w14:ligatures w14:val="none"/>
          </w:rPr>
          <w:t>sosa:isFeatureOfInterestOf</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lis:participantIn </w:t>
      </w:r>
    </w:p>
    <w:p w14:paraId="1755E987" w14:textId="77777777" w:rsidR="008D2809" w:rsidRPr="008D2809" w:rsidRDefault="008D2809" w:rsidP="008D280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2798" w:anchor="dfn-sosa-ishostedby" w:history="1">
        <w:r w:rsidRPr="008D2809">
          <w:rPr>
            <w:rFonts w:ascii="Times New Roman" w:eastAsia="Times New Roman" w:hAnsi="Times New Roman" w:cs="Times New Roman"/>
            <w:color w:val="0000FF"/>
            <w:kern w:val="0"/>
            <w:u w:val="single"/>
            <w14:ligatures w14:val="none"/>
          </w:rPr>
          <w:t>sosa:isHostedBy</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lis:locatedRelativeTo </w:t>
      </w:r>
    </w:p>
    <w:p w14:paraId="55EC8B6D" w14:textId="77777777" w:rsidR="008D2809" w:rsidRPr="008D2809" w:rsidRDefault="008D2809" w:rsidP="008D280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2799" w:anchor="dfn-sosa-ismemberof" w:history="1">
        <w:r w:rsidRPr="008D2809">
          <w:rPr>
            <w:rFonts w:ascii="Times New Roman" w:eastAsia="Times New Roman" w:hAnsi="Times New Roman" w:cs="Times New Roman"/>
            <w:color w:val="0000FF"/>
            <w:kern w:val="0"/>
            <w:u w:val="single"/>
            <w14:ligatures w14:val="none"/>
          </w:rPr>
          <w:t>sosa:isMemberOf</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lis:partOf </w:t>
      </w:r>
    </w:p>
    <w:p w14:paraId="6EADB4F4" w14:textId="77777777" w:rsidR="008D2809" w:rsidRPr="008D2809" w:rsidRDefault="008D2809" w:rsidP="008D280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2800" w:anchor="dfn-sosa-ispropertyof" w:history="1">
        <w:r w:rsidRPr="008D2809">
          <w:rPr>
            <w:rFonts w:ascii="Times New Roman" w:eastAsia="Times New Roman" w:hAnsi="Times New Roman" w:cs="Times New Roman"/>
            <w:color w:val="0000FF"/>
            <w:kern w:val="0"/>
            <w:u w:val="single"/>
            <w14:ligatures w14:val="none"/>
          </w:rPr>
          <w:t>sosa:isPropertyOf</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lis:qualityOf </w:t>
      </w:r>
    </w:p>
    <w:p w14:paraId="1903E51C" w14:textId="77777777" w:rsidR="008D2809" w:rsidRPr="008D2809" w:rsidRDefault="008D2809" w:rsidP="008D280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2801" w:anchor="dfn-sosa-isresultof" w:history="1">
        <w:r w:rsidRPr="008D2809">
          <w:rPr>
            <w:rFonts w:ascii="Times New Roman" w:eastAsia="Times New Roman" w:hAnsi="Times New Roman" w:cs="Times New Roman"/>
            <w:color w:val="0000FF"/>
            <w:kern w:val="0"/>
            <w:u w:val="single"/>
            <w14:ligatures w14:val="none"/>
          </w:rPr>
          <w:t>sosa:isResultOf</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lis:createdBy </w:t>
      </w:r>
    </w:p>
    <w:p w14:paraId="45792F60" w14:textId="77777777" w:rsidR="008D2809" w:rsidRPr="008D2809" w:rsidRDefault="008D2809" w:rsidP="008D280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2802" w:anchor="dfn-sosa-issubsystemof" w:history="1">
        <w:r w:rsidRPr="008D2809">
          <w:rPr>
            <w:rFonts w:ascii="Times New Roman" w:eastAsia="Times New Roman" w:hAnsi="Times New Roman" w:cs="Times New Roman"/>
            <w:color w:val="0000FF"/>
            <w:kern w:val="0"/>
            <w:u w:val="single"/>
            <w14:ligatures w14:val="none"/>
          </w:rPr>
          <w:t>sosa:isSubSystemOf</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lis:functionalPartOf </w:t>
      </w:r>
    </w:p>
    <w:p w14:paraId="551B454C" w14:textId="77777777" w:rsidR="008D2809" w:rsidRPr="008D2809" w:rsidRDefault="008D2809" w:rsidP="008D280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2803" w:anchor="dfn-sosa-madebysystem" w:history="1">
        <w:r w:rsidRPr="008D2809">
          <w:rPr>
            <w:rFonts w:ascii="Times New Roman" w:eastAsia="Times New Roman" w:hAnsi="Times New Roman" w:cs="Times New Roman"/>
            <w:color w:val="0000FF"/>
            <w:kern w:val="0"/>
            <w:u w:val="single"/>
            <w14:ligatures w14:val="none"/>
          </w:rPr>
          <w:t>sosa:madeBySystem</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lis:hasActiveParticipant </w:t>
      </w:r>
    </w:p>
    <w:p w14:paraId="123E6322" w14:textId="77777777" w:rsidR="008D2809" w:rsidRPr="008D2809" w:rsidRDefault="008D2809" w:rsidP="008D280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2804" w:anchor="dfn-sosa-madeexecution" w:history="1">
        <w:r w:rsidRPr="008D2809">
          <w:rPr>
            <w:rFonts w:ascii="Times New Roman" w:eastAsia="Times New Roman" w:hAnsi="Times New Roman" w:cs="Times New Roman"/>
            <w:color w:val="0000FF"/>
            <w:kern w:val="0"/>
            <w:u w:val="single"/>
            <w14:ligatures w14:val="none"/>
          </w:rPr>
          <w:t>sosa:madeExecution</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lis:activeParticipantIn </w:t>
      </w:r>
    </w:p>
    <w:p w14:paraId="7E6DBFC0" w14:textId="77777777" w:rsidR="008D2809" w:rsidRPr="008D2809" w:rsidRDefault="008D2809" w:rsidP="008D280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2805" w:anchor="dfn-sosa-observationrelatedto" w:history="1">
        <w:r w:rsidRPr="008D2809">
          <w:rPr>
            <w:rFonts w:ascii="Times New Roman" w:eastAsia="Times New Roman" w:hAnsi="Times New Roman" w:cs="Times New Roman"/>
            <w:color w:val="0000FF"/>
            <w:kern w:val="0"/>
            <w:u w:val="single"/>
            <w14:ligatures w14:val="none"/>
          </w:rPr>
          <w:t>sosa:observationRelatedTo</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lis:occursRelativeTo </w:t>
      </w:r>
    </w:p>
    <w:p w14:paraId="536235FD" w14:textId="77777777" w:rsidR="008D2809" w:rsidRPr="008D2809" w:rsidRDefault="008D2809" w:rsidP="008D280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2806" w:anchor="dfn-sosa-originated" w:history="1">
        <w:r w:rsidRPr="008D2809">
          <w:rPr>
            <w:rFonts w:ascii="Times New Roman" w:eastAsia="Times New Roman" w:hAnsi="Times New Roman" w:cs="Times New Roman"/>
            <w:color w:val="0000FF"/>
            <w:kern w:val="0"/>
            <w:u w:val="single"/>
            <w14:ligatures w14:val="none"/>
          </w:rPr>
          <w:t>sosa:originated</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lis:occursRelativeTo </w:t>
      </w:r>
    </w:p>
    <w:p w14:paraId="79BE13E2" w14:textId="77777777" w:rsidR="008D2809" w:rsidRPr="008D2809" w:rsidRDefault="008D2809" w:rsidP="008D280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2807" w:anchor="dfn-sosa-outputfor" w:history="1">
        <w:r w:rsidRPr="008D2809">
          <w:rPr>
            <w:rFonts w:ascii="Times New Roman" w:eastAsia="Times New Roman" w:hAnsi="Times New Roman" w:cs="Times New Roman"/>
            <w:color w:val="0000FF"/>
            <w:kern w:val="0"/>
            <w:u w:val="single"/>
            <w14:ligatures w14:val="none"/>
          </w:rPr>
          <w:t>sosa:outputFor</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lis:contentPartOf </w:t>
      </w:r>
    </w:p>
    <w:p w14:paraId="0C0DB14D" w14:textId="77777777" w:rsidR="008D2809" w:rsidRPr="008D2809" w:rsidRDefault="008D2809" w:rsidP="008D280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2808" w:anchor="dfn-sosa-phenomenonoccurred" w:history="1">
        <w:r w:rsidRPr="008D2809">
          <w:rPr>
            <w:rFonts w:ascii="Times New Roman" w:eastAsia="Times New Roman" w:hAnsi="Times New Roman" w:cs="Times New Roman"/>
            <w:color w:val="0000FF"/>
            <w:kern w:val="0"/>
            <w:u w:val="single"/>
            <w14:ligatures w14:val="none"/>
          </w:rPr>
          <w:t>sosa:phenomenonOccurred</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lis:temporalExtentOf </w:t>
      </w:r>
    </w:p>
    <w:p w14:paraId="0457958B" w14:textId="77777777" w:rsidR="008D2809" w:rsidRPr="008D2809" w:rsidRDefault="008D2809" w:rsidP="008D280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2809" w:anchor="dfn-sosa-phenomenontime" w:history="1">
        <w:r w:rsidRPr="008D2809">
          <w:rPr>
            <w:rFonts w:ascii="Times New Roman" w:eastAsia="Times New Roman" w:hAnsi="Times New Roman" w:cs="Times New Roman"/>
            <w:color w:val="0000FF"/>
            <w:kern w:val="0"/>
            <w:u w:val="single"/>
            <w14:ligatures w14:val="none"/>
          </w:rPr>
          <w:t>sosa:phenomenonTime</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lis:hasTemporalExtent </w:t>
      </w:r>
    </w:p>
    <w:p w14:paraId="2F109C4F" w14:textId="77777777" w:rsidR="008D2809" w:rsidRPr="008D2809" w:rsidRDefault="008D2809" w:rsidP="008D280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2810" w:anchor="dfn-sosa-relatedobservation" w:history="1">
        <w:r w:rsidRPr="008D2809">
          <w:rPr>
            <w:rFonts w:ascii="Times New Roman" w:eastAsia="Times New Roman" w:hAnsi="Times New Roman" w:cs="Times New Roman"/>
            <w:color w:val="0000FF"/>
            <w:kern w:val="0"/>
            <w:u w:val="single"/>
            <w14:ligatures w14:val="none"/>
          </w:rPr>
          <w:t>sosa:relatedObservation</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lis:occursRelativeTo </w:t>
      </w:r>
    </w:p>
    <w:p w14:paraId="2B495FFD" w14:textId="77777777" w:rsidR="008D2809" w:rsidRPr="008D2809" w:rsidRDefault="008D2809" w:rsidP="008D280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2811" w:anchor="dfn-sosa-usedforexecution" w:history="1">
        <w:r w:rsidRPr="008D2809">
          <w:rPr>
            <w:rFonts w:ascii="Times New Roman" w:eastAsia="Times New Roman" w:hAnsi="Times New Roman" w:cs="Times New Roman"/>
            <w:color w:val="0000FF"/>
            <w:kern w:val="0"/>
            <w:u w:val="single"/>
            <w14:ligatures w14:val="none"/>
          </w:rPr>
          <w:t>sosa:usedForExecution</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lis:concretizedBy </w:t>
      </w:r>
    </w:p>
    <w:p w14:paraId="38F425DB" w14:textId="77777777" w:rsidR="008D2809" w:rsidRPr="008D2809" w:rsidRDefault="008D2809" w:rsidP="008D280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2812" w:anchor="dfn-sosa-usedprocedure" w:history="1">
        <w:r w:rsidRPr="008D2809">
          <w:rPr>
            <w:rFonts w:ascii="Times New Roman" w:eastAsia="Times New Roman" w:hAnsi="Times New Roman" w:cs="Times New Roman"/>
            <w:color w:val="0000FF"/>
            <w:kern w:val="0"/>
            <w:u w:val="single"/>
            <w14:ligatures w14:val="none"/>
          </w:rPr>
          <w:t>sosa:usedProcedure</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lis:concretizes </w:t>
      </w:r>
    </w:p>
    <w:p w14:paraId="095D1E33" w14:textId="77777777" w:rsidR="008D2809" w:rsidRPr="008D2809" w:rsidRDefault="008D2809" w:rsidP="008D280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hyperlink r:id="rId2813" w:anchor="dfn-sosa-wasoriginatedby" w:history="1">
        <w:r w:rsidRPr="008D2809">
          <w:rPr>
            <w:rFonts w:ascii="Times New Roman" w:eastAsia="Times New Roman" w:hAnsi="Times New Roman" w:cs="Times New Roman"/>
            <w:color w:val="0000FF"/>
            <w:kern w:val="0"/>
            <w:u w:val="single"/>
            <w14:ligatures w14:val="none"/>
          </w:rPr>
          <w:t>sosa:wasOriginatedBy</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lis:occursRelativeTo </w:t>
      </w:r>
    </w:p>
    <w:p w14:paraId="545C439F" w14:textId="77777777" w:rsidR="008D2809" w:rsidRPr="008D2809" w:rsidRDefault="008D2809" w:rsidP="008D28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809">
        <w:rPr>
          <w:rFonts w:ascii="Times New Roman" w:eastAsia="Times New Roman" w:hAnsi="Times New Roman" w:cs="Times New Roman"/>
          <w:b/>
          <w:bCs/>
          <w:kern w:val="0"/>
          <w:sz w:val="27"/>
          <w:szCs w:val="27"/>
          <w14:ligatures w14:val="none"/>
        </w:rPr>
        <w:t>7.5 DOLCE UltraLite Alignment Module</w:t>
      </w:r>
    </w:p>
    <w:p w14:paraId="729B1455" w14:textId="4C0E7C0A"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This section introduces the alignment of SOSA </w:t>
      </w:r>
      <w:del w:id="444" w:author="Carl Reed" w:date="2026-08-25T15:47:00Z" w16du:dateUtc="2026-08-25T21:47:00Z">
        <w:r w:rsidRPr="008D2809" w:rsidDel="006001FF">
          <w:rPr>
            <w:rFonts w:ascii="Times New Roman" w:eastAsia="Times New Roman" w:hAnsi="Times New Roman" w:cs="Times New Roman"/>
            <w:kern w:val="0"/>
            <w14:ligatures w14:val="none"/>
          </w:rPr>
          <w:delText xml:space="preserve">to </w:delText>
        </w:r>
      </w:del>
      <w:ins w:id="445" w:author="Carl Reed" w:date="2026-08-25T15:47:00Z" w16du:dateUtc="2026-08-25T21:47:00Z">
        <w:r w:rsidR="006001FF">
          <w:rPr>
            <w:rFonts w:ascii="Times New Roman" w:eastAsia="Times New Roman" w:hAnsi="Times New Roman" w:cs="Times New Roman"/>
            <w:kern w:val="0"/>
            <w14:ligatures w14:val="none"/>
          </w:rPr>
          <w:t>with</w:t>
        </w:r>
        <w:r w:rsidR="006001FF" w:rsidRPr="008D2809">
          <w:rPr>
            <w:rFonts w:ascii="Times New Roman" w:eastAsia="Times New Roman" w:hAnsi="Times New Roman" w:cs="Times New Roman"/>
            <w:kern w:val="0"/>
            <w14:ligatures w14:val="none"/>
          </w:rPr>
          <w:t xml:space="preserve"> </w:t>
        </w:r>
      </w:ins>
      <w:r w:rsidRPr="008D2809">
        <w:rPr>
          <w:rFonts w:ascii="Times New Roman" w:eastAsia="Times New Roman" w:hAnsi="Times New Roman" w:cs="Times New Roman"/>
          <w:kern w:val="0"/>
          <w14:ligatures w14:val="none"/>
        </w:rPr>
        <w:t>the DOLCE UltraLite upper ontology [</w:t>
      </w:r>
      <w:hyperlink r:id="rId2814" w:anchor="bib-dul" w:tooltip="Dolce+ D&amp;S Ultralite and its main ontology design patterns" w:history="1">
        <w:r w:rsidRPr="008D2809">
          <w:rPr>
            <w:rFonts w:ascii="Times New Roman" w:eastAsia="Times New Roman" w:hAnsi="Times New Roman" w:cs="Times New Roman"/>
            <w:i/>
            <w:iCs/>
            <w:color w:val="0000FF"/>
            <w:kern w:val="0"/>
            <w:u w:val="single"/>
            <w14:ligatures w14:val="none"/>
          </w:rPr>
          <w:t>DUL</w:t>
        </w:r>
      </w:hyperlink>
      <w:r w:rsidRPr="008D2809">
        <w:rPr>
          <w:rFonts w:ascii="Times New Roman" w:eastAsia="Times New Roman" w:hAnsi="Times New Roman" w:cs="Times New Roman"/>
          <w:kern w:val="0"/>
          <w14:ligatures w14:val="none"/>
        </w:rPr>
        <w:t xml:space="preserve">] which was the core dependency of the original version of SSN. This serves to axiomatically clarify the intended meaning of SOSA terms and will assist SOSA users wishing to interoperate with other DUL-aligned ontologies. Note, however, that the DUL alignment can be used independently to align SOSA with more generic concepts/properties of DUL. </w:t>
      </w:r>
    </w:p>
    <w:p w14:paraId="4267FE7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2A99B8D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DUL is no longer maintained, since DOLCE was issued as an ISO Standard [</w:t>
      </w:r>
      <w:hyperlink r:id="rId2815" w:anchor="bib-dolce" w:tooltip="Information technology — Top-level ontologies (TLO) — Part 3: Descriptive ontology for linguistic and cognitive engineering (DOLCE)" w:history="1">
        <w:r w:rsidRPr="008D2809">
          <w:rPr>
            <w:rFonts w:ascii="Times New Roman" w:eastAsia="Times New Roman" w:hAnsi="Times New Roman" w:cs="Times New Roman"/>
            <w:i/>
            <w:iCs/>
            <w:color w:val="0000FF"/>
            <w:kern w:val="0"/>
            <w:u w:val="single"/>
            <w14:ligatures w14:val="none"/>
          </w:rPr>
          <w:t>DOLCE</w:t>
        </w:r>
      </w:hyperlink>
      <w:r w:rsidRPr="008D2809">
        <w:rPr>
          <w:rFonts w:ascii="Times New Roman" w:eastAsia="Times New Roman" w:hAnsi="Times New Roman" w:cs="Times New Roman"/>
          <w:kern w:val="0"/>
          <w14:ligatures w14:val="none"/>
        </w:rPr>
        <w:t xml:space="preserve">]. An alignment of SSN to DOLCE is provided in this edition of the SSN Ontology. </w:t>
      </w:r>
    </w:p>
    <w:p w14:paraId="66546D3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4FEDB1EA" w14:textId="18024F37" w:rsidR="008D2809" w:rsidRPr="008D2809" w:rsidRDefault="00906238" w:rsidP="008D2809">
      <w:pPr>
        <w:spacing w:before="100" w:beforeAutospacing="1" w:after="100" w:afterAutospacing="1" w:line="240" w:lineRule="auto"/>
        <w:rPr>
          <w:rFonts w:ascii="Times New Roman" w:eastAsia="Times New Roman" w:hAnsi="Times New Roman" w:cs="Times New Roman"/>
          <w:kern w:val="0"/>
          <w14:ligatures w14:val="none"/>
        </w:rPr>
      </w:pPr>
      <w:ins w:id="446" w:author="Carl Reed" w:date="2026-08-25T16:27:00Z" w16du:dateUtc="2026-08-25T22:27:00Z">
        <w:r>
          <w:rPr>
            <w:rFonts w:ascii="Times New Roman" w:eastAsia="Times New Roman" w:hAnsi="Times New Roman" w:cs="Times New Roman"/>
            <w:kern w:val="0"/>
            <w14:ligatures w14:val="none"/>
          </w:rPr>
          <w:t>T</w:t>
        </w:r>
        <w:r w:rsidRPr="008D2809">
          <w:rPr>
            <w:rFonts w:ascii="Times New Roman" w:eastAsia="Times New Roman" w:hAnsi="Times New Roman" w:cs="Times New Roman"/>
            <w:kern w:val="0"/>
            <w14:ligatures w14:val="none"/>
          </w:rPr>
          <w:t xml:space="preserve">o account for the different usage of terms reported in </w:t>
        </w:r>
        <w:r>
          <w:fldChar w:fldCharType="begin"/>
        </w:r>
        <w:r>
          <w:instrText>HYPERLINK "https://www.w3.org/TR/vocab-ssn-2023/" \l "ModelPatterns"</w:instrText>
        </w:r>
        <w:r>
          <w:fldChar w:fldCharType="separate"/>
        </w:r>
        <w:r w:rsidRPr="008D2809">
          <w:rPr>
            <w:rFonts w:ascii="Times New Roman" w:eastAsia="Times New Roman" w:hAnsi="Times New Roman" w:cs="Times New Roman"/>
            <w:color w:val="0000FF"/>
            <w:kern w:val="0"/>
            <w:u w:val="single"/>
            <w14:ligatures w14:val="none"/>
          </w:rPr>
          <w:t>8. Common Patterns</w:t>
        </w:r>
        <w:r>
          <w:fldChar w:fldCharType="end"/>
        </w:r>
        <w:r>
          <w:t xml:space="preserve">, </w:t>
        </w:r>
      </w:ins>
      <w:del w:id="447" w:author="Carl Reed" w:date="2026-08-25T16:27:00Z" w16du:dateUtc="2026-08-25T22:27:00Z">
        <w:r w:rsidR="008D2809" w:rsidRPr="008D2809" w:rsidDel="00906238">
          <w:rPr>
            <w:rFonts w:ascii="Times New Roman" w:eastAsia="Times New Roman" w:hAnsi="Times New Roman" w:cs="Times New Roman"/>
            <w:kern w:val="0"/>
            <w14:ligatures w14:val="none"/>
          </w:rPr>
          <w:delText>T</w:delText>
        </w:r>
      </w:del>
      <w:ins w:id="448" w:author="Carl Reed" w:date="2026-08-25T16:27:00Z" w16du:dateUtc="2026-08-25T22:27:00Z">
        <w:r>
          <w:rPr>
            <w:rFonts w:ascii="Times New Roman" w:eastAsia="Times New Roman" w:hAnsi="Times New Roman" w:cs="Times New Roman"/>
            <w:kern w:val="0"/>
            <w14:ligatures w14:val="none"/>
          </w:rPr>
          <w:t>t</w:t>
        </w:r>
      </w:ins>
      <w:r w:rsidR="008D2809" w:rsidRPr="008D2809">
        <w:rPr>
          <w:rFonts w:ascii="Times New Roman" w:eastAsia="Times New Roman" w:hAnsi="Times New Roman" w:cs="Times New Roman"/>
          <w:kern w:val="0"/>
          <w14:ligatures w14:val="none"/>
        </w:rPr>
        <w:t xml:space="preserve">he SOSA-DUL alignment </w:t>
      </w:r>
      <w:del w:id="449" w:author="Carl Reed" w:date="2026-08-25T16:27:00Z" w16du:dateUtc="2026-08-25T22:27:00Z">
        <w:r w:rsidR="008D2809" w:rsidRPr="008D2809" w:rsidDel="00906238">
          <w:rPr>
            <w:rFonts w:ascii="Times New Roman" w:eastAsia="Times New Roman" w:hAnsi="Times New Roman" w:cs="Times New Roman"/>
            <w:kern w:val="0"/>
            <w14:ligatures w14:val="none"/>
          </w:rPr>
          <w:delText>has been</w:delText>
        </w:r>
      </w:del>
      <w:ins w:id="450" w:author="Carl Reed" w:date="2026-08-25T16:27:00Z" w16du:dateUtc="2026-08-25T22:27:00Z">
        <w:r>
          <w:rPr>
            <w:rFonts w:ascii="Times New Roman" w:eastAsia="Times New Roman" w:hAnsi="Times New Roman" w:cs="Times New Roman"/>
            <w:kern w:val="0"/>
            <w14:ligatures w14:val="none"/>
          </w:rPr>
          <w:t>was</w:t>
        </w:r>
      </w:ins>
      <w:r w:rsidR="008D2809" w:rsidRPr="008D2809">
        <w:rPr>
          <w:rFonts w:ascii="Times New Roman" w:eastAsia="Times New Roman" w:hAnsi="Times New Roman" w:cs="Times New Roman"/>
          <w:kern w:val="0"/>
          <w14:ligatures w14:val="none"/>
        </w:rPr>
        <w:t xml:space="preserve"> relaxed with respect to the previous edition</w:t>
      </w:r>
      <w:ins w:id="451" w:author="Carl Reed" w:date="2026-08-25T16:28:00Z" w16du:dateUtc="2026-08-25T22:28:00Z">
        <w:r>
          <w:rPr>
            <w:rFonts w:ascii="Times New Roman" w:eastAsia="Times New Roman" w:hAnsi="Times New Roman" w:cs="Times New Roman"/>
            <w:kern w:val="0"/>
            <w14:ligatures w14:val="none"/>
          </w:rPr>
          <w:t>.</w:t>
        </w:r>
      </w:ins>
      <w:del w:id="452" w:author="Carl Reed" w:date="2026-08-25T16:28:00Z" w16du:dateUtc="2026-08-25T22:28:00Z">
        <w:r w:rsidR="008D2809" w:rsidRPr="008D2809" w:rsidDel="00906238">
          <w:rPr>
            <w:rFonts w:ascii="Times New Roman" w:eastAsia="Times New Roman" w:hAnsi="Times New Roman" w:cs="Times New Roman"/>
            <w:kern w:val="0"/>
            <w14:ligatures w14:val="none"/>
          </w:rPr>
          <w:delText>,</w:delText>
        </w:r>
      </w:del>
      <w:del w:id="453" w:author="Carl Reed" w:date="2026-08-25T16:27:00Z" w16du:dateUtc="2026-08-25T22:27:00Z">
        <w:r w:rsidR="008D2809" w:rsidRPr="008D2809" w:rsidDel="00906238">
          <w:rPr>
            <w:rFonts w:ascii="Times New Roman" w:eastAsia="Times New Roman" w:hAnsi="Times New Roman" w:cs="Times New Roman"/>
            <w:kern w:val="0"/>
            <w14:ligatures w14:val="none"/>
          </w:rPr>
          <w:delText xml:space="preserve"> to account for the different usage of terms reported in </w:delText>
        </w:r>
        <w:r w:rsidR="008D2809" w:rsidDel="00906238">
          <w:fldChar w:fldCharType="begin"/>
        </w:r>
        <w:r w:rsidR="008D2809" w:rsidDel="00906238">
          <w:delInstrText>HYPERLINK "https://www.w3.org/TR/vocab-ssn-2023/" \l "ModelPatterns"</w:delInstrText>
        </w:r>
        <w:r w:rsidR="008D2809" w:rsidDel="00906238">
          <w:fldChar w:fldCharType="separate"/>
        </w:r>
        <w:r w:rsidR="008D2809" w:rsidRPr="008D2809" w:rsidDel="00906238">
          <w:rPr>
            <w:rFonts w:ascii="Times New Roman" w:eastAsia="Times New Roman" w:hAnsi="Times New Roman" w:cs="Times New Roman"/>
            <w:color w:val="0000FF"/>
            <w:kern w:val="0"/>
            <w:u w:val="single"/>
            <w14:ligatures w14:val="none"/>
          </w:rPr>
          <w:delText>8. Common Patterns</w:delText>
        </w:r>
        <w:r w:rsidR="008D2809" w:rsidDel="00906238">
          <w:fldChar w:fldCharType="end"/>
        </w:r>
      </w:del>
      <w:r w:rsidR="008D2809" w:rsidRPr="008D2809">
        <w:rPr>
          <w:rFonts w:ascii="Times New Roman" w:eastAsia="Times New Roman" w:hAnsi="Times New Roman" w:cs="Times New Roman"/>
          <w:kern w:val="0"/>
          <w14:ligatures w14:val="none"/>
        </w:rPr>
        <w:t xml:space="preserve">. Only classes are aligned. </w:t>
      </w:r>
    </w:p>
    <w:p w14:paraId="6CCF31ED" w14:textId="77777777" w:rsidR="008D2809" w:rsidRPr="008D2809" w:rsidRDefault="008D2809" w:rsidP="008D2809">
      <w:pPr>
        <w:spacing w:before="100" w:beforeAutospacing="1" w:after="100" w:afterAutospacing="1" w:line="240" w:lineRule="auto"/>
        <w:jc w:val="center"/>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ontology IRI of the DUL Alignment module is </w:t>
      </w:r>
      <w:hyperlink r:id="rId2816" w:history="1">
        <w:r w:rsidRPr="008D2809">
          <w:rPr>
            <w:rFonts w:ascii="Times New Roman" w:eastAsia="Times New Roman" w:hAnsi="Times New Roman" w:cs="Times New Roman"/>
            <w:color w:val="0000FF"/>
            <w:kern w:val="0"/>
            <w:u w:val="single"/>
            <w14:ligatures w14:val="none"/>
          </w:rPr>
          <w:t>http://www.w3.org/ns/sosa/dul</w:t>
        </w:r>
      </w:hyperlink>
      <w:r w:rsidRPr="008D2809">
        <w:rPr>
          <w:rFonts w:ascii="Times New Roman" w:eastAsia="Times New Roman" w:hAnsi="Times New Roman" w:cs="Times New Roman"/>
          <w:kern w:val="0"/>
          <w14:ligatures w14:val="none"/>
        </w:rPr>
        <w:br/>
        <w:t xml:space="preserve">The version IRI of the DUL Alignment module 2023 edition is </w:t>
      </w:r>
      <w:hyperlink r:id="rId2817" w:history="1">
        <w:r w:rsidRPr="008D2809">
          <w:rPr>
            <w:rFonts w:ascii="Times New Roman" w:eastAsia="Times New Roman" w:hAnsi="Times New Roman" w:cs="Times New Roman"/>
            <w:color w:val="0000FF"/>
            <w:kern w:val="0"/>
            <w:u w:val="single"/>
            <w14:ligatures w14:val="none"/>
          </w:rPr>
          <w:t>http://www.w3.org/ns/sosa/2023/dul</w:t>
        </w:r>
      </w:hyperlink>
      <w:r w:rsidRPr="008D2809">
        <w:rPr>
          <w:rFonts w:ascii="Times New Roman" w:eastAsia="Times New Roman" w:hAnsi="Times New Roman" w:cs="Times New Roman"/>
          <w:kern w:val="0"/>
          <w14:ligatures w14:val="none"/>
        </w:rPr>
        <w:t xml:space="preserve"> </w:t>
      </w:r>
    </w:p>
    <w:p w14:paraId="63BB3BB8"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7.5.1 Namespaces</w:t>
      </w:r>
    </w:p>
    <w:p w14:paraId="20EEEDF8" w14:textId="709D0C5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following namespace prefixes are used in the alignment of SOSA </w:t>
      </w:r>
      <w:ins w:id="454" w:author="Carl Reed" w:date="2026-08-25T16:28:00Z" w16du:dateUtc="2026-08-25T22:28:00Z">
        <w:r w:rsidR="000F084A">
          <w:rPr>
            <w:rFonts w:ascii="Times New Roman" w:eastAsia="Times New Roman" w:hAnsi="Times New Roman" w:cs="Times New Roman"/>
            <w:kern w:val="0"/>
            <w14:ligatures w14:val="none"/>
          </w:rPr>
          <w:t>with</w:t>
        </w:r>
      </w:ins>
      <w:del w:id="455" w:author="Carl Reed" w:date="2026-08-25T16:28:00Z" w16du:dateUtc="2026-08-25T22:28:00Z">
        <w:r w:rsidRPr="008D2809" w:rsidDel="000F084A">
          <w:rPr>
            <w:rFonts w:ascii="Times New Roman" w:eastAsia="Times New Roman" w:hAnsi="Times New Roman" w:cs="Times New Roman"/>
            <w:kern w:val="0"/>
            <w14:ligatures w14:val="none"/>
          </w:rPr>
          <w:delText>to</w:delText>
        </w:r>
      </w:del>
      <w:r w:rsidRPr="008D2809">
        <w:rPr>
          <w:rFonts w:ascii="Times New Roman" w:eastAsia="Times New Roman" w:hAnsi="Times New Roman" w:cs="Times New Roman"/>
          <w:kern w:val="0"/>
          <w14:ligatures w14:val="none"/>
        </w:rPr>
        <w:t xml:space="preserve"> DUL.</w:t>
      </w:r>
    </w:p>
    <w:p w14:paraId="092BFAB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sosa:</w:t>
      </w:r>
    </w:p>
    <w:p w14:paraId="773D2998"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818" w:history="1">
        <w:r w:rsidRPr="008D2809">
          <w:rPr>
            <w:rFonts w:ascii="Times New Roman" w:eastAsia="Times New Roman" w:hAnsi="Times New Roman" w:cs="Times New Roman"/>
            <w:color w:val="0000FF"/>
            <w:kern w:val="0"/>
            <w:u w:val="single"/>
            <w14:ligatures w14:val="none"/>
          </w:rPr>
          <w:t>http://www.w3.org/ns/sosa/</w:t>
        </w:r>
      </w:hyperlink>
      <w:r w:rsidRPr="008D2809">
        <w:rPr>
          <w:rFonts w:ascii="Times New Roman" w:eastAsia="Times New Roman" w:hAnsi="Times New Roman" w:cs="Times New Roman"/>
          <w:kern w:val="0"/>
          <w14:ligatures w14:val="none"/>
        </w:rPr>
        <w:t xml:space="preserve"> </w:t>
      </w:r>
    </w:p>
    <w:p w14:paraId="0071AF7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dul:</w:t>
      </w:r>
    </w:p>
    <w:p w14:paraId="2466579B"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819" w:history="1">
        <w:r w:rsidRPr="008D2809">
          <w:rPr>
            <w:rFonts w:ascii="Times New Roman" w:eastAsia="Times New Roman" w:hAnsi="Times New Roman" w:cs="Times New Roman"/>
            <w:color w:val="0000FF"/>
            <w:kern w:val="0"/>
            <w:u w:val="single"/>
            <w14:ligatures w14:val="none"/>
          </w:rPr>
          <w:t>http://www.ontologydesignpatterns.org/ont/dul/DUL.owl#</w:t>
        </w:r>
      </w:hyperlink>
      <w:r w:rsidRPr="008D2809">
        <w:rPr>
          <w:rFonts w:ascii="Times New Roman" w:eastAsia="Times New Roman" w:hAnsi="Times New Roman" w:cs="Times New Roman"/>
          <w:kern w:val="0"/>
          <w14:ligatures w14:val="none"/>
        </w:rPr>
        <w:t xml:space="preserve"> </w:t>
      </w:r>
    </w:p>
    <w:p w14:paraId="053B9F31"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7.5.2 Class Alignments</w:t>
      </w:r>
    </w:p>
    <w:p w14:paraId="5B56DD8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upper-level classes from SOSA are aligned with the DUL classes as follows. The alignment of subclasses of these upper-level classes follows logically from these correspondences. </w:t>
      </w:r>
    </w:p>
    <w:p w14:paraId="2E7D412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16391A5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notation used in this section is described in </w:t>
      </w:r>
      <w:hyperlink r:id="rId2820" w:anchor="Alignment-notation" w:history="1">
        <w:r w:rsidRPr="008D2809">
          <w:rPr>
            <w:rFonts w:ascii="Times New Roman" w:eastAsia="Times New Roman" w:hAnsi="Times New Roman" w:cs="Times New Roman"/>
            <w:color w:val="0000FF"/>
            <w:kern w:val="0"/>
            <w:u w:val="single"/>
            <w14:ligatures w14:val="none"/>
          </w:rPr>
          <w:t>2.4 Alignment notation</w:t>
        </w:r>
      </w:hyperlink>
      <w:r w:rsidRPr="008D2809">
        <w:rPr>
          <w:rFonts w:ascii="Times New Roman" w:eastAsia="Times New Roman" w:hAnsi="Times New Roman" w:cs="Times New Roman"/>
          <w:kern w:val="0"/>
          <w14:ligatures w14:val="none"/>
        </w:rPr>
        <w:t xml:space="preserve">. </w:t>
      </w:r>
    </w:p>
    <w:p w14:paraId="27B40C5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4149464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 xml:space="preserve">The definition of each DUL concept is displayed as a tooltip when hovering over the concept. </w:t>
      </w:r>
    </w:p>
    <w:p w14:paraId="331B1818" w14:textId="77777777" w:rsidR="008D2809" w:rsidRPr="008D2809" w:rsidRDefault="008D2809" w:rsidP="008D280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hyperlink r:id="rId2821" w:anchor="dfn-sosa-deployment" w:history="1">
        <w:r w:rsidRPr="008D2809">
          <w:rPr>
            <w:rFonts w:ascii="Times New Roman" w:eastAsia="Times New Roman" w:hAnsi="Times New Roman" w:cs="Times New Roman"/>
            <w:color w:val="0000FF"/>
            <w:kern w:val="0"/>
            <w:u w:val="single"/>
            <w14:ligatures w14:val="none"/>
          </w:rPr>
          <w:t>sosa:Deployment</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dul:Event or dul:Description or dul:Situation </w:t>
      </w:r>
    </w:p>
    <w:p w14:paraId="317830EE" w14:textId="77777777" w:rsidR="008D2809" w:rsidRPr="008D2809" w:rsidRDefault="008D2809" w:rsidP="008D280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hyperlink r:id="rId2822"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dul:Event or dul:Situation </w:t>
      </w:r>
    </w:p>
    <w:p w14:paraId="6AF9D6A0" w14:textId="77777777" w:rsidR="008D2809" w:rsidRPr="008D2809" w:rsidRDefault="008D2809" w:rsidP="008D280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hyperlink r:id="rId2823" w:anchor="dfn-sosa-executioncollection" w:history="1">
        <w:r w:rsidRPr="008D2809">
          <w:rPr>
            <w:rFonts w:ascii="Times New Roman" w:eastAsia="Times New Roman" w:hAnsi="Times New Roman" w:cs="Times New Roman"/>
            <w:color w:val="0000FF"/>
            <w:kern w:val="0"/>
            <w:u w:val="single"/>
            <w14:ligatures w14:val="none"/>
          </w:rPr>
          <w:t>sosa:ExecutionCollection</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dul:Collection , dul:hasPart </w:t>
      </w:r>
      <w:r w:rsidRPr="008D2809">
        <w:rPr>
          <w:rFonts w:ascii="Times New Roman" w:eastAsia="Times New Roman" w:hAnsi="Times New Roman" w:cs="Times New Roman"/>
          <w:b/>
          <w:bCs/>
          <w:kern w:val="0"/>
          <w14:ligatures w14:val="none"/>
        </w:rPr>
        <w:t>ONLY</w:t>
      </w:r>
      <w:r w:rsidRPr="008D2809">
        <w:rPr>
          <w:rFonts w:ascii="Times New Roman" w:eastAsia="Times New Roman" w:hAnsi="Times New Roman" w:cs="Times New Roman"/>
          <w:kern w:val="0"/>
          <w14:ligatures w14:val="none"/>
        </w:rPr>
        <w:t xml:space="preserve"> ( dul:Event or dul:Situation ) </w:t>
      </w:r>
    </w:p>
    <w:p w14:paraId="0DABB2DC" w14:textId="77777777" w:rsidR="008D2809" w:rsidRPr="008D2809" w:rsidRDefault="008D2809" w:rsidP="008D280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hyperlink r:id="rId2824"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dul:Entity </w:t>
      </w:r>
    </w:p>
    <w:p w14:paraId="0EF969C8" w14:textId="77777777" w:rsidR="008D2809" w:rsidRPr="008D2809" w:rsidRDefault="008D2809" w:rsidP="008D280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hyperlink r:id="rId2825" w:anchor="dfn-sosa-platform" w:history="1">
        <w:r w:rsidRPr="008D2809">
          <w:rPr>
            <w:rFonts w:ascii="Times New Roman" w:eastAsia="Times New Roman" w:hAnsi="Times New Roman" w:cs="Times New Roman"/>
            <w:color w:val="0000FF"/>
            <w:kern w:val="0"/>
            <w:u w:val="single"/>
            <w14:ligatures w14:val="none"/>
          </w:rPr>
          <w:t>sosa:Platform</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dul:Object or dul:Description </w:t>
      </w:r>
    </w:p>
    <w:p w14:paraId="115BD88E" w14:textId="77777777" w:rsidR="008D2809" w:rsidRPr="008D2809" w:rsidRDefault="008D2809" w:rsidP="008D280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hyperlink r:id="rId2826" w:anchor="dfn-sosa-procedure" w:history="1">
        <w:r w:rsidRPr="008D2809">
          <w:rPr>
            <w:rFonts w:ascii="Times New Roman" w:eastAsia="Times New Roman" w:hAnsi="Times New Roman" w:cs="Times New Roman"/>
            <w:color w:val="0000FF"/>
            <w:kern w:val="0"/>
            <w:u w:val="single"/>
            <w14:ligatures w14:val="none"/>
          </w:rPr>
          <w:t>sosa:Procedure</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dul:Method or dul:Plan </w:t>
      </w:r>
    </w:p>
    <w:p w14:paraId="0B8F6A39" w14:textId="77777777" w:rsidR="008D2809" w:rsidRPr="008D2809" w:rsidRDefault="008D2809" w:rsidP="008D280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hyperlink r:id="rId2827"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dul:Region or dul:Quality </w:t>
      </w:r>
    </w:p>
    <w:p w14:paraId="17EACDBF" w14:textId="77777777" w:rsidR="008D2809" w:rsidRPr="008D2809" w:rsidRDefault="008D2809" w:rsidP="008D280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hyperlink r:id="rId2828" w:anchor="dfn-sosa-sample" w:history="1">
        <w:r w:rsidRPr="008D2809">
          <w:rPr>
            <w:rFonts w:ascii="Times New Roman" w:eastAsia="Times New Roman" w:hAnsi="Times New Roman" w:cs="Times New Roman"/>
            <w:color w:val="0000FF"/>
            <w:kern w:val="0"/>
            <w:u w:val="single"/>
            <w14:ligatures w14:val="none"/>
          </w:rPr>
          <w:t>sosa:Sample</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dul:Object </w:t>
      </w:r>
    </w:p>
    <w:p w14:paraId="25E3E557" w14:textId="77777777" w:rsidR="008D2809" w:rsidRPr="008D2809" w:rsidRDefault="008D2809" w:rsidP="008D280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hyperlink r:id="rId2829" w:anchor="dfn-sosa-samplecollection" w:history="1">
        <w:r w:rsidRPr="008D2809">
          <w:rPr>
            <w:rFonts w:ascii="Times New Roman" w:eastAsia="Times New Roman" w:hAnsi="Times New Roman" w:cs="Times New Roman"/>
            <w:color w:val="0000FF"/>
            <w:kern w:val="0"/>
            <w:u w:val="single"/>
            <w14:ligatures w14:val="none"/>
          </w:rPr>
          <w:t>sosa:SampleCollection</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dul:Collection , dul:hasPart </w:t>
      </w:r>
      <w:r w:rsidRPr="008D2809">
        <w:rPr>
          <w:rFonts w:ascii="Times New Roman" w:eastAsia="Times New Roman" w:hAnsi="Times New Roman" w:cs="Times New Roman"/>
          <w:b/>
          <w:bCs/>
          <w:kern w:val="0"/>
          <w14:ligatures w14:val="none"/>
        </w:rPr>
        <w:t>ONLY</w:t>
      </w:r>
      <w:r w:rsidRPr="008D2809">
        <w:rPr>
          <w:rFonts w:ascii="Times New Roman" w:eastAsia="Times New Roman" w:hAnsi="Times New Roman" w:cs="Times New Roman"/>
          <w:kern w:val="0"/>
          <w14:ligatures w14:val="none"/>
        </w:rPr>
        <w:t xml:space="preserve"> dul:Object </w:t>
      </w:r>
    </w:p>
    <w:p w14:paraId="32E202FD" w14:textId="77777777" w:rsidR="008D2809" w:rsidRPr="008D2809" w:rsidRDefault="008D2809" w:rsidP="008D280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hyperlink r:id="rId2830" w:anchor="dfn-sosa-stimulus" w:history="1">
        <w:r w:rsidRPr="008D2809">
          <w:rPr>
            <w:rFonts w:ascii="Times New Roman" w:eastAsia="Times New Roman" w:hAnsi="Times New Roman" w:cs="Times New Roman"/>
            <w:color w:val="0000FF"/>
            <w:kern w:val="0"/>
            <w:u w:val="single"/>
            <w14:ligatures w14:val="none"/>
          </w:rPr>
          <w:t>sosa:Stimulus</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dul:Event or dul:Situation </w:t>
      </w:r>
    </w:p>
    <w:p w14:paraId="23996939" w14:textId="77777777" w:rsidR="008D2809" w:rsidRPr="008D2809" w:rsidRDefault="008D2809" w:rsidP="008D280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hyperlink r:id="rId2831" w:anchor="dfn-sosa-system" w:history="1">
        <w:r w:rsidRPr="008D2809">
          <w:rPr>
            <w:rFonts w:ascii="Times New Roman" w:eastAsia="Times New Roman" w:hAnsi="Times New Roman" w:cs="Times New Roman"/>
            <w:color w:val="0000FF"/>
            <w:kern w:val="0"/>
            <w:u w:val="single"/>
            <w14:ligatures w14:val="none"/>
          </w:rPr>
          <w:t>sosa:System</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dul:Object or dul:Description </w:t>
      </w:r>
    </w:p>
    <w:p w14:paraId="4F6663DB"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7.5.3 Property Alignments</w:t>
      </w:r>
    </w:p>
    <w:p w14:paraId="2611B29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Due to the disjunctive (or) nature of several class alignments, SOSA object properties are not aligned to specific DUL properties. Instead, they can be understood to be uniformly aligned to the most general property, dul:associatedWith, to ensure compatibility and enable flexible integration with DUL-aligned ontologies. </w:t>
      </w:r>
    </w:p>
    <w:p w14:paraId="0FFCD8C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7215B55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definition of dul:associatedWith is displayed as a tooltip when hovering over the concept. </w:t>
      </w:r>
    </w:p>
    <w:p w14:paraId="45DAC364" w14:textId="77777777" w:rsidR="008D2809" w:rsidRPr="008D2809" w:rsidRDefault="008D2809" w:rsidP="008D28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809">
        <w:rPr>
          <w:rFonts w:ascii="Times New Roman" w:eastAsia="Times New Roman" w:hAnsi="Times New Roman" w:cs="Times New Roman"/>
          <w:b/>
          <w:bCs/>
          <w:kern w:val="0"/>
          <w:sz w:val="27"/>
          <w:szCs w:val="27"/>
          <w14:ligatures w14:val="none"/>
        </w:rPr>
        <w:t>7.6 DOLCE Alignment Module</w:t>
      </w:r>
    </w:p>
    <w:p w14:paraId="7486A5AC" w14:textId="661FC7B8"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This section introduces the alignment of SOSA </w:t>
      </w:r>
      <w:ins w:id="456" w:author="Carl Reed" w:date="2026-08-25T16:28:00Z" w16du:dateUtc="2026-08-25T22:28:00Z">
        <w:r w:rsidR="004C361B">
          <w:rPr>
            <w:rFonts w:ascii="Times New Roman" w:eastAsia="Times New Roman" w:hAnsi="Times New Roman" w:cs="Times New Roman"/>
            <w:kern w:val="0"/>
            <w14:ligatures w14:val="none"/>
          </w:rPr>
          <w:t>with</w:t>
        </w:r>
      </w:ins>
      <w:del w:id="457" w:author="Carl Reed" w:date="2026-08-25T16:28:00Z" w16du:dateUtc="2026-08-25T22:28:00Z">
        <w:r w:rsidRPr="008D2809" w:rsidDel="004C361B">
          <w:rPr>
            <w:rFonts w:ascii="Times New Roman" w:eastAsia="Times New Roman" w:hAnsi="Times New Roman" w:cs="Times New Roman"/>
            <w:kern w:val="0"/>
            <w14:ligatures w14:val="none"/>
          </w:rPr>
          <w:delText>to</w:delText>
        </w:r>
      </w:del>
      <w:r w:rsidRPr="008D2809">
        <w:rPr>
          <w:rFonts w:ascii="Times New Roman" w:eastAsia="Times New Roman" w:hAnsi="Times New Roman" w:cs="Times New Roman"/>
          <w:kern w:val="0"/>
          <w14:ligatures w14:val="none"/>
        </w:rPr>
        <w:t xml:space="preserve"> the DOLCE upper ontology [</w:t>
      </w:r>
      <w:hyperlink r:id="rId2832" w:anchor="bib-dolce" w:tooltip="Information technology — Top-level ontologies (TLO) — Part 3: Descriptive ontology for linguistic and cognitive engineering (DOLCE)" w:history="1">
        <w:r w:rsidRPr="008D2809">
          <w:rPr>
            <w:rFonts w:ascii="Times New Roman" w:eastAsia="Times New Roman" w:hAnsi="Times New Roman" w:cs="Times New Roman"/>
            <w:i/>
            <w:iCs/>
            <w:color w:val="0000FF"/>
            <w:kern w:val="0"/>
            <w:u w:val="single"/>
            <w14:ligatures w14:val="none"/>
          </w:rPr>
          <w:t>DOLCE</w:t>
        </w:r>
      </w:hyperlink>
      <w:r w:rsidRPr="008D2809">
        <w:rPr>
          <w:rFonts w:ascii="Times New Roman" w:eastAsia="Times New Roman" w:hAnsi="Times New Roman" w:cs="Times New Roman"/>
          <w:kern w:val="0"/>
          <w14:ligatures w14:val="none"/>
        </w:rPr>
        <w:t xml:space="preserve">]. This serves to axiomatically clarify the intended meaning of SOSA terms and will assist SOSA users wishing to interoperate with other DOLCE-aligned ontologies. The DOLCE alignment can be used independently to align SOSA with more generic concepts/properties of DOLCE. </w:t>
      </w:r>
    </w:p>
    <w:p w14:paraId="6C8EA939" w14:textId="77777777" w:rsidR="008D2809" w:rsidRPr="008D2809" w:rsidRDefault="008D2809" w:rsidP="008D2809">
      <w:pPr>
        <w:spacing w:before="100" w:beforeAutospacing="1" w:after="100" w:afterAutospacing="1" w:line="240" w:lineRule="auto"/>
        <w:jc w:val="center"/>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ontology IRI of the DOLCE Alignment module is </w:t>
      </w:r>
      <w:hyperlink r:id="rId2833" w:history="1">
        <w:r w:rsidRPr="008D2809">
          <w:rPr>
            <w:rFonts w:ascii="Times New Roman" w:eastAsia="Times New Roman" w:hAnsi="Times New Roman" w:cs="Times New Roman"/>
            <w:color w:val="0000FF"/>
            <w:kern w:val="0"/>
            <w:u w:val="single"/>
            <w14:ligatures w14:val="none"/>
          </w:rPr>
          <w:t>http://www.w3.org/ns/sosa/dolce</w:t>
        </w:r>
      </w:hyperlink>
      <w:r w:rsidRPr="008D2809">
        <w:rPr>
          <w:rFonts w:ascii="Times New Roman" w:eastAsia="Times New Roman" w:hAnsi="Times New Roman" w:cs="Times New Roman"/>
          <w:kern w:val="0"/>
          <w14:ligatures w14:val="none"/>
        </w:rPr>
        <w:br/>
        <w:t xml:space="preserve">The version IRI of the DOLCE Alignment module 2023 edition is </w:t>
      </w:r>
      <w:hyperlink r:id="rId2834" w:history="1">
        <w:r w:rsidRPr="008D2809">
          <w:rPr>
            <w:rFonts w:ascii="Times New Roman" w:eastAsia="Times New Roman" w:hAnsi="Times New Roman" w:cs="Times New Roman"/>
            <w:color w:val="0000FF"/>
            <w:kern w:val="0"/>
            <w:u w:val="single"/>
            <w14:ligatures w14:val="none"/>
          </w:rPr>
          <w:t>http://www.w3.org/ns/sosa/2023/dolce</w:t>
        </w:r>
      </w:hyperlink>
      <w:r w:rsidRPr="008D2809">
        <w:rPr>
          <w:rFonts w:ascii="Times New Roman" w:eastAsia="Times New Roman" w:hAnsi="Times New Roman" w:cs="Times New Roman"/>
          <w:kern w:val="0"/>
          <w14:ligatures w14:val="none"/>
        </w:rPr>
        <w:t xml:space="preserve"> </w:t>
      </w:r>
    </w:p>
    <w:p w14:paraId="37FEE5B8"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7.6.1 Namespaces</w:t>
      </w:r>
    </w:p>
    <w:p w14:paraId="48BFA0F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The following namespace prefixes are used in the alignment of SOSA to DOLCE.</w:t>
      </w:r>
    </w:p>
    <w:p w14:paraId="7A8F8E8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sosa:</w:t>
      </w:r>
    </w:p>
    <w:p w14:paraId="705CC176"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835" w:history="1">
        <w:r w:rsidRPr="008D2809">
          <w:rPr>
            <w:rFonts w:ascii="Times New Roman" w:eastAsia="Times New Roman" w:hAnsi="Times New Roman" w:cs="Times New Roman"/>
            <w:color w:val="0000FF"/>
            <w:kern w:val="0"/>
            <w:u w:val="single"/>
            <w14:ligatures w14:val="none"/>
          </w:rPr>
          <w:t>http://www.w3.org/ns/sosa/</w:t>
        </w:r>
      </w:hyperlink>
      <w:r w:rsidRPr="008D2809">
        <w:rPr>
          <w:rFonts w:ascii="Times New Roman" w:eastAsia="Times New Roman" w:hAnsi="Times New Roman" w:cs="Times New Roman"/>
          <w:kern w:val="0"/>
          <w14:ligatures w14:val="none"/>
        </w:rPr>
        <w:t xml:space="preserve"> </w:t>
      </w:r>
    </w:p>
    <w:p w14:paraId="3176D10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db:</w:t>
      </w:r>
    </w:p>
    <w:p w14:paraId="363D57C0"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836" w:history="1">
        <w:r w:rsidRPr="008D2809">
          <w:rPr>
            <w:rFonts w:ascii="Times New Roman" w:eastAsia="Times New Roman" w:hAnsi="Times New Roman" w:cs="Times New Roman"/>
            <w:color w:val="0000FF"/>
            <w:kern w:val="0"/>
            <w:u w:val="single"/>
            <w14:ligatures w14:val="none"/>
          </w:rPr>
          <w:t>https://w3id.org/DOLCE/OWL/DOLCEbasic#</w:t>
        </w:r>
      </w:hyperlink>
      <w:r w:rsidRPr="008D2809">
        <w:rPr>
          <w:rFonts w:ascii="Times New Roman" w:eastAsia="Times New Roman" w:hAnsi="Times New Roman" w:cs="Times New Roman"/>
          <w:kern w:val="0"/>
          <w14:ligatures w14:val="none"/>
        </w:rPr>
        <w:t xml:space="preserve"> </w:t>
      </w:r>
    </w:p>
    <w:p w14:paraId="6A5C3DA9"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lastRenderedPageBreak/>
        <w:t>7.6.2 Class Alignments</w:t>
      </w:r>
    </w:p>
    <w:p w14:paraId="6FB65F3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upper-level classes from SOSA are aligned with the DOLCE classes as follows. The alignment of subclasses of these upper-level classes follows logically from these correspondences. </w:t>
      </w:r>
    </w:p>
    <w:p w14:paraId="426FFDF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5D6E310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notation used in this section is described in </w:t>
      </w:r>
      <w:hyperlink r:id="rId2837" w:anchor="Alignment-notation" w:history="1">
        <w:r w:rsidRPr="008D2809">
          <w:rPr>
            <w:rFonts w:ascii="Times New Roman" w:eastAsia="Times New Roman" w:hAnsi="Times New Roman" w:cs="Times New Roman"/>
            <w:color w:val="0000FF"/>
            <w:kern w:val="0"/>
            <w:u w:val="single"/>
            <w14:ligatures w14:val="none"/>
          </w:rPr>
          <w:t>2.4 Alignment notation</w:t>
        </w:r>
      </w:hyperlink>
      <w:r w:rsidRPr="008D2809">
        <w:rPr>
          <w:rFonts w:ascii="Times New Roman" w:eastAsia="Times New Roman" w:hAnsi="Times New Roman" w:cs="Times New Roman"/>
          <w:kern w:val="0"/>
          <w14:ligatures w14:val="none"/>
        </w:rPr>
        <w:t xml:space="preserve">. </w:t>
      </w:r>
    </w:p>
    <w:p w14:paraId="675B22D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2E54A1B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definition of each DOLCE concept is displayed as a tooltip when hovering over the concept. </w:t>
      </w:r>
    </w:p>
    <w:p w14:paraId="7FCDD7BA" w14:textId="77777777" w:rsidR="008D2809" w:rsidRPr="008D2809" w:rsidRDefault="008D2809" w:rsidP="008D280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hyperlink r:id="rId2838" w:anchor="dfn-sosa-asset" w:history="1">
        <w:r w:rsidRPr="008D2809">
          <w:rPr>
            <w:rFonts w:ascii="Times New Roman" w:eastAsia="Times New Roman" w:hAnsi="Times New Roman" w:cs="Times New Roman"/>
            <w:color w:val="0000FF"/>
            <w:kern w:val="0"/>
            <w:u w:val="single"/>
            <w14:ligatures w14:val="none"/>
          </w:rPr>
          <w:t>sosa:Asset</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db:PhysicalObject or db:SocialObject </w:t>
      </w:r>
    </w:p>
    <w:p w14:paraId="16D9F561" w14:textId="77777777" w:rsidR="008D2809" w:rsidRPr="008D2809" w:rsidRDefault="008D2809" w:rsidP="008D280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hyperlink r:id="rId2839" w:anchor="dfn-sosa-deployment" w:history="1">
        <w:r w:rsidRPr="008D2809">
          <w:rPr>
            <w:rFonts w:ascii="Times New Roman" w:eastAsia="Times New Roman" w:hAnsi="Times New Roman" w:cs="Times New Roman"/>
            <w:color w:val="0000FF"/>
            <w:kern w:val="0"/>
            <w:u w:val="single"/>
            <w14:ligatures w14:val="none"/>
          </w:rPr>
          <w:t>sosa:Deployment</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db:Event and ( db:Accomplishment or db:Achievement ) </w:t>
      </w:r>
    </w:p>
    <w:p w14:paraId="42A758FD" w14:textId="77777777" w:rsidR="008D2809" w:rsidRPr="008D2809" w:rsidRDefault="008D2809" w:rsidP="008D280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hyperlink r:id="rId2840"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db:Event and ( db:Accomplishment or db:Achievement ) </w:t>
      </w:r>
    </w:p>
    <w:p w14:paraId="290DB814" w14:textId="77777777" w:rsidR="008D2809" w:rsidRPr="008D2809" w:rsidRDefault="008D2809" w:rsidP="008D280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hyperlink r:id="rId2841" w:anchor="dfn-sosa-executioncollection" w:history="1">
        <w:r w:rsidRPr="008D2809">
          <w:rPr>
            <w:rFonts w:ascii="Times New Roman" w:eastAsia="Times New Roman" w:hAnsi="Times New Roman" w:cs="Times New Roman"/>
            <w:color w:val="0000FF"/>
            <w:kern w:val="0"/>
            <w:u w:val="single"/>
            <w14:ligatures w14:val="none"/>
          </w:rPr>
          <w:t>sosa:ExecutionCollection</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db:Perdurant </w:t>
      </w:r>
    </w:p>
    <w:p w14:paraId="0E5BACC3" w14:textId="77777777" w:rsidR="008D2809" w:rsidRPr="008D2809" w:rsidRDefault="008D2809" w:rsidP="008D280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hyperlink r:id="rId2842"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db:Endurant or db:Perdurant </w:t>
      </w:r>
    </w:p>
    <w:p w14:paraId="6DFF71FB" w14:textId="77777777" w:rsidR="008D2809" w:rsidRPr="008D2809" w:rsidRDefault="008D2809" w:rsidP="008D280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hyperlink r:id="rId2843" w:anchor="dfn-sosa-materialsample" w:history="1">
        <w:r w:rsidRPr="008D2809">
          <w:rPr>
            <w:rFonts w:ascii="Times New Roman" w:eastAsia="Times New Roman" w:hAnsi="Times New Roman" w:cs="Times New Roman"/>
            <w:color w:val="0000FF"/>
            <w:kern w:val="0"/>
            <w:u w:val="single"/>
            <w14:ligatures w14:val="none"/>
          </w:rPr>
          <w:t>sosa:MaterialSample</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db:AmountOfMatter or db:PhysicalObject </w:t>
      </w:r>
    </w:p>
    <w:p w14:paraId="7BC48C69" w14:textId="77777777" w:rsidR="008D2809" w:rsidRPr="008D2809" w:rsidRDefault="008D2809" w:rsidP="008D280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hyperlink r:id="rId2844" w:anchor="dfn-sosa-procedure" w:history="1">
        <w:r w:rsidRPr="008D2809">
          <w:rPr>
            <w:rFonts w:ascii="Times New Roman" w:eastAsia="Times New Roman" w:hAnsi="Times New Roman" w:cs="Times New Roman"/>
            <w:color w:val="0000FF"/>
            <w:kern w:val="0"/>
            <w:u w:val="single"/>
            <w14:ligatures w14:val="none"/>
          </w:rPr>
          <w:t>sosa:Procedure</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db:NonAgentiveSocialObject </w:t>
      </w:r>
    </w:p>
    <w:p w14:paraId="3E4B9D71" w14:textId="77777777" w:rsidR="008D2809" w:rsidRPr="008D2809" w:rsidRDefault="008D2809" w:rsidP="008D280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hyperlink r:id="rId2845"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db:Quality or db:Region </w:t>
      </w:r>
    </w:p>
    <w:p w14:paraId="75E3D748" w14:textId="77777777" w:rsidR="008D2809" w:rsidRPr="008D2809" w:rsidRDefault="008D2809" w:rsidP="008D280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hyperlink r:id="rId2846" w:anchor="dfn-sosa-sample" w:history="1">
        <w:r w:rsidRPr="008D2809">
          <w:rPr>
            <w:rFonts w:ascii="Times New Roman" w:eastAsia="Times New Roman" w:hAnsi="Times New Roman" w:cs="Times New Roman"/>
            <w:color w:val="0000FF"/>
            <w:kern w:val="0"/>
            <w:u w:val="single"/>
            <w14:ligatures w14:val="none"/>
          </w:rPr>
          <w:t>sosa:Sample</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db:Endurant or db:Perdurant </w:t>
      </w:r>
    </w:p>
    <w:p w14:paraId="40C6E030" w14:textId="77777777" w:rsidR="008D2809" w:rsidRPr="008D2809" w:rsidRDefault="008D2809" w:rsidP="008D280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hyperlink r:id="rId2847" w:anchor="dfn-sosa-samplecollection" w:history="1">
        <w:r w:rsidRPr="008D2809">
          <w:rPr>
            <w:rFonts w:ascii="Times New Roman" w:eastAsia="Times New Roman" w:hAnsi="Times New Roman" w:cs="Times New Roman"/>
            <w:color w:val="0000FF"/>
            <w:kern w:val="0"/>
            <w:u w:val="single"/>
            <w14:ligatures w14:val="none"/>
          </w:rPr>
          <w:t>sosa:SampleCollection</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db:Endurant or db:Perdurant </w:t>
      </w:r>
    </w:p>
    <w:p w14:paraId="2893752B" w14:textId="77777777" w:rsidR="008D2809" w:rsidRPr="008D2809" w:rsidRDefault="008D2809" w:rsidP="008D280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hyperlink r:id="rId2848" w:anchor="dfn-sosa-spatialsample" w:history="1">
        <w:r w:rsidRPr="008D2809">
          <w:rPr>
            <w:rFonts w:ascii="Times New Roman" w:eastAsia="Times New Roman" w:hAnsi="Times New Roman" w:cs="Times New Roman"/>
            <w:color w:val="0000FF"/>
            <w:kern w:val="0"/>
            <w:u w:val="single"/>
            <w14:ligatures w14:val="none"/>
          </w:rPr>
          <w:t>sosa:SpatialSample</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db:Feature </w:t>
      </w:r>
    </w:p>
    <w:p w14:paraId="3C02C365" w14:textId="77777777" w:rsidR="008D2809" w:rsidRPr="008D2809" w:rsidRDefault="008D2809" w:rsidP="008D280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hyperlink r:id="rId2849" w:anchor="dfn-sosa-stimulus" w:history="1">
        <w:r w:rsidRPr="008D2809">
          <w:rPr>
            <w:rFonts w:ascii="Times New Roman" w:eastAsia="Times New Roman" w:hAnsi="Times New Roman" w:cs="Times New Roman"/>
            <w:color w:val="0000FF"/>
            <w:kern w:val="0"/>
            <w:u w:val="single"/>
            <w14:ligatures w14:val="none"/>
          </w:rPr>
          <w:t>sosa:Stimulus</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db:Event and ( db:Accomplishment or db:Achievement ) </w:t>
      </w:r>
    </w:p>
    <w:p w14:paraId="510ECC30" w14:textId="77777777" w:rsidR="008D2809" w:rsidRPr="008D2809" w:rsidRDefault="008D2809" w:rsidP="008D28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809">
        <w:rPr>
          <w:rFonts w:ascii="Times New Roman" w:eastAsia="Times New Roman" w:hAnsi="Times New Roman" w:cs="Times New Roman"/>
          <w:b/>
          <w:bCs/>
          <w:kern w:val="0"/>
          <w:sz w:val="27"/>
          <w:szCs w:val="27"/>
          <w14:ligatures w14:val="none"/>
        </w:rPr>
        <w:t>7.7 BFO/CCO Alignment Module</w:t>
      </w:r>
    </w:p>
    <w:p w14:paraId="3FBC26C1" w14:textId="2B9AF245"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This section introduces the alignment of SSN </w:t>
      </w:r>
      <w:ins w:id="458" w:author="Carl Reed" w:date="2026-08-25T16:29:00Z" w16du:dateUtc="2026-08-25T22:29:00Z">
        <w:r w:rsidR="00500EF0">
          <w:rPr>
            <w:rFonts w:ascii="Times New Roman" w:eastAsia="Times New Roman" w:hAnsi="Times New Roman" w:cs="Times New Roman"/>
            <w:kern w:val="0"/>
            <w14:ligatures w14:val="none"/>
          </w:rPr>
          <w:t>with</w:t>
        </w:r>
      </w:ins>
      <w:del w:id="459" w:author="Carl Reed" w:date="2026-08-25T16:29:00Z" w16du:dateUtc="2026-08-25T22:29:00Z">
        <w:r w:rsidRPr="008D2809" w:rsidDel="00500EF0">
          <w:rPr>
            <w:rFonts w:ascii="Times New Roman" w:eastAsia="Times New Roman" w:hAnsi="Times New Roman" w:cs="Times New Roman"/>
            <w:kern w:val="0"/>
            <w14:ligatures w14:val="none"/>
          </w:rPr>
          <w:delText>to</w:delText>
        </w:r>
      </w:del>
      <w:r w:rsidRPr="008D2809">
        <w:rPr>
          <w:rFonts w:ascii="Times New Roman" w:eastAsia="Times New Roman" w:hAnsi="Times New Roman" w:cs="Times New Roman"/>
          <w:kern w:val="0"/>
          <w14:ligatures w14:val="none"/>
        </w:rPr>
        <w:t xml:space="preserve"> the Basic Formal Ontology ([</w:t>
      </w:r>
      <w:hyperlink r:id="rId2850" w:anchor="bib-bfo" w:tooltip="Information technology — Top-level ontologies (TLO) — Part 2: Basic Formal Ontology (BFO)" w:history="1">
        <w:r w:rsidRPr="008D2809">
          <w:rPr>
            <w:rFonts w:ascii="Times New Roman" w:eastAsia="Times New Roman" w:hAnsi="Times New Roman" w:cs="Times New Roman"/>
            <w:i/>
            <w:iCs/>
            <w:color w:val="0000FF"/>
            <w:kern w:val="0"/>
            <w:u w:val="single"/>
            <w14:ligatures w14:val="none"/>
          </w:rPr>
          <w:t>BFO</w:t>
        </w:r>
      </w:hyperlink>
      <w:r w:rsidRPr="008D2809">
        <w:rPr>
          <w:rFonts w:ascii="Times New Roman" w:eastAsia="Times New Roman" w:hAnsi="Times New Roman" w:cs="Times New Roman"/>
          <w:kern w:val="0"/>
          <w14:ligatures w14:val="none"/>
        </w:rPr>
        <w:t>]) and Common Core Ontologies ([</w:t>
      </w:r>
      <w:hyperlink r:id="rId2851" w:anchor="bib-cco" w:tooltip="The Common Core Ontologies (CCO)" w:history="1">
        <w:r w:rsidRPr="008D2809">
          <w:rPr>
            <w:rFonts w:ascii="Times New Roman" w:eastAsia="Times New Roman" w:hAnsi="Times New Roman" w:cs="Times New Roman"/>
            <w:i/>
            <w:iCs/>
            <w:color w:val="0000FF"/>
            <w:kern w:val="0"/>
            <w:u w:val="single"/>
            <w14:ligatures w14:val="none"/>
          </w:rPr>
          <w:t>CCO</w:t>
        </w:r>
      </w:hyperlink>
      <w:r w:rsidRPr="008D2809">
        <w:rPr>
          <w:rFonts w:ascii="Times New Roman" w:eastAsia="Times New Roman" w:hAnsi="Times New Roman" w:cs="Times New Roman"/>
          <w:kern w:val="0"/>
          <w14:ligatures w14:val="none"/>
        </w:rPr>
        <w:t xml:space="preserve">]). </w:t>
      </w:r>
    </w:p>
    <w:p w14:paraId="3027815F" w14:textId="6004C3F4"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BFO is a 'top level ontology', which makes a basic distinction between </w:t>
      </w:r>
      <w:hyperlink r:id="rId2852" w:anchor="basic-formal-ontology-hierarchy" w:history="1">
        <w:r w:rsidRPr="008D2809">
          <w:rPr>
            <w:rFonts w:ascii="Times New Roman" w:eastAsia="Times New Roman" w:hAnsi="Times New Roman" w:cs="Times New Roman"/>
            <w:color w:val="0000FF"/>
            <w:kern w:val="0"/>
            <w:u w:val="single"/>
            <w14:ligatures w14:val="none"/>
          </w:rPr>
          <w:t>Continuants and Occurrents</w:t>
        </w:r>
      </w:hyperlink>
      <w:r w:rsidRPr="008D2809">
        <w:rPr>
          <w:rFonts w:ascii="Times New Roman" w:eastAsia="Times New Roman" w:hAnsi="Times New Roman" w:cs="Times New Roman"/>
          <w:kern w:val="0"/>
          <w14:ligatures w14:val="none"/>
        </w:rPr>
        <w:t xml:space="preserve">. This allows </w:t>
      </w:r>
      <w:del w:id="460" w:author="Carl Reed" w:date="2026-08-25T16:29:00Z" w16du:dateUtc="2026-08-25T22:29:00Z">
        <w:r w:rsidRPr="008D2809" w:rsidDel="00500EF0">
          <w:rPr>
            <w:rFonts w:ascii="Times New Roman" w:eastAsia="Times New Roman" w:hAnsi="Times New Roman" w:cs="Times New Roman"/>
            <w:kern w:val="0"/>
            <w14:ligatures w14:val="none"/>
          </w:rPr>
          <w:delText xml:space="preserve">us to </w:delText>
        </w:r>
      </w:del>
      <w:r w:rsidRPr="008D2809">
        <w:rPr>
          <w:rFonts w:ascii="Times New Roman" w:eastAsia="Times New Roman" w:hAnsi="Times New Roman" w:cs="Times New Roman"/>
          <w:kern w:val="0"/>
          <w14:ligatures w14:val="none"/>
        </w:rPr>
        <w:t>mak</w:t>
      </w:r>
      <w:ins w:id="461" w:author="Carl Reed" w:date="2026-08-25T16:29:00Z" w16du:dateUtc="2026-08-25T22:29:00Z">
        <w:r w:rsidR="00500EF0">
          <w:rPr>
            <w:rFonts w:ascii="Times New Roman" w:eastAsia="Times New Roman" w:hAnsi="Times New Roman" w:cs="Times New Roman"/>
            <w:kern w:val="0"/>
            <w14:ligatures w14:val="none"/>
          </w:rPr>
          <w:t>ing</w:t>
        </w:r>
      </w:ins>
      <w:del w:id="462" w:author="Carl Reed" w:date="2026-08-25T16:29:00Z" w16du:dateUtc="2026-08-25T22:29:00Z">
        <w:r w:rsidRPr="008D2809" w:rsidDel="00500EF0">
          <w:rPr>
            <w:rFonts w:ascii="Times New Roman" w:eastAsia="Times New Roman" w:hAnsi="Times New Roman" w:cs="Times New Roman"/>
            <w:kern w:val="0"/>
            <w14:ligatures w14:val="none"/>
          </w:rPr>
          <w:delText>e</w:delText>
        </w:r>
      </w:del>
      <w:r w:rsidRPr="008D2809">
        <w:rPr>
          <w:rFonts w:ascii="Times New Roman" w:eastAsia="Times New Roman" w:hAnsi="Times New Roman" w:cs="Times New Roman"/>
          <w:kern w:val="0"/>
          <w14:ligatures w14:val="none"/>
        </w:rPr>
        <w:t xml:space="preserve"> a primary alignment of </w:t>
      </w:r>
      <w:hyperlink r:id="rId2853"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and </w:t>
      </w:r>
      <w:hyperlink r:id="rId2854" w:anchor="dfn-sosa-deployment" w:history="1">
        <w:r w:rsidRPr="008D2809">
          <w:rPr>
            <w:rFonts w:ascii="Times New Roman" w:eastAsia="Times New Roman" w:hAnsi="Times New Roman" w:cs="Times New Roman"/>
            <w:color w:val="0000FF"/>
            <w:kern w:val="0"/>
            <w:u w:val="single"/>
            <w14:ligatures w14:val="none"/>
          </w:rPr>
          <w:t>sosa:Deployment</w:t>
        </w:r>
      </w:hyperlink>
      <w:r w:rsidRPr="008D2809">
        <w:rPr>
          <w:rFonts w:ascii="Times New Roman" w:eastAsia="Times New Roman" w:hAnsi="Times New Roman" w:cs="Times New Roman"/>
          <w:kern w:val="0"/>
          <w14:ligatures w14:val="none"/>
        </w:rPr>
        <w:t xml:space="preserve"> with classes in the BFO Occurrent hierarchy, and </w:t>
      </w:r>
      <w:hyperlink r:id="rId2855" w:anchor="dfn-sosa-asset" w:history="1">
        <w:r w:rsidRPr="008D2809">
          <w:rPr>
            <w:rFonts w:ascii="Times New Roman" w:eastAsia="Times New Roman" w:hAnsi="Times New Roman" w:cs="Times New Roman"/>
            <w:color w:val="0000FF"/>
            <w:kern w:val="0"/>
            <w:u w:val="single"/>
            <w14:ligatures w14:val="none"/>
          </w:rPr>
          <w:t>sosa:Asset</w:t>
        </w:r>
      </w:hyperlink>
      <w:r w:rsidRPr="008D2809">
        <w:rPr>
          <w:rFonts w:ascii="Times New Roman" w:eastAsia="Times New Roman" w:hAnsi="Times New Roman" w:cs="Times New Roman"/>
          <w:kern w:val="0"/>
          <w14:ligatures w14:val="none"/>
        </w:rPr>
        <w:t xml:space="preserve">, </w:t>
      </w:r>
      <w:hyperlink r:id="rId2856" w:anchor="dfn-sosa-system" w:history="1">
        <w:r w:rsidRPr="008D2809">
          <w:rPr>
            <w:rFonts w:ascii="Times New Roman" w:eastAsia="Times New Roman" w:hAnsi="Times New Roman" w:cs="Times New Roman"/>
            <w:color w:val="0000FF"/>
            <w:kern w:val="0"/>
            <w:u w:val="single"/>
            <w14:ligatures w14:val="none"/>
          </w:rPr>
          <w:t>sosa:System</w:t>
        </w:r>
      </w:hyperlink>
      <w:r w:rsidRPr="008D2809">
        <w:rPr>
          <w:rFonts w:ascii="Times New Roman" w:eastAsia="Times New Roman" w:hAnsi="Times New Roman" w:cs="Times New Roman"/>
          <w:kern w:val="0"/>
          <w14:ligatures w14:val="none"/>
        </w:rPr>
        <w:t xml:space="preserve"> and </w:t>
      </w:r>
      <w:hyperlink r:id="rId2857" w:anchor="dfn-sosa-sample" w:history="1">
        <w:r w:rsidRPr="008D2809">
          <w:rPr>
            <w:rFonts w:ascii="Times New Roman" w:eastAsia="Times New Roman" w:hAnsi="Times New Roman" w:cs="Times New Roman"/>
            <w:color w:val="0000FF"/>
            <w:kern w:val="0"/>
            <w:u w:val="single"/>
            <w14:ligatures w14:val="none"/>
          </w:rPr>
          <w:t>sosa:Sample</w:t>
        </w:r>
      </w:hyperlink>
      <w:r w:rsidRPr="008D2809">
        <w:rPr>
          <w:rFonts w:ascii="Times New Roman" w:eastAsia="Times New Roman" w:hAnsi="Times New Roman" w:cs="Times New Roman"/>
          <w:kern w:val="0"/>
          <w14:ligatures w14:val="none"/>
        </w:rPr>
        <w:t xml:space="preserve"> with classes in the BFO Continuant hierarchy. </w:t>
      </w:r>
    </w:p>
    <w:p w14:paraId="769AE96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CCO is a 'mid level ontology', based on BFO. CCO provides modules for several sets of common concepts that may then be used in many application domains. This includes specializations of the BFO classes that align with classes from SSN. </w:t>
      </w:r>
    </w:p>
    <w:p w14:paraId="2FF84692"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7.7.1 Namespaces</w:t>
      </w:r>
    </w:p>
    <w:p w14:paraId="62B80D27" w14:textId="1F4BD74C"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following namespace prefixes are used in the alignment of SSN </w:t>
      </w:r>
      <w:ins w:id="463" w:author="Carl Reed" w:date="2026-08-25T16:30:00Z" w16du:dateUtc="2026-08-25T22:30:00Z">
        <w:r w:rsidR="004A5457">
          <w:rPr>
            <w:rFonts w:ascii="Times New Roman" w:eastAsia="Times New Roman" w:hAnsi="Times New Roman" w:cs="Times New Roman"/>
            <w:kern w:val="0"/>
            <w14:ligatures w14:val="none"/>
          </w:rPr>
          <w:t>with</w:t>
        </w:r>
      </w:ins>
      <w:del w:id="464" w:author="Carl Reed" w:date="2026-08-25T16:30:00Z" w16du:dateUtc="2026-08-25T22:30:00Z">
        <w:r w:rsidRPr="008D2809" w:rsidDel="004A5457">
          <w:rPr>
            <w:rFonts w:ascii="Times New Roman" w:eastAsia="Times New Roman" w:hAnsi="Times New Roman" w:cs="Times New Roman"/>
            <w:kern w:val="0"/>
            <w14:ligatures w14:val="none"/>
          </w:rPr>
          <w:delText>to</w:delText>
        </w:r>
      </w:del>
      <w:r w:rsidRPr="008D2809">
        <w:rPr>
          <w:rFonts w:ascii="Times New Roman" w:eastAsia="Times New Roman" w:hAnsi="Times New Roman" w:cs="Times New Roman"/>
          <w:kern w:val="0"/>
          <w14:ligatures w14:val="none"/>
        </w:rPr>
        <w:t xml:space="preserve"> BFO and CCO. </w:t>
      </w:r>
    </w:p>
    <w:p w14:paraId="49DD814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sosa:</w:t>
      </w:r>
    </w:p>
    <w:p w14:paraId="51B4B6FD"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858" w:history="1">
        <w:r w:rsidRPr="008D2809">
          <w:rPr>
            <w:rFonts w:ascii="Times New Roman" w:eastAsia="Times New Roman" w:hAnsi="Times New Roman" w:cs="Times New Roman"/>
            <w:color w:val="0000FF"/>
            <w:kern w:val="0"/>
            <w:u w:val="single"/>
            <w14:ligatures w14:val="none"/>
          </w:rPr>
          <w:t>http://www.w3.org/ns/sosa/</w:t>
        </w:r>
      </w:hyperlink>
      <w:r w:rsidRPr="008D2809">
        <w:rPr>
          <w:rFonts w:ascii="Times New Roman" w:eastAsia="Times New Roman" w:hAnsi="Times New Roman" w:cs="Times New Roman"/>
          <w:kern w:val="0"/>
          <w14:ligatures w14:val="none"/>
        </w:rPr>
        <w:t xml:space="preserve"> </w:t>
      </w:r>
    </w:p>
    <w:p w14:paraId="1CDCE4F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obo:</w:t>
      </w:r>
    </w:p>
    <w:p w14:paraId="6148EEDC"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859" w:history="1">
        <w:r w:rsidRPr="008D2809">
          <w:rPr>
            <w:rFonts w:ascii="Times New Roman" w:eastAsia="Times New Roman" w:hAnsi="Times New Roman" w:cs="Times New Roman"/>
            <w:color w:val="0000FF"/>
            <w:kern w:val="0"/>
            <w:u w:val="single"/>
            <w14:ligatures w14:val="none"/>
          </w:rPr>
          <w:t>http://purl.obolibrary.org/obo/</w:t>
        </w:r>
      </w:hyperlink>
      <w:r w:rsidRPr="008D2809">
        <w:rPr>
          <w:rFonts w:ascii="Times New Roman" w:eastAsia="Times New Roman" w:hAnsi="Times New Roman" w:cs="Times New Roman"/>
          <w:kern w:val="0"/>
          <w14:ligatures w14:val="none"/>
        </w:rPr>
        <w:t xml:space="preserve"> </w:t>
      </w:r>
    </w:p>
    <w:p w14:paraId="460055E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cco:</w:t>
      </w:r>
    </w:p>
    <w:p w14:paraId="15ED1D12"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hyperlink r:id="rId2860" w:history="1">
        <w:r w:rsidRPr="008D2809">
          <w:rPr>
            <w:rFonts w:ascii="Times New Roman" w:eastAsia="Times New Roman" w:hAnsi="Times New Roman" w:cs="Times New Roman"/>
            <w:color w:val="0000FF"/>
            <w:kern w:val="0"/>
            <w:u w:val="single"/>
            <w14:ligatures w14:val="none"/>
          </w:rPr>
          <w:t>https://www.commoncoreontologies.org/</w:t>
        </w:r>
      </w:hyperlink>
      <w:r w:rsidRPr="008D2809">
        <w:rPr>
          <w:rFonts w:ascii="Times New Roman" w:eastAsia="Times New Roman" w:hAnsi="Times New Roman" w:cs="Times New Roman"/>
          <w:kern w:val="0"/>
          <w14:ligatures w14:val="none"/>
        </w:rPr>
        <w:t xml:space="preserve"> </w:t>
      </w:r>
    </w:p>
    <w:p w14:paraId="44810951"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7.7.2 Notation</w:t>
      </w:r>
    </w:p>
    <w:p w14:paraId="254F30B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6A0D5AA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notation used in this section is described in </w:t>
      </w:r>
      <w:hyperlink r:id="rId2861" w:anchor="Alignment-notation" w:history="1">
        <w:r w:rsidRPr="008D2809">
          <w:rPr>
            <w:rFonts w:ascii="Times New Roman" w:eastAsia="Times New Roman" w:hAnsi="Times New Roman" w:cs="Times New Roman"/>
            <w:color w:val="0000FF"/>
            <w:kern w:val="0"/>
            <w:u w:val="single"/>
            <w14:ligatures w14:val="none"/>
          </w:rPr>
          <w:t>2.4 Alignment notation</w:t>
        </w:r>
      </w:hyperlink>
      <w:r w:rsidRPr="008D2809">
        <w:rPr>
          <w:rFonts w:ascii="Times New Roman" w:eastAsia="Times New Roman" w:hAnsi="Times New Roman" w:cs="Times New Roman"/>
          <w:kern w:val="0"/>
          <w14:ligatures w14:val="none"/>
        </w:rPr>
        <w:t xml:space="preserve">. </w:t>
      </w:r>
    </w:p>
    <w:p w14:paraId="1D5AFDD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46C9577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definition of each BFO/CCO concept is displayed as a tooltip when hovering over the concept. </w:t>
      </w:r>
    </w:p>
    <w:p w14:paraId="352DE7DF"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7.7.3 Class Alignments</w:t>
      </w:r>
    </w:p>
    <w:p w14:paraId="3D2515DA"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primary classes from SSN are aligned with the BFO and CCO classes as follows. </w:t>
      </w:r>
    </w:p>
    <w:p w14:paraId="52C41CBE" w14:textId="77777777" w:rsidR="008D2809" w:rsidRPr="008D2809" w:rsidRDefault="008D2809" w:rsidP="008D280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cco:ont00000357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i/>
          <w:iCs/>
          <w:kern w:val="0"/>
          <w14:ligatures w14:val="none"/>
        </w:rPr>
        <w:t>"Act of Motion"</w:t>
      </w:r>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862" w:anchor="dfn-sosa-actuation" w:history="1">
        <w:r w:rsidRPr="008D2809">
          <w:rPr>
            <w:rFonts w:ascii="Times New Roman" w:eastAsia="Times New Roman" w:hAnsi="Times New Roman" w:cs="Times New Roman"/>
            <w:color w:val="0000FF"/>
            <w:kern w:val="0"/>
            <w:u w:val="single"/>
            <w14:ligatures w14:val="none"/>
          </w:rPr>
          <w:t>sosa:Actuation</w:t>
        </w:r>
      </w:hyperlink>
      <w:r w:rsidRPr="008D2809">
        <w:rPr>
          <w:rFonts w:ascii="Times New Roman" w:eastAsia="Times New Roman" w:hAnsi="Times New Roman" w:cs="Times New Roman"/>
          <w:kern w:val="0"/>
          <w14:ligatures w14:val="none"/>
        </w:rPr>
        <w:t xml:space="preserve"> </w:t>
      </w:r>
    </w:p>
    <w:p w14:paraId="488F88FA" w14:textId="77777777" w:rsidR="008D2809" w:rsidRPr="008D2809" w:rsidRDefault="008D2809" w:rsidP="008D280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cco:ont00000970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i/>
          <w:iCs/>
          <w:kern w:val="0"/>
          <w14:ligatures w14:val="none"/>
        </w:rPr>
        <w:t>"Act of Artifact Modification"</w:t>
      </w:r>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863" w:anchor="dfn-sosa-actuation" w:history="1">
        <w:r w:rsidRPr="008D2809">
          <w:rPr>
            <w:rFonts w:ascii="Times New Roman" w:eastAsia="Times New Roman" w:hAnsi="Times New Roman" w:cs="Times New Roman"/>
            <w:color w:val="0000FF"/>
            <w:kern w:val="0"/>
            <w:u w:val="single"/>
            <w14:ligatures w14:val="none"/>
          </w:rPr>
          <w:t>sosa:Actuation</w:t>
        </w:r>
      </w:hyperlink>
      <w:r w:rsidRPr="008D2809">
        <w:rPr>
          <w:rFonts w:ascii="Times New Roman" w:eastAsia="Times New Roman" w:hAnsi="Times New Roman" w:cs="Times New Roman"/>
          <w:kern w:val="0"/>
          <w14:ligatures w14:val="none"/>
        </w:rPr>
        <w:t xml:space="preserve"> </w:t>
      </w:r>
    </w:p>
    <w:p w14:paraId="4586C47F" w14:textId="77777777" w:rsidR="008D2809" w:rsidRPr="008D2809" w:rsidRDefault="008D2809" w:rsidP="008D280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cco:ont00000781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i/>
          <w:iCs/>
          <w:kern w:val="0"/>
          <w14:ligatures w14:val="none"/>
        </w:rPr>
        <w:t>"Control System"</w:t>
      </w:r>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864" w:anchor="dfn-sosa-actuator" w:history="1">
        <w:r w:rsidRPr="008D2809">
          <w:rPr>
            <w:rFonts w:ascii="Times New Roman" w:eastAsia="Times New Roman" w:hAnsi="Times New Roman" w:cs="Times New Roman"/>
            <w:color w:val="0000FF"/>
            <w:kern w:val="0"/>
            <w:u w:val="single"/>
            <w14:ligatures w14:val="none"/>
          </w:rPr>
          <w:t>sosa:Actuator</w:t>
        </w:r>
      </w:hyperlink>
      <w:r w:rsidRPr="008D2809">
        <w:rPr>
          <w:rFonts w:ascii="Times New Roman" w:eastAsia="Times New Roman" w:hAnsi="Times New Roman" w:cs="Times New Roman"/>
          <w:kern w:val="0"/>
          <w14:ligatures w14:val="none"/>
        </w:rPr>
        <w:t xml:space="preserve"> </w:t>
      </w:r>
    </w:p>
    <w:p w14:paraId="5E2D28A2" w14:textId="77777777" w:rsidR="008D2809" w:rsidRPr="008D2809" w:rsidRDefault="008D2809" w:rsidP="008D280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cco:ont00001242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i/>
          <w:iCs/>
          <w:kern w:val="0"/>
          <w14:ligatures w14:val="none"/>
        </w:rPr>
        <w:t>"Actuator"</w:t>
      </w:r>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865" w:anchor="dfn-sosa-actuator" w:history="1">
        <w:r w:rsidRPr="008D2809">
          <w:rPr>
            <w:rFonts w:ascii="Times New Roman" w:eastAsia="Times New Roman" w:hAnsi="Times New Roman" w:cs="Times New Roman"/>
            <w:color w:val="0000FF"/>
            <w:kern w:val="0"/>
            <w:u w:val="single"/>
            <w14:ligatures w14:val="none"/>
          </w:rPr>
          <w:t>sosa:Actuator</w:t>
        </w:r>
      </w:hyperlink>
      <w:r w:rsidRPr="008D2809">
        <w:rPr>
          <w:rFonts w:ascii="Times New Roman" w:eastAsia="Times New Roman" w:hAnsi="Times New Roman" w:cs="Times New Roman"/>
          <w:kern w:val="0"/>
          <w14:ligatures w14:val="none"/>
        </w:rPr>
        <w:t xml:space="preserve"> </w:t>
      </w:r>
    </w:p>
    <w:p w14:paraId="057CA94B" w14:textId="77777777" w:rsidR="008D2809" w:rsidRPr="008D2809" w:rsidRDefault="008D2809" w:rsidP="008D280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hyperlink r:id="rId2866" w:anchor="dfn-sosa-asset" w:history="1">
        <w:r w:rsidRPr="008D2809">
          <w:rPr>
            <w:rFonts w:ascii="Times New Roman" w:eastAsia="Times New Roman" w:hAnsi="Times New Roman" w:cs="Times New Roman"/>
            <w:color w:val="0000FF"/>
            <w:kern w:val="0"/>
            <w:u w:val="single"/>
            <w14:ligatures w14:val="none"/>
          </w:rPr>
          <w:t>sosa:Asset</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obo:BFO_0000004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i/>
          <w:iCs/>
          <w:kern w:val="0"/>
          <w14:ligatures w14:val="none"/>
        </w:rPr>
        <w:t>independent continuant</w:t>
      </w:r>
      <w:r w:rsidRPr="008D2809">
        <w:rPr>
          <w:rFonts w:ascii="Times New Roman" w:eastAsia="Times New Roman" w:hAnsi="Times New Roman" w:cs="Times New Roman"/>
          <w:kern w:val="0"/>
          <w14:ligatures w14:val="none"/>
        </w:rPr>
        <w:t xml:space="preserve"> </w:t>
      </w:r>
    </w:p>
    <w:p w14:paraId="1A775EF1" w14:textId="77777777" w:rsidR="008D2809" w:rsidRPr="008D2809" w:rsidRDefault="008D2809" w:rsidP="008D280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hyperlink r:id="rId2867" w:anchor="dfn-sosa-deployment" w:history="1">
        <w:r w:rsidRPr="008D2809">
          <w:rPr>
            <w:rFonts w:ascii="Times New Roman" w:eastAsia="Times New Roman" w:hAnsi="Times New Roman" w:cs="Times New Roman"/>
            <w:color w:val="0000FF"/>
            <w:kern w:val="0"/>
            <w:u w:val="single"/>
            <w14:ligatures w14:val="none"/>
          </w:rPr>
          <w:t>sosa:Deployment</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cco:ont00000228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i/>
          <w:iCs/>
          <w:kern w:val="0"/>
          <w14:ligatures w14:val="none"/>
        </w:rPr>
        <w:t>Planned Act</w:t>
      </w:r>
      <w:r w:rsidRPr="008D2809">
        <w:rPr>
          <w:rFonts w:ascii="Times New Roman" w:eastAsia="Times New Roman" w:hAnsi="Times New Roman" w:cs="Times New Roman"/>
          <w:kern w:val="0"/>
          <w14:ligatures w14:val="none"/>
        </w:rPr>
        <w:t xml:space="preserve"> </w:t>
      </w:r>
    </w:p>
    <w:p w14:paraId="7081FBF8" w14:textId="77777777" w:rsidR="008D2809" w:rsidRPr="008D2809" w:rsidRDefault="008D2809" w:rsidP="008D280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hyperlink r:id="rId2868"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cco:ont00000228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i/>
          <w:iCs/>
          <w:kern w:val="0"/>
          <w14:ligatures w14:val="none"/>
        </w:rPr>
        <w:t>Planned Act</w:t>
      </w:r>
      <w:r w:rsidRPr="008D2809">
        <w:rPr>
          <w:rFonts w:ascii="Times New Roman" w:eastAsia="Times New Roman" w:hAnsi="Times New Roman" w:cs="Times New Roman"/>
          <w:kern w:val="0"/>
          <w14:ligatures w14:val="none"/>
        </w:rPr>
        <w:t xml:space="preserve"> </w:t>
      </w:r>
    </w:p>
    <w:p w14:paraId="45AC50AE" w14:textId="77777777" w:rsidR="008D2809" w:rsidRPr="008D2809" w:rsidRDefault="008D2809" w:rsidP="008D280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cco:ont00001158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i/>
          <w:iCs/>
          <w:kern w:val="0"/>
          <w14:ligatures w14:val="none"/>
        </w:rPr>
        <w:t>"Act of Data Transformation"</w:t>
      </w:r>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869"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w:t>
      </w:r>
    </w:p>
    <w:p w14:paraId="7E9FF926" w14:textId="77777777" w:rsidR="008D2809" w:rsidRPr="008D2809" w:rsidRDefault="008D2809" w:rsidP="008D280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cco:ont00000513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i/>
          <w:iCs/>
          <w:kern w:val="0"/>
          <w14:ligatures w14:val="none"/>
        </w:rPr>
        <w:t>"Act of Tool Use"</w:t>
      </w:r>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870"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w:t>
      </w:r>
    </w:p>
    <w:p w14:paraId="5A26341E" w14:textId="77777777" w:rsidR="008D2809" w:rsidRPr="008D2809" w:rsidRDefault="008D2809" w:rsidP="008D280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hyperlink r:id="rId2871"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obo:BFO_0000001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i/>
          <w:iCs/>
          <w:kern w:val="0"/>
          <w14:ligatures w14:val="none"/>
        </w:rPr>
        <w:t>entity</w:t>
      </w:r>
      <w:r w:rsidRPr="008D2809">
        <w:rPr>
          <w:rFonts w:ascii="Times New Roman" w:eastAsia="Times New Roman" w:hAnsi="Times New Roman" w:cs="Times New Roman"/>
          <w:kern w:val="0"/>
          <w14:ligatures w14:val="none"/>
        </w:rPr>
        <w:t xml:space="preserve"> </w:t>
      </w:r>
    </w:p>
    <w:p w14:paraId="06AA52EC" w14:textId="77777777" w:rsidR="008D2809" w:rsidRPr="008D2809" w:rsidRDefault="008D2809" w:rsidP="008D280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cco:ont00000037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i/>
          <w:iCs/>
          <w:kern w:val="0"/>
          <w14:ligatures w14:val="none"/>
        </w:rPr>
        <w:t>"Act of Observation"</w:t>
      </w:r>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872" w:anchor="dfn-sosa-observation" w:history="1">
        <w:r w:rsidRPr="008D2809">
          <w:rPr>
            <w:rFonts w:ascii="Times New Roman" w:eastAsia="Times New Roman" w:hAnsi="Times New Roman" w:cs="Times New Roman"/>
            <w:color w:val="0000FF"/>
            <w:kern w:val="0"/>
            <w:u w:val="single"/>
            <w14:ligatures w14:val="none"/>
          </w:rPr>
          <w:t>sosa:Observation</w:t>
        </w:r>
      </w:hyperlink>
      <w:r w:rsidRPr="008D2809">
        <w:rPr>
          <w:rFonts w:ascii="Times New Roman" w:eastAsia="Times New Roman" w:hAnsi="Times New Roman" w:cs="Times New Roman"/>
          <w:kern w:val="0"/>
          <w14:ligatures w14:val="none"/>
        </w:rPr>
        <w:t xml:space="preserve"> </w:t>
      </w:r>
    </w:p>
    <w:p w14:paraId="4F3BCA0D" w14:textId="77777777" w:rsidR="008D2809" w:rsidRPr="008D2809" w:rsidRDefault="008D2809" w:rsidP="008D280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cco:ont00000345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i/>
          <w:iCs/>
          <w:kern w:val="0"/>
          <w14:ligatures w14:val="none"/>
        </w:rPr>
        <w:t>"Act of Measuring"</w:t>
      </w:r>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873" w:anchor="dfn-sosa-observation" w:history="1">
        <w:r w:rsidRPr="008D2809">
          <w:rPr>
            <w:rFonts w:ascii="Times New Roman" w:eastAsia="Times New Roman" w:hAnsi="Times New Roman" w:cs="Times New Roman"/>
            <w:color w:val="0000FF"/>
            <w:kern w:val="0"/>
            <w:u w:val="single"/>
            <w14:ligatures w14:val="none"/>
          </w:rPr>
          <w:t>sosa:Observation</w:t>
        </w:r>
      </w:hyperlink>
      <w:r w:rsidRPr="008D2809">
        <w:rPr>
          <w:rFonts w:ascii="Times New Roman" w:eastAsia="Times New Roman" w:hAnsi="Times New Roman" w:cs="Times New Roman"/>
          <w:kern w:val="0"/>
          <w14:ligatures w14:val="none"/>
        </w:rPr>
        <w:t xml:space="preserve"> </w:t>
      </w:r>
    </w:p>
    <w:p w14:paraId="43C335E8" w14:textId="77777777" w:rsidR="008D2809" w:rsidRPr="008D2809" w:rsidRDefault="008D2809" w:rsidP="008D280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 xml:space="preserve">cco:ont00000371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i/>
          <w:iCs/>
          <w:kern w:val="0"/>
          <w14:ligatures w14:val="none"/>
        </w:rPr>
        <w:t>"Act of Prediction"</w:t>
      </w:r>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874" w:anchor="dfn-sosa-observation" w:history="1">
        <w:r w:rsidRPr="008D2809">
          <w:rPr>
            <w:rFonts w:ascii="Times New Roman" w:eastAsia="Times New Roman" w:hAnsi="Times New Roman" w:cs="Times New Roman"/>
            <w:color w:val="0000FF"/>
            <w:kern w:val="0"/>
            <w:u w:val="single"/>
            <w14:ligatures w14:val="none"/>
          </w:rPr>
          <w:t>sosa:Observation</w:t>
        </w:r>
      </w:hyperlink>
      <w:r w:rsidRPr="008D2809">
        <w:rPr>
          <w:rFonts w:ascii="Times New Roman" w:eastAsia="Times New Roman" w:hAnsi="Times New Roman" w:cs="Times New Roman"/>
          <w:kern w:val="0"/>
          <w14:ligatures w14:val="none"/>
        </w:rPr>
        <w:t xml:space="preserve"> </w:t>
      </w:r>
    </w:p>
    <w:p w14:paraId="32F7CF50" w14:textId="77777777" w:rsidR="008D2809" w:rsidRPr="008D2809" w:rsidRDefault="008D2809" w:rsidP="008D280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cco:ont00000078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i/>
          <w:iCs/>
          <w:kern w:val="0"/>
          <w14:ligatures w14:val="none"/>
        </w:rPr>
        <w:t>"Act of Estimation"</w:t>
      </w:r>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875" w:anchor="dfn-sosa-observation" w:history="1">
        <w:r w:rsidRPr="008D2809">
          <w:rPr>
            <w:rFonts w:ascii="Times New Roman" w:eastAsia="Times New Roman" w:hAnsi="Times New Roman" w:cs="Times New Roman"/>
            <w:color w:val="0000FF"/>
            <w:kern w:val="0"/>
            <w:u w:val="single"/>
            <w14:ligatures w14:val="none"/>
          </w:rPr>
          <w:t>sosa:Observation</w:t>
        </w:r>
      </w:hyperlink>
      <w:r w:rsidRPr="008D2809">
        <w:rPr>
          <w:rFonts w:ascii="Times New Roman" w:eastAsia="Times New Roman" w:hAnsi="Times New Roman" w:cs="Times New Roman"/>
          <w:kern w:val="0"/>
          <w14:ligatures w14:val="none"/>
        </w:rPr>
        <w:t xml:space="preserve"> </w:t>
      </w:r>
    </w:p>
    <w:p w14:paraId="67D8F538" w14:textId="77777777" w:rsidR="008D2809" w:rsidRPr="008D2809" w:rsidRDefault="008D2809" w:rsidP="008D280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hyperlink r:id="rId2876" w:anchor="dfn-sosa-observation" w:history="1">
        <w:r w:rsidRPr="008D2809">
          <w:rPr>
            <w:rFonts w:ascii="Times New Roman" w:eastAsia="Times New Roman" w:hAnsi="Times New Roman" w:cs="Times New Roman"/>
            <w:color w:val="0000FF"/>
            <w:kern w:val="0"/>
            <w:u w:val="single"/>
            <w14:ligatures w14:val="none"/>
          </w:rPr>
          <w:t>sosa:Observation</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cco:ont00002075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i/>
          <w:iCs/>
          <w:kern w:val="0"/>
          <w14:ligatures w14:val="none"/>
        </w:rPr>
        <w:t>"Sensing Process"</w:t>
      </w:r>
      <w:r w:rsidRPr="008D2809">
        <w:rPr>
          <w:rFonts w:ascii="Times New Roman" w:eastAsia="Times New Roman" w:hAnsi="Times New Roman" w:cs="Times New Roman"/>
          <w:kern w:val="0"/>
          <w14:ligatures w14:val="none"/>
        </w:rPr>
        <w:t xml:space="preserve"> </w:t>
      </w:r>
    </w:p>
    <w:p w14:paraId="0944584A" w14:textId="77777777" w:rsidR="008D2809" w:rsidRPr="008D2809" w:rsidRDefault="008D2809" w:rsidP="008D280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hyperlink r:id="rId2877" w:anchor="dfn-sosa-observation" w:history="1">
        <w:r w:rsidRPr="008D2809">
          <w:rPr>
            <w:rFonts w:ascii="Times New Roman" w:eastAsia="Times New Roman" w:hAnsi="Times New Roman" w:cs="Times New Roman"/>
            <w:color w:val="0000FF"/>
            <w:kern w:val="0"/>
            <w:u w:val="single"/>
            <w14:ligatures w14:val="none"/>
          </w:rPr>
          <w:t>sosa:Observation</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(sosa:hasResult only cco:ont00000853)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i/>
          <w:iCs/>
          <w:kern w:val="0"/>
          <w14:ligatures w14:val="none"/>
        </w:rPr>
        <w:t>hasResult only "Descriptive Information Content Entity"</w:t>
      </w:r>
      <w:r w:rsidRPr="008D2809">
        <w:rPr>
          <w:rFonts w:ascii="Times New Roman" w:eastAsia="Times New Roman" w:hAnsi="Times New Roman" w:cs="Times New Roman"/>
          <w:kern w:val="0"/>
          <w14:ligatures w14:val="none"/>
        </w:rPr>
        <w:t xml:space="preserve"> </w:t>
      </w:r>
    </w:p>
    <w:p w14:paraId="1DFBB46D" w14:textId="77777777" w:rsidR="008D2809" w:rsidRPr="008D2809" w:rsidRDefault="008D2809" w:rsidP="008D280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cco:ont00000021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i/>
          <w:iCs/>
          <w:kern w:val="0"/>
          <w14:ligatures w14:val="none"/>
        </w:rPr>
        <w:t>"Sensor Platform"</w:t>
      </w:r>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878" w:anchor="dfn-sosa-platform" w:history="1">
        <w:r w:rsidRPr="008D2809">
          <w:rPr>
            <w:rFonts w:ascii="Times New Roman" w:eastAsia="Times New Roman" w:hAnsi="Times New Roman" w:cs="Times New Roman"/>
            <w:color w:val="0000FF"/>
            <w:kern w:val="0"/>
            <w:u w:val="single"/>
            <w14:ligatures w14:val="none"/>
          </w:rPr>
          <w:t>sosa:Platform</w:t>
        </w:r>
      </w:hyperlink>
      <w:r w:rsidRPr="008D2809">
        <w:rPr>
          <w:rFonts w:ascii="Times New Roman" w:eastAsia="Times New Roman" w:hAnsi="Times New Roman" w:cs="Times New Roman"/>
          <w:kern w:val="0"/>
          <w14:ligatures w14:val="none"/>
        </w:rPr>
        <w:t xml:space="preserve"> </w:t>
      </w:r>
    </w:p>
    <w:p w14:paraId="5C456D26" w14:textId="77777777" w:rsidR="008D2809" w:rsidRPr="008D2809" w:rsidRDefault="008D2809" w:rsidP="008D280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hyperlink r:id="rId2879" w:anchor="dfn-sosa-procedure" w:history="1">
        <w:r w:rsidRPr="008D2809">
          <w:rPr>
            <w:rFonts w:ascii="Times New Roman" w:eastAsia="Times New Roman" w:hAnsi="Times New Roman" w:cs="Times New Roman"/>
            <w:color w:val="0000FF"/>
            <w:kern w:val="0"/>
            <w:u w:val="single"/>
            <w14:ligatures w14:val="none"/>
          </w:rPr>
          <w:t>sosa:Procedure</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cco:ont00000965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i/>
          <w:iCs/>
          <w:kern w:val="0"/>
          <w14:ligatures w14:val="none"/>
        </w:rPr>
        <w:t>Prescriptive Information Content Entity</w:t>
      </w:r>
      <w:r w:rsidRPr="008D2809">
        <w:rPr>
          <w:rFonts w:ascii="Times New Roman" w:eastAsia="Times New Roman" w:hAnsi="Times New Roman" w:cs="Times New Roman"/>
          <w:kern w:val="0"/>
          <w14:ligatures w14:val="none"/>
        </w:rPr>
        <w:t xml:space="preserve"> </w:t>
      </w:r>
    </w:p>
    <w:p w14:paraId="6E792371" w14:textId="77777777" w:rsidR="008D2809" w:rsidRPr="008D2809" w:rsidRDefault="008D2809" w:rsidP="008D280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hyperlink r:id="rId2880"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obo:BFO_0000031 or obo:BFO_0000019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i/>
          <w:iCs/>
          <w:kern w:val="0"/>
          <w14:ligatures w14:val="none"/>
        </w:rPr>
        <w:t>"generically dependent continuant" or "quality"</w:t>
      </w:r>
      <w:r w:rsidRPr="008D2809">
        <w:rPr>
          <w:rFonts w:ascii="Times New Roman" w:eastAsia="Times New Roman" w:hAnsi="Times New Roman" w:cs="Times New Roman"/>
          <w:kern w:val="0"/>
          <w14:ligatures w14:val="none"/>
        </w:rPr>
        <w:t xml:space="preserve"> </w:t>
      </w:r>
    </w:p>
    <w:p w14:paraId="3851A1AF" w14:textId="77777777" w:rsidR="008D2809" w:rsidRPr="008D2809" w:rsidRDefault="008D2809" w:rsidP="008D280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hyperlink r:id="rId2881" w:anchor="dfn-sosa-sample" w:history="1">
        <w:r w:rsidRPr="008D2809">
          <w:rPr>
            <w:rFonts w:ascii="Times New Roman" w:eastAsia="Times New Roman" w:hAnsi="Times New Roman" w:cs="Times New Roman"/>
            <w:color w:val="0000FF"/>
            <w:kern w:val="0"/>
            <w:u w:val="single"/>
            <w14:ligatures w14:val="none"/>
          </w:rPr>
          <w:t>sosa:Sample</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obo:BFO_0000004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i/>
          <w:iCs/>
          <w:kern w:val="0"/>
          <w14:ligatures w14:val="none"/>
        </w:rPr>
        <w:t>independent continuant</w:t>
      </w:r>
      <w:r w:rsidRPr="008D2809">
        <w:rPr>
          <w:rFonts w:ascii="Times New Roman" w:eastAsia="Times New Roman" w:hAnsi="Times New Roman" w:cs="Times New Roman"/>
          <w:kern w:val="0"/>
          <w14:ligatures w14:val="none"/>
        </w:rPr>
        <w:t xml:space="preserve"> </w:t>
      </w:r>
    </w:p>
    <w:p w14:paraId="2EB48553" w14:textId="77777777" w:rsidR="008D2809" w:rsidRPr="008D2809" w:rsidRDefault="008D2809" w:rsidP="008D280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hyperlink r:id="rId2882" w:anchor="dfn-sosa-sampling" w:history="1">
        <w:r w:rsidRPr="008D2809">
          <w:rPr>
            <w:rFonts w:ascii="Times New Roman" w:eastAsia="Times New Roman" w:hAnsi="Times New Roman" w:cs="Times New Roman"/>
            <w:color w:val="0000FF"/>
            <w:kern w:val="0"/>
            <w:u w:val="single"/>
            <w14:ligatures w14:val="none"/>
          </w:rPr>
          <w:t>sosa:Sampling</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(sosa:hasResult only obo:BFO_0000004)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i/>
          <w:iCs/>
          <w:kern w:val="0"/>
          <w14:ligatures w14:val="none"/>
        </w:rPr>
        <w:t>hasResult only "independent continuant"</w:t>
      </w:r>
      <w:r w:rsidRPr="008D2809">
        <w:rPr>
          <w:rFonts w:ascii="Times New Roman" w:eastAsia="Times New Roman" w:hAnsi="Times New Roman" w:cs="Times New Roman"/>
          <w:kern w:val="0"/>
          <w14:ligatures w14:val="none"/>
        </w:rPr>
        <w:t xml:space="preserve"> </w:t>
      </w:r>
    </w:p>
    <w:p w14:paraId="5E6B9751" w14:textId="77777777" w:rsidR="008D2809" w:rsidRPr="008D2809" w:rsidRDefault="008D2809" w:rsidP="008D280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hyperlink r:id="rId2883" w:anchor="dfn-sosa-sample" w:history="1">
        <w:r w:rsidRPr="008D2809">
          <w:rPr>
            <w:rFonts w:ascii="Times New Roman" w:eastAsia="Times New Roman" w:hAnsi="Times New Roman" w:cs="Times New Roman"/>
            <w:color w:val="0000FF"/>
            <w:kern w:val="0"/>
            <w:u w:val="single"/>
            <w14:ligatures w14:val="none"/>
          </w:rPr>
          <w:t>sosa:Sample</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obo:BFO_0000004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i/>
          <w:iCs/>
          <w:kern w:val="0"/>
          <w14:ligatures w14:val="none"/>
        </w:rPr>
        <w:t>independent continuant</w:t>
      </w:r>
      <w:r w:rsidRPr="008D2809">
        <w:rPr>
          <w:rFonts w:ascii="Times New Roman" w:eastAsia="Times New Roman" w:hAnsi="Times New Roman" w:cs="Times New Roman"/>
          <w:kern w:val="0"/>
          <w14:ligatures w14:val="none"/>
        </w:rPr>
        <w:t xml:space="preserve"> </w:t>
      </w:r>
    </w:p>
    <w:p w14:paraId="6098FA48" w14:textId="77777777" w:rsidR="008D2809" w:rsidRPr="008D2809" w:rsidRDefault="008D2809" w:rsidP="008D280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cco:ont00000569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i/>
          <w:iCs/>
          <w:kern w:val="0"/>
          <w14:ligatures w14:val="none"/>
        </w:rPr>
        <w:t>"Sensor"</w:t>
      </w:r>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884" w:anchor="dfn-sosa-sensor" w:history="1">
        <w:r w:rsidRPr="008D2809">
          <w:rPr>
            <w:rFonts w:ascii="Times New Roman" w:eastAsia="Times New Roman" w:hAnsi="Times New Roman" w:cs="Times New Roman"/>
            <w:color w:val="0000FF"/>
            <w:kern w:val="0"/>
            <w:u w:val="single"/>
            <w14:ligatures w14:val="none"/>
          </w:rPr>
          <w:t>sosa:Sensor</w:t>
        </w:r>
      </w:hyperlink>
      <w:r w:rsidRPr="008D2809">
        <w:rPr>
          <w:rFonts w:ascii="Times New Roman" w:eastAsia="Times New Roman" w:hAnsi="Times New Roman" w:cs="Times New Roman"/>
          <w:kern w:val="0"/>
          <w14:ligatures w14:val="none"/>
        </w:rPr>
        <w:t xml:space="preserve"> </w:t>
      </w:r>
    </w:p>
    <w:p w14:paraId="67C67FA9" w14:textId="77777777" w:rsidR="008D2809" w:rsidRPr="008D2809" w:rsidRDefault="008D2809" w:rsidP="008D280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hyperlink r:id="rId2885" w:anchor="dfn-sosa-stimulus" w:history="1">
        <w:r w:rsidRPr="008D2809">
          <w:rPr>
            <w:rFonts w:ascii="Times New Roman" w:eastAsia="Times New Roman" w:hAnsi="Times New Roman" w:cs="Times New Roman"/>
            <w:color w:val="0000FF"/>
            <w:kern w:val="0"/>
            <w:u w:val="single"/>
            <w14:ligatures w14:val="none"/>
          </w:rPr>
          <w:t>sosa:Stimulus</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cco:ont00000978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i/>
          <w:iCs/>
          <w:kern w:val="0"/>
          <w14:ligatures w14:val="none"/>
        </w:rPr>
        <w:t>Cause</w:t>
      </w:r>
      <w:r w:rsidRPr="008D2809">
        <w:rPr>
          <w:rFonts w:ascii="Times New Roman" w:eastAsia="Times New Roman" w:hAnsi="Times New Roman" w:cs="Times New Roman"/>
          <w:kern w:val="0"/>
          <w14:ligatures w14:val="none"/>
        </w:rPr>
        <w:t xml:space="preserve"> </w:t>
      </w:r>
    </w:p>
    <w:p w14:paraId="451C58A0" w14:textId="77777777" w:rsidR="008D2809" w:rsidRPr="008D2809" w:rsidRDefault="008D2809" w:rsidP="008D280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hyperlink r:id="rId2886" w:anchor="dfn-sosa-system" w:history="1">
        <w:r w:rsidRPr="008D2809">
          <w:rPr>
            <w:rFonts w:ascii="Times New Roman" w:eastAsia="Times New Roman" w:hAnsi="Times New Roman" w:cs="Times New Roman"/>
            <w:color w:val="0000FF"/>
            <w:kern w:val="0"/>
            <w:u w:val="single"/>
            <w14:ligatures w14:val="none"/>
          </w:rPr>
          <w:t>sosa:System</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obo:BFO_0000004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i/>
          <w:iCs/>
          <w:kern w:val="0"/>
          <w14:ligatures w14:val="none"/>
        </w:rPr>
        <w:t>independent continuant</w:t>
      </w:r>
      <w:r w:rsidRPr="008D2809">
        <w:rPr>
          <w:rFonts w:ascii="Times New Roman" w:eastAsia="Times New Roman" w:hAnsi="Times New Roman" w:cs="Times New Roman"/>
          <w:kern w:val="0"/>
          <w14:ligatures w14:val="none"/>
        </w:rPr>
        <w:t xml:space="preserve"> </w:t>
      </w:r>
    </w:p>
    <w:p w14:paraId="6B80D0FB" w14:textId="77777777" w:rsidR="008D2809" w:rsidRPr="008D2809" w:rsidRDefault="008D2809" w:rsidP="008D280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cco:ont00000117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i/>
          <w:iCs/>
          <w:kern w:val="0"/>
          <w14:ligatures w14:val="none"/>
        </w:rPr>
        <w:t>Information Processing Artifact</w:t>
      </w:r>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w:t>
      </w:r>
      <w:hyperlink r:id="rId2887" w:anchor="dfn-sosa-system" w:history="1">
        <w:r w:rsidRPr="008D2809">
          <w:rPr>
            <w:rFonts w:ascii="Times New Roman" w:eastAsia="Times New Roman" w:hAnsi="Times New Roman" w:cs="Times New Roman"/>
            <w:color w:val="0000FF"/>
            <w:kern w:val="0"/>
            <w:u w:val="single"/>
            <w14:ligatures w14:val="none"/>
          </w:rPr>
          <w:t>sosa:System</w:t>
        </w:r>
      </w:hyperlink>
      <w:r w:rsidRPr="008D2809">
        <w:rPr>
          <w:rFonts w:ascii="Times New Roman" w:eastAsia="Times New Roman" w:hAnsi="Times New Roman" w:cs="Times New Roman"/>
          <w:kern w:val="0"/>
          <w14:ligatures w14:val="none"/>
        </w:rPr>
        <w:t xml:space="preserve"> </w:t>
      </w:r>
    </w:p>
    <w:p w14:paraId="47DE2BBD"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7.7.4 Property Alignments</w:t>
      </w:r>
    </w:p>
    <w:p w14:paraId="3140C38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following properties from SSN have simple alignments with BFO or CCO properties: </w:t>
      </w:r>
    </w:p>
    <w:p w14:paraId="1C9B0CE2" w14:textId="77777777" w:rsidR="008D2809" w:rsidRPr="008D2809" w:rsidRDefault="008D2809" w:rsidP="008D280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hyperlink r:id="rId2888" w:anchor="dfn-sosa-hasfeatureofinterest" w:history="1">
        <w:r w:rsidRPr="008D2809">
          <w:rPr>
            <w:rFonts w:ascii="Times New Roman" w:eastAsia="Times New Roman" w:hAnsi="Times New Roman" w:cs="Times New Roman"/>
            <w:color w:val="0000FF"/>
            <w:kern w:val="0"/>
            <w:u w:val="single"/>
            <w14:ligatures w14:val="none"/>
          </w:rPr>
          <w:t>sosa:hasFeatureOfInterest</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cco:ont00001921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i/>
          <w:iCs/>
          <w:kern w:val="0"/>
          <w14:ligatures w14:val="none"/>
        </w:rPr>
        <w:t>has input</w:t>
      </w:r>
      <w:r w:rsidRPr="008D2809">
        <w:rPr>
          <w:rFonts w:ascii="Times New Roman" w:eastAsia="Times New Roman" w:hAnsi="Times New Roman" w:cs="Times New Roman"/>
          <w:kern w:val="0"/>
          <w14:ligatures w14:val="none"/>
        </w:rPr>
        <w:t xml:space="preserve"> </w:t>
      </w:r>
    </w:p>
    <w:p w14:paraId="0349FBF8" w14:textId="77777777" w:rsidR="008D2809" w:rsidRPr="008D2809" w:rsidRDefault="008D2809" w:rsidP="008D280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hyperlink r:id="rId2889" w:anchor="dfn-sosa-hasresult" w:history="1">
        <w:r w:rsidRPr="008D2809">
          <w:rPr>
            <w:rFonts w:ascii="Times New Roman" w:eastAsia="Times New Roman" w:hAnsi="Times New Roman" w:cs="Times New Roman"/>
            <w:color w:val="0000FF"/>
            <w:kern w:val="0"/>
            <w:u w:val="single"/>
            <w14:ligatures w14:val="none"/>
          </w:rPr>
          <w:t>sosa:hasResult</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cco:ont00001986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i/>
          <w:iCs/>
          <w:kern w:val="0"/>
          <w14:ligatures w14:val="none"/>
        </w:rPr>
        <w:t>has output</w:t>
      </w:r>
      <w:r w:rsidRPr="008D2809">
        <w:rPr>
          <w:rFonts w:ascii="Times New Roman" w:eastAsia="Times New Roman" w:hAnsi="Times New Roman" w:cs="Times New Roman"/>
          <w:kern w:val="0"/>
          <w14:ligatures w14:val="none"/>
        </w:rPr>
        <w:t xml:space="preserve"> </w:t>
      </w:r>
    </w:p>
    <w:p w14:paraId="4853FF9B" w14:textId="77777777" w:rsidR="008D2809" w:rsidRPr="008D2809" w:rsidRDefault="008D2809" w:rsidP="008D280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hyperlink r:id="rId2890" w:anchor="dfn-sosa-implements" w:history="1">
        <w:r w:rsidRPr="008D2809">
          <w:rPr>
            <w:rFonts w:ascii="Times New Roman" w:eastAsia="Times New Roman" w:hAnsi="Times New Roman" w:cs="Times New Roman"/>
            <w:color w:val="0000FF"/>
            <w:kern w:val="0"/>
            <w:u w:val="single"/>
            <w14:ligatures w14:val="none"/>
          </w:rPr>
          <w:t>sosa:implements</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cco:ont00001920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i/>
          <w:iCs/>
          <w:kern w:val="0"/>
          <w14:ligatures w14:val="none"/>
        </w:rPr>
        <w:t>prescribed by</w:t>
      </w:r>
      <w:r w:rsidRPr="008D2809">
        <w:rPr>
          <w:rFonts w:ascii="Times New Roman" w:eastAsia="Times New Roman" w:hAnsi="Times New Roman" w:cs="Times New Roman"/>
          <w:kern w:val="0"/>
          <w14:ligatures w14:val="none"/>
        </w:rPr>
        <w:t xml:space="preserve"> </w:t>
      </w:r>
    </w:p>
    <w:p w14:paraId="5981C516" w14:textId="77777777" w:rsidR="008D2809" w:rsidRPr="008D2809" w:rsidRDefault="008D2809" w:rsidP="008D280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hyperlink r:id="rId2891" w:anchor="dfn-sosa-issampleof" w:history="1">
        <w:r w:rsidRPr="008D2809">
          <w:rPr>
            <w:rFonts w:ascii="Times New Roman" w:eastAsia="Times New Roman" w:hAnsi="Times New Roman" w:cs="Times New Roman"/>
            <w:color w:val="0000FF"/>
            <w:kern w:val="0"/>
            <w:u w:val="single"/>
            <w14:ligatures w14:val="none"/>
          </w:rPr>
          <w:t>sosa:isSampleOf</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cco:ont00001775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i/>
          <w:iCs/>
          <w:kern w:val="0"/>
          <w14:ligatures w14:val="none"/>
        </w:rPr>
        <w:t>is successor of</w:t>
      </w:r>
      <w:r w:rsidRPr="008D2809">
        <w:rPr>
          <w:rFonts w:ascii="Times New Roman" w:eastAsia="Times New Roman" w:hAnsi="Times New Roman" w:cs="Times New Roman"/>
          <w:kern w:val="0"/>
          <w14:ligatures w14:val="none"/>
        </w:rPr>
        <w:t xml:space="preserve"> </w:t>
      </w:r>
    </w:p>
    <w:p w14:paraId="6272BD6C" w14:textId="77777777" w:rsidR="008D2809" w:rsidRPr="008D2809" w:rsidRDefault="008D2809" w:rsidP="008D280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hyperlink r:id="rId2892" w:anchor="dfn-sosa-madebysystem" w:history="1">
        <w:r w:rsidRPr="008D2809">
          <w:rPr>
            <w:rFonts w:ascii="Times New Roman" w:eastAsia="Times New Roman" w:hAnsi="Times New Roman" w:cs="Times New Roman"/>
            <w:color w:val="0000FF"/>
            <w:kern w:val="0"/>
            <w:u w:val="single"/>
            <w14:ligatures w14:val="none"/>
          </w:rPr>
          <w:t>sosa:madeBySystem</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obo:BFO_0000057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i/>
          <w:iCs/>
          <w:kern w:val="0"/>
          <w14:ligatures w14:val="none"/>
        </w:rPr>
        <w:t>has participant</w:t>
      </w:r>
      <w:r w:rsidRPr="008D2809">
        <w:rPr>
          <w:rFonts w:ascii="Times New Roman" w:eastAsia="Times New Roman" w:hAnsi="Times New Roman" w:cs="Times New Roman"/>
          <w:kern w:val="0"/>
          <w14:ligatures w14:val="none"/>
        </w:rPr>
        <w:t xml:space="preserve"> </w:t>
      </w:r>
    </w:p>
    <w:p w14:paraId="66D9CFAB" w14:textId="77777777" w:rsidR="008D2809" w:rsidRPr="008D2809" w:rsidRDefault="008D2809" w:rsidP="008D280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hyperlink r:id="rId2893" w:anchor="dfn-sosa-usedprocedure" w:history="1">
        <w:r w:rsidRPr="008D2809">
          <w:rPr>
            <w:rFonts w:ascii="Times New Roman" w:eastAsia="Times New Roman" w:hAnsi="Times New Roman" w:cs="Times New Roman"/>
            <w:color w:val="0000FF"/>
            <w:kern w:val="0"/>
            <w:u w:val="single"/>
            <w14:ligatures w14:val="none"/>
          </w:rPr>
          <w:t>sosa:usedProcedure</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cco:ont00001920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i/>
          <w:iCs/>
          <w:kern w:val="0"/>
          <w14:ligatures w14:val="none"/>
        </w:rPr>
        <w:t>prescribed by</w:t>
      </w:r>
      <w:r w:rsidRPr="008D2809">
        <w:rPr>
          <w:rFonts w:ascii="Times New Roman" w:eastAsia="Times New Roman" w:hAnsi="Times New Roman" w:cs="Times New Roman"/>
          <w:kern w:val="0"/>
          <w14:ligatures w14:val="none"/>
        </w:rPr>
        <w:t xml:space="preserve"> </w:t>
      </w:r>
    </w:p>
    <w:p w14:paraId="4D00C17D" w14:textId="77777777" w:rsidR="008D2809" w:rsidRPr="008D2809" w:rsidRDefault="008D2809" w:rsidP="008D280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hyperlink r:id="rId2894" w:anchor="dfn-sosa-wasoriginatedby" w:history="1">
        <w:r w:rsidRPr="008D2809">
          <w:rPr>
            <w:rFonts w:ascii="Times New Roman" w:eastAsia="Times New Roman" w:hAnsi="Times New Roman" w:cs="Times New Roman"/>
            <w:color w:val="0000FF"/>
            <w:kern w:val="0"/>
            <w:u w:val="single"/>
            <w14:ligatures w14:val="none"/>
          </w:rPr>
          <w:t>sosa:wasOriginatedBy</w:t>
        </w:r>
      </w:hyperlink>
      <w:r w:rsidRPr="008D2809">
        <w:rPr>
          <w:rFonts w:ascii="Times New Roman" w:eastAsia="Times New Roman" w:hAnsi="Times New Roman" w:cs="Times New Roman"/>
          <w:kern w:val="0"/>
          <w14:ligatures w14:val="none"/>
        </w:rPr>
        <w:t xml:space="preserve"> </w:t>
      </w:r>
      <w:r w:rsidRPr="008D2809">
        <w:rPr>
          <w:rFonts w:ascii="Cambria Math" w:eastAsia="Times New Roman" w:hAnsi="Cambria Math" w:cs="Cambria Math"/>
          <w:kern w:val="0"/>
          <w14:ligatures w14:val="none"/>
        </w:rPr>
        <w:t>⊑</w:t>
      </w:r>
      <w:r w:rsidRPr="008D2809">
        <w:rPr>
          <w:rFonts w:ascii="Times New Roman" w:eastAsia="Times New Roman" w:hAnsi="Times New Roman" w:cs="Times New Roman"/>
          <w:kern w:val="0"/>
          <w14:ligatures w14:val="none"/>
        </w:rPr>
        <w:t xml:space="preserve"> cco:ont00001819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i/>
          <w:iCs/>
          <w:kern w:val="0"/>
          <w14:ligatures w14:val="none"/>
        </w:rPr>
        <w:t>caused by</w:t>
      </w:r>
      <w:r w:rsidRPr="008D2809">
        <w:rPr>
          <w:rFonts w:ascii="Times New Roman" w:eastAsia="Times New Roman" w:hAnsi="Times New Roman" w:cs="Times New Roman"/>
          <w:kern w:val="0"/>
          <w14:ligatures w14:val="none"/>
        </w:rPr>
        <w:t xml:space="preserve"> </w:t>
      </w:r>
    </w:p>
    <w:p w14:paraId="310BC79B"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7.7.5 Explanations</w:t>
      </w:r>
    </w:p>
    <w:p w14:paraId="2BF54E1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Most of these alignments are straightforward, but a few merit some explanation. </w:t>
      </w:r>
    </w:p>
    <w:p w14:paraId="7CC0A3F6" w14:textId="77777777" w:rsidR="008D2809" w:rsidRPr="008D2809" w:rsidRDefault="008D2809" w:rsidP="008D280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hyperlink r:id="rId2895" w:anchor="dfn-sosa-observation" w:history="1">
        <w:r w:rsidRPr="008D2809">
          <w:rPr>
            <w:rFonts w:ascii="Times New Roman" w:eastAsia="Times New Roman" w:hAnsi="Times New Roman" w:cs="Times New Roman"/>
            <w:color w:val="0000FF"/>
            <w:kern w:val="0"/>
            <w:u w:val="single"/>
            <w14:ligatures w14:val="none"/>
          </w:rPr>
          <w:t>sosa:Observation</w:t>
        </w:r>
      </w:hyperlink>
      <w:r w:rsidRPr="008D2809">
        <w:rPr>
          <w:rFonts w:ascii="Times New Roman" w:eastAsia="Times New Roman" w:hAnsi="Times New Roman" w:cs="Times New Roman"/>
          <w:kern w:val="0"/>
          <w14:ligatures w14:val="none"/>
        </w:rPr>
        <w:t xml:space="preserve"> is a subclass of </w:t>
      </w:r>
      <w:r w:rsidRPr="008D2809">
        <w:rPr>
          <w:rFonts w:ascii="Courier New" w:eastAsia="Times New Roman" w:hAnsi="Courier New" w:cs="Courier New"/>
          <w:kern w:val="0"/>
          <w:sz w:val="20"/>
          <w:szCs w:val="20"/>
          <w14:ligatures w14:val="none"/>
        </w:rPr>
        <w:t>cco:Sensing Process</w:t>
      </w:r>
      <w:r w:rsidRPr="008D2809">
        <w:rPr>
          <w:rFonts w:ascii="Times New Roman" w:eastAsia="Times New Roman" w:hAnsi="Times New Roman" w:cs="Times New Roman"/>
          <w:kern w:val="0"/>
          <w14:ligatures w14:val="none"/>
        </w:rPr>
        <w:t xml:space="preserve">, which is "A Process that realizes a Sensor Function or Sensor Role" but does not require a procedure to be followed. </w:t>
      </w:r>
    </w:p>
    <w:p w14:paraId="055F00A4" w14:textId="77777777" w:rsidR="008D2809" w:rsidRPr="008D2809" w:rsidRDefault="008D2809" w:rsidP="008D280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 </w:t>
      </w:r>
      <w:hyperlink r:id="rId2896" w:anchor="dfn-sosa-procedure" w:history="1">
        <w:r w:rsidRPr="008D2809">
          <w:rPr>
            <w:rFonts w:ascii="Times New Roman" w:eastAsia="Times New Roman" w:hAnsi="Times New Roman" w:cs="Times New Roman"/>
            <w:color w:val="0000FF"/>
            <w:kern w:val="0"/>
            <w:u w:val="single"/>
            <w14:ligatures w14:val="none"/>
          </w:rPr>
          <w:t>sosa:Procedure</w:t>
        </w:r>
      </w:hyperlink>
      <w:r w:rsidRPr="008D2809">
        <w:rPr>
          <w:rFonts w:ascii="Times New Roman" w:eastAsia="Times New Roman" w:hAnsi="Times New Roman" w:cs="Times New Roman"/>
          <w:kern w:val="0"/>
          <w14:ligatures w14:val="none"/>
        </w:rPr>
        <w:t xml:space="preserve"> is a re-usable recipe or protocol or system datasheet, thus it is purely information content. In particular it describes the actions and settings that a system must implement. </w:t>
      </w:r>
    </w:p>
    <w:p w14:paraId="28A85930" w14:textId="77777777" w:rsidR="008D2809" w:rsidRPr="008D2809" w:rsidRDefault="008D2809" w:rsidP="008D280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 </w:t>
      </w:r>
      <w:hyperlink r:id="rId2897"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may be generic, so that it applies to many entities. Or it may be specific to a particular individual. See </w:t>
      </w:r>
      <w:hyperlink r:id="rId2898" w:anchor="feature-specific-properties" w:history="1">
        <w:r w:rsidRPr="008D2809">
          <w:rPr>
            <w:rFonts w:ascii="Times New Roman" w:eastAsia="Times New Roman" w:hAnsi="Times New Roman" w:cs="Times New Roman"/>
            <w:color w:val="0000FF"/>
            <w:kern w:val="0"/>
            <w:u w:val="single"/>
            <w14:ligatures w14:val="none"/>
          </w:rPr>
          <w:t>8.11.3 Feature-specific properties</w:t>
        </w:r>
      </w:hyperlink>
      <w:r w:rsidRPr="008D2809">
        <w:rPr>
          <w:rFonts w:ascii="Times New Roman" w:eastAsia="Times New Roman" w:hAnsi="Times New Roman" w:cs="Times New Roman"/>
          <w:kern w:val="0"/>
          <w14:ligatures w14:val="none"/>
        </w:rPr>
        <w:t xml:space="preserve"> for further discussion. </w:t>
      </w:r>
    </w:p>
    <w:p w14:paraId="5D725676" w14:textId="77777777" w:rsidR="008D2809" w:rsidRPr="008D2809" w:rsidRDefault="008D2809" w:rsidP="008D280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Courier New" w:eastAsia="Times New Roman" w:hAnsi="Courier New" w:cs="Courier New"/>
          <w:kern w:val="0"/>
          <w:sz w:val="20"/>
          <w:szCs w:val="20"/>
          <w14:ligatures w14:val="none"/>
        </w:rPr>
        <w:t>cco:Sensor</w:t>
      </w:r>
      <w:r w:rsidRPr="008D2809">
        <w:rPr>
          <w:rFonts w:ascii="Times New Roman" w:eastAsia="Times New Roman" w:hAnsi="Times New Roman" w:cs="Times New Roman"/>
          <w:kern w:val="0"/>
          <w14:ligatures w14:val="none"/>
        </w:rPr>
        <w:t xml:space="preserve"> is a subclass of </w:t>
      </w:r>
      <w:r w:rsidRPr="008D2809">
        <w:rPr>
          <w:rFonts w:ascii="Courier New" w:eastAsia="Times New Roman" w:hAnsi="Courier New" w:cs="Courier New"/>
          <w:kern w:val="0"/>
          <w:sz w:val="20"/>
          <w:szCs w:val="20"/>
          <w14:ligatures w14:val="none"/>
        </w:rPr>
        <w:t>cco:Material Entity</w:t>
      </w:r>
      <w:r w:rsidRPr="008D2809">
        <w:rPr>
          <w:rFonts w:ascii="Times New Roman" w:eastAsia="Times New Roman" w:hAnsi="Times New Roman" w:cs="Times New Roman"/>
          <w:kern w:val="0"/>
          <w14:ligatures w14:val="none"/>
        </w:rPr>
        <w:t xml:space="preserve">, while </w:t>
      </w:r>
      <w:hyperlink r:id="rId2899" w:anchor="dfn-sosa-sensor" w:history="1">
        <w:r w:rsidRPr="008D2809">
          <w:rPr>
            <w:rFonts w:ascii="Times New Roman" w:eastAsia="Times New Roman" w:hAnsi="Times New Roman" w:cs="Times New Roman"/>
            <w:color w:val="0000FF"/>
            <w:kern w:val="0"/>
            <w:u w:val="single"/>
            <w14:ligatures w14:val="none"/>
          </w:rPr>
          <w:t>sosa:Sensor</w:t>
        </w:r>
      </w:hyperlink>
      <w:r w:rsidRPr="008D2809">
        <w:rPr>
          <w:rFonts w:ascii="Times New Roman" w:eastAsia="Times New Roman" w:hAnsi="Times New Roman" w:cs="Times New Roman"/>
          <w:kern w:val="0"/>
          <w14:ligatures w14:val="none"/>
        </w:rPr>
        <w:t xml:space="preserve"> may be non-material - e.g. a software agent. </w:t>
      </w:r>
    </w:p>
    <w:p w14:paraId="066BC669" w14:textId="77777777" w:rsidR="008D2809" w:rsidRPr="008D2809" w:rsidRDefault="008D2809" w:rsidP="008D280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 </w:t>
      </w:r>
      <w:hyperlink r:id="rId2900" w:anchor="dfn-sosa-stimulus" w:history="1">
        <w:r w:rsidRPr="008D2809">
          <w:rPr>
            <w:rFonts w:ascii="Times New Roman" w:eastAsia="Times New Roman" w:hAnsi="Times New Roman" w:cs="Times New Roman"/>
            <w:color w:val="0000FF"/>
            <w:kern w:val="0"/>
            <w:u w:val="single"/>
            <w14:ligatures w14:val="none"/>
          </w:rPr>
          <w:t>sosa:Stimulus</w:t>
        </w:r>
      </w:hyperlink>
      <w:r w:rsidRPr="008D2809">
        <w:rPr>
          <w:rFonts w:ascii="Times New Roman" w:eastAsia="Times New Roman" w:hAnsi="Times New Roman" w:cs="Times New Roman"/>
          <w:kern w:val="0"/>
          <w14:ligatures w14:val="none"/>
        </w:rPr>
        <w:t xml:space="preserve"> is an interaction of an observable proxy for the desired property with the sensor. See [</w:t>
      </w:r>
      <w:hyperlink r:id="rId2901" w:anchor="bib-sso-pattern" w:tooltip="The Stimulus-Sensor-Observation Ontology Design Pattern and its Integration into the Semantic Sensor Network Ontology" w:history="1">
        <w:r w:rsidRPr="008D2809">
          <w:rPr>
            <w:rFonts w:ascii="Times New Roman" w:eastAsia="Times New Roman" w:hAnsi="Times New Roman" w:cs="Times New Roman"/>
            <w:i/>
            <w:iCs/>
            <w:color w:val="0000FF"/>
            <w:kern w:val="0"/>
            <w:u w:val="single"/>
            <w14:ligatures w14:val="none"/>
          </w:rPr>
          <w:t>SSO-Pattern</w:t>
        </w:r>
      </w:hyperlink>
      <w:r w:rsidRPr="008D2809">
        <w:rPr>
          <w:rFonts w:ascii="Times New Roman" w:eastAsia="Times New Roman" w:hAnsi="Times New Roman" w:cs="Times New Roman"/>
          <w:kern w:val="0"/>
          <w14:ligatures w14:val="none"/>
        </w:rPr>
        <w:t xml:space="preserve">] for further discussion. </w:t>
      </w:r>
    </w:p>
    <w:p w14:paraId="6FA75FF1" w14:textId="77777777" w:rsidR="008D2809" w:rsidRPr="008D2809" w:rsidRDefault="008D2809" w:rsidP="008D280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range of </w:t>
      </w:r>
      <w:hyperlink r:id="rId2902" w:anchor="dfn-sosa-hasresult" w:history="1">
        <w:r w:rsidRPr="008D2809">
          <w:rPr>
            <w:rFonts w:ascii="Times New Roman" w:eastAsia="Times New Roman" w:hAnsi="Times New Roman" w:cs="Times New Roman"/>
            <w:color w:val="0000FF"/>
            <w:kern w:val="0"/>
            <w:u w:val="single"/>
            <w14:ligatures w14:val="none"/>
          </w:rPr>
          <w:t>sosa:hasResult</w:t>
        </w:r>
      </w:hyperlink>
      <w:r w:rsidRPr="008D2809">
        <w:rPr>
          <w:rFonts w:ascii="Times New Roman" w:eastAsia="Times New Roman" w:hAnsi="Times New Roman" w:cs="Times New Roman"/>
          <w:kern w:val="0"/>
          <w14:ligatures w14:val="none"/>
        </w:rPr>
        <w:t xml:space="preserve"> is not specified in SSN. However, following </w:t>
      </w:r>
      <w:hyperlink r:id="rId2903" w:anchor="SOSAhasResult" w:history="1">
        <w:r w:rsidRPr="008D2809">
          <w:rPr>
            <w:rFonts w:ascii="Times New Roman" w:eastAsia="Times New Roman" w:hAnsi="Times New Roman" w:cs="Times New Roman"/>
            <w:color w:val="0000FF"/>
            <w:kern w:val="0"/>
            <w:u w:val="single"/>
            <w14:ligatures w14:val="none"/>
          </w:rPr>
          <w:t>its definition</w:t>
        </w:r>
      </w:hyperlink>
      <w:r w:rsidRPr="008D2809">
        <w:rPr>
          <w:rFonts w:ascii="Times New Roman" w:eastAsia="Times New Roman" w:hAnsi="Times New Roman" w:cs="Times New Roman"/>
          <w:kern w:val="0"/>
          <w14:ligatures w14:val="none"/>
        </w:rPr>
        <w:t xml:space="preserve"> we can infer that </w:t>
      </w:r>
    </w:p>
    <w:p w14:paraId="03188A6E" w14:textId="77777777" w:rsidR="008D2809" w:rsidRPr="008D2809" w:rsidRDefault="008D2809" w:rsidP="008D2809">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in the context of </w:t>
      </w:r>
      <w:hyperlink r:id="rId2904" w:anchor="dfn-sosa-observation" w:history="1">
        <w:r w:rsidRPr="008D2809">
          <w:rPr>
            <w:rFonts w:ascii="Times New Roman" w:eastAsia="Times New Roman" w:hAnsi="Times New Roman" w:cs="Times New Roman"/>
            <w:color w:val="0000FF"/>
            <w:kern w:val="0"/>
            <w:u w:val="single"/>
            <w14:ligatures w14:val="none"/>
          </w:rPr>
          <w:t>sosa:Observation</w:t>
        </w:r>
      </w:hyperlink>
      <w:r w:rsidRPr="008D2809">
        <w:rPr>
          <w:rFonts w:ascii="Times New Roman" w:eastAsia="Times New Roman" w:hAnsi="Times New Roman" w:cs="Times New Roman"/>
          <w:kern w:val="0"/>
          <w14:ligatures w14:val="none"/>
        </w:rPr>
        <w:t xml:space="preserve">, the range of </w:t>
      </w:r>
      <w:hyperlink r:id="rId2905" w:anchor="dfn-sosa-hasresult" w:history="1">
        <w:r w:rsidRPr="008D2809">
          <w:rPr>
            <w:rFonts w:ascii="Times New Roman" w:eastAsia="Times New Roman" w:hAnsi="Times New Roman" w:cs="Times New Roman"/>
            <w:color w:val="0000FF"/>
            <w:kern w:val="0"/>
            <w:u w:val="single"/>
            <w14:ligatures w14:val="none"/>
          </w:rPr>
          <w:t>sosa:hasResult</w:t>
        </w:r>
      </w:hyperlink>
      <w:r w:rsidRPr="008D2809">
        <w:rPr>
          <w:rFonts w:ascii="Times New Roman" w:eastAsia="Times New Roman" w:hAnsi="Times New Roman" w:cs="Times New Roman"/>
          <w:kern w:val="0"/>
          <w14:ligatures w14:val="none"/>
        </w:rPr>
        <w:t xml:space="preserve"> is </w:t>
      </w:r>
      <w:r w:rsidRPr="008D2809">
        <w:rPr>
          <w:rFonts w:ascii="Courier New" w:eastAsia="Times New Roman" w:hAnsi="Courier New" w:cs="Courier New"/>
          <w:kern w:val="0"/>
          <w:sz w:val="20"/>
          <w:szCs w:val="20"/>
          <w14:ligatures w14:val="none"/>
        </w:rPr>
        <w:t>cco:ont00000853</w:t>
      </w:r>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i/>
          <w:iCs/>
          <w:kern w:val="0"/>
          <w14:ligatures w14:val="none"/>
        </w:rPr>
        <w:t>Descriptive Information Content Entity</w:t>
      </w:r>
      <w:r w:rsidRPr="008D2809">
        <w:rPr>
          <w:rFonts w:ascii="Times New Roman" w:eastAsia="Times New Roman" w:hAnsi="Times New Roman" w:cs="Times New Roman"/>
          <w:kern w:val="0"/>
          <w14:ligatures w14:val="none"/>
        </w:rPr>
        <w:t xml:space="preserve"> </w:t>
      </w:r>
    </w:p>
    <w:p w14:paraId="5F834466" w14:textId="77777777" w:rsidR="008D2809" w:rsidRPr="008D2809" w:rsidRDefault="008D2809" w:rsidP="008D2809">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in the context of </w:t>
      </w:r>
      <w:hyperlink r:id="rId2906" w:anchor="dfn-sosa-sampling" w:history="1">
        <w:r w:rsidRPr="008D2809">
          <w:rPr>
            <w:rFonts w:ascii="Times New Roman" w:eastAsia="Times New Roman" w:hAnsi="Times New Roman" w:cs="Times New Roman"/>
            <w:color w:val="0000FF"/>
            <w:kern w:val="0"/>
            <w:u w:val="single"/>
            <w14:ligatures w14:val="none"/>
          </w:rPr>
          <w:t>sosa:Sampling</w:t>
        </w:r>
      </w:hyperlink>
      <w:r w:rsidRPr="008D2809">
        <w:rPr>
          <w:rFonts w:ascii="Times New Roman" w:eastAsia="Times New Roman" w:hAnsi="Times New Roman" w:cs="Times New Roman"/>
          <w:kern w:val="0"/>
          <w14:ligatures w14:val="none"/>
        </w:rPr>
        <w:t xml:space="preserve">, the range of </w:t>
      </w:r>
      <w:hyperlink r:id="rId2907" w:anchor="dfn-sosa-hasresult" w:history="1">
        <w:r w:rsidRPr="008D2809">
          <w:rPr>
            <w:rFonts w:ascii="Times New Roman" w:eastAsia="Times New Roman" w:hAnsi="Times New Roman" w:cs="Times New Roman"/>
            <w:color w:val="0000FF"/>
            <w:kern w:val="0"/>
            <w:u w:val="single"/>
            <w14:ligatures w14:val="none"/>
          </w:rPr>
          <w:t>sosa:hasResult</w:t>
        </w:r>
      </w:hyperlink>
      <w:r w:rsidRPr="008D2809">
        <w:rPr>
          <w:rFonts w:ascii="Times New Roman" w:eastAsia="Times New Roman" w:hAnsi="Times New Roman" w:cs="Times New Roman"/>
          <w:kern w:val="0"/>
          <w14:ligatures w14:val="none"/>
        </w:rPr>
        <w:t xml:space="preserve"> is </w:t>
      </w:r>
      <w:r w:rsidRPr="008D2809">
        <w:rPr>
          <w:rFonts w:ascii="Courier New" w:eastAsia="Times New Roman" w:hAnsi="Courier New" w:cs="Courier New"/>
          <w:kern w:val="0"/>
          <w:sz w:val="20"/>
          <w:szCs w:val="20"/>
          <w14:ligatures w14:val="none"/>
        </w:rPr>
        <w:t>obo:BFO_0000004</w:t>
      </w:r>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i/>
          <w:iCs/>
          <w:kern w:val="0"/>
          <w14:ligatures w14:val="none"/>
        </w:rPr>
        <w:t>independent continuant</w:t>
      </w:r>
      <w:r w:rsidRPr="008D2809">
        <w:rPr>
          <w:rFonts w:ascii="Times New Roman" w:eastAsia="Times New Roman" w:hAnsi="Times New Roman" w:cs="Times New Roman"/>
          <w:kern w:val="0"/>
          <w14:ligatures w14:val="none"/>
        </w:rPr>
        <w:t xml:space="preserve"> </w:t>
      </w:r>
    </w:p>
    <w:p w14:paraId="49E3DDDD" w14:textId="77777777" w:rsidR="008D2809" w:rsidRPr="008D2809" w:rsidRDefault="008D2809" w:rsidP="008D28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2809">
        <w:rPr>
          <w:rFonts w:ascii="Times New Roman" w:eastAsia="Times New Roman" w:hAnsi="Times New Roman" w:cs="Times New Roman"/>
          <w:b/>
          <w:bCs/>
          <w:kern w:val="0"/>
          <w:sz w:val="36"/>
          <w:szCs w:val="36"/>
          <w14:ligatures w14:val="none"/>
        </w:rPr>
        <w:t>8. Common Patterns</w:t>
      </w:r>
    </w:p>
    <w:p w14:paraId="45C34BD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i/>
          <w:iCs/>
          <w:kern w:val="0"/>
          <w14:ligatures w14:val="none"/>
        </w:rPr>
        <w:t>This section is non-normative.</w:t>
      </w:r>
    </w:p>
    <w:p w14:paraId="704147CD"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This section discusses how to handle some common modeling questions. </w:t>
      </w:r>
    </w:p>
    <w:p w14:paraId="136C755E" w14:textId="77777777" w:rsidR="008D2809" w:rsidRPr="008D2809" w:rsidRDefault="008D2809" w:rsidP="008D28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809">
        <w:rPr>
          <w:rFonts w:ascii="Times New Roman" w:eastAsia="Times New Roman" w:hAnsi="Times New Roman" w:cs="Times New Roman"/>
          <w:b/>
          <w:bCs/>
          <w:kern w:val="0"/>
          <w:sz w:val="27"/>
          <w:szCs w:val="27"/>
          <w14:ligatures w14:val="none"/>
        </w:rPr>
        <w:t>8.1 Quantity Values and Units of Measure</w:t>
      </w:r>
    </w:p>
    <w:p w14:paraId="42DF4E3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result of an </w:t>
      </w:r>
      <w:hyperlink r:id="rId2908" w:anchor="dfn-sosa-observation" w:history="1">
        <w:r w:rsidRPr="008D2809">
          <w:rPr>
            <w:rFonts w:ascii="Times New Roman" w:eastAsia="Times New Roman" w:hAnsi="Times New Roman" w:cs="Times New Roman"/>
            <w:color w:val="0000FF"/>
            <w:kern w:val="0"/>
            <w:u w:val="single"/>
            <w14:ligatures w14:val="none"/>
          </w:rPr>
          <w:t>sosa:Observation</w:t>
        </w:r>
      </w:hyperlink>
      <w:r w:rsidRPr="008D2809">
        <w:rPr>
          <w:rFonts w:ascii="Times New Roman" w:eastAsia="Times New Roman" w:hAnsi="Times New Roman" w:cs="Times New Roman"/>
          <w:kern w:val="0"/>
          <w14:ligatures w14:val="none"/>
        </w:rPr>
        <w:t xml:space="preserve"> or an </w:t>
      </w:r>
      <w:hyperlink r:id="rId2909" w:anchor="dfn-sosa-actuation" w:history="1">
        <w:r w:rsidRPr="008D2809">
          <w:rPr>
            <w:rFonts w:ascii="Times New Roman" w:eastAsia="Times New Roman" w:hAnsi="Times New Roman" w:cs="Times New Roman"/>
            <w:color w:val="0000FF"/>
            <w:kern w:val="0"/>
            <w:u w:val="single"/>
            <w14:ligatures w14:val="none"/>
          </w:rPr>
          <w:t>sosa:Actuation</w:t>
        </w:r>
      </w:hyperlink>
      <w:r w:rsidRPr="008D2809">
        <w:rPr>
          <w:rFonts w:ascii="Times New Roman" w:eastAsia="Times New Roman" w:hAnsi="Times New Roman" w:cs="Times New Roman"/>
          <w:kern w:val="0"/>
          <w14:ligatures w14:val="none"/>
        </w:rPr>
        <w:t xml:space="preserve"> can be a quantity value with a numeric value and a unit of measure. </w:t>
      </w:r>
    </w:p>
    <w:p w14:paraId="0BC8A798" w14:textId="75C58361"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del w:id="465" w:author="Carl Reed" w:date="2026-08-25T16:31:00Z" w16du:dateUtc="2026-08-25T22:31:00Z">
        <w:r w:rsidRPr="008D2809" w:rsidDel="007514BD">
          <w:rPr>
            <w:rFonts w:ascii="Times New Roman" w:eastAsia="Times New Roman" w:hAnsi="Times New Roman" w:cs="Times New Roman"/>
            <w:kern w:val="0"/>
            <w14:ligatures w14:val="none"/>
          </w:rPr>
          <w:delText xml:space="preserve">It is out of </w:delText>
        </w:r>
        <w:r w:rsidRPr="008D2809" w:rsidDel="0006408C">
          <w:rPr>
            <w:rFonts w:ascii="Times New Roman" w:eastAsia="Times New Roman" w:hAnsi="Times New Roman" w:cs="Times New Roman"/>
            <w:kern w:val="0"/>
            <w14:ligatures w14:val="none"/>
          </w:rPr>
          <w:delText>t</w:delText>
        </w:r>
      </w:del>
      <w:del w:id="466" w:author="Carl Reed" w:date="2026-08-25T16:30:00Z" w16du:dateUtc="2026-08-25T22:30:00Z">
        <w:r w:rsidRPr="008D2809" w:rsidDel="0006408C">
          <w:rPr>
            <w:rFonts w:ascii="Times New Roman" w:eastAsia="Times New Roman" w:hAnsi="Times New Roman" w:cs="Times New Roman"/>
            <w:kern w:val="0"/>
            <w14:ligatures w14:val="none"/>
          </w:rPr>
          <w:delText xml:space="preserve">he </w:delText>
        </w:r>
      </w:del>
      <w:del w:id="467" w:author="Carl Reed" w:date="2026-08-25T16:31:00Z" w16du:dateUtc="2026-08-25T22:31:00Z">
        <w:r w:rsidRPr="008D2809" w:rsidDel="007514BD">
          <w:rPr>
            <w:rFonts w:ascii="Times New Roman" w:eastAsia="Times New Roman" w:hAnsi="Times New Roman" w:cs="Times New Roman"/>
            <w:kern w:val="0"/>
            <w14:ligatures w14:val="none"/>
          </w:rPr>
          <w:delText>scope of this specification to r</w:delText>
        </w:r>
      </w:del>
      <w:ins w:id="468" w:author="Carl Reed" w:date="2026-08-25T16:31:00Z" w16du:dateUtc="2026-08-25T22:31:00Z">
        <w:r w:rsidR="007514BD">
          <w:rPr>
            <w:rFonts w:ascii="Times New Roman" w:eastAsia="Times New Roman" w:hAnsi="Times New Roman" w:cs="Times New Roman"/>
            <w:kern w:val="0"/>
            <w14:ligatures w14:val="none"/>
          </w:rPr>
          <w:t>R</w:t>
        </w:r>
      </w:ins>
      <w:r w:rsidRPr="008D2809">
        <w:rPr>
          <w:rFonts w:ascii="Times New Roman" w:eastAsia="Times New Roman" w:hAnsi="Times New Roman" w:cs="Times New Roman"/>
          <w:kern w:val="0"/>
          <w14:ligatures w14:val="none"/>
        </w:rPr>
        <w:t>ecommend</w:t>
      </w:r>
      <w:ins w:id="469" w:author="Carl Reed" w:date="2026-08-25T16:31:00Z" w16du:dateUtc="2026-08-25T22:31:00Z">
        <w:r w:rsidR="007514BD">
          <w:rPr>
            <w:rFonts w:ascii="Times New Roman" w:eastAsia="Times New Roman" w:hAnsi="Times New Roman" w:cs="Times New Roman"/>
            <w:kern w:val="0"/>
            <w14:ligatures w14:val="none"/>
          </w:rPr>
          <w:t>ing</w:t>
        </w:r>
      </w:ins>
      <w:r w:rsidRPr="008D2809">
        <w:rPr>
          <w:rFonts w:ascii="Times New Roman" w:eastAsia="Times New Roman" w:hAnsi="Times New Roman" w:cs="Times New Roman"/>
          <w:kern w:val="0"/>
          <w14:ligatures w14:val="none"/>
        </w:rPr>
        <w:t xml:space="preserve"> a particular way of representing quantitative results</w:t>
      </w:r>
      <w:ins w:id="470" w:author="Carl Reed" w:date="2026-08-25T16:31:00Z" w16du:dateUtc="2026-08-25T22:31:00Z">
        <w:r w:rsidR="007514BD">
          <w:rPr>
            <w:rFonts w:ascii="Times New Roman" w:eastAsia="Times New Roman" w:hAnsi="Times New Roman" w:cs="Times New Roman"/>
            <w:kern w:val="0"/>
            <w14:ligatures w14:val="none"/>
          </w:rPr>
          <w:t xml:space="preserve"> is out of scope</w:t>
        </w:r>
      </w:ins>
      <w:r w:rsidRPr="008D2809">
        <w:rPr>
          <w:rFonts w:ascii="Times New Roman" w:eastAsia="Times New Roman" w:hAnsi="Times New Roman" w:cs="Times New Roman"/>
          <w:kern w:val="0"/>
          <w14:ligatures w14:val="none"/>
        </w:rPr>
        <w:t xml:space="preserve">. Several options from external vocabularies are available for expressing quantities as OWL individuals, or as datatypes. </w:t>
      </w:r>
      <w:r w:rsidRPr="008D2809">
        <w:rPr>
          <w:rFonts w:ascii="Courier New" w:eastAsia="Times New Roman" w:hAnsi="Courier New" w:cs="Courier New"/>
          <w:kern w:val="0"/>
          <w:sz w:val="20"/>
          <w:szCs w:val="20"/>
          <w14:ligatures w14:val="none"/>
        </w:rPr>
        <w:t>qudt:QuantityValue</w:t>
      </w:r>
      <w:r w:rsidRPr="008D2809">
        <w:rPr>
          <w:rFonts w:ascii="Times New Roman" w:eastAsia="Times New Roman" w:hAnsi="Times New Roman" w:cs="Times New Roman"/>
          <w:kern w:val="0"/>
          <w14:ligatures w14:val="none"/>
        </w:rPr>
        <w:t xml:space="preserve"> from the </w:t>
      </w:r>
      <w:r w:rsidRPr="008D2809">
        <w:rPr>
          <w:rFonts w:ascii="Times New Roman" w:eastAsia="Times New Roman" w:hAnsi="Times New Roman" w:cs="Times New Roman"/>
          <w:i/>
          <w:iCs/>
          <w:kern w:val="0"/>
          <w14:ligatures w14:val="none"/>
        </w:rPr>
        <w:t>Quantities, Units, Dimensions, and Data Types</w:t>
      </w:r>
      <w:r w:rsidRPr="008D2809">
        <w:rPr>
          <w:rFonts w:ascii="Times New Roman" w:eastAsia="Times New Roman" w:hAnsi="Times New Roman" w:cs="Times New Roman"/>
          <w:kern w:val="0"/>
          <w14:ligatures w14:val="none"/>
        </w:rPr>
        <w:t xml:space="preserve"> ontologies [</w:t>
      </w:r>
      <w:hyperlink r:id="rId2910" w:anchor="bib-qudt" w:tooltip="Quantities, Units, Dimensions and Types (QUDT)" w:history="1">
        <w:r w:rsidRPr="008D2809">
          <w:rPr>
            <w:rFonts w:ascii="Times New Roman" w:eastAsia="Times New Roman" w:hAnsi="Times New Roman" w:cs="Times New Roman"/>
            <w:i/>
            <w:iCs/>
            <w:color w:val="0000FF"/>
            <w:kern w:val="0"/>
            <w:u w:val="single"/>
            <w14:ligatures w14:val="none"/>
          </w:rPr>
          <w:t>QUDT</w:t>
        </w:r>
      </w:hyperlink>
      <w:r w:rsidRPr="008D2809">
        <w:rPr>
          <w:rFonts w:ascii="Times New Roman" w:eastAsia="Times New Roman" w:hAnsi="Times New Roman" w:cs="Times New Roman"/>
          <w:kern w:val="0"/>
          <w14:ligatures w14:val="none"/>
        </w:rPr>
        <w:t xml:space="preserve">] is the basis for the examples in this section. </w:t>
      </w:r>
      <w:r w:rsidRPr="008D2809">
        <w:rPr>
          <w:rFonts w:ascii="Courier New" w:eastAsia="Times New Roman" w:hAnsi="Courier New" w:cs="Courier New"/>
          <w:kern w:val="0"/>
          <w:sz w:val="20"/>
          <w:szCs w:val="20"/>
          <w14:ligatures w14:val="none"/>
        </w:rPr>
        <w:t>cdt:ucum</w:t>
      </w:r>
      <w:r w:rsidRPr="008D2809">
        <w:rPr>
          <w:rFonts w:ascii="Times New Roman" w:eastAsia="Times New Roman" w:hAnsi="Times New Roman" w:cs="Times New Roman"/>
          <w:kern w:val="0"/>
          <w14:ligatures w14:val="none"/>
        </w:rPr>
        <w:t xml:space="preserve"> from </w:t>
      </w:r>
      <w:r w:rsidRPr="008D2809">
        <w:rPr>
          <w:rFonts w:ascii="Times New Roman" w:eastAsia="Times New Roman" w:hAnsi="Times New Roman" w:cs="Times New Roman"/>
          <w:i/>
          <w:iCs/>
          <w:kern w:val="0"/>
          <w14:ligatures w14:val="none"/>
        </w:rPr>
        <w:t>Custom Datatypes</w:t>
      </w:r>
      <w:r w:rsidRPr="008D2809">
        <w:rPr>
          <w:rFonts w:ascii="Times New Roman" w:eastAsia="Times New Roman" w:hAnsi="Times New Roman" w:cs="Times New Roman"/>
          <w:kern w:val="0"/>
          <w14:ligatures w14:val="none"/>
        </w:rPr>
        <w:t xml:space="preserve"> [</w:t>
      </w:r>
      <w:hyperlink r:id="rId2911" w:anchor="bib-cdt" w:tooltip="Custom Datatypes - Towards a web of Linked Datatypes" w:history="1">
        <w:r w:rsidRPr="008D2809">
          <w:rPr>
            <w:rFonts w:ascii="Times New Roman" w:eastAsia="Times New Roman" w:hAnsi="Times New Roman" w:cs="Times New Roman"/>
            <w:i/>
            <w:iCs/>
            <w:color w:val="0000FF"/>
            <w:kern w:val="0"/>
            <w:u w:val="single"/>
            <w14:ligatures w14:val="none"/>
          </w:rPr>
          <w:t>CDT</w:t>
        </w:r>
      </w:hyperlink>
      <w:r w:rsidRPr="008D2809">
        <w:rPr>
          <w:rFonts w:ascii="Times New Roman" w:eastAsia="Times New Roman" w:hAnsi="Times New Roman" w:cs="Times New Roman"/>
          <w:kern w:val="0"/>
          <w14:ligatures w14:val="none"/>
        </w:rPr>
        <w:t>] is another option</w:t>
      </w:r>
      <w:del w:id="471" w:author="Carl Reed" w:date="2026-08-25T16:31:00Z" w16du:dateUtc="2026-08-25T22:31:00Z">
        <w:r w:rsidRPr="008D2809" w:rsidDel="007514BD">
          <w:rPr>
            <w:rFonts w:ascii="Times New Roman" w:eastAsia="Times New Roman" w:hAnsi="Times New Roman" w:cs="Times New Roman"/>
            <w:kern w:val="0"/>
            <w14:ligatures w14:val="none"/>
          </w:rPr>
          <w:delText>,</w:delText>
        </w:r>
      </w:del>
      <w:r w:rsidRPr="008D2809">
        <w:rPr>
          <w:rFonts w:ascii="Times New Roman" w:eastAsia="Times New Roman" w:hAnsi="Times New Roman" w:cs="Times New Roman"/>
          <w:kern w:val="0"/>
          <w14:ligatures w14:val="none"/>
        </w:rPr>
        <w:t xml:space="preserve"> but depends on an extension to standard RDF processors. </w:t>
      </w:r>
    </w:p>
    <w:p w14:paraId="2BD21F41"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8.1.1 Single values</w:t>
      </w:r>
    </w:p>
    <w:p w14:paraId="3705BA7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 xml:space="preserve">The following examples show an encoding of a single observation with a scalar result, as shown in </w:t>
      </w:r>
      <w:hyperlink r:id="rId2912" w:anchor="Fig-UOM-general" w:tooltip="A simple Observation with a scaled number (Quantity) as its result. Explanation of the notation used in class diagrams." w:history="1">
        <w:r w:rsidRPr="008D2809">
          <w:rPr>
            <w:rFonts w:ascii="Times New Roman" w:eastAsia="Times New Roman" w:hAnsi="Times New Roman" w:cs="Times New Roman"/>
            <w:color w:val="0000FF"/>
            <w:kern w:val="0"/>
            <w:u w:val="single"/>
            <w14:ligatures w14:val="none"/>
          </w:rPr>
          <w:t>Figure 25</w:t>
        </w:r>
      </w:hyperlink>
      <w:r w:rsidRPr="008D2809">
        <w:rPr>
          <w:rFonts w:ascii="Times New Roman" w:eastAsia="Times New Roman" w:hAnsi="Times New Roman" w:cs="Times New Roman"/>
          <w:kern w:val="0"/>
          <w14:ligatures w14:val="none"/>
        </w:rPr>
        <w:t xml:space="preserve">. </w:t>
      </w:r>
    </w:p>
    <w:p w14:paraId="71CEFD0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2913" w:anchor="Fig-UOM-general" w:history="1">
        <w:r w:rsidRPr="008D2809">
          <w:rPr>
            <w:rFonts w:ascii="Times New Roman" w:eastAsia="Times New Roman" w:hAnsi="Times New Roman" w:cs="Times New Roman"/>
            <w:color w:val="0000FF"/>
            <w:kern w:val="0"/>
            <w:u w:val="single"/>
            <w14:ligatures w14:val="none"/>
          </w:rPr>
          <w:t>Figure 25</w:t>
        </w:r>
      </w:hyperlink>
      <w:r w:rsidRPr="008D2809">
        <w:rPr>
          <w:rFonts w:ascii="Times New Roman" w:eastAsia="Times New Roman" w:hAnsi="Times New Roman" w:cs="Times New Roman"/>
          <w:kern w:val="0"/>
          <w14:ligatures w14:val="none"/>
        </w:rPr>
        <w:t xml:space="preserve"> A simple Observation with a scaled number (Quantity) as its result. </w:t>
      </w:r>
      <w:r w:rsidRPr="008D2809">
        <w:rPr>
          <w:rFonts w:ascii="Times New Roman" w:eastAsia="Times New Roman" w:hAnsi="Times New Roman" w:cs="Times New Roman"/>
          <w:kern w:val="0"/>
          <w14:ligatures w14:val="none"/>
        </w:rPr>
        <w:br/>
      </w:r>
      <w:hyperlink r:id="rId2914" w:anchor="Class-diagram" w:history="1">
        <w:r w:rsidRPr="008D2809">
          <w:rPr>
            <w:rFonts w:ascii="Times New Roman" w:eastAsia="Times New Roman" w:hAnsi="Times New Roman" w:cs="Times New Roman"/>
            <w:i/>
            <w:iCs/>
            <w:color w:val="0000FF"/>
            <w:kern w:val="0"/>
            <w:u w:val="single"/>
            <w14:ligatures w14:val="none"/>
          </w:rPr>
          <w:t>Explanation of the notation used in class diagrams</w:t>
        </w:r>
      </w:hyperlink>
      <w:r w:rsidRPr="008D2809">
        <w:rPr>
          <w:rFonts w:ascii="Times New Roman" w:eastAsia="Times New Roman" w:hAnsi="Times New Roman" w:cs="Times New Roman"/>
          <w:kern w:val="0"/>
          <w14:ligatures w14:val="none"/>
        </w:rPr>
        <w:t xml:space="preserve">. </w:t>
      </w:r>
    </w:p>
    <w:p w14:paraId="2CCE16A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 quantitative result can be represented as a </w:t>
      </w:r>
      <w:hyperlink r:id="rId2915" w:history="1">
        <w:r w:rsidRPr="008D2809">
          <w:rPr>
            <w:rFonts w:ascii="Courier New" w:eastAsia="Times New Roman" w:hAnsi="Courier New" w:cs="Courier New"/>
            <w:color w:val="0000FF"/>
            <w:kern w:val="0"/>
            <w:sz w:val="20"/>
            <w:szCs w:val="20"/>
            <w:u w:val="single"/>
            <w14:ligatures w14:val="none"/>
          </w:rPr>
          <w:t>qudt:QuantityValue</w:t>
        </w:r>
      </w:hyperlink>
      <w:r w:rsidRPr="008D2809">
        <w:rPr>
          <w:rFonts w:ascii="Times New Roman" w:eastAsia="Times New Roman" w:hAnsi="Times New Roman" w:cs="Times New Roman"/>
          <w:kern w:val="0"/>
          <w14:ligatures w14:val="none"/>
        </w:rPr>
        <w:t xml:space="preserve">. In the following example </w:t>
      </w:r>
      <w:hyperlink r:id="rId2916" w:history="1">
        <w:r w:rsidRPr="008D2809">
          <w:rPr>
            <w:rFonts w:ascii="Times New Roman" w:eastAsia="Times New Roman" w:hAnsi="Times New Roman" w:cs="Times New Roman"/>
            <w:color w:val="0000FF"/>
            <w:kern w:val="0"/>
            <w:u w:val="single"/>
            <w14:ligatures w14:val="none"/>
          </w:rPr>
          <w:t>unit:DEG_C</w:t>
        </w:r>
      </w:hyperlink>
      <w:r w:rsidRPr="008D2809">
        <w:rPr>
          <w:rFonts w:ascii="Times New Roman" w:eastAsia="Times New Roman" w:hAnsi="Times New Roman" w:cs="Times New Roman"/>
          <w:kern w:val="0"/>
          <w14:ligatures w14:val="none"/>
        </w:rPr>
        <w:t xml:space="preserve"> is an individual from the QUDT catalogue of units of measurement. </w:t>
      </w:r>
    </w:p>
    <w:p w14:paraId="7947596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2917" w:anchor="example-1" w:history="1">
        <w:r w:rsidRPr="008D2809">
          <w:rPr>
            <w:rFonts w:ascii="Times New Roman" w:eastAsia="Times New Roman" w:hAnsi="Times New Roman" w:cs="Times New Roman"/>
            <w:color w:val="0000FF"/>
            <w:kern w:val="0"/>
            <w:u w:val="single"/>
            <w14:ligatures w14:val="none"/>
          </w:rPr>
          <w:t>Example 1</w:t>
        </w:r>
      </w:hyperlink>
      <w:r w:rsidRPr="008D2809">
        <w:rPr>
          <w:rFonts w:ascii="Times New Roman" w:eastAsia="Times New Roman" w:hAnsi="Times New Roman" w:cs="Times New Roman"/>
          <w:kern w:val="0"/>
          <w14:ligatures w14:val="none"/>
        </w:rPr>
        <w:t xml:space="preserve"> </w:t>
      </w:r>
    </w:p>
    <w:p w14:paraId="413ED89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ex: &lt;https://example.org/data/&gt; .</w:t>
      </w:r>
    </w:p>
    <w:p w14:paraId="23079D4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qk: &lt;http://qudt.org/vocab/quantitykind/&gt; .</w:t>
      </w:r>
    </w:p>
    <w:p w14:paraId="76297BC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qudt: &lt;http://qudt.org/schema/qudt/&gt; .</w:t>
      </w:r>
    </w:p>
    <w:p w14:paraId="307DF94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 &lt;http://www.w3.org/1999/02/22-rdf-syntax-ns#&gt; .</w:t>
      </w:r>
    </w:p>
    <w:p w14:paraId="6BD0E1F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rdfs: &lt;http://www.w3.org/2000/01/rdf-schema#&gt;.</w:t>
      </w:r>
    </w:p>
    <w:p w14:paraId="477ADF3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sosa: &lt;http://www.w3.org/ns/sosa/&gt; .</w:t>
      </w:r>
    </w:p>
    <w:p w14:paraId="4FD2D45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unit: &lt;http://qudt.org/vocab/unit/&gt; .</w:t>
      </w:r>
    </w:p>
    <w:p w14:paraId="6628FBC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4ECF0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ex:Obs234534</w:t>
      </w:r>
    </w:p>
    <w:p w14:paraId="636987C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sosa:Observation ;</w:t>
      </w:r>
    </w:p>
    <w:p w14:paraId="6289B7C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sosa:hasFeatureOfInterest ex:apt134 ;</w:t>
      </w:r>
    </w:p>
    <w:p w14:paraId="585C1DC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sosa:observedProperty qk:Temperature ;</w:t>
      </w:r>
    </w:p>
    <w:p w14:paraId="60EEC53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sosa:hasResult [</w:t>
      </w:r>
    </w:p>
    <w:p w14:paraId="430FAC3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qudt:QuantityValue ;</w:t>
      </w:r>
    </w:p>
    <w:p w14:paraId="4B4F65E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qudt:hasUnit unit:DEG_C ;</w:t>
      </w:r>
    </w:p>
    <w:p w14:paraId="4005C65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qudt:value 24.9 ;</w:t>
      </w:r>
    </w:p>
    <w:p w14:paraId="38967C2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0026A74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65EB71C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ex:apt134</w:t>
      </w:r>
    </w:p>
    <w:p w14:paraId="1479DC1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sosa:FeatureOfInterest ;</w:t>
      </w:r>
    </w:p>
    <w:p w14:paraId="21FCD73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7BDA0F2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qk:Temperature</w:t>
      </w:r>
    </w:p>
    <w:p w14:paraId="7785579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sosa:Property ;</w:t>
      </w:r>
    </w:p>
    <w:p w14:paraId="517EFE4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0FED8DFD"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8.1.2 Collections</w:t>
      </w:r>
    </w:p>
    <w:p w14:paraId="276CCC1F" w14:textId="3B4F5635"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 a collection of observations or actuations</w:t>
      </w:r>
      <w:ins w:id="472" w:author="Carl Reed" w:date="2026-08-25T16:32:00Z" w16du:dateUtc="2026-08-25T22:32:00Z">
        <w:r w:rsidR="006F2C9D">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the members will often use a common unit of measurement. This can be specified at the level of the collection using </w:t>
      </w:r>
      <w:hyperlink r:id="rId2918" w:history="1">
        <w:r w:rsidRPr="008D2809">
          <w:rPr>
            <w:rFonts w:ascii="Courier New" w:eastAsia="Times New Roman" w:hAnsi="Courier New" w:cs="Courier New"/>
            <w:color w:val="0000FF"/>
            <w:kern w:val="0"/>
            <w:sz w:val="20"/>
            <w:szCs w:val="20"/>
            <w:u w:val="single"/>
            <w14:ligatures w14:val="none"/>
          </w:rPr>
          <w:t>qudt:hasUnit</w:t>
        </w:r>
      </w:hyperlink>
      <w:r w:rsidRPr="008D2809">
        <w:rPr>
          <w:rFonts w:ascii="Times New Roman" w:eastAsia="Times New Roman" w:hAnsi="Times New Roman" w:cs="Times New Roman"/>
          <w:kern w:val="0"/>
          <w14:ligatures w14:val="none"/>
        </w:rPr>
        <w:t xml:space="preserve">. </w:t>
      </w:r>
    </w:p>
    <w:p w14:paraId="13DF975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If </w:t>
      </w:r>
      <w:r w:rsidRPr="008D2809">
        <w:rPr>
          <w:rFonts w:ascii="Courier New" w:eastAsia="Times New Roman" w:hAnsi="Courier New" w:cs="Courier New"/>
          <w:kern w:val="0"/>
          <w:sz w:val="20"/>
          <w:szCs w:val="20"/>
          <w14:ligatures w14:val="none"/>
        </w:rPr>
        <w:t>qudt:hasUnit</w:t>
      </w:r>
      <w:r w:rsidRPr="008D2809">
        <w:rPr>
          <w:rFonts w:ascii="Times New Roman" w:eastAsia="Times New Roman" w:hAnsi="Times New Roman" w:cs="Times New Roman"/>
          <w:kern w:val="0"/>
          <w14:ligatures w14:val="none"/>
        </w:rPr>
        <w:t xml:space="preserve"> is present on a collection, then the consistency rules described for </w:t>
      </w:r>
      <w:hyperlink r:id="rId2919" w:anchor="SOSAActuationCollection" w:history="1">
        <w:r w:rsidRPr="008D2809">
          <w:rPr>
            <w:rFonts w:ascii="Times New Roman" w:eastAsia="Times New Roman" w:hAnsi="Times New Roman" w:cs="Times New Roman"/>
            <w:color w:val="0000FF"/>
            <w:kern w:val="0"/>
            <w:u w:val="single"/>
            <w14:ligatures w14:val="none"/>
          </w:rPr>
          <w:t>Actuation properties</w:t>
        </w:r>
      </w:hyperlink>
      <w:r w:rsidRPr="008D2809">
        <w:rPr>
          <w:rFonts w:ascii="Times New Roman" w:eastAsia="Times New Roman" w:hAnsi="Times New Roman" w:cs="Times New Roman"/>
          <w:kern w:val="0"/>
          <w14:ligatures w14:val="none"/>
        </w:rPr>
        <w:t xml:space="preserve"> or </w:t>
      </w:r>
      <w:hyperlink r:id="rId2920" w:anchor="SOSAObservationCollection" w:history="1">
        <w:r w:rsidRPr="008D2809">
          <w:rPr>
            <w:rFonts w:ascii="Times New Roman" w:eastAsia="Times New Roman" w:hAnsi="Times New Roman" w:cs="Times New Roman"/>
            <w:color w:val="0000FF"/>
            <w:kern w:val="0"/>
            <w:u w:val="single"/>
            <w14:ligatures w14:val="none"/>
          </w:rPr>
          <w:t>Observation properties</w:t>
        </w:r>
      </w:hyperlink>
      <w:r w:rsidRPr="008D2809">
        <w:rPr>
          <w:rFonts w:ascii="Times New Roman" w:eastAsia="Times New Roman" w:hAnsi="Times New Roman" w:cs="Times New Roman"/>
          <w:kern w:val="0"/>
          <w14:ligatures w14:val="none"/>
        </w:rPr>
        <w:t xml:space="preserve"> apply. </w:t>
      </w:r>
    </w:p>
    <w:p w14:paraId="03BE4C9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In the following example, the unit of measurement </w:t>
      </w:r>
      <w:hyperlink r:id="rId2921" w:history="1">
        <w:r w:rsidRPr="008D2809">
          <w:rPr>
            <w:rFonts w:ascii="Times New Roman" w:eastAsia="Times New Roman" w:hAnsi="Times New Roman" w:cs="Times New Roman"/>
            <w:color w:val="0000FF"/>
            <w:kern w:val="0"/>
            <w:u w:val="single"/>
            <w14:ligatures w14:val="none"/>
          </w:rPr>
          <w:t>unit:DEG_C</w:t>
        </w:r>
      </w:hyperlink>
      <w:r w:rsidRPr="008D2809">
        <w:rPr>
          <w:rFonts w:ascii="Times New Roman" w:eastAsia="Times New Roman" w:hAnsi="Times New Roman" w:cs="Times New Roman"/>
          <w:kern w:val="0"/>
          <w14:ligatures w14:val="none"/>
        </w:rPr>
        <w:t xml:space="preserve"> is provided for all members of collection of observations. </w:t>
      </w:r>
    </w:p>
    <w:p w14:paraId="368CD7C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2922" w:anchor="example-2" w:history="1">
        <w:r w:rsidRPr="008D2809">
          <w:rPr>
            <w:rFonts w:ascii="Times New Roman" w:eastAsia="Times New Roman" w:hAnsi="Times New Roman" w:cs="Times New Roman"/>
            <w:color w:val="0000FF"/>
            <w:kern w:val="0"/>
            <w:u w:val="single"/>
            <w14:ligatures w14:val="none"/>
          </w:rPr>
          <w:t>Example 2</w:t>
        </w:r>
      </w:hyperlink>
      <w:r w:rsidRPr="008D2809">
        <w:rPr>
          <w:rFonts w:ascii="Times New Roman" w:eastAsia="Times New Roman" w:hAnsi="Times New Roman" w:cs="Times New Roman"/>
          <w:kern w:val="0"/>
          <w14:ligatures w14:val="none"/>
        </w:rPr>
        <w:t xml:space="preserve"> </w:t>
      </w:r>
    </w:p>
    <w:p w14:paraId="543DE8F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ex: &lt;https://example.org/data/&gt; .</w:t>
      </w:r>
    </w:p>
    <w:p w14:paraId="661F547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qk: &lt;http://qudt.org/vocab/quantitykind/&gt; .</w:t>
      </w:r>
    </w:p>
    <w:p w14:paraId="5AF892C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qudt: &lt;http://qudt.org/schema/qudt/&gt; .</w:t>
      </w:r>
    </w:p>
    <w:p w14:paraId="0D22C61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 &lt;http://www.w3.org/1999/02/22-rdf-syntax-ns#&gt; .</w:t>
      </w:r>
    </w:p>
    <w:p w14:paraId="0A15266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lastRenderedPageBreak/>
        <w:t>@prefix sosa: &lt;http://www.w3.org/ns/sosa/&gt; .</w:t>
      </w:r>
    </w:p>
    <w:p w14:paraId="686E5DE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time: &lt;http://www.w3.org/2006/time#&gt; .</w:t>
      </w:r>
    </w:p>
    <w:p w14:paraId="6D14909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unit: &lt;http://qudt.org/vocab/unit/&gt; .</w:t>
      </w:r>
    </w:p>
    <w:p w14:paraId="48FC343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xsd: &lt;http://www.w3.org/2001/XMLSchema#&gt; .</w:t>
      </w:r>
    </w:p>
    <w:p w14:paraId="0E6B2A5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43628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ex:OCa134</w:t>
      </w:r>
    </w:p>
    <w:p w14:paraId="7428C87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sosa:ObservationCollection ;</w:t>
      </w:r>
    </w:p>
    <w:p w14:paraId="5B9F3FC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sosa:hasFeatureOfInterest ex:apt134 ;</w:t>
      </w:r>
    </w:p>
    <w:p w14:paraId="075E276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sosa:observedProperty qk:Temperature ;</w:t>
      </w:r>
    </w:p>
    <w:p w14:paraId="421B900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qudt:hasUnit unit:DEG_C ;</w:t>
      </w:r>
    </w:p>
    <w:p w14:paraId="36708FE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sosa:hasMember ex:OCa134t1 , ex:OCa134t2 , ex:OCa134t3 ;</w:t>
      </w:r>
    </w:p>
    <w:p w14:paraId="174CFEA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7FD180C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45B8F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ex:OCa134t1</w:t>
      </w:r>
    </w:p>
    <w:p w14:paraId="44D5CCF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sosa:Observation ;</w:t>
      </w:r>
    </w:p>
    <w:p w14:paraId="59244B5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sosa:phenomenonTime  [ time:inXSDDateTime "2017-04-15T09:00:00+00:00"^^xsd:dateTime ] ;</w:t>
      </w:r>
    </w:p>
    <w:p w14:paraId="606BF46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sosa:hasSimpleResult 22.5 ;</w:t>
      </w:r>
    </w:p>
    <w:p w14:paraId="288B96B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0E21C40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ex:OCa134t2</w:t>
      </w:r>
    </w:p>
    <w:p w14:paraId="4069CFF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sosa:Observation ;</w:t>
      </w:r>
    </w:p>
    <w:p w14:paraId="365C93B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sosa:phenomenonTime  [ time:inXSDDateTime "2017-04-15T09:15:00+00:00"^^xsd:dateTime ] ;</w:t>
      </w:r>
    </w:p>
    <w:p w14:paraId="189AE06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sosa:hasSimpleResult 24.9 ;</w:t>
      </w:r>
    </w:p>
    <w:p w14:paraId="089F362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5EEDE14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ex:OCa134t3</w:t>
      </w:r>
    </w:p>
    <w:p w14:paraId="66E8D3A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sosa:Observation ;</w:t>
      </w:r>
    </w:p>
    <w:p w14:paraId="0D0BE27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sosa:phenomenonTime  [ time:inXSDDateTime "2017-04-15T09:30:00+00:00"^^xsd:dateTime ] ;</w:t>
      </w:r>
    </w:p>
    <w:p w14:paraId="1BFAD4C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sosa:hasSimpleResult 21.3 ;</w:t>
      </w:r>
    </w:p>
    <w:p w14:paraId="00C2AED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47B9427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36E3F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unit:DEG_C </w:t>
      </w:r>
    </w:p>
    <w:p w14:paraId="39D328E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qudt:hasUnit ;</w:t>
      </w:r>
    </w:p>
    <w:p w14:paraId="74D61BE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54F89CB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ex:apt134</w:t>
      </w:r>
    </w:p>
    <w:p w14:paraId="60A217B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sosa:FeatureOfInterest ;</w:t>
      </w:r>
    </w:p>
    <w:p w14:paraId="45758B0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4963251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qk:Temperature</w:t>
      </w:r>
    </w:p>
    <w:p w14:paraId="7B92E13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sosa:Property ;</w:t>
      </w:r>
    </w:p>
    <w:p w14:paraId="4CD79AA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0653F89F" w14:textId="77777777" w:rsidR="008D2809" w:rsidRPr="008D2809" w:rsidRDefault="008D2809" w:rsidP="008D28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809">
        <w:rPr>
          <w:rFonts w:ascii="Times New Roman" w:eastAsia="Times New Roman" w:hAnsi="Times New Roman" w:cs="Times New Roman"/>
          <w:b/>
          <w:bCs/>
          <w:kern w:val="0"/>
          <w:sz w:val="27"/>
          <w:szCs w:val="27"/>
          <w14:ligatures w14:val="none"/>
        </w:rPr>
        <w:t>8.2 Domain types and FeatureOfInterest</w:t>
      </w:r>
    </w:p>
    <w:p w14:paraId="5E758EFA" w14:textId="59E9A9FB"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Actuations, Observations, Samplings, and Deployments can be made on any entity in any context. For many applications a domain-model has been previously defined. This will include names and definitions for classes of entities in the domain</w:t>
      </w:r>
      <w:del w:id="473" w:author="Carl Reed" w:date="2026-08-26T15:10:00Z" w16du:dateUtc="2026-08-26T21:10:00Z">
        <w:r w:rsidRPr="008D2809" w:rsidDel="007C27FF">
          <w:rPr>
            <w:rFonts w:ascii="Times New Roman" w:eastAsia="Times New Roman" w:hAnsi="Times New Roman" w:cs="Times New Roman"/>
            <w:kern w:val="0"/>
            <w14:ligatures w14:val="none"/>
          </w:rPr>
          <w:delText>. For example:</w:delText>
        </w:r>
      </w:del>
      <w:ins w:id="474" w:author="Carl Reed" w:date="2026-08-26T15:10:00Z" w16du:dateUtc="2026-08-26T21:10:00Z">
        <w:r w:rsidR="007C27FF">
          <w:rPr>
            <w:rFonts w:ascii="Times New Roman" w:eastAsia="Times New Roman" w:hAnsi="Times New Roman" w:cs="Times New Roman"/>
            <w:kern w:val="0"/>
            <w14:ligatures w14:val="none"/>
          </w:rPr>
          <w:t xml:space="preserve"> As an example,</w:t>
        </w:r>
      </w:ins>
      <w:r w:rsidRPr="008D2809">
        <w:rPr>
          <w:rFonts w:ascii="Times New Roman" w:eastAsia="Times New Roman" w:hAnsi="Times New Roman" w:cs="Times New Roman"/>
          <w:kern w:val="0"/>
          <w14:ligatures w14:val="none"/>
        </w:rPr>
        <w:t xml:space="preserve"> applications in hydrology </w:t>
      </w:r>
      <w:del w:id="475" w:author="Carl Reed" w:date="2026-08-26T15:10:00Z" w16du:dateUtc="2026-08-26T21:10:00Z">
        <w:r w:rsidRPr="008D2809" w:rsidDel="007C27FF">
          <w:rPr>
            <w:rFonts w:ascii="Times New Roman" w:eastAsia="Times New Roman" w:hAnsi="Times New Roman" w:cs="Times New Roman"/>
            <w:kern w:val="0"/>
            <w14:ligatures w14:val="none"/>
          </w:rPr>
          <w:delText xml:space="preserve">will </w:delText>
        </w:r>
      </w:del>
      <w:ins w:id="476" w:author="Carl Reed" w:date="2026-08-26T15:10:00Z" w16du:dateUtc="2026-08-26T21:10:00Z">
        <w:r w:rsidR="007C27FF">
          <w:rPr>
            <w:rFonts w:ascii="Times New Roman" w:eastAsia="Times New Roman" w:hAnsi="Times New Roman" w:cs="Times New Roman"/>
            <w:kern w:val="0"/>
            <w14:ligatures w14:val="none"/>
          </w:rPr>
          <w:t>may</w:t>
        </w:r>
        <w:r w:rsidR="007C27FF" w:rsidRPr="008D2809">
          <w:rPr>
            <w:rFonts w:ascii="Times New Roman" w:eastAsia="Times New Roman" w:hAnsi="Times New Roman" w:cs="Times New Roman"/>
            <w:kern w:val="0"/>
            <w14:ligatures w14:val="none"/>
          </w:rPr>
          <w:t xml:space="preserve"> </w:t>
        </w:r>
      </w:ins>
      <w:r w:rsidRPr="008D2809">
        <w:rPr>
          <w:rFonts w:ascii="Times New Roman" w:eastAsia="Times New Roman" w:hAnsi="Times New Roman" w:cs="Times New Roman"/>
          <w:kern w:val="0"/>
          <w14:ligatures w14:val="none"/>
        </w:rPr>
        <w:t xml:space="preserve">refer to types such as </w:t>
      </w:r>
      <w:del w:id="477" w:author="Carl Reed" w:date="2026-08-25T16:32:00Z" w16du:dateUtc="2026-08-25T22:32:00Z">
        <w:r w:rsidRPr="008D2809" w:rsidDel="006F2C9D">
          <w:rPr>
            <w:rFonts w:ascii="Times New Roman" w:eastAsia="Times New Roman" w:hAnsi="Times New Roman" w:cs="Times New Roman"/>
            <w:kern w:val="0"/>
            <w14:ligatures w14:val="none"/>
          </w:rPr>
          <w:delText>water-course</w:delText>
        </w:r>
      </w:del>
      <w:ins w:id="478" w:author="Carl Reed" w:date="2026-08-25T16:32:00Z" w16du:dateUtc="2026-08-25T22:32:00Z">
        <w:r w:rsidR="006F2C9D" w:rsidRPr="008D2809">
          <w:rPr>
            <w:rFonts w:ascii="Times New Roman" w:eastAsia="Times New Roman" w:hAnsi="Times New Roman" w:cs="Times New Roman"/>
            <w:kern w:val="0"/>
            <w14:ligatures w14:val="none"/>
          </w:rPr>
          <w:t>watercourse</w:t>
        </w:r>
      </w:ins>
      <w:r w:rsidRPr="008D2809">
        <w:rPr>
          <w:rFonts w:ascii="Times New Roman" w:eastAsia="Times New Roman" w:hAnsi="Times New Roman" w:cs="Times New Roman"/>
          <w:kern w:val="0"/>
          <w14:ligatures w14:val="none"/>
        </w:rPr>
        <w:t xml:space="preserve">, stream, river, reach, storage, aquifer, lake, reservoir, spring, water-table, etc. </w:t>
      </w:r>
    </w:p>
    <w:p w14:paraId="5EFAF4E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 property of an instance of any domain type may be observed using a sensor, or changed using an actuator, or the entity may be sampled following a sampling procedure. When this occurs, the domain entity is the </w:t>
      </w:r>
      <w:r w:rsidRPr="008D2809">
        <w:rPr>
          <w:rFonts w:ascii="Times New Roman" w:eastAsia="Times New Roman" w:hAnsi="Times New Roman" w:cs="Times New Roman"/>
          <w:i/>
          <w:iCs/>
          <w:kern w:val="0"/>
          <w14:ligatures w14:val="none"/>
        </w:rPr>
        <w:t>feature of interest</w:t>
      </w:r>
      <w:r w:rsidRPr="008D2809">
        <w:rPr>
          <w:rFonts w:ascii="Times New Roman" w:eastAsia="Times New Roman" w:hAnsi="Times New Roman" w:cs="Times New Roman"/>
          <w:kern w:val="0"/>
          <w14:ligatures w14:val="none"/>
        </w:rPr>
        <w:t xml:space="preserve"> of the Execution. </w:t>
      </w:r>
    </w:p>
    <w:p w14:paraId="5C91DA7E"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 xml:space="preserve">Does this therefore require that classes in the domain model are defined as sub-classes of </w:t>
      </w:r>
      <w:hyperlink r:id="rId2923"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No, absolutely not. RDF and OWL entailments do not work that way. </w:t>
      </w:r>
    </w:p>
    <w:p w14:paraId="627803CA" w14:textId="10E3C3AF"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way the SSN Ontology addresses this </w:t>
      </w:r>
      <w:ins w:id="479" w:author="Carl Reed" w:date="2026-08-26T15:11:00Z" w16du:dateUtc="2026-08-26T21:11:00Z">
        <w:r w:rsidR="002F42E0">
          <w:rPr>
            <w:rFonts w:ascii="Times New Roman" w:eastAsia="Times New Roman" w:hAnsi="Times New Roman" w:cs="Times New Roman"/>
            <w:kern w:val="0"/>
            <w14:ligatures w14:val="none"/>
          </w:rPr>
          <w:t xml:space="preserve">issue </w:t>
        </w:r>
      </w:ins>
      <w:r w:rsidRPr="008D2809">
        <w:rPr>
          <w:rFonts w:ascii="Times New Roman" w:eastAsia="Times New Roman" w:hAnsi="Times New Roman" w:cs="Times New Roman"/>
          <w:kern w:val="0"/>
          <w14:ligatures w14:val="none"/>
        </w:rPr>
        <w:t xml:space="preserve">is described in the following sub-sections. There are different implications depending on whether you are using the simple </w:t>
      </w:r>
      <w:hyperlink r:id="rId2924" w:anchor="sosa-modules" w:history="1">
        <w:r w:rsidRPr="008D2809">
          <w:rPr>
            <w:rFonts w:ascii="Times New Roman" w:eastAsia="Times New Roman" w:hAnsi="Times New Roman" w:cs="Times New Roman"/>
            <w:color w:val="0000FF"/>
            <w:kern w:val="0"/>
            <w:u w:val="single"/>
            <w14:ligatures w14:val="none"/>
          </w:rPr>
          <w:t>SOSA</w:t>
        </w:r>
      </w:hyperlink>
      <w:r w:rsidRPr="008D2809">
        <w:rPr>
          <w:rFonts w:ascii="Times New Roman" w:eastAsia="Times New Roman" w:hAnsi="Times New Roman" w:cs="Times New Roman"/>
          <w:kern w:val="0"/>
          <w14:ligatures w14:val="none"/>
        </w:rPr>
        <w:t xml:space="preserve"> module, or the more expressive </w:t>
      </w:r>
      <w:hyperlink r:id="rId2925" w:anchor="ssn-modules" w:history="1">
        <w:r w:rsidRPr="008D2809">
          <w:rPr>
            <w:rFonts w:ascii="Times New Roman" w:eastAsia="Times New Roman" w:hAnsi="Times New Roman" w:cs="Times New Roman"/>
            <w:color w:val="0000FF"/>
            <w:kern w:val="0"/>
            <w:u w:val="single"/>
            <w14:ligatures w14:val="none"/>
          </w:rPr>
          <w:t>SSN</w:t>
        </w:r>
      </w:hyperlink>
      <w:r w:rsidRPr="008D2809">
        <w:rPr>
          <w:rFonts w:ascii="Times New Roman" w:eastAsia="Times New Roman" w:hAnsi="Times New Roman" w:cs="Times New Roman"/>
          <w:kern w:val="0"/>
          <w14:ligatures w14:val="none"/>
        </w:rPr>
        <w:t xml:space="preserve"> module. </w:t>
      </w:r>
    </w:p>
    <w:p w14:paraId="31364B6E"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8.2.1 FeatureOfInterest in SOSA</w:t>
      </w:r>
    </w:p>
    <w:p w14:paraId="0AF875C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 SOSA the domain and range indications use the Schema.org [</w:t>
      </w:r>
      <w:hyperlink r:id="rId2926" w:anchor="bib-schema-org" w:tooltip="Schema.org" w:history="1">
        <w:r w:rsidRPr="008D2809">
          <w:rPr>
            <w:rFonts w:ascii="Times New Roman" w:eastAsia="Times New Roman" w:hAnsi="Times New Roman" w:cs="Times New Roman"/>
            <w:i/>
            <w:iCs/>
            <w:color w:val="0000FF"/>
            <w:kern w:val="0"/>
            <w:u w:val="single"/>
            <w14:ligatures w14:val="none"/>
          </w:rPr>
          <w:t>schema-org</w:t>
        </w:r>
      </w:hyperlink>
      <w:r w:rsidRPr="008D2809">
        <w:rPr>
          <w:rFonts w:ascii="Times New Roman" w:eastAsia="Times New Roman" w:hAnsi="Times New Roman" w:cs="Times New Roman"/>
          <w:kern w:val="0"/>
          <w14:ligatures w14:val="none"/>
        </w:rPr>
        <w:t xml:space="preserve">] predicates </w:t>
      </w:r>
      <w:r w:rsidRPr="008D2809">
        <w:rPr>
          <w:rFonts w:ascii="Courier New" w:eastAsia="Times New Roman" w:hAnsi="Courier New" w:cs="Courier New"/>
          <w:kern w:val="0"/>
          <w:sz w:val="20"/>
          <w:szCs w:val="20"/>
          <w14:ligatures w14:val="none"/>
        </w:rPr>
        <w:t>schema:domainIncludes</w:t>
      </w:r>
      <w:r w:rsidRPr="008D2809">
        <w:rPr>
          <w:rFonts w:ascii="Times New Roman" w:eastAsia="Times New Roman" w:hAnsi="Times New Roman" w:cs="Times New Roman"/>
          <w:kern w:val="0"/>
          <w14:ligatures w14:val="none"/>
        </w:rPr>
        <w:t xml:space="preserve"> and </w:t>
      </w:r>
      <w:r w:rsidRPr="008D2809">
        <w:rPr>
          <w:rFonts w:ascii="Courier New" w:eastAsia="Times New Roman" w:hAnsi="Courier New" w:cs="Courier New"/>
          <w:kern w:val="0"/>
          <w:sz w:val="20"/>
          <w:szCs w:val="20"/>
          <w14:ligatures w14:val="none"/>
        </w:rPr>
        <w:t>schema:rangeIncludes</w:t>
      </w:r>
      <w:r w:rsidRPr="008D2809">
        <w:rPr>
          <w:rFonts w:ascii="Times New Roman" w:eastAsia="Times New Roman" w:hAnsi="Times New Roman" w:cs="Times New Roman"/>
          <w:kern w:val="0"/>
          <w14:ligatures w14:val="none"/>
        </w:rPr>
        <w:t xml:space="preserve">. For </w:t>
      </w:r>
      <w:hyperlink r:id="rId2927" w:anchor="SOSAFeatureOfInterest" w:history="1">
        <w:r w:rsidRPr="008D2809">
          <w:rPr>
            <w:rFonts w:ascii="Times New Roman" w:eastAsia="Times New Roman" w:hAnsi="Times New Roman" w:cs="Times New Roman"/>
            <w:color w:val="0000FF"/>
            <w:kern w:val="0"/>
            <w:u w:val="single"/>
            <w14:ligatures w14:val="none"/>
          </w:rPr>
          <w:t>feature of interest</w:t>
        </w:r>
      </w:hyperlink>
      <w:r w:rsidRPr="008D2809">
        <w:rPr>
          <w:rFonts w:ascii="Times New Roman" w:eastAsia="Times New Roman" w:hAnsi="Times New Roman" w:cs="Times New Roman"/>
          <w:kern w:val="0"/>
          <w14:ligatures w14:val="none"/>
        </w:rPr>
        <w:t xml:space="preserve">, SOSA has: </w:t>
      </w:r>
    </w:p>
    <w:p w14:paraId="78CB43A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sosa:hasFeatureOfInterest</w:t>
      </w:r>
    </w:p>
    <w:p w14:paraId="28F07C1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schema:domainIncludes sosa:Execution ;</w:t>
      </w:r>
    </w:p>
    <w:p w14:paraId="2CD597B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schema:domainIncludes sosa:Deployment ;</w:t>
      </w:r>
    </w:p>
    <w:p w14:paraId="192ADA2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schema:rangeIncludes sosa:FeatureOfInterest ;</w:t>
      </w:r>
    </w:p>
    <w:p w14:paraId="1C00796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593EB08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5506D66D" w14:textId="60355759" w:rsidR="008D2809" w:rsidRPr="008D2809" w:rsidRDefault="008D2809" w:rsidP="008D280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del w:id="480" w:author="Carl Reed" w:date="2026-08-26T15:11:00Z" w16du:dateUtc="2026-08-26T21:11:00Z">
        <w:r w:rsidRPr="008D2809" w:rsidDel="006B032C">
          <w:rPr>
            <w:rFonts w:ascii="Times New Roman" w:eastAsia="Times New Roman" w:hAnsi="Times New Roman" w:cs="Times New Roman"/>
            <w:kern w:val="0"/>
            <w14:ligatures w14:val="none"/>
          </w:rPr>
          <w:delText>t</w:delText>
        </w:r>
      </w:del>
      <w:ins w:id="481" w:author="Carl Reed" w:date="2026-08-26T15:11:00Z" w16du:dateUtc="2026-08-26T21:11:00Z">
        <w:r w:rsidR="006B032C">
          <w:rPr>
            <w:rFonts w:ascii="Times New Roman" w:eastAsia="Times New Roman" w:hAnsi="Times New Roman" w:cs="Times New Roman"/>
            <w:kern w:val="0"/>
            <w14:ligatures w14:val="none"/>
          </w:rPr>
          <w:t>T</w:t>
        </w:r>
      </w:ins>
      <w:r w:rsidRPr="008D2809">
        <w:rPr>
          <w:rFonts w:ascii="Times New Roman" w:eastAsia="Times New Roman" w:hAnsi="Times New Roman" w:cs="Times New Roman"/>
          <w:kern w:val="0"/>
          <w14:ligatures w14:val="none"/>
        </w:rPr>
        <w:t>hese have no formal entailments</w:t>
      </w:r>
      <w:ins w:id="482" w:author="Carl Reed" w:date="2026-08-26T15:11:00Z" w16du:dateUtc="2026-08-26T21:11:00Z">
        <w:r w:rsidR="006B032C">
          <w:rPr>
            <w:rFonts w:ascii="Times New Roman" w:eastAsia="Times New Roman" w:hAnsi="Times New Roman" w:cs="Times New Roman"/>
            <w:kern w:val="0"/>
            <w14:ligatures w14:val="none"/>
          </w:rPr>
          <w:t>.</w:t>
        </w:r>
      </w:ins>
      <w:del w:id="483" w:author="Carl Reed" w:date="2026-08-26T15:11:00Z" w16du:dateUtc="2026-08-26T21:11:00Z">
        <w:r w:rsidRPr="008D2809" w:rsidDel="006B032C">
          <w:rPr>
            <w:rFonts w:ascii="Times New Roman" w:eastAsia="Times New Roman" w:hAnsi="Times New Roman" w:cs="Times New Roman"/>
            <w:kern w:val="0"/>
            <w14:ligatures w14:val="none"/>
          </w:rPr>
          <w:delText>,</w:delText>
        </w:r>
      </w:del>
      <w:r w:rsidRPr="008D2809">
        <w:rPr>
          <w:rFonts w:ascii="Times New Roman" w:eastAsia="Times New Roman" w:hAnsi="Times New Roman" w:cs="Times New Roman"/>
          <w:kern w:val="0"/>
          <w14:ligatures w14:val="none"/>
        </w:rPr>
        <w:t xml:space="preserve"> </w:t>
      </w:r>
      <w:del w:id="484" w:author="Carl Reed" w:date="2026-08-26T15:11:00Z" w16du:dateUtc="2026-08-26T21:11:00Z">
        <w:r w:rsidRPr="008D2809" w:rsidDel="006B032C">
          <w:rPr>
            <w:rFonts w:ascii="Times New Roman" w:eastAsia="Times New Roman" w:hAnsi="Times New Roman" w:cs="Times New Roman"/>
            <w:kern w:val="0"/>
            <w14:ligatures w14:val="none"/>
          </w:rPr>
          <w:delText>t</w:delText>
        </w:r>
      </w:del>
      <w:ins w:id="485" w:author="Carl Reed" w:date="2026-08-26T15:11:00Z" w16du:dateUtc="2026-08-26T21:11:00Z">
        <w:r w:rsidR="006B032C">
          <w:rPr>
            <w:rFonts w:ascii="Times New Roman" w:eastAsia="Times New Roman" w:hAnsi="Times New Roman" w:cs="Times New Roman"/>
            <w:kern w:val="0"/>
            <w14:ligatures w14:val="none"/>
          </w:rPr>
          <w:t>T</w:t>
        </w:r>
      </w:ins>
      <w:r w:rsidRPr="008D2809">
        <w:rPr>
          <w:rFonts w:ascii="Times New Roman" w:eastAsia="Times New Roman" w:hAnsi="Times New Roman" w:cs="Times New Roman"/>
          <w:kern w:val="0"/>
          <w14:ligatures w14:val="none"/>
        </w:rPr>
        <w:t>hey are just hints</w:t>
      </w:r>
      <w:ins w:id="486" w:author="Carl Reed" w:date="2026-08-26T15:11:00Z" w16du:dateUtc="2026-08-26T21:11:00Z">
        <w:r w:rsidR="006B032C">
          <w:rPr>
            <w:rFonts w:ascii="Times New Roman" w:eastAsia="Times New Roman" w:hAnsi="Times New Roman" w:cs="Times New Roman"/>
            <w:kern w:val="0"/>
            <w14:ligatures w14:val="none"/>
          </w:rPr>
          <w:t>.</w:t>
        </w:r>
      </w:ins>
    </w:p>
    <w:p w14:paraId="025CF3F6" w14:textId="77777777" w:rsidR="008D2809" w:rsidRPr="008D2809" w:rsidRDefault="008D2809" w:rsidP="008D280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'Includes' means these types are non-exclusive, so any other type is acceptable, including types from application-domains</w:t>
      </w:r>
    </w:p>
    <w:p w14:paraId="4307C81C" w14:textId="56DC0F54"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del w:id="487" w:author="Carl Reed" w:date="2026-08-26T15:12:00Z" w16du:dateUtc="2026-08-26T21:12:00Z">
        <w:r w:rsidRPr="008D2809" w:rsidDel="006B032C">
          <w:rPr>
            <w:rFonts w:ascii="Times New Roman" w:eastAsia="Times New Roman" w:hAnsi="Times New Roman" w:cs="Times New Roman"/>
            <w:kern w:val="0"/>
            <w14:ligatures w14:val="none"/>
          </w:rPr>
          <w:delText xml:space="preserve">So </w:delText>
        </w:r>
      </w:del>
      <w:ins w:id="488" w:author="Carl Reed" w:date="2026-08-26T15:12:00Z" w16du:dateUtc="2026-08-26T21:12:00Z">
        <w:r w:rsidR="006B032C">
          <w:rPr>
            <w:rFonts w:ascii="Times New Roman" w:eastAsia="Times New Roman" w:hAnsi="Times New Roman" w:cs="Times New Roman"/>
            <w:kern w:val="0"/>
            <w14:ligatures w14:val="none"/>
          </w:rPr>
          <w:t>Therefore</w:t>
        </w:r>
        <w:r w:rsidR="006B032C" w:rsidRPr="008D2809">
          <w:rPr>
            <w:rFonts w:ascii="Times New Roman" w:eastAsia="Times New Roman" w:hAnsi="Times New Roman" w:cs="Times New Roman"/>
            <w:kern w:val="0"/>
            <w14:ligatures w14:val="none"/>
          </w:rPr>
          <w:t xml:space="preserve"> </w:t>
        </w:r>
      </w:ins>
      <w:r w:rsidRPr="008D2809">
        <w:rPr>
          <w:rFonts w:ascii="Times New Roman" w:eastAsia="Times New Roman" w:hAnsi="Times New Roman" w:cs="Times New Roman"/>
          <w:kern w:val="0"/>
          <w14:ligatures w14:val="none"/>
        </w:rPr>
        <w:t xml:space="preserve">the 'domain and range' indications in SOSA are functionally harmless. The fact that </w:t>
      </w:r>
      <w:r w:rsidRPr="008D2809">
        <w:rPr>
          <w:rFonts w:ascii="Courier New" w:eastAsia="Times New Roman" w:hAnsi="Courier New" w:cs="Courier New"/>
          <w:kern w:val="0"/>
          <w:sz w:val="20"/>
          <w:szCs w:val="20"/>
          <w14:ligatures w14:val="none"/>
        </w:rPr>
        <w:t xml:space="preserve">sosa:hasFeatureOfInterest schema:rangeIncludes sosa:FeatureOfInterest </w:t>
      </w:r>
      <w:del w:id="489" w:author="Carl Reed" w:date="2026-08-26T15:12:00Z" w16du:dateUtc="2026-08-26T21:12:00Z">
        <w:r w:rsidRPr="008D2809" w:rsidDel="00A14A59">
          <w:rPr>
            <w:rFonts w:ascii="Courier New" w:eastAsia="Times New Roman" w:hAnsi="Courier New" w:cs="Courier New"/>
            <w:kern w:val="0"/>
            <w:sz w:val="20"/>
            <w:szCs w:val="20"/>
            <w14:ligatures w14:val="none"/>
          </w:rPr>
          <w:delText>.</w:delText>
        </w:r>
      </w:del>
      <w:r w:rsidRPr="008D2809">
        <w:rPr>
          <w:rFonts w:ascii="Times New Roman" w:eastAsia="Times New Roman" w:hAnsi="Times New Roman" w:cs="Times New Roman"/>
          <w:kern w:val="0"/>
          <w14:ligatures w14:val="none"/>
        </w:rPr>
        <w:t xml:space="preserve"> merely says that things of type </w:t>
      </w:r>
      <w:hyperlink r:id="rId2928"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might be found as the object of hasFeatureOfInterest statements. No more, no less. </w:t>
      </w:r>
    </w:p>
    <w:p w14:paraId="1C94A64E"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8.2.2 FeatureOfInterest in SSN</w:t>
      </w:r>
    </w:p>
    <w:p w14:paraId="0DBCB76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In SSN there are local (guarded) constraints, which can fix the range of a property when it appears in the context of a member of a specific class. Related to the </w:t>
      </w:r>
      <w:hyperlink r:id="rId2929" w:anchor="SOSAFeatureOfInterest" w:history="1">
        <w:r w:rsidRPr="008D2809">
          <w:rPr>
            <w:rFonts w:ascii="Times New Roman" w:eastAsia="Times New Roman" w:hAnsi="Times New Roman" w:cs="Times New Roman"/>
            <w:color w:val="0000FF"/>
            <w:kern w:val="0"/>
            <w:u w:val="single"/>
            <w14:ligatures w14:val="none"/>
          </w:rPr>
          <w:t>feature of interest</w:t>
        </w:r>
      </w:hyperlink>
      <w:r w:rsidRPr="008D2809">
        <w:rPr>
          <w:rFonts w:ascii="Times New Roman" w:eastAsia="Times New Roman" w:hAnsi="Times New Roman" w:cs="Times New Roman"/>
          <w:kern w:val="0"/>
          <w14:ligatures w14:val="none"/>
        </w:rPr>
        <w:t xml:space="preserve">, SSN has: </w:t>
      </w:r>
    </w:p>
    <w:p w14:paraId="1BD5E08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sosa:Execution</w:t>
      </w:r>
    </w:p>
    <w:p w14:paraId="7713BEF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rdfs:subClassOf [</w:t>
      </w:r>
    </w:p>
    <w:p w14:paraId="4B92B3D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owl:Restriction ;</w:t>
      </w:r>
    </w:p>
    <w:p w14:paraId="560B424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owl:onProperty sosa:hasFeatureOfInterest ;</w:t>
      </w:r>
    </w:p>
    <w:p w14:paraId="08F9CC6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owl:allValuesFrom sosa:FeatureOfInterest ] ;</w:t>
      </w:r>
    </w:p>
    <w:p w14:paraId="72241B0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6E2DECE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sosa:Deployment</w:t>
      </w:r>
    </w:p>
    <w:p w14:paraId="72E6427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rdfs:subClassOf [</w:t>
      </w:r>
    </w:p>
    <w:p w14:paraId="068FD1E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owl:Restriction ;</w:t>
      </w:r>
    </w:p>
    <w:p w14:paraId="56735CB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owl:onProperty sosa:hasFeatureOfInterest ;</w:t>
      </w:r>
    </w:p>
    <w:p w14:paraId="22B87FE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owl:allValuesFrom sosa:FeatureOfInterest ] ;</w:t>
      </w:r>
    </w:p>
    <w:p w14:paraId="1B0F3C8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3290B8D7" w14:textId="7B3187AF"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This </w:t>
      </w:r>
      <w:del w:id="490" w:author="Carl Reed" w:date="2026-08-26T15:12:00Z" w16du:dateUtc="2026-08-26T21:12:00Z">
        <w:r w:rsidRPr="008D2809" w:rsidDel="00A14A59">
          <w:rPr>
            <w:rFonts w:ascii="Times New Roman" w:eastAsia="Times New Roman" w:hAnsi="Times New Roman" w:cs="Times New Roman"/>
            <w:kern w:val="0"/>
            <w14:ligatures w14:val="none"/>
          </w:rPr>
          <w:delText>says that</w:delText>
        </w:r>
      </w:del>
      <w:ins w:id="491" w:author="Carl Reed" w:date="2026-08-26T15:12:00Z" w16du:dateUtc="2026-08-26T21:12:00Z">
        <w:r w:rsidR="00A14A59">
          <w:rPr>
            <w:rFonts w:ascii="Times New Roman" w:eastAsia="Times New Roman" w:hAnsi="Times New Roman" w:cs="Times New Roman"/>
            <w:kern w:val="0"/>
            <w14:ligatures w14:val="none"/>
          </w:rPr>
          <w:t>means</w:t>
        </w:r>
      </w:ins>
      <w:r w:rsidRPr="008D2809">
        <w:rPr>
          <w:rFonts w:ascii="Times New Roman" w:eastAsia="Times New Roman" w:hAnsi="Times New Roman" w:cs="Times New Roman"/>
          <w:kern w:val="0"/>
          <w14:ligatures w14:val="none"/>
        </w:rPr>
        <w:t xml:space="preserve">, in the context of an individual </w:t>
      </w:r>
      <w:hyperlink r:id="rId2930"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or </w:t>
      </w:r>
      <w:hyperlink r:id="rId2931" w:anchor="dfn-sosa-deployment" w:history="1">
        <w:r w:rsidRPr="008D2809">
          <w:rPr>
            <w:rFonts w:ascii="Times New Roman" w:eastAsia="Times New Roman" w:hAnsi="Times New Roman" w:cs="Times New Roman"/>
            <w:color w:val="0000FF"/>
            <w:kern w:val="0"/>
            <w:u w:val="single"/>
            <w14:ligatures w14:val="none"/>
          </w:rPr>
          <w:t>sosa:Deployment</w:t>
        </w:r>
      </w:hyperlink>
      <w:r w:rsidRPr="008D2809">
        <w:rPr>
          <w:rFonts w:ascii="Times New Roman" w:eastAsia="Times New Roman" w:hAnsi="Times New Roman" w:cs="Times New Roman"/>
          <w:kern w:val="0"/>
          <w14:ligatures w14:val="none"/>
        </w:rPr>
        <w:t xml:space="preserve">, </w:t>
      </w:r>
      <w:ins w:id="492" w:author="Carl Reed" w:date="2026-08-26T15:12:00Z" w16du:dateUtc="2026-08-26T21:12:00Z">
        <w:r w:rsidR="00A14A59">
          <w:rPr>
            <w:rFonts w:ascii="Times New Roman" w:eastAsia="Times New Roman" w:hAnsi="Times New Roman" w:cs="Times New Roman"/>
            <w:kern w:val="0"/>
            <w14:ligatures w14:val="none"/>
          </w:rPr>
          <w:t xml:space="preserve">that </w:t>
        </w:r>
      </w:ins>
      <w:r w:rsidRPr="008D2809">
        <w:rPr>
          <w:rFonts w:ascii="Times New Roman" w:eastAsia="Times New Roman" w:hAnsi="Times New Roman" w:cs="Times New Roman"/>
          <w:kern w:val="0"/>
          <w14:ligatures w14:val="none"/>
        </w:rPr>
        <w:t xml:space="preserve">the object of </w:t>
      </w:r>
      <w:hyperlink r:id="rId2932" w:anchor="dfn-sosa-hasfeatureofinterest" w:history="1">
        <w:r w:rsidRPr="008D2809">
          <w:rPr>
            <w:rFonts w:ascii="Times New Roman" w:eastAsia="Times New Roman" w:hAnsi="Times New Roman" w:cs="Times New Roman"/>
            <w:color w:val="0000FF"/>
            <w:kern w:val="0"/>
            <w:u w:val="single"/>
            <w14:ligatures w14:val="none"/>
          </w:rPr>
          <w:t>sosa:hasFeatureOfInterest</w:t>
        </w:r>
      </w:hyperlink>
      <w:r w:rsidRPr="008D2809">
        <w:rPr>
          <w:rFonts w:ascii="Times New Roman" w:eastAsia="Times New Roman" w:hAnsi="Times New Roman" w:cs="Times New Roman"/>
          <w:kern w:val="0"/>
          <w14:ligatures w14:val="none"/>
        </w:rPr>
        <w:t xml:space="preserve"> is always an individual </w:t>
      </w:r>
      <w:hyperlink r:id="rId2933"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p>
    <w:p w14:paraId="750FEEBD" w14:textId="368457A0"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 xml:space="preserve">However, this does not mean that </w:t>
      </w:r>
      <w:del w:id="493" w:author="Carl Reed" w:date="2026-08-26T15:13:00Z" w16du:dateUtc="2026-08-26T21:13:00Z">
        <w:r w:rsidRPr="008D2809" w:rsidDel="00774227">
          <w:rPr>
            <w:rFonts w:ascii="Times New Roman" w:eastAsia="Times New Roman" w:hAnsi="Times New Roman" w:cs="Times New Roman"/>
            <w:kern w:val="0"/>
            <w14:ligatures w14:val="none"/>
          </w:rPr>
          <w:delText xml:space="preserve">(i) </w:delText>
        </w:r>
      </w:del>
      <w:r w:rsidRPr="008D2809">
        <w:rPr>
          <w:rFonts w:ascii="Times New Roman" w:eastAsia="Times New Roman" w:hAnsi="Times New Roman" w:cs="Times New Roman"/>
          <w:kern w:val="0"/>
          <w14:ligatures w14:val="none"/>
        </w:rPr>
        <w:t xml:space="preserve">the object of the statement must be declared to have </w:t>
      </w:r>
      <w:r w:rsidRPr="008D2809">
        <w:rPr>
          <w:rFonts w:ascii="Courier New" w:eastAsia="Times New Roman" w:hAnsi="Courier New" w:cs="Courier New"/>
          <w:kern w:val="0"/>
          <w:sz w:val="20"/>
          <w:szCs w:val="20"/>
          <w14:ligatures w14:val="none"/>
        </w:rPr>
        <w:t>rdf:type sosa:FeatureOfInterest</w:t>
      </w:r>
      <w:r w:rsidRPr="008D2809">
        <w:rPr>
          <w:rFonts w:ascii="Times New Roman" w:eastAsia="Times New Roman" w:hAnsi="Times New Roman" w:cs="Times New Roman"/>
          <w:kern w:val="0"/>
          <w14:ligatures w14:val="none"/>
        </w:rPr>
        <w:t xml:space="preserve"> in advance, or </w:t>
      </w:r>
      <w:del w:id="494" w:author="Carl Reed" w:date="2026-08-26T15:13:00Z" w16du:dateUtc="2026-08-26T21:13:00Z">
        <w:r w:rsidRPr="008D2809" w:rsidDel="00774227">
          <w:rPr>
            <w:rFonts w:ascii="Times New Roman" w:eastAsia="Times New Roman" w:hAnsi="Times New Roman" w:cs="Times New Roman"/>
            <w:kern w:val="0"/>
            <w14:ligatures w14:val="none"/>
          </w:rPr>
          <w:delText>(ii)</w:delText>
        </w:r>
      </w:del>
      <w:ins w:id="495" w:author="Carl Reed" w:date="2026-08-26T15:13:00Z" w16du:dateUtc="2026-08-26T21:13:00Z">
        <w:r w:rsidR="00774227">
          <w:rPr>
            <w:rFonts w:ascii="Times New Roman" w:eastAsia="Times New Roman" w:hAnsi="Times New Roman" w:cs="Times New Roman"/>
            <w:kern w:val="0"/>
            <w14:ligatures w14:val="none"/>
          </w:rPr>
          <w:t>that</w:t>
        </w:r>
      </w:ins>
      <w:r w:rsidRPr="008D2809">
        <w:rPr>
          <w:rFonts w:ascii="Times New Roman" w:eastAsia="Times New Roman" w:hAnsi="Times New Roman" w:cs="Times New Roman"/>
          <w:kern w:val="0"/>
          <w14:ligatures w14:val="none"/>
        </w:rPr>
        <w:t xml:space="preserve"> this is its only type. Rather, it means</w:t>
      </w:r>
      <w:ins w:id="496" w:author="Carl Reed" w:date="2026-08-26T15:13:00Z" w16du:dateUtc="2026-08-26T21:13:00Z">
        <w:r w:rsidR="00774227">
          <w:rPr>
            <w:rFonts w:ascii="Times New Roman" w:eastAsia="Times New Roman" w:hAnsi="Times New Roman" w:cs="Times New Roman"/>
            <w:kern w:val="0"/>
            <w14:ligatures w14:val="none"/>
          </w:rPr>
          <w:t>:</w:t>
        </w:r>
      </w:ins>
      <w:del w:id="497" w:author="Carl Reed" w:date="2026-08-26T15:13:00Z" w16du:dateUtc="2026-08-26T21:13:00Z">
        <w:r w:rsidRPr="008D2809" w:rsidDel="00774227">
          <w:rPr>
            <w:rFonts w:ascii="Times New Roman" w:eastAsia="Times New Roman" w:hAnsi="Times New Roman" w:cs="Times New Roman"/>
            <w:kern w:val="0"/>
            <w14:ligatures w14:val="none"/>
          </w:rPr>
          <w:delText xml:space="preserve"> that </w:delText>
        </w:r>
      </w:del>
    </w:p>
    <w:p w14:paraId="7F46B24E" w14:textId="066E15EE" w:rsidR="008D2809" w:rsidRPr="008D2809" w:rsidRDefault="008D2809" w:rsidP="008D2809">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del w:id="498" w:author="Carl Reed" w:date="2026-08-26T15:13:00Z" w16du:dateUtc="2026-08-26T21:13:00Z">
        <w:r w:rsidRPr="008D2809" w:rsidDel="00774227">
          <w:rPr>
            <w:rFonts w:ascii="Times New Roman" w:eastAsia="Times New Roman" w:hAnsi="Times New Roman" w:cs="Times New Roman"/>
            <w:kern w:val="0"/>
            <w14:ligatures w14:val="none"/>
          </w:rPr>
          <w:delText>w</w:delText>
        </w:r>
      </w:del>
      <w:ins w:id="499" w:author="Carl Reed" w:date="2026-08-26T15:13:00Z" w16du:dateUtc="2026-08-26T21:13:00Z">
        <w:r w:rsidR="00774227">
          <w:rPr>
            <w:rFonts w:ascii="Times New Roman" w:eastAsia="Times New Roman" w:hAnsi="Times New Roman" w:cs="Times New Roman"/>
            <w:kern w:val="0"/>
            <w14:ligatures w14:val="none"/>
          </w:rPr>
          <w:t>W</w:t>
        </w:r>
      </w:ins>
      <w:r w:rsidRPr="008D2809">
        <w:rPr>
          <w:rFonts w:ascii="Times New Roman" w:eastAsia="Times New Roman" w:hAnsi="Times New Roman" w:cs="Times New Roman"/>
          <w:kern w:val="0"/>
          <w14:ligatures w14:val="none"/>
        </w:rPr>
        <w:t>hen an individual appears as the object of a statement</w:t>
      </w:r>
      <w:ins w:id="500" w:author="Carl Reed" w:date="2026-08-26T15:13:00Z" w16du:dateUtc="2026-08-26T21:13:00Z">
        <w:r w:rsidR="00774227">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p>
    <w:p w14:paraId="56335F08" w14:textId="32CA2DFC" w:rsidR="008D2809" w:rsidRPr="008D2809" w:rsidRDefault="008D2809" w:rsidP="008D2809">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del w:id="501" w:author="Carl Reed" w:date="2026-08-26T15:13:00Z" w16du:dateUtc="2026-08-26T21:13:00Z">
        <w:r w:rsidRPr="008D2809" w:rsidDel="00774227">
          <w:rPr>
            <w:rFonts w:ascii="Times New Roman" w:eastAsia="Times New Roman" w:hAnsi="Times New Roman" w:cs="Times New Roman"/>
            <w:kern w:val="0"/>
            <w14:ligatures w14:val="none"/>
          </w:rPr>
          <w:delText>w</w:delText>
        </w:r>
      </w:del>
      <w:ins w:id="502" w:author="Carl Reed" w:date="2026-08-26T15:13:00Z" w16du:dateUtc="2026-08-26T21:13:00Z">
        <w:r w:rsidR="00774227">
          <w:rPr>
            <w:rFonts w:ascii="Times New Roman" w:eastAsia="Times New Roman" w:hAnsi="Times New Roman" w:cs="Times New Roman"/>
            <w:kern w:val="0"/>
            <w14:ligatures w14:val="none"/>
          </w:rPr>
          <w:t>W</w:t>
        </w:r>
      </w:ins>
      <w:r w:rsidRPr="008D2809">
        <w:rPr>
          <w:rFonts w:ascii="Times New Roman" w:eastAsia="Times New Roman" w:hAnsi="Times New Roman" w:cs="Times New Roman"/>
          <w:kern w:val="0"/>
          <w14:ligatures w14:val="none"/>
        </w:rPr>
        <w:t xml:space="preserve">hose subject is a </w:t>
      </w:r>
      <w:hyperlink r:id="rId2934"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or </w:t>
      </w:r>
      <w:hyperlink r:id="rId2935" w:anchor="dfn-sosa-deployment" w:history="1">
        <w:r w:rsidRPr="008D2809">
          <w:rPr>
            <w:rFonts w:ascii="Times New Roman" w:eastAsia="Times New Roman" w:hAnsi="Times New Roman" w:cs="Times New Roman"/>
            <w:color w:val="0000FF"/>
            <w:kern w:val="0"/>
            <w:u w:val="single"/>
            <w14:ligatures w14:val="none"/>
          </w:rPr>
          <w:t>sosa:Deployment</w:t>
        </w:r>
      </w:hyperlink>
      <w:ins w:id="503" w:author="Carl Reed" w:date="2026-08-26T15:13:00Z" w16du:dateUtc="2026-08-26T21:13:00Z">
        <w:r w:rsidR="00774227">
          <w:t>.</w:t>
        </w:r>
      </w:ins>
      <w:r w:rsidRPr="008D2809">
        <w:rPr>
          <w:rFonts w:ascii="Times New Roman" w:eastAsia="Times New Roman" w:hAnsi="Times New Roman" w:cs="Times New Roman"/>
          <w:kern w:val="0"/>
          <w14:ligatures w14:val="none"/>
        </w:rPr>
        <w:t xml:space="preserve"> </w:t>
      </w:r>
    </w:p>
    <w:p w14:paraId="0BD1AA20" w14:textId="5AD4845C" w:rsidR="008D2809" w:rsidRPr="008D2809" w:rsidRDefault="008D2809" w:rsidP="008D2809">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del w:id="504" w:author="Carl Reed" w:date="2026-08-26T15:13:00Z" w16du:dateUtc="2026-08-26T21:13:00Z">
        <w:r w:rsidRPr="008D2809" w:rsidDel="00774227">
          <w:rPr>
            <w:rFonts w:ascii="Times New Roman" w:eastAsia="Times New Roman" w:hAnsi="Times New Roman" w:cs="Times New Roman"/>
            <w:kern w:val="0"/>
            <w14:ligatures w14:val="none"/>
          </w:rPr>
          <w:delText xml:space="preserve">and </w:delText>
        </w:r>
        <w:r w:rsidRPr="008D2809" w:rsidDel="00303E12">
          <w:rPr>
            <w:rFonts w:ascii="Times New Roman" w:eastAsia="Times New Roman" w:hAnsi="Times New Roman" w:cs="Times New Roman"/>
            <w:kern w:val="0"/>
            <w14:ligatures w14:val="none"/>
          </w:rPr>
          <w:delText>w</w:delText>
        </w:r>
      </w:del>
      <w:ins w:id="505" w:author="Carl Reed" w:date="2026-08-26T15:13:00Z" w16du:dateUtc="2026-08-26T21:13:00Z">
        <w:r w:rsidR="00303E12">
          <w:rPr>
            <w:rFonts w:ascii="Times New Roman" w:eastAsia="Times New Roman" w:hAnsi="Times New Roman" w:cs="Times New Roman"/>
            <w:kern w:val="0"/>
            <w14:ligatures w14:val="none"/>
          </w:rPr>
          <w:t>W</w:t>
        </w:r>
      </w:ins>
      <w:r w:rsidRPr="008D2809">
        <w:rPr>
          <w:rFonts w:ascii="Times New Roman" w:eastAsia="Times New Roman" w:hAnsi="Times New Roman" w:cs="Times New Roman"/>
          <w:kern w:val="0"/>
          <w14:ligatures w14:val="none"/>
        </w:rPr>
        <w:t xml:space="preserve">hose predicate is </w:t>
      </w:r>
      <w:hyperlink r:id="rId2936" w:anchor="dfn-sosa-hasfeatureofinterest" w:history="1">
        <w:r w:rsidRPr="008D2809">
          <w:rPr>
            <w:rFonts w:ascii="Times New Roman" w:eastAsia="Times New Roman" w:hAnsi="Times New Roman" w:cs="Times New Roman"/>
            <w:color w:val="0000FF"/>
            <w:kern w:val="0"/>
            <w:u w:val="single"/>
            <w14:ligatures w14:val="none"/>
          </w:rPr>
          <w:t>sosa:hasFeatureOfInterest</w:t>
        </w:r>
      </w:hyperlink>
      <w:ins w:id="506" w:author="Carl Reed" w:date="2026-08-26T15:14:00Z" w16du:dateUtc="2026-08-26T21:14:00Z">
        <w:r w:rsidR="00303E12">
          <w:rPr>
            <w:rFonts w:ascii="Times New Roman" w:eastAsia="Times New Roman" w:hAnsi="Times New Roman" w:cs="Times New Roman"/>
            <w:kern w:val="0"/>
            <w14:ligatures w14:val="none"/>
          </w:rPr>
          <w:t>.</w:t>
        </w:r>
      </w:ins>
      <w:del w:id="507" w:author="Carl Reed" w:date="2026-08-26T15:14:00Z" w16du:dateUtc="2026-08-26T21:14:00Z">
        <w:r w:rsidRPr="008D2809" w:rsidDel="00303E12">
          <w:rPr>
            <w:rFonts w:ascii="Times New Roman" w:eastAsia="Times New Roman" w:hAnsi="Times New Roman" w:cs="Times New Roman"/>
            <w:kern w:val="0"/>
            <w14:ligatures w14:val="none"/>
          </w:rPr>
          <w:delText xml:space="preserve"> </w:delText>
        </w:r>
      </w:del>
    </w:p>
    <w:p w14:paraId="0578368A" w14:textId="6D88819A"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del w:id="508" w:author="Carl Reed" w:date="2026-08-26T15:14:00Z" w16du:dateUtc="2026-08-26T21:14:00Z">
        <w:r w:rsidRPr="008D2809" w:rsidDel="00303E12">
          <w:rPr>
            <w:rFonts w:ascii="Times New Roman" w:eastAsia="Times New Roman" w:hAnsi="Times New Roman" w:cs="Times New Roman"/>
            <w:kern w:val="0"/>
            <w14:ligatures w14:val="none"/>
          </w:rPr>
          <w:delText>then it</w:delText>
        </w:r>
      </w:del>
      <w:ins w:id="509" w:author="Carl Reed" w:date="2026-08-26T15:14:00Z" w16du:dateUtc="2026-08-26T21:14:00Z">
        <w:r w:rsidR="00303E12">
          <w:rPr>
            <w:rFonts w:ascii="Times New Roman" w:eastAsia="Times New Roman" w:hAnsi="Times New Roman" w:cs="Times New Roman"/>
            <w:kern w:val="0"/>
            <w14:ligatures w14:val="none"/>
          </w:rPr>
          <w:t xml:space="preserve">In this case, the </w:t>
        </w:r>
        <w:r w:rsidR="000C6783">
          <w:rPr>
            <w:rFonts w:ascii="Times New Roman" w:eastAsia="Times New Roman" w:hAnsi="Times New Roman" w:cs="Times New Roman"/>
            <w:kern w:val="0"/>
            <w14:ligatures w14:val="none"/>
          </w:rPr>
          <w:t>object</w:t>
        </w:r>
      </w:ins>
      <w:r w:rsidRPr="008D2809">
        <w:rPr>
          <w:rFonts w:ascii="Times New Roman" w:eastAsia="Times New Roman" w:hAnsi="Times New Roman" w:cs="Times New Roman"/>
          <w:kern w:val="0"/>
          <w14:ligatures w14:val="none"/>
        </w:rPr>
        <w:t xml:space="preserve"> is automatically inferred to be of type </w:t>
      </w:r>
      <w:hyperlink r:id="rId2937"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i/>
          <w:iCs/>
          <w:kern w:val="0"/>
          <w14:ligatures w14:val="none"/>
        </w:rPr>
        <w:t>in addition to</w:t>
      </w:r>
      <w:r w:rsidRPr="008D2809">
        <w:rPr>
          <w:rFonts w:ascii="Times New Roman" w:eastAsia="Times New Roman" w:hAnsi="Times New Roman" w:cs="Times New Roman"/>
          <w:kern w:val="0"/>
          <w14:ligatures w14:val="none"/>
        </w:rPr>
        <w:t xml:space="preserve"> any other information that was already available about it, including any pre-existing type. </w:t>
      </w:r>
    </w:p>
    <w:p w14:paraId="6FD10659" w14:textId="13679702"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b/>
          <w:bCs/>
          <w:kern w:val="0"/>
          <w14:ligatures w14:val="none"/>
        </w:rPr>
        <w:t xml:space="preserve">This does not require </w:t>
      </w:r>
      <w:del w:id="510" w:author="Carl Reed" w:date="2026-08-26T15:15:00Z" w16du:dateUtc="2026-08-26T21:15:00Z">
        <w:r w:rsidRPr="008D2809" w:rsidDel="000C6783">
          <w:rPr>
            <w:rFonts w:ascii="Times New Roman" w:eastAsia="Times New Roman" w:hAnsi="Times New Roman" w:cs="Times New Roman"/>
            <w:b/>
            <w:bCs/>
            <w:kern w:val="0"/>
            <w14:ligatures w14:val="none"/>
          </w:rPr>
          <w:delText>you to</w:delText>
        </w:r>
      </w:del>
      <w:ins w:id="511" w:author="Carl Reed" w:date="2026-08-26T15:15:00Z" w16du:dateUtc="2026-08-26T21:15:00Z">
        <w:r w:rsidR="000C6783">
          <w:rPr>
            <w:rFonts w:ascii="Times New Roman" w:eastAsia="Times New Roman" w:hAnsi="Times New Roman" w:cs="Times New Roman"/>
            <w:b/>
            <w:bCs/>
            <w:kern w:val="0"/>
            <w14:ligatures w14:val="none"/>
          </w:rPr>
          <w:t>the</w:t>
        </w:r>
      </w:ins>
      <w:r w:rsidRPr="008D2809">
        <w:rPr>
          <w:rFonts w:ascii="Times New Roman" w:eastAsia="Times New Roman" w:hAnsi="Times New Roman" w:cs="Times New Roman"/>
          <w:b/>
          <w:bCs/>
          <w:kern w:val="0"/>
          <w14:ligatures w14:val="none"/>
        </w:rPr>
        <w:t xml:space="preserve"> deriv</w:t>
      </w:r>
      <w:ins w:id="512" w:author="Carl Reed" w:date="2026-08-26T15:15:00Z" w16du:dateUtc="2026-08-26T21:15:00Z">
        <w:r w:rsidR="000C6783">
          <w:rPr>
            <w:rFonts w:ascii="Times New Roman" w:eastAsia="Times New Roman" w:hAnsi="Times New Roman" w:cs="Times New Roman"/>
            <w:b/>
            <w:bCs/>
            <w:kern w:val="0"/>
            <w14:ligatures w14:val="none"/>
          </w:rPr>
          <w:t>ation of</w:t>
        </w:r>
      </w:ins>
      <w:del w:id="513" w:author="Carl Reed" w:date="2026-08-26T15:15:00Z" w16du:dateUtc="2026-08-26T21:15:00Z">
        <w:r w:rsidRPr="008D2809" w:rsidDel="000C6783">
          <w:rPr>
            <w:rFonts w:ascii="Times New Roman" w:eastAsia="Times New Roman" w:hAnsi="Times New Roman" w:cs="Times New Roman"/>
            <w:b/>
            <w:bCs/>
            <w:kern w:val="0"/>
            <w14:ligatures w14:val="none"/>
          </w:rPr>
          <w:delText>e</w:delText>
        </w:r>
      </w:del>
      <w:r w:rsidRPr="008D2809">
        <w:rPr>
          <w:rFonts w:ascii="Times New Roman" w:eastAsia="Times New Roman" w:hAnsi="Times New Roman" w:cs="Times New Roman"/>
          <w:b/>
          <w:bCs/>
          <w:kern w:val="0"/>
          <w14:ligatures w14:val="none"/>
        </w:rPr>
        <w:t xml:space="preserve"> domain types as sub-classes of </w:t>
      </w:r>
      <w:hyperlink r:id="rId2938" w:anchor="dfn-sosa-featureofinterest" w:history="1">
        <w:r w:rsidRPr="008D2809">
          <w:rPr>
            <w:rFonts w:ascii="Times New Roman" w:eastAsia="Times New Roman" w:hAnsi="Times New Roman" w:cs="Times New Roman"/>
            <w:b/>
            <w:bCs/>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It merely </w:t>
      </w:r>
      <w:del w:id="514" w:author="Carl Reed" w:date="2026-08-26T15:15:00Z" w16du:dateUtc="2026-08-26T21:15:00Z">
        <w:r w:rsidRPr="008D2809" w:rsidDel="009C162D">
          <w:rPr>
            <w:rFonts w:ascii="Times New Roman" w:eastAsia="Times New Roman" w:hAnsi="Times New Roman" w:cs="Times New Roman"/>
            <w:kern w:val="0"/>
            <w14:ligatures w14:val="none"/>
          </w:rPr>
          <w:delText xml:space="preserve">says </w:delText>
        </w:r>
      </w:del>
      <w:ins w:id="515" w:author="Carl Reed" w:date="2026-08-26T15:15:00Z" w16du:dateUtc="2026-08-26T21:15:00Z">
        <w:r w:rsidR="009C162D">
          <w:rPr>
            <w:rFonts w:ascii="Times New Roman" w:eastAsia="Times New Roman" w:hAnsi="Times New Roman" w:cs="Times New Roman"/>
            <w:kern w:val="0"/>
            <w14:ligatures w14:val="none"/>
          </w:rPr>
          <w:t>means</w:t>
        </w:r>
        <w:r w:rsidR="009C162D" w:rsidRPr="008D2809">
          <w:rPr>
            <w:rFonts w:ascii="Times New Roman" w:eastAsia="Times New Roman" w:hAnsi="Times New Roman" w:cs="Times New Roman"/>
            <w:kern w:val="0"/>
            <w14:ligatures w14:val="none"/>
          </w:rPr>
          <w:t xml:space="preserve"> </w:t>
        </w:r>
      </w:ins>
      <w:r w:rsidRPr="008D2809">
        <w:rPr>
          <w:rFonts w:ascii="Times New Roman" w:eastAsia="Times New Roman" w:hAnsi="Times New Roman" w:cs="Times New Roman"/>
          <w:kern w:val="0"/>
          <w14:ligatures w14:val="none"/>
        </w:rPr>
        <w:t>that when a domain individual participates in an Execution (e.g., an Observation)</w:t>
      </w:r>
      <w:ins w:id="516" w:author="Carl Reed" w:date="2026-08-26T15:15:00Z" w16du:dateUtc="2026-08-26T21:15:00Z">
        <w:r w:rsidR="009C162D">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commentRangeStart w:id="517"/>
      <w:r w:rsidRPr="008D2809">
        <w:rPr>
          <w:rFonts w:ascii="Times New Roman" w:eastAsia="Times New Roman" w:hAnsi="Times New Roman" w:cs="Times New Roman"/>
          <w:kern w:val="0"/>
          <w14:ligatures w14:val="none"/>
        </w:rPr>
        <w:t xml:space="preserve">it </w:t>
      </w:r>
      <w:commentRangeEnd w:id="517"/>
      <w:r w:rsidR="009C162D" w:rsidRPr="008D2809">
        <w:rPr>
          <w:rStyle w:val="CommentReference"/>
          <w:rFonts w:ascii="Times New Roman" w:eastAsia="Times New Roman" w:hAnsi="Times New Roman" w:cs="Times New Roman"/>
          <w:kern w:val="0"/>
          <w:sz w:val="24"/>
          <w:szCs w:val="24"/>
          <w14:ligatures w14:val="none"/>
        </w:rPr>
        <w:commentReference w:id="517"/>
      </w:r>
      <w:r w:rsidRPr="008D2809">
        <w:rPr>
          <w:rFonts w:ascii="Times New Roman" w:eastAsia="Times New Roman" w:hAnsi="Times New Roman" w:cs="Times New Roman"/>
          <w:kern w:val="0"/>
          <w14:ligatures w14:val="none"/>
        </w:rPr>
        <w:t xml:space="preserve">becomes a member of the class </w:t>
      </w:r>
      <w:hyperlink r:id="rId2939"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b/>
          <w:bCs/>
          <w:kern w:val="0"/>
          <w14:ligatures w14:val="none"/>
        </w:rPr>
        <w:t>in addition to</w:t>
      </w:r>
      <w:r w:rsidRPr="008D2809">
        <w:rPr>
          <w:rFonts w:ascii="Times New Roman" w:eastAsia="Times New Roman" w:hAnsi="Times New Roman" w:cs="Times New Roman"/>
          <w:kern w:val="0"/>
          <w14:ligatures w14:val="none"/>
        </w:rPr>
        <w:t xml:space="preserve"> any pre-existing domain class. In the context of SSN axiomatization, membership in the class </w:t>
      </w:r>
      <w:hyperlink r:id="rId2940" w:anchor="dfn-sosa-featureofinterest" w:history="1">
        <w:r w:rsidRPr="008D2809">
          <w:rPr>
            <w:rFonts w:ascii="Times New Roman" w:eastAsia="Times New Roman" w:hAnsi="Times New Roman" w:cs="Times New Roman"/>
            <w:color w:val="0000FF"/>
            <w:kern w:val="0"/>
            <w:u w:val="single"/>
            <w14:ligatures w14:val="none"/>
          </w:rPr>
          <w:t>sosa:FeatureOfInterest</w:t>
        </w:r>
      </w:hyperlink>
      <w:r w:rsidRPr="008D2809">
        <w:rPr>
          <w:rFonts w:ascii="Times New Roman" w:eastAsia="Times New Roman" w:hAnsi="Times New Roman" w:cs="Times New Roman"/>
          <w:kern w:val="0"/>
          <w14:ligatures w14:val="none"/>
        </w:rPr>
        <w:t xml:space="preserve"> does not need to be asserted explicitly, and does not need to be assigned prior to the involvement of an entity in a </w:t>
      </w:r>
      <w:hyperlink r:id="rId2941"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(or one of its sub-classes) or </w:t>
      </w:r>
      <w:hyperlink r:id="rId2942" w:anchor="dfn-sosa-deployment" w:history="1">
        <w:r w:rsidRPr="008D2809">
          <w:rPr>
            <w:rFonts w:ascii="Times New Roman" w:eastAsia="Times New Roman" w:hAnsi="Times New Roman" w:cs="Times New Roman"/>
            <w:color w:val="0000FF"/>
            <w:kern w:val="0"/>
            <w:u w:val="single"/>
            <w14:ligatures w14:val="none"/>
          </w:rPr>
          <w:t>sosa:Deployment</w:t>
        </w:r>
      </w:hyperlink>
      <w:r w:rsidRPr="008D2809">
        <w:rPr>
          <w:rFonts w:ascii="Times New Roman" w:eastAsia="Times New Roman" w:hAnsi="Times New Roman" w:cs="Times New Roman"/>
          <w:kern w:val="0"/>
          <w14:ligatures w14:val="none"/>
        </w:rPr>
        <w:t xml:space="preserve">. </w:t>
      </w:r>
    </w:p>
    <w:p w14:paraId="40ED89B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Consider the following scenario (</w:t>
      </w:r>
      <w:hyperlink r:id="rId2943" w:anchor="Fig-domain-feature" w:tooltip="A feature classified using a domain ontology. Explanation of the notation used in class diagrams." w:history="1">
        <w:r w:rsidRPr="008D2809">
          <w:rPr>
            <w:rFonts w:ascii="Times New Roman" w:eastAsia="Times New Roman" w:hAnsi="Times New Roman" w:cs="Times New Roman"/>
            <w:color w:val="0000FF"/>
            <w:kern w:val="0"/>
            <w:u w:val="single"/>
            <w14:ligatures w14:val="none"/>
          </w:rPr>
          <w:t>Figure 26</w:t>
        </w:r>
      </w:hyperlink>
      <w:r w:rsidRPr="008D2809">
        <w:rPr>
          <w:rFonts w:ascii="Times New Roman" w:eastAsia="Times New Roman" w:hAnsi="Times New Roman" w:cs="Times New Roman"/>
          <w:kern w:val="0"/>
          <w14:ligatures w14:val="none"/>
        </w:rPr>
        <w:t xml:space="preserve">, </w:t>
      </w:r>
      <w:hyperlink r:id="rId2944" w:anchor="Fig-domain-feature-observed" w:tooltip="An observation on a feature previously classified using a domain ontology. Explanation of the notation used in class diagrams." w:history="1">
        <w:r w:rsidRPr="008D2809">
          <w:rPr>
            <w:rFonts w:ascii="Times New Roman" w:eastAsia="Times New Roman" w:hAnsi="Times New Roman" w:cs="Times New Roman"/>
            <w:color w:val="0000FF"/>
            <w:kern w:val="0"/>
            <w:u w:val="single"/>
            <w14:ligatures w14:val="none"/>
          </w:rPr>
          <w:t>Figure 27</w:t>
        </w:r>
      </w:hyperlink>
      <w:r w:rsidRPr="008D2809">
        <w:rPr>
          <w:rFonts w:ascii="Times New Roman" w:eastAsia="Times New Roman" w:hAnsi="Times New Roman" w:cs="Times New Roman"/>
          <w:kern w:val="0"/>
          <w14:ligatures w14:val="none"/>
        </w:rPr>
        <w:t xml:space="preserve">). There is an entity typed with a class from a domain model: </w:t>
      </w:r>
    </w:p>
    <w:p w14:paraId="73C8A48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2945" w:anchor="Fig-domain-feature" w:history="1">
        <w:r w:rsidRPr="008D2809">
          <w:rPr>
            <w:rFonts w:ascii="Times New Roman" w:eastAsia="Times New Roman" w:hAnsi="Times New Roman" w:cs="Times New Roman"/>
            <w:color w:val="0000FF"/>
            <w:kern w:val="0"/>
            <w:u w:val="single"/>
            <w14:ligatures w14:val="none"/>
          </w:rPr>
          <w:t>Figure 26</w:t>
        </w:r>
      </w:hyperlink>
      <w:r w:rsidRPr="008D2809">
        <w:rPr>
          <w:rFonts w:ascii="Times New Roman" w:eastAsia="Times New Roman" w:hAnsi="Times New Roman" w:cs="Times New Roman"/>
          <w:kern w:val="0"/>
          <w14:ligatures w14:val="none"/>
        </w:rPr>
        <w:t xml:space="preserve"> A feature classified using a domain ontology. </w:t>
      </w:r>
      <w:r w:rsidRPr="008D2809">
        <w:rPr>
          <w:rFonts w:ascii="Times New Roman" w:eastAsia="Times New Roman" w:hAnsi="Times New Roman" w:cs="Times New Roman"/>
          <w:kern w:val="0"/>
          <w14:ligatures w14:val="none"/>
        </w:rPr>
        <w:br/>
      </w:r>
      <w:hyperlink r:id="rId2946" w:anchor="Class-diagram" w:history="1">
        <w:r w:rsidRPr="008D2809">
          <w:rPr>
            <w:rFonts w:ascii="Times New Roman" w:eastAsia="Times New Roman" w:hAnsi="Times New Roman" w:cs="Times New Roman"/>
            <w:i/>
            <w:iCs/>
            <w:color w:val="0000FF"/>
            <w:kern w:val="0"/>
            <w:u w:val="single"/>
            <w14:ligatures w14:val="none"/>
          </w:rPr>
          <w:t>Explanation of the notation used in class diagrams</w:t>
        </w:r>
      </w:hyperlink>
      <w:r w:rsidRPr="008D2809">
        <w:rPr>
          <w:rFonts w:ascii="Times New Roman" w:eastAsia="Times New Roman" w:hAnsi="Times New Roman" w:cs="Times New Roman"/>
          <w:kern w:val="0"/>
          <w14:ligatures w14:val="none"/>
        </w:rPr>
        <w:t xml:space="preserve">. </w:t>
      </w:r>
    </w:p>
    <w:p w14:paraId="735C4BE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ex:YarraAboveDightsFalls rdf:type hydro:RiverReach .</w:t>
      </w:r>
    </w:p>
    <w:p w14:paraId="36D8786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An observation is made concerning a property of this entity: </w:t>
      </w:r>
    </w:p>
    <w:p w14:paraId="29906DD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2947" w:anchor="Fig-domain-feature-observed" w:history="1">
        <w:r w:rsidRPr="008D2809">
          <w:rPr>
            <w:rFonts w:ascii="Times New Roman" w:eastAsia="Times New Roman" w:hAnsi="Times New Roman" w:cs="Times New Roman"/>
            <w:color w:val="0000FF"/>
            <w:kern w:val="0"/>
            <w:u w:val="single"/>
            <w14:ligatures w14:val="none"/>
          </w:rPr>
          <w:t>Figure 27</w:t>
        </w:r>
      </w:hyperlink>
      <w:r w:rsidRPr="008D2809">
        <w:rPr>
          <w:rFonts w:ascii="Times New Roman" w:eastAsia="Times New Roman" w:hAnsi="Times New Roman" w:cs="Times New Roman"/>
          <w:kern w:val="0"/>
          <w14:ligatures w14:val="none"/>
        </w:rPr>
        <w:t xml:space="preserve"> An observation on a feature previously classified using a domain ontology. </w:t>
      </w:r>
      <w:r w:rsidRPr="008D2809">
        <w:rPr>
          <w:rFonts w:ascii="Times New Roman" w:eastAsia="Times New Roman" w:hAnsi="Times New Roman" w:cs="Times New Roman"/>
          <w:kern w:val="0"/>
          <w14:ligatures w14:val="none"/>
        </w:rPr>
        <w:br/>
      </w:r>
      <w:hyperlink r:id="rId2948" w:anchor="Class-diagram" w:history="1">
        <w:r w:rsidRPr="008D2809">
          <w:rPr>
            <w:rFonts w:ascii="Times New Roman" w:eastAsia="Times New Roman" w:hAnsi="Times New Roman" w:cs="Times New Roman"/>
            <w:i/>
            <w:iCs/>
            <w:color w:val="0000FF"/>
            <w:kern w:val="0"/>
            <w:u w:val="single"/>
            <w14:ligatures w14:val="none"/>
          </w:rPr>
          <w:t>Explanation of the notation used in class diagrams</w:t>
        </w:r>
      </w:hyperlink>
      <w:r w:rsidRPr="008D2809">
        <w:rPr>
          <w:rFonts w:ascii="Times New Roman" w:eastAsia="Times New Roman" w:hAnsi="Times New Roman" w:cs="Times New Roman"/>
          <w:kern w:val="0"/>
          <w14:ligatures w14:val="none"/>
        </w:rPr>
        <w:t xml:space="preserve">. </w:t>
      </w:r>
    </w:p>
    <w:p w14:paraId="24D2000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ex:o345 rdf:type sosa:Observation ;</w:t>
      </w:r>
    </w:p>
    <w:p w14:paraId="27581E9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sosa:hasFeatureOfInterest ex:YarraAboveDightsFalls ;</w:t>
      </w:r>
    </w:p>
    <w:p w14:paraId="7A99EE4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sosa:observedProperty hydro:elevation ;</w:t>
      </w:r>
    </w:p>
    <w:p w14:paraId="7E5703D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sosa:hasResult [</w:t>
      </w:r>
    </w:p>
    <w:p w14:paraId="6B3A43A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qudt:QuantityValue ;</w:t>
      </w:r>
    </w:p>
    <w:p w14:paraId="3542A96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qudt:hasUnit unit:M ;</w:t>
      </w:r>
    </w:p>
    <w:p w14:paraId="5969836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qudt:value 30 ;</w:t>
      </w:r>
    </w:p>
    <w:p w14:paraId="3FE2B5A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775E7F3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sosa:phenomenonTime [ </w:t>
      </w:r>
    </w:p>
    <w:p w14:paraId="7F43FEE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time:Instant ; </w:t>
      </w:r>
    </w:p>
    <w:p w14:paraId="6E96E98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time:inXSDDateTime "2024-07-15T13:30:00+10:00" ; </w:t>
      </w:r>
    </w:p>
    <w:p w14:paraId="2E8941B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62AA344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36A4C09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SSN constraint shown above </w:t>
      </w:r>
      <w:commentRangeStart w:id="518"/>
      <w:r w:rsidRPr="008D2809">
        <w:rPr>
          <w:rFonts w:ascii="Times New Roman" w:eastAsia="Times New Roman" w:hAnsi="Times New Roman" w:cs="Times New Roman"/>
          <w:kern w:val="0"/>
          <w14:ligatures w14:val="none"/>
        </w:rPr>
        <w:t>entails</w:t>
      </w:r>
      <w:commentRangeEnd w:id="518"/>
      <w:r w:rsidR="00B104E1" w:rsidRPr="008D2809">
        <w:rPr>
          <w:rStyle w:val="CommentReference"/>
          <w:rFonts w:ascii="Times New Roman" w:eastAsia="Times New Roman" w:hAnsi="Times New Roman" w:cs="Times New Roman"/>
          <w:kern w:val="0"/>
          <w:sz w:val="24"/>
          <w:szCs w:val="24"/>
          <w14:ligatures w14:val="none"/>
        </w:rPr>
        <w:commentReference w:id="518"/>
      </w:r>
      <w:r w:rsidRPr="008D2809">
        <w:rPr>
          <w:rFonts w:ascii="Times New Roman" w:eastAsia="Times New Roman" w:hAnsi="Times New Roman" w:cs="Times New Roman"/>
          <w:kern w:val="0"/>
          <w14:ligatures w14:val="none"/>
        </w:rPr>
        <w:t xml:space="preserve">: </w:t>
      </w:r>
      <w:r w:rsidRPr="008D2809">
        <w:rPr>
          <w:rFonts w:ascii="Courier New" w:eastAsia="Times New Roman" w:hAnsi="Courier New" w:cs="Courier New"/>
          <w:kern w:val="0"/>
          <w:sz w:val="20"/>
          <w:szCs w:val="20"/>
          <w14:ligatures w14:val="none"/>
        </w:rPr>
        <w:t xml:space="preserve">ex:YarraAboveDightsFalls rdf:type sosa:FeatureOfInterest . </w:t>
      </w:r>
      <w:r w:rsidRPr="008D2809">
        <w:rPr>
          <w:rFonts w:ascii="Times New Roman" w:eastAsia="Times New Roman" w:hAnsi="Times New Roman" w:cs="Times New Roman"/>
          <w:i/>
          <w:iCs/>
          <w:kern w:val="0"/>
          <w14:ligatures w14:val="none"/>
        </w:rPr>
        <w:t>in addition to</w:t>
      </w:r>
      <w:r w:rsidRPr="008D2809">
        <w:rPr>
          <w:rFonts w:ascii="Times New Roman" w:eastAsia="Times New Roman" w:hAnsi="Times New Roman" w:cs="Times New Roman"/>
          <w:kern w:val="0"/>
          <w14:ligatures w14:val="none"/>
        </w:rPr>
        <w:t xml:space="preserve"> the type </w:t>
      </w:r>
      <w:r w:rsidRPr="008D2809">
        <w:rPr>
          <w:rFonts w:ascii="Courier New" w:eastAsia="Times New Roman" w:hAnsi="Courier New" w:cs="Courier New"/>
          <w:kern w:val="0"/>
          <w:sz w:val="20"/>
          <w:szCs w:val="20"/>
          <w14:ligatures w14:val="none"/>
        </w:rPr>
        <w:t>hydro:RiverReach</w:t>
      </w:r>
      <w:r w:rsidRPr="008D2809">
        <w:rPr>
          <w:rFonts w:ascii="Times New Roman" w:eastAsia="Times New Roman" w:hAnsi="Times New Roman" w:cs="Times New Roman"/>
          <w:kern w:val="0"/>
          <w14:ligatures w14:val="none"/>
        </w:rPr>
        <w:t xml:space="preserve"> already asserted. </w:t>
      </w:r>
    </w:p>
    <w:p w14:paraId="697C51AA"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 xml:space="preserve">In terms of set theory, the class </w:t>
      </w:r>
      <w:r w:rsidRPr="008D2809">
        <w:rPr>
          <w:rFonts w:ascii="Courier New" w:eastAsia="Times New Roman" w:hAnsi="Courier New" w:cs="Courier New"/>
          <w:kern w:val="0"/>
          <w:sz w:val="20"/>
          <w:szCs w:val="20"/>
          <w14:ligatures w14:val="none"/>
        </w:rPr>
        <w:t>hydro:RiverReach</w:t>
      </w:r>
      <w:r w:rsidRPr="008D2809">
        <w:rPr>
          <w:rFonts w:ascii="Times New Roman" w:eastAsia="Times New Roman" w:hAnsi="Times New Roman" w:cs="Times New Roman"/>
          <w:kern w:val="0"/>
          <w14:ligatures w14:val="none"/>
        </w:rPr>
        <w:t xml:space="preserve"> has a non-empty intersection with the class </w:t>
      </w:r>
      <w:r w:rsidRPr="008D2809">
        <w:rPr>
          <w:rFonts w:ascii="Courier New" w:eastAsia="Times New Roman" w:hAnsi="Courier New" w:cs="Courier New"/>
          <w:kern w:val="0"/>
          <w:sz w:val="20"/>
          <w:szCs w:val="20"/>
          <w14:ligatures w14:val="none"/>
        </w:rPr>
        <w:t>sosa:FeatureOfInterest</w:t>
      </w:r>
      <w:r w:rsidRPr="008D2809">
        <w:rPr>
          <w:rFonts w:ascii="Times New Roman" w:eastAsia="Times New Roman" w:hAnsi="Times New Roman" w:cs="Times New Roman"/>
          <w:kern w:val="0"/>
          <w14:ligatures w14:val="none"/>
        </w:rPr>
        <w:t xml:space="preserve"> when a member of </w:t>
      </w:r>
      <w:r w:rsidRPr="008D2809">
        <w:rPr>
          <w:rFonts w:ascii="Courier New" w:eastAsia="Times New Roman" w:hAnsi="Courier New" w:cs="Courier New"/>
          <w:kern w:val="0"/>
          <w:sz w:val="20"/>
          <w:szCs w:val="20"/>
          <w14:ligatures w14:val="none"/>
        </w:rPr>
        <w:t>hydro:RiverReach</w:t>
      </w:r>
      <w:r w:rsidRPr="008D2809">
        <w:rPr>
          <w:rFonts w:ascii="Times New Roman" w:eastAsia="Times New Roman" w:hAnsi="Times New Roman" w:cs="Times New Roman"/>
          <w:kern w:val="0"/>
          <w14:ligatures w14:val="none"/>
        </w:rPr>
        <w:t xml:space="preserve"> participates in an </w:t>
      </w:r>
      <w:hyperlink r:id="rId2949" w:anchor="dfn-sosa-observation" w:history="1">
        <w:r w:rsidRPr="008D2809">
          <w:rPr>
            <w:rFonts w:ascii="Times New Roman" w:eastAsia="Times New Roman" w:hAnsi="Times New Roman" w:cs="Times New Roman"/>
            <w:color w:val="0000FF"/>
            <w:kern w:val="0"/>
            <w:u w:val="single"/>
            <w14:ligatures w14:val="none"/>
          </w:rPr>
          <w:t>sosa:Observation</w:t>
        </w:r>
      </w:hyperlink>
      <w:r w:rsidRPr="008D2809">
        <w:rPr>
          <w:rFonts w:ascii="Times New Roman" w:eastAsia="Times New Roman" w:hAnsi="Times New Roman" w:cs="Times New Roman"/>
          <w:kern w:val="0"/>
          <w14:ligatures w14:val="none"/>
        </w:rPr>
        <w:t xml:space="preserve"> (or any other subclass of </w:t>
      </w:r>
      <w:hyperlink r:id="rId2950" w:anchor="dfn-sosa-execution" w:history="1">
        <w:r w:rsidRPr="008D2809">
          <w:rPr>
            <w:rFonts w:ascii="Times New Roman" w:eastAsia="Times New Roman" w:hAnsi="Times New Roman" w:cs="Times New Roman"/>
            <w:color w:val="0000FF"/>
            <w:kern w:val="0"/>
            <w:u w:val="single"/>
            <w14:ligatures w14:val="none"/>
          </w:rPr>
          <w:t>sosa:Execution</w:t>
        </w:r>
      </w:hyperlink>
      <w:r w:rsidRPr="008D2809">
        <w:rPr>
          <w:rFonts w:ascii="Times New Roman" w:eastAsia="Times New Roman" w:hAnsi="Times New Roman" w:cs="Times New Roman"/>
          <w:kern w:val="0"/>
          <w14:ligatures w14:val="none"/>
        </w:rPr>
        <w:t xml:space="preserve">). Domain types are not features-of-interest unless they are involved in Executions or Deployments. The additional typing happens to individual members of the class 'automatically', by entailment, but not to the domain class as a whole. </w:t>
      </w:r>
    </w:p>
    <w:p w14:paraId="6155E28A" w14:textId="77777777" w:rsidR="008D2809" w:rsidRPr="008D2809" w:rsidRDefault="008D2809" w:rsidP="008D28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809">
        <w:rPr>
          <w:rFonts w:ascii="Times New Roman" w:eastAsia="Times New Roman" w:hAnsi="Times New Roman" w:cs="Times New Roman"/>
          <w:b/>
          <w:bCs/>
          <w:kern w:val="0"/>
          <w:sz w:val="27"/>
          <w:szCs w:val="27"/>
          <w14:ligatures w14:val="none"/>
        </w:rPr>
        <w:t>8.3 Proximate and Ultimate feature of interest</w:t>
      </w:r>
    </w:p>
    <w:p w14:paraId="36E0A4AC"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object of the </w:t>
      </w:r>
      <w:hyperlink r:id="rId2951" w:anchor="SOSAhasFeatureOfInterest" w:history="1">
        <w:r w:rsidRPr="008D2809">
          <w:rPr>
            <w:rFonts w:ascii="Times New Roman" w:eastAsia="Times New Roman" w:hAnsi="Times New Roman" w:cs="Times New Roman"/>
            <w:color w:val="0000FF"/>
            <w:kern w:val="0"/>
            <w:u w:val="single"/>
            <w14:ligatures w14:val="none"/>
          </w:rPr>
          <w:t>hasFeatureOfInterest</w:t>
        </w:r>
      </w:hyperlink>
      <w:r w:rsidRPr="008D2809">
        <w:rPr>
          <w:rFonts w:ascii="Times New Roman" w:eastAsia="Times New Roman" w:hAnsi="Times New Roman" w:cs="Times New Roman"/>
          <w:kern w:val="0"/>
          <w14:ligatures w14:val="none"/>
        </w:rPr>
        <w:t xml:space="preserve"> property of an </w:t>
      </w:r>
      <w:hyperlink r:id="rId2952" w:anchor="SOSAExecution" w:history="1">
        <w:r w:rsidRPr="008D2809">
          <w:rPr>
            <w:rFonts w:ascii="Times New Roman" w:eastAsia="Times New Roman" w:hAnsi="Times New Roman" w:cs="Times New Roman"/>
            <w:color w:val="0000FF"/>
            <w:kern w:val="0"/>
            <w:u w:val="single"/>
            <w14:ligatures w14:val="none"/>
          </w:rPr>
          <w:t>Execution</w:t>
        </w:r>
      </w:hyperlink>
      <w:r w:rsidRPr="008D2809">
        <w:rPr>
          <w:rFonts w:ascii="Times New Roman" w:eastAsia="Times New Roman" w:hAnsi="Times New Roman" w:cs="Times New Roman"/>
          <w:kern w:val="0"/>
          <w14:ligatures w14:val="none"/>
        </w:rPr>
        <w:t xml:space="preserve"> (e.g., Actuation, Observation, or Sampling) or </w:t>
      </w:r>
      <w:hyperlink r:id="rId2953" w:anchor="SOSADeployment" w:history="1">
        <w:r w:rsidRPr="008D2809">
          <w:rPr>
            <w:rFonts w:ascii="Times New Roman" w:eastAsia="Times New Roman" w:hAnsi="Times New Roman" w:cs="Times New Roman"/>
            <w:color w:val="0000FF"/>
            <w:kern w:val="0"/>
            <w:u w:val="single"/>
            <w14:ligatures w14:val="none"/>
          </w:rPr>
          <w:t>Deployment</w:t>
        </w:r>
      </w:hyperlink>
      <w:r w:rsidRPr="008D2809">
        <w:rPr>
          <w:rFonts w:ascii="Times New Roman" w:eastAsia="Times New Roman" w:hAnsi="Times New Roman" w:cs="Times New Roman"/>
          <w:kern w:val="0"/>
          <w14:ligatures w14:val="none"/>
        </w:rPr>
        <w:t xml:space="preserve"> is the </w:t>
      </w:r>
      <w:r w:rsidRPr="008D2809">
        <w:rPr>
          <w:rFonts w:ascii="Times New Roman" w:eastAsia="Times New Roman" w:hAnsi="Times New Roman" w:cs="Times New Roman"/>
          <w:i/>
          <w:iCs/>
          <w:kern w:val="0"/>
          <w14:ligatures w14:val="none"/>
        </w:rPr>
        <w:t>immediate</w:t>
      </w:r>
      <w:r w:rsidRPr="008D2809">
        <w:rPr>
          <w:rFonts w:ascii="Times New Roman" w:eastAsia="Times New Roman" w:hAnsi="Times New Roman" w:cs="Times New Roman"/>
          <w:kern w:val="0"/>
          <w14:ligatures w14:val="none"/>
        </w:rPr>
        <w:t xml:space="preserve"> or </w:t>
      </w:r>
      <w:r w:rsidRPr="008D2809">
        <w:rPr>
          <w:rFonts w:ascii="Times New Roman" w:eastAsia="Times New Roman" w:hAnsi="Times New Roman" w:cs="Times New Roman"/>
          <w:i/>
          <w:iCs/>
          <w:kern w:val="0"/>
          <w14:ligatures w14:val="none"/>
        </w:rPr>
        <w:t>proximate</w:t>
      </w:r>
      <w:r w:rsidRPr="008D2809">
        <w:rPr>
          <w:rFonts w:ascii="Times New Roman" w:eastAsia="Times New Roman" w:hAnsi="Times New Roman" w:cs="Times New Roman"/>
          <w:kern w:val="0"/>
          <w14:ligatures w14:val="none"/>
        </w:rPr>
        <w:t xml:space="preserve"> </w:t>
      </w:r>
      <w:hyperlink r:id="rId2954" w:anchor="SOSAFeatureOfInterest" w:history="1">
        <w:r w:rsidRPr="008D2809">
          <w:rPr>
            <w:rFonts w:ascii="Times New Roman" w:eastAsia="Times New Roman" w:hAnsi="Times New Roman" w:cs="Times New Roman"/>
            <w:color w:val="0000FF"/>
            <w:kern w:val="0"/>
            <w:u w:val="single"/>
            <w14:ligatures w14:val="none"/>
          </w:rPr>
          <w:t>FeatureOfInterest</w:t>
        </w:r>
      </w:hyperlink>
      <w:r w:rsidRPr="008D2809">
        <w:rPr>
          <w:rFonts w:ascii="Times New Roman" w:eastAsia="Times New Roman" w:hAnsi="Times New Roman" w:cs="Times New Roman"/>
          <w:kern w:val="0"/>
          <w14:ligatures w14:val="none"/>
        </w:rPr>
        <w:t xml:space="preserve">. For example, </w:t>
      </w:r>
      <w:hyperlink r:id="rId2955" w:anchor="Fig-open-window" w:tooltip="Simple Actuation to open a window. Explanation of the notation used in class diagrams." w:history="1">
        <w:r w:rsidRPr="008D2809">
          <w:rPr>
            <w:rFonts w:ascii="Times New Roman" w:eastAsia="Times New Roman" w:hAnsi="Times New Roman" w:cs="Times New Roman"/>
            <w:color w:val="0000FF"/>
            <w:kern w:val="0"/>
            <w:u w:val="single"/>
            <w14:ligatures w14:val="none"/>
          </w:rPr>
          <w:t>Figure 28</w:t>
        </w:r>
      </w:hyperlink>
      <w:r w:rsidRPr="008D2809">
        <w:rPr>
          <w:rFonts w:ascii="Times New Roman" w:eastAsia="Times New Roman" w:hAnsi="Times New Roman" w:cs="Times New Roman"/>
          <w:kern w:val="0"/>
          <w14:ligatures w14:val="none"/>
        </w:rPr>
        <w:t xml:space="preserve"> shows a description of a simple actuation to open a window. </w:t>
      </w:r>
    </w:p>
    <w:p w14:paraId="631A1A7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2956" w:anchor="Fig-open-window" w:history="1">
        <w:r w:rsidRPr="008D2809">
          <w:rPr>
            <w:rFonts w:ascii="Times New Roman" w:eastAsia="Times New Roman" w:hAnsi="Times New Roman" w:cs="Times New Roman"/>
            <w:color w:val="0000FF"/>
            <w:kern w:val="0"/>
            <w:u w:val="single"/>
            <w14:ligatures w14:val="none"/>
          </w:rPr>
          <w:t>Figure 28</w:t>
        </w:r>
      </w:hyperlink>
      <w:r w:rsidRPr="008D2809">
        <w:rPr>
          <w:rFonts w:ascii="Times New Roman" w:eastAsia="Times New Roman" w:hAnsi="Times New Roman" w:cs="Times New Roman"/>
          <w:kern w:val="0"/>
          <w14:ligatures w14:val="none"/>
        </w:rPr>
        <w:t xml:space="preserve"> Simple Actuation to open a window. </w:t>
      </w:r>
      <w:r w:rsidRPr="008D2809">
        <w:rPr>
          <w:rFonts w:ascii="Times New Roman" w:eastAsia="Times New Roman" w:hAnsi="Times New Roman" w:cs="Times New Roman"/>
          <w:kern w:val="0"/>
          <w14:ligatures w14:val="none"/>
        </w:rPr>
        <w:br/>
      </w:r>
      <w:hyperlink r:id="rId2957" w:anchor="Class-diagram" w:history="1">
        <w:r w:rsidRPr="008D2809">
          <w:rPr>
            <w:rFonts w:ascii="Times New Roman" w:eastAsia="Times New Roman" w:hAnsi="Times New Roman" w:cs="Times New Roman"/>
            <w:i/>
            <w:iCs/>
            <w:color w:val="0000FF"/>
            <w:kern w:val="0"/>
            <w:u w:val="single"/>
            <w14:ligatures w14:val="none"/>
          </w:rPr>
          <w:t>Explanation of the notation used in class diagrams</w:t>
        </w:r>
      </w:hyperlink>
      <w:r w:rsidRPr="008D2809">
        <w:rPr>
          <w:rFonts w:ascii="Times New Roman" w:eastAsia="Times New Roman" w:hAnsi="Times New Roman" w:cs="Times New Roman"/>
          <w:kern w:val="0"/>
          <w14:ligatures w14:val="none"/>
        </w:rPr>
        <w:t xml:space="preserve">. </w:t>
      </w:r>
    </w:p>
    <w:p w14:paraId="7B76727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2958" w:anchor="example-3" w:history="1">
        <w:r w:rsidRPr="008D2809">
          <w:rPr>
            <w:rFonts w:ascii="Times New Roman" w:eastAsia="Times New Roman" w:hAnsi="Times New Roman" w:cs="Times New Roman"/>
            <w:color w:val="0000FF"/>
            <w:kern w:val="0"/>
            <w:u w:val="single"/>
            <w14:ligatures w14:val="none"/>
          </w:rPr>
          <w:t>Example 3</w:t>
        </w:r>
      </w:hyperlink>
      <w:r w:rsidRPr="008D2809">
        <w:rPr>
          <w:rFonts w:ascii="Times New Roman" w:eastAsia="Times New Roman" w:hAnsi="Times New Roman" w:cs="Times New Roman"/>
          <w:kern w:val="0"/>
          <w14:ligatures w14:val="none"/>
        </w:rPr>
        <w:t xml:space="preserve"> </w:t>
      </w:r>
    </w:p>
    <w:p w14:paraId="0A1134C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ex: &lt;https://example.org/data/&gt; .</w:t>
      </w:r>
    </w:p>
    <w:p w14:paraId="5122034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  &lt;http://www.w3.org/1999/02/22-rdf-syntax-ns#&gt; .</w:t>
      </w:r>
    </w:p>
    <w:p w14:paraId="20E42D2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rdfs: &lt;http://www.w3.org/2000/01/rdf-schema#&gt; .</w:t>
      </w:r>
    </w:p>
    <w:p w14:paraId="6CA52F1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sosa: &lt;http://www.w3.org/ns/sosa/&gt; .</w:t>
      </w:r>
    </w:p>
    <w:p w14:paraId="180D9F1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xsd:  &lt;http://www.w3.org/2001/XMLSchema#&gt; .</w:t>
      </w:r>
    </w:p>
    <w:p w14:paraId="5D9C0AB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@base &lt;https://example.org/data/open-window/&gt; .</w:t>
      </w:r>
    </w:p>
    <w:p w14:paraId="4655045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95993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ex:window98 rdf:type sosa:FeatureOfInterest ;</w:t>
      </w:r>
    </w:p>
    <w:p w14:paraId="742296C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sosa:hasProperty ex:openState ;</w:t>
      </w:r>
    </w:p>
    <w:p w14:paraId="6DFE85E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5863479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ex:openState rdf:type sosa:Property ;</w:t>
      </w:r>
    </w:p>
    <w:p w14:paraId="73BDEB2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57F42B8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ex:closer-987 rdf:type ex:WindowCloser , sosa:Actuator ;</w:t>
      </w:r>
    </w:p>
    <w:p w14:paraId="4D3803D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78F8F2E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ex:WindowCloser rdfs:subClassOf sosa:Actuator ;</w:t>
      </w:r>
    </w:p>
    <w:p w14:paraId="018A610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34BA1C4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ex:A188 rdf:type sosa:Actuation ;</w:t>
      </w:r>
    </w:p>
    <w:p w14:paraId="62DC4AA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sosa:hasFeatureOfInterest ex:window98 ;</w:t>
      </w:r>
    </w:p>
    <w:p w14:paraId="3828D31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sosa:actsOnProperty  ex:openState ;</w:t>
      </w:r>
    </w:p>
    <w:p w14:paraId="11377A4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sosa:madeByActuator ex:closer-987 ; </w:t>
      </w:r>
    </w:p>
    <w:p w14:paraId="185B4DA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sosa:hasSimpleResult true ;</w:t>
      </w:r>
    </w:p>
    <w:p w14:paraId="01BF320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sosa:startTime "2017-04-18T17:23:00+02:00"^^xsd:dateTime ;</w:t>
      </w:r>
    </w:p>
    <w:p w14:paraId="1EEDE92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sosa:endTime "2017-04-18T17:24:00+02:00"^^xsd:dateTime ;</w:t>
      </w:r>
    </w:p>
    <w:p w14:paraId="2816CED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0E09219D" w14:textId="50D3590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 some cases</w:t>
      </w:r>
      <w:ins w:id="519" w:author="Carl Reed" w:date="2026-08-26T15:17:00Z" w16du:dateUtc="2026-08-26T21:17:00Z">
        <w:r w:rsidR="00DE4ED7">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the feature of interest of the execution is not the ultimate thing that the act of actuation, observation, or sampling is concerned with, but is an intermediate thing. This might be a </w:t>
      </w:r>
      <w:r w:rsidRPr="008D2809">
        <w:rPr>
          <w:rFonts w:ascii="Times New Roman" w:eastAsia="Times New Roman" w:hAnsi="Times New Roman" w:cs="Times New Roman"/>
          <w:i/>
          <w:iCs/>
          <w:kern w:val="0"/>
          <w14:ligatures w14:val="none"/>
        </w:rPr>
        <w:t>sample</w:t>
      </w:r>
      <w:r w:rsidRPr="008D2809">
        <w:rPr>
          <w:rFonts w:ascii="Times New Roman" w:eastAsia="Times New Roman" w:hAnsi="Times New Roman" w:cs="Times New Roman"/>
          <w:kern w:val="0"/>
          <w14:ligatures w14:val="none"/>
        </w:rPr>
        <w:t xml:space="preserve"> of the ultimate feature of interest, or a sample of a sample, etc. The relationship between the proximate and ultimate feature of interest might be specified, such as a sampling-chain. If this relationship is recorded, then an ultimate feature of interest might be inferred. </w:t>
      </w:r>
    </w:p>
    <w:p w14:paraId="0F5B36EA"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Nevertheless, it is often the ultimate feature of interest that really matters to the data user, particularly for discovery purposes. This requirement is met using the </w:t>
      </w:r>
      <w:hyperlink r:id="rId2959" w:anchor="SOSAhasUltimateFeatureOfInterest" w:history="1">
        <w:r w:rsidRPr="008D2809">
          <w:rPr>
            <w:rFonts w:ascii="Times New Roman" w:eastAsia="Times New Roman" w:hAnsi="Times New Roman" w:cs="Times New Roman"/>
            <w:color w:val="0000FF"/>
            <w:kern w:val="0"/>
            <w:u w:val="single"/>
            <w14:ligatures w14:val="none"/>
          </w:rPr>
          <w:t>hasUltimateFeatureOfInterest</w:t>
        </w:r>
      </w:hyperlink>
      <w:r w:rsidRPr="008D2809">
        <w:rPr>
          <w:rFonts w:ascii="Times New Roman" w:eastAsia="Times New Roman" w:hAnsi="Times New Roman" w:cs="Times New Roman"/>
          <w:kern w:val="0"/>
          <w14:ligatures w14:val="none"/>
        </w:rPr>
        <w:t xml:space="preserve"> property as shown in </w:t>
      </w:r>
      <w:hyperlink r:id="rId2960" w:anchor="Fig-obs-sample-foi" w:tooltip="The observation is on a sample of the ultimate feature of interest. Explanation of the notation used in class diagrams." w:history="1">
        <w:r w:rsidRPr="008D2809">
          <w:rPr>
            <w:rFonts w:ascii="Times New Roman" w:eastAsia="Times New Roman" w:hAnsi="Times New Roman" w:cs="Times New Roman"/>
            <w:color w:val="0000FF"/>
            <w:kern w:val="0"/>
            <w:u w:val="single"/>
            <w14:ligatures w14:val="none"/>
          </w:rPr>
          <w:t>Figure 29</w:t>
        </w:r>
      </w:hyperlink>
      <w:r w:rsidRPr="008D2809">
        <w:rPr>
          <w:rFonts w:ascii="Times New Roman" w:eastAsia="Times New Roman" w:hAnsi="Times New Roman" w:cs="Times New Roman"/>
          <w:kern w:val="0"/>
          <w14:ligatures w14:val="none"/>
        </w:rPr>
        <w:t xml:space="preserve">. </w:t>
      </w:r>
    </w:p>
    <w:p w14:paraId="39566F4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2961" w:anchor="Fig-obs-sample-foi" w:history="1">
        <w:r w:rsidRPr="008D2809">
          <w:rPr>
            <w:rFonts w:ascii="Times New Roman" w:eastAsia="Times New Roman" w:hAnsi="Times New Roman" w:cs="Times New Roman"/>
            <w:color w:val="0000FF"/>
            <w:kern w:val="0"/>
            <w:u w:val="single"/>
            <w14:ligatures w14:val="none"/>
          </w:rPr>
          <w:t>Figure 29</w:t>
        </w:r>
      </w:hyperlink>
      <w:r w:rsidRPr="008D2809">
        <w:rPr>
          <w:rFonts w:ascii="Times New Roman" w:eastAsia="Times New Roman" w:hAnsi="Times New Roman" w:cs="Times New Roman"/>
          <w:kern w:val="0"/>
          <w14:ligatures w14:val="none"/>
        </w:rPr>
        <w:t xml:space="preserve"> The observation is on a sample of the ultimate feature of interest. </w:t>
      </w:r>
      <w:r w:rsidRPr="008D2809">
        <w:rPr>
          <w:rFonts w:ascii="Times New Roman" w:eastAsia="Times New Roman" w:hAnsi="Times New Roman" w:cs="Times New Roman"/>
          <w:kern w:val="0"/>
          <w14:ligatures w14:val="none"/>
        </w:rPr>
        <w:br/>
      </w:r>
      <w:hyperlink r:id="rId2962" w:anchor="Class-diagram" w:history="1">
        <w:r w:rsidRPr="008D2809">
          <w:rPr>
            <w:rFonts w:ascii="Times New Roman" w:eastAsia="Times New Roman" w:hAnsi="Times New Roman" w:cs="Times New Roman"/>
            <w:i/>
            <w:iCs/>
            <w:color w:val="0000FF"/>
            <w:kern w:val="0"/>
            <w:u w:val="single"/>
            <w14:ligatures w14:val="none"/>
          </w:rPr>
          <w:t>Explanation of the notation used in class diagrams</w:t>
        </w:r>
      </w:hyperlink>
      <w:r w:rsidRPr="008D2809">
        <w:rPr>
          <w:rFonts w:ascii="Times New Roman" w:eastAsia="Times New Roman" w:hAnsi="Times New Roman" w:cs="Times New Roman"/>
          <w:kern w:val="0"/>
          <w14:ligatures w14:val="none"/>
        </w:rPr>
        <w:t xml:space="preserve">. </w:t>
      </w:r>
    </w:p>
    <w:p w14:paraId="43F88A9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2963" w:anchor="example-4" w:history="1">
        <w:r w:rsidRPr="008D2809">
          <w:rPr>
            <w:rFonts w:ascii="Times New Roman" w:eastAsia="Times New Roman" w:hAnsi="Times New Roman" w:cs="Times New Roman"/>
            <w:color w:val="0000FF"/>
            <w:kern w:val="0"/>
            <w:u w:val="single"/>
            <w14:ligatures w14:val="none"/>
          </w:rPr>
          <w:t>Example 4</w:t>
        </w:r>
      </w:hyperlink>
      <w:r w:rsidRPr="008D2809">
        <w:rPr>
          <w:rFonts w:ascii="Times New Roman" w:eastAsia="Times New Roman" w:hAnsi="Times New Roman" w:cs="Times New Roman"/>
          <w:kern w:val="0"/>
          <w14:ligatures w14:val="none"/>
        </w:rPr>
        <w:t xml:space="preserve"> </w:t>
      </w:r>
    </w:p>
    <w:p w14:paraId="30EA278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ex: &lt;https://example.org/data/&gt; .</w:t>
      </w:r>
    </w:p>
    <w:p w14:paraId="21FB9AB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owl: &lt;http://www.w3.org/2002/07/owl#&gt; .</w:t>
      </w:r>
    </w:p>
    <w:p w14:paraId="4C6A760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qudt: &lt;http://qudt.org/schema/qudt/&gt;.</w:t>
      </w:r>
    </w:p>
    <w:p w14:paraId="2B3EE2C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  &lt;http://www.w3.org/1999/02/22-rdf-syntax-ns#&gt; .</w:t>
      </w:r>
    </w:p>
    <w:p w14:paraId="268FC0C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skos: &lt;http://www.w3.org/2004/02/skos/core#&gt; .</w:t>
      </w:r>
    </w:p>
    <w:p w14:paraId="73E3076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sosa: &lt;http://www.w3.org/ns/sosa/&gt; .</w:t>
      </w:r>
    </w:p>
    <w:p w14:paraId="67A0D3D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unit: &lt;http://qudt.org/vocab/unit/&gt;.</w:t>
      </w:r>
    </w:p>
    <w:p w14:paraId="1FEBA0A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7F977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ex:Bubble873 a sosa:Sample ;</w:t>
      </w:r>
    </w:p>
    <w:p w14:paraId="12E3684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sosa:isSampleOf ex:EarthAtmosphere;</w:t>
      </w:r>
    </w:p>
    <w:p w14:paraId="392566A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6ADF16B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ex:Ob873c4 a sosa:Observation ;</w:t>
      </w:r>
    </w:p>
    <w:p w14:paraId="0B77375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sosa:observedProperty ex:CO2-Concentration ;</w:t>
      </w:r>
    </w:p>
    <w:p w14:paraId="779385F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sosa:hasFeatureOfInterest ex:Bubble873 ;</w:t>
      </w:r>
    </w:p>
    <w:p w14:paraId="7187EBE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sosa:hasUltimateFeatureOfInterest ex:EarthAtmosphere ;</w:t>
      </w:r>
    </w:p>
    <w:p w14:paraId="0672420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sosa:hasResult [</w:t>
      </w:r>
    </w:p>
    <w:p w14:paraId="685CE90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qudt:QuantityValue ;</w:t>
      </w:r>
    </w:p>
    <w:p w14:paraId="4F64987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qudt:hasUnit unit:PPM ;</w:t>
      </w:r>
    </w:p>
    <w:p w14:paraId="613B09A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qudt:value 240.0 ;</w:t>
      </w:r>
    </w:p>
    <w:p w14:paraId="30EDB9B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2AF9580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3AB1C14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ex:EarthAtmosphere a sosa:FeatureOfInterest ;</w:t>
      </w:r>
    </w:p>
    <w:p w14:paraId="5050B35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skos:exactMatch &lt;https://www.wikidata.org/wiki/Q3230&gt; ;</w:t>
      </w:r>
    </w:p>
    <w:p w14:paraId="42FD9FD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16EA0FF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ex:CO2-Concentration a sosa:Property ;</w:t>
      </w:r>
    </w:p>
    <w:p w14:paraId="2C7433A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skos:exactMatch &lt;http://purl.obolibrary.org/obo/ENVO_04000004&gt; ;</w:t>
      </w:r>
    </w:p>
    <w:p w14:paraId="00EF5AB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skos:prefLabel "concentration of carbon dioxide in air" ;</w:t>
      </w:r>
    </w:p>
    <w:p w14:paraId="7978541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183F750A" w14:textId="77777777" w:rsidR="008D2809" w:rsidRPr="008D2809" w:rsidRDefault="008D2809" w:rsidP="008D28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809">
        <w:rPr>
          <w:rFonts w:ascii="Times New Roman" w:eastAsia="Times New Roman" w:hAnsi="Times New Roman" w:cs="Times New Roman"/>
          <w:b/>
          <w:bCs/>
          <w:kern w:val="0"/>
          <w:sz w:val="27"/>
          <w:szCs w:val="27"/>
          <w14:ligatures w14:val="none"/>
        </w:rPr>
        <w:t>8.4 Sample chains</w:t>
      </w:r>
    </w:p>
    <w:p w14:paraId="5579CEEF" w14:textId="3268BA50"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Many observation workflows rely on a chain of samples</w:t>
      </w:r>
      <w:ins w:id="520" w:author="Carl Reed" w:date="2026-08-26T15:17:00Z" w16du:dateUtc="2026-08-26T21:17:00Z">
        <w:r w:rsidR="00C84970">
          <w:rPr>
            <w:rFonts w:ascii="Times New Roman" w:eastAsia="Times New Roman" w:hAnsi="Times New Roman" w:cs="Times New Roman"/>
            <w:kern w:val="0"/>
            <w14:ligatures w14:val="none"/>
          </w:rPr>
          <w:t>. For this case,</w:t>
        </w:r>
      </w:ins>
      <w:del w:id="521" w:author="Carl Reed" w:date="2026-08-26T15:17:00Z" w16du:dateUtc="2026-08-26T21:17:00Z">
        <w:r w:rsidRPr="008D2809" w:rsidDel="00C84970">
          <w:rPr>
            <w:rFonts w:ascii="Times New Roman" w:eastAsia="Times New Roman" w:hAnsi="Times New Roman" w:cs="Times New Roman"/>
            <w:kern w:val="0"/>
            <w14:ligatures w14:val="none"/>
          </w:rPr>
          <w:delText>,</w:delText>
        </w:r>
      </w:del>
      <w:r w:rsidRPr="008D2809">
        <w:rPr>
          <w:rFonts w:ascii="Times New Roman" w:eastAsia="Times New Roman" w:hAnsi="Times New Roman" w:cs="Times New Roman"/>
          <w:kern w:val="0"/>
          <w14:ligatures w14:val="none"/>
        </w:rPr>
        <w:t xml:space="preserve"> </w:t>
      </w:r>
      <w:del w:id="522" w:author="Carl Reed" w:date="2026-08-26T15:18:00Z" w16du:dateUtc="2026-08-26T21:18:00Z">
        <w:r w:rsidRPr="008D2809" w:rsidDel="00C84970">
          <w:rPr>
            <w:rFonts w:ascii="Times New Roman" w:eastAsia="Times New Roman" w:hAnsi="Times New Roman" w:cs="Times New Roman"/>
            <w:kern w:val="0"/>
            <w14:ligatures w14:val="none"/>
          </w:rPr>
          <w:delText xml:space="preserve">where it is important to </w:delText>
        </w:r>
      </w:del>
      <w:r w:rsidRPr="008D2809">
        <w:rPr>
          <w:rFonts w:ascii="Times New Roman" w:eastAsia="Times New Roman" w:hAnsi="Times New Roman" w:cs="Times New Roman"/>
          <w:kern w:val="0"/>
          <w14:ligatures w14:val="none"/>
        </w:rPr>
        <w:t>understand</w:t>
      </w:r>
      <w:ins w:id="523" w:author="Carl Reed" w:date="2026-08-26T15:18:00Z" w16du:dateUtc="2026-08-26T21:18:00Z">
        <w:r w:rsidR="00C84970">
          <w:rPr>
            <w:rFonts w:ascii="Times New Roman" w:eastAsia="Times New Roman" w:hAnsi="Times New Roman" w:cs="Times New Roman"/>
            <w:kern w:val="0"/>
            <w14:ligatures w14:val="none"/>
          </w:rPr>
          <w:t>ing</w:t>
        </w:r>
      </w:ins>
      <w:r w:rsidRPr="008D2809">
        <w:rPr>
          <w:rFonts w:ascii="Times New Roman" w:eastAsia="Times New Roman" w:hAnsi="Times New Roman" w:cs="Times New Roman"/>
          <w:kern w:val="0"/>
          <w14:ligatures w14:val="none"/>
        </w:rPr>
        <w:t xml:space="preserve"> the provenance of the sample which is the (proximate) feature of interest for observations</w:t>
      </w:r>
      <w:ins w:id="524" w:author="Carl Reed" w:date="2026-08-26T15:18:00Z" w16du:dateUtc="2026-08-26T21:18:00Z">
        <w:r w:rsidR="00C84970">
          <w:rPr>
            <w:rFonts w:ascii="Times New Roman" w:eastAsia="Times New Roman" w:hAnsi="Times New Roman" w:cs="Times New Roman"/>
            <w:kern w:val="0"/>
            <w14:ligatures w14:val="none"/>
          </w:rPr>
          <w:t xml:space="preserve"> is important</w:t>
        </w:r>
      </w:ins>
      <w:r w:rsidRPr="008D2809">
        <w:rPr>
          <w:rFonts w:ascii="Times New Roman" w:eastAsia="Times New Roman" w:hAnsi="Times New Roman" w:cs="Times New Roman"/>
          <w:kern w:val="0"/>
          <w14:ligatures w14:val="none"/>
        </w:rPr>
        <w:t>. Knowing either the original sample or the initial feature of interest at the base of the chain is useful for both discovery and management purposes.</w:t>
      </w:r>
    </w:p>
    <w:p w14:paraId="3D04798C"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For example, gas bubbles from ice-cores are examined in climate research. The ice-core is a sample of the ice-sheet, while the bubble taken from the core is a sample of an ancient atmosphere (</w:t>
      </w:r>
      <w:hyperlink r:id="rId2964" w:anchor="Fig-bubble-provenance" w:tooltip="Sequence of two acts of sampling to recover a gas bubble from an ice sheet. Explanation of the notation used in class diagrams." w:history="1">
        <w:r w:rsidRPr="008D2809">
          <w:rPr>
            <w:rFonts w:ascii="Times New Roman" w:eastAsia="Times New Roman" w:hAnsi="Times New Roman" w:cs="Times New Roman"/>
            <w:color w:val="0000FF"/>
            <w:kern w:val="0"/>
            <w:u w:val="single"/>
            <w14:ligatures w14:val="none"/>
          </w:rPr>
          <w:t>Figure 30</w:t>
        </w:r>
      </w:hyperlink>
      <w:r w:rsidRPr="008D2809">
        <w:rPr>
          <w:rFonts w:ascii="Times New Roman" w:eastAsia="Times New Roman" w:hAnsi="Times New Roman" w:cs="Times New Roman"/>
          <w:kern w:val="0"/>
          <w14:ligatures w14:val="none"/>
        </w:rPr>
        <w:t xml:space="preserve">). The two samples have different values for the </w:t>
      </w:r>
      <w:hyperlink r:id="rId2965" w:anchor="SOSAisSampleOf" w:history="1">
        <w:r w:rsidRPr="008D2809">
          <w:rPr>
            <w:rFonts w:ascii="Times New Roman" w:eastAsia="Times New Roman" w:hAnsi="Times New Roman" w:cs="Times New Roman"/>
            <w:color w:val="0000FF"/>
            <w:kern w:val="0"/>
            <w:u w:val="single"/>
            <w14:ligatures w14:val="none"/>
          </w:rPr>
          <w:t>isSampleOf</w:t>
        </w:r>
      </w:hyperlink>
      <w:r w:rsidRPr="008D2809">
        <w:rPr>
          <w:rFonts w:ascii="Times New Roman" w:eastAsia="Times New Roman" w:hAnsi="Times New Roman" w:cs="Times New Roman"/>
          <w:kern w:val="0"/>
          <w14:ligatures w14:val="none"/>
        </w:rPr>
        <w:t xml:space="preserve"> property, reflecting the different </w:t>
      </w:r>
      <w:hyperlink r:id="rId2966" w:anchor="SOSAhasFeatureOfInterest" w:history="1">
        <w:r w:rsidRPr="008D2809">
          <w:rPr>
            <w:rFonts w:ascii="Times New Roman" w:eastAsia="Times New Roman" w:hAnsi="Times New Roman" w:cs="Times New Roman"/>
            <w:color w:val="0000FF"/>
            <w:kern w:val="0"/>
            <w:u w:val="single"/>
            <w14:ligatures w14:val="none"/>
          </w:rPr>
          <w:t>hasFeatureOfInterest</w:t>
        </w:r>
      </w:hyperlink>
      <w:r w:rsidRPr="008D2809">
        <w:rPr>
          <w:rFonts w:ascii="Times New Roman" w:eastAsia="Times New Roman" w:hAnsi="Times New Roman" w:cs="Times New Roman"/>
          <w:kern w:val="0"/>
          <w14:ligatures w14:val="none"/>
        </w:rPr>
        <w:t xml:space="preserve"> values for the separate acts of </w:t>
      </w:r>
      <w:hyperlink r:id="rId2967" w:anchor="SOSASampling" w:history="1">
        <w:r w:rsidRPr="008D2809">
          <w:rPr>
            <w:rFonts w:ascii="Times New Roman" w:eastAsia="Times New Roman" w:hAnsi="Times New Roman" w:cs="Times New Roman"/>
            <w:color w:val="0000FF"/>
            <w:kern w:val="0"/>
            <w:u w:val="single"/>
            <w14:ligatures w14:val="none"/>
          </w:rPr>
          <w:t>Sampling</w:t>
        </w:r>
      </w:hyperlink>
      <w:r w:rsidRPr="008D2809">
        <w:rPr>
          <w:rFonts w:ascii="Times New Roman" w:eastAsia="Times New Roman" w:hAnsi="Times New Roman" w:cs="Times New Roman"/>
          <w:kern w:val="0"/>
          <w14:ligatures w14:val="none"/>
        </w:rPr>
        <w:t xml:space="preserve">. The bubble is also a sample of the atmosphere, which is a feature of interest for the observations. </w:t>
      </w:r>
    </w:p>
    <w:p w14:paraId="6FB7B7B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2968" w:anchor="Fig-bubble-provenance" w:history="1">
        <w:r w:rsidRPr="008D2809">
          <w:rPr>
            <w:rFonts w:ascii="Times New Roman" w:eastAsia="Times New Roman" w:hAnsi="Times New Roman" w:cs="Times New Roman"/>
            <w:color w:val="0000FF"/>
            <w:kern w:val="0"/>
            <w:u w:val="single"/>
            <w14:ligatures w14:val="none"/>
          </w:rPr>
          <w:t>Figure 30</w:t>
        </w:r>
      </w:hyperlink>
      <w:r w:rsidRPr="008D2809">
        <w:rPr>
          <w:rFonts w:ascii="Times New Roman" w:eastAsia="Times New Roman" w:hAnsi="Times New Roman" w:cs="Times New Roman"/>
          <w:kern w:val="0"/>
          <w14:ligatures w14:val="none"/>
        </w:rPr>
        <w:t xml:space="preserve"> Sequence of two acts of sampling to recover a gas bubble from an ice sheet. </w:t>
      </w:r>
      <w:r w:rsidRPr="008D2809">
        <w:rPr>
          <w:rFonts w:ascii="Times New Roman" w:eastAsia="Times New Roman" w:hAnsi="Times New Roman" w:cs="Times New Roman"/>
          <w:kern w:val="0"/>
          <w14:ligatures w14:val="none"/>
        </w:rPr>
        <w:br/>
      </w:r>
      <w:hyperlink r:id="rId2969" w:anchor="Class-diagram" w:history="1">
        <w:r w:rsidRPr="008D2809">
          <w:rPr>
            <w:rFonts w:ascii="Times New Roman" w:eastAsia="Times New Roman" w:hAnsi="Times New Roman" w:cs="Times New Roman"/>
            <w:i/>
            <w:iCs/>
            <w:color w:val="0000FF"/>
            <w:kern w:val="0"/>
            <w:u w:val="single"/>
            <w14:ligatures w14:val="none"/>
          </w:rPr>
          <w:t>Explanation of the notation used in class diagrams</w:t>
        </w:r>
      </w:hyperlink>
      <w:r w:rsidRPr="008D2809">
        <w:rPr>
          <w:rFonts w:ascii="Times New Roman" w:eastAsia="Times New Roman" w:hAnsi="Times New Roman" w:cs="Times New Roman"/>
          <w:kern w:val="0"/>
          <w14:ligatures w14:val="none"/>
        </w:rPr>
        <w:t xml:space="preserve">. </w:t>
      </w:r>
    </w:p>
    <w:p w14:paraId="760FC8B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2970" w:anchor="example-5" w:history="1">
        <w:r w:rsidRPr="008D2809">
          <w:rPr>
            <w:rFonts w:ascii="Times New Roman" w:eastAsia="Times New Roman" w:hAnsi="Times New Roman" w:cs="Times New Roman"/>
            <w:color w:val="0000FF"/>
            <w:kern w:val="0"/>
            <w:u w:val="single"/>
            <w14:ligatures w14:val="none"/>
          </w:rPr>
          <w:t>Example 5</w:t>
        </w:r>
      </w:hyperlink>
      <w:r w:rsidRPr="008D2809">
        <w:rPr>
          <w:rFonts w:ascii="Times New Roman" w:eastAsia="Times New Roman" w:hAnsi="Times New Roman" w:cs="Times New Roman"/>
          <w:kern w:val="0"/>
          <w14:ligatures w14:val="none"/>
        </w:rPr>
        <w:t xml:space="preserve"> </w:t>
      </w:r>
    </w:p>
    <w:p w14:paraId="5694CBC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ex: &lt;https://example.org/data/&gt; .</w:t>
      </w:r>
    </w:p>
    <w:p w14:paraId="255B934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geo: &lt;http://www.opengis.net/ont/geosparql#&gt; .</w:t>
      </w:r>
    </w:p>
    <w:p w14:paraId="452CC9E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orcid: &lt;https://orcid.org/&gt; .</w:t>
      </w:r>
    </w:p>
    <w:p w14:paraId="624B747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owl: &lt;http://www.w3.org/2002/07/owl#&gt; .</w:t>
      </w:r>
    </w:p>
    <w:p w14:paraId="03C0049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lastRenderedPageBreak/>
        <w:t>@prefix qudt: &lt;http://qudt.org/schema/qudt/&gt; .</w:t>
      </w:r>
    </w:p>
    <w:p w14:paraId="787D35B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  &lt;http://www.w3.org/1999/02/22-rdf-syntax-ns#&gt; .</w:t>
      </w:r>
    </w:p>
    <w:p w14:paraId="7682F9B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rdfs: &lt;http://www.w3.org/2000/01/rdf-schema#&gt; .</w:t>
      </w:r>
    </w:p>
    <w:p w14:paraId="19B3812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skos: &lt;http://www.w3.org/2004/02/skos/core#&gt; .</w:t>
      </w:r>
    </w:p>
    <w:p w14:paraId="166DB51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sosa: &lt;http://www.w3.org/ns/sosa/&gt; .</w:t>
      </w:r>
    </w:p>
    <w:p w14:paraId="09CA097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unit: &lt;http://qudt.org/vocab/unit/&gt;.</w:t>
      </w:r>
    </w:p>
    <w:p w14:paraId="26DA756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xsd:  &lt;http://www.w3.org/2001/XMLSchema#&gt; .</w:t>
      </w:r>
    </w:p>
    <w:p w14:paraId="25D688F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52684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ex:IceCore12 a sosa:Sample , sosa:MaterialSample ;</w:t>
      </w:r>
    </w:p>
    <w:p w14:paraId="1E77CDE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sosa:isSampleOf ex:Antarctic_ice_sheet ;</w:t>
      </w:r>
    </w:p>
    <w:p w14:paraId="7523DE4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sosa:isResultOf ex:WellDrilling4578 ;</w:t>
      </w:r>
    </w:p>
    <w:p w14:paraId="7C133A2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08AC089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ex:Bubble873 a sosa:Sample , sosa:MaterialSample ;</w:t>
      </w:r>
    </w:p>
    <w:p w14:paraId="4AD2A23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sosa:isSampleOf ex:IceCore12 , ex:EarthAtmosphere;</w:t>
      </w:r>
    </w:p>
    <w:p w14:paraId="0DA6AAA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sosa:isSampleOfUltimateFOI ex:Antarctic_ice_sheet ;</w:t>
      </w:r>
    </w:p>
    <w:p w14:paraId="4DEE37E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sosa:isResultOf ex:CoreEx1923 ;</w:t>
      </w:r>
    </w:p>
    <w:p w14:paraId="46E3E50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2FD5E8E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ex:WellDrilling4578 a sosa:Sampling ;</w:t>
      </w:r>
    </w:p>
    <w:p w14:paraId="3C55AC7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geo:hasGeometry [ </w:t>
      </w:r>
    </w:p>
    <w:p w14:paraId="3DC5CE9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geo:Point ;</w:t>
      </w:r>
    </w:p>
    <w:p w14:paraId="689402C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geo:asWKT "POINT (9.32 -73.35)"^^geo:WktLiteral ;</w:t>
      </w:r>
    </w:p>
    <w:p w14:paraId="113C3AE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4EAD88B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sosa:hasResult ex:IceCore12 ;</w:t>
      </w:r>
    </w:p>
    <w:p w14:paraId="7263910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sosa:madeBySampler ex:ThermalDrill2 ;</w:t>
      </w:r>
    </w:p>
    <w:p w14:paraId="70C08A1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sosa:resultTime "2017-04-03T11:12:00+00:00"^^xsd:dateTime ;</w:t>
      </w:r>
    </w:p>
    <w:p w14:paraId="257F9E6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sosa:hasFeatureOfInterest ex:Antarctic_ice_sheet ;</w:t>
      </w:r>
    </w:p>
    <w:p w14:paraId="2BECB8D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337C381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ex:CoreEx1923 a sosa:Sampling ;</w:t>
      </w:r>
    </w:p>
    <w:p w14:paraId="3F80D3B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sosa:hasInputValue [</w:t>
      </w:r>
    </w:p>
    <w:p w14:paraId="4C4651D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ex:offset [</w:t>
      </w:r>
    </w:p>
    <w:p w14:paraId="40BEA0D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qudt:QuantityValue ;</w:t>
      </w:r>
    </w:p>
    <w:p w14:paraId="6C2C212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qudt:hasUnit unit:M ;</w:t>
      </w:r>
    </w:p>
    <w:p w14:paraId="73FFD97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qudt:value 15.202 ;</w:t>
      </w:r>
    </w:p>
    <w:p w14:paraId="3946620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5C2C730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30449E8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sosa:hasResult ex:Bubble873 ;</w:t>
      </w:r>
    </w:p>
    <w:p w14:paraId="53820DC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sosa:madeBySampler orcid:0000-0002-3884-3420 ;</w:t>
      </w:r>
    </w:p>
    <w:p w14:paraId="3F57BE1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sosa:resultTime "2018-01-09T14:12:00+00:00"^^xsd:dateTime ;</w:t>
      </w:r>
    </w:p>
    <w:p w14:paraId="2423A18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sosa:hasFeatureOfInterest ex:IceCore12 ;</w:t>
      </w:r>
    </w:p>
    <w:p w14:paraId="05F80AC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sosa:hasUltimateFeatureOfInterest ex:Antarctic_ice_sheet ;</w:t>
      </w:r>
    </w:p>
    <w:p w14:paraId="17C2A5F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2165287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ex:Antarctic_ice_sheet a sosa:FeatureOfInterest ;</w:t>
      </w:r>
    </w:p>
    <w:p w14:paraId="40CDC76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skos:exactMatch &lt;https://www.wikidata.org/wiki/Q571430&gt; ;</w:t>
      </w:r>
    </w:p>
    <w:p w14:paraId="31687FE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w:t>
      </w:r>
    </w:p>
    <w:p w14:paraId="10FFC2E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ex:EarthAtmosphere a sosa:FeatureOfInterest ;</w:t>
      </w:r>
    </w:p>
    <w:p w14:paraId="3EE590D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skos:exactMatch &lt;https://www.wikidata.org/wiki/Q3230&gt; ;</w:t>
      </w:r>
    </w:p>
    <w:p w14:paraId="07F1FE9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commentRangeStart w:id="525"/>
    <w:p w14:paraId="69C0BE12" w14:textId="54663FCA"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fldChar w:fldCharType="begin"/>
      </w:r>
      <w:r>
        <w:instrText>HYPERLINK "https://www.w3.org/TR/vocab-ssn-2023/" \l "Fig-chain-of-samples" \o "It is common to generate a chain of samples in a geology exploration scenario, with initial sample retrieval from the field followed by a sequence of sampling steps (pink) to generate a series of sub-samples (light green). For clarity the diagram shows only a "</w:instrText>
      </w:r>
      <w:r>
        <w:fldChar w:fldCharType="separate"/>
      </w:r>
      <w:r w:rsidRPr="008D2809">
        <w:rPr>
          <w:rFonts w:ascii="Times New Roman" w:eastAsia="Times New Roman" w:hAnsi="Times New Roman" w:cs="Times New Roman"/>
          <w:color w:val="0000FF"/>
          <w:kern w:val="0"/>
          <w:u w:val="single"/>
          <w14:ligatures w14:val="none"/>
        </w:rPr>
        <w:t>Figure 31</w:t>
      </w:r>
      <w:r>
        <w:fldChar w:fldCharType="end"/>
      </w:r>
      <w:r w:rsidRPr="008D2809">
        <w:rPr>
          <w:rFonts w:ascii="Times New Roman" w:eastAsia="Times New Roman" w:hAnsi="Times New Roman" w:cs="Times New Roman"/>
          <w:kern w:val="0"/>
          <w14:ligatures w14:val="none"/>
        </w:rPr>
        <w:t xml:space="preserve"> shows a more complex scenario involving many samples derived from an initial one</w:t>
      </w:r>
      <w:ins w:id="526" w:author="Carl Reed" w:date="2026-08-26T15:18:00Z" w16du:dateUtc="2026-08-26T21:18:00Z">
        <w:r w:rsidR="005A0575">
          <w:rPr>
            <w:rFonts w:ascii="Times New Roman" w:eastAsia="Times New Roman" w:hAnsi="Times New Roman" w:cs="Times New Roman"/>
            <w:kern w:val="0"/>
            <w14:ligatures w14:val="none"/>
          </w:rPr>
          <w:t>.</w:t>
        </w:r>
      </w:ins>
      <w:del w:id="527" w:author="Carl Reed" w:date="2026-08-26T15:18:00Z" w16du:dateUtc="2026-08-26T21:18:00Z">
        <w:r w:rsidRPr="008D2809" w:rsidDel="005A0575">
          <w:rPr>
            <w:rFonts w:ascii="Times New Roman" w:eastAsia="Times New Roman" w:hAnsi="Times New Roman" w:cs="Times New Roman"/>
            <w:kern w:val="0"/>
            <w14:ligatures w14:val="none"/>
          </w:rPr>
          <w:delText>,</w:delText>
        </w:r>
      </w:del>
      <w:r w:rsidRPr="008D2809">
        <w:rPr>
          <w:rFonts w:ascii="Times New Roman" w:eastAsia="Times New Roman" w:hAnsi="Times New Roman" w:cs="Times New Roman"/>
          <w:kern w:val="0"/>
          <w14:ligatures w14:val="none"/>
        </w:rPr>
        <w:t xml:space="preserve"> with some relationships that may be useful in processing and discovery of subsequent observations, the intention of which will be to characterize various aspects of the original sample which is representative of an ultimate feature of interest.</w:t>
      </w:r>
      <w:commentRangeEnd w:id="525"/>
      <w:r w:rsidR="00141549" w:rsidRPr="008D2809">
        <w:rPr>
          <w:rStyle w:val="CommentReference"/>
          <w:rFonts w:ascii="Times New Roman" w:eastAsia="Times New Roman" w:hAnsi="Times New Roman" w:cs="Times New Roman"/>
          <w:kern w:val="0"/>
          <w:sz w:val="24"/>
          <w:szCs w:val="24"/>
          <w14:ligatures w14:val="none"/>
        </w:rPr>
        <w:commentReference w:id="525"/>
      </w:r>
      <w:r w:rsidRPr="008D2809">
        <w:rPr>
          <w:rFonts w:ascii="Times New Roman" w:eastAsia="Times New Roman" w:hAnsi="Times New Roman" w:cs="Times New Roman"/>
          <w:kern w:val="0"/>
          <w14:ligatures w14:val="none"/>
        </w:rPr>
        <w:t xml:space="preserve"> This is supported by additional properties for relationships between samples and features of interest at specific points in the chain: </w:t>
      </w:r>
      <w:hyperlink r:id="rId2971" w:anchor="SOSAhasOriginalSample" w:history="1">
        <w:r w:rsidRPr="008D2809">
          <w:rPr>
            <w:rFonts w:ascii="Times New Roman" w:eastAsia="Times New Roman" w:hAnsi="Times New Roman" w:cs="Times New Roman"/>
            <w:color w:val="0000FF"/>
            <w:kern w:val="0"/>
            <w:u w:val="single"/>
            <w14:ligatures w14:val="none"/>
          </w:rPr>
          <w:t>hasOriginalSample</w:t>
        </w:r>
      </w:hyperlink>
      <w:r w:rsidRPr="008D2809">
        <w:rPr>
          <w:rFonts w:ascii="Times New Roman" w:eastAsia="Times New Roman" w:hAnsi="Times New Roman" w:cs="Times New Roman"/>
          <w:kern w:val="0"/>
          <w14:ligatures w14:val="none"/>
        </w:rPr>
        <w:t xml:space="preserve"> and </w:t>
      </w:r>
      <w:hyperlink r:id="rId2972" w:anchor="SOSAisSampleOfUltimateFOI" w:history="1">
        <w:r w:rsidRPr="008D2809">
          <w:rPr>
            <w:rFonts w:ascii="Times New Roman" w:eastAsia="Times New Roman" w:hAnsi="Times New Roman" w:cs="Times New Roman"/>
            <w:color w:val="0000FF"/>
            <w:kern w:val="0"/>
            <w:u w:val="single"/>
            <w14:ligatures w14:val="none"/>
          </w:rPr>
          <w:t>isSampleOfUltimateFOI</w:t>
        </w:r>
      </w:hyperlink>
      <w:r w:rsidRPr="008D2809">
        <w:rPr>
          <w:rFonts w:ascii="Times New Roman" w:eastAsia="Times New Roman" w:hAnsi="Times New Roman" w:cs="Times New Roman"/>
          <w:kern w:val="0"/>
          <w14:ligatures w14:val="none"/>
        </w:rPr>
        <w:t xml:space="preserve">. </w:t>
      </w:r>
    </w:p>
    <w:p w14:paraId="2248A2DD" w14:textId="3429765F" w:rsidR="008D2809" w:rsidRPr="008D2809" w:rsidRDefault="008D2809" w:rsidP="008D2809">
      <w:pPr>
        <w:spacing w:after="0" w:line="240" w:lineRule="auto"/>
        <w:rPr>
          <w:rFonts w:ascii="Times New Roman" w:eastAsia="Times New Roman" w:hAnsi="Times New Roman" w:cs="Times New Roman"/>
          <w:kern w:val="0"/>
          <w14:ligatures w14:val="none"/>
        </w:rPr>
      </w:pPr>
      <w:hyperlink r:id="rId2973" w:anchor="Fig-chain-of-samples" w:history="1">
        <w:r w:rsidRPr="008D2809">
          <w:rPr>
            <w:rFonts w:ascii="Times New Roman" w:eastAsia="Times New Roman" w:hAnsi="Times New Roman" w:cs="Times New Roman"/>
            <w:color w:val="0000FF"/>
            <w:kern w:val="0"/>
            <w:u w:val="single"/>
            <w14:ligatures w14:val="none"/>
          </w:rPr>
          <w:t>Figure 31</w:t>
        </w:r>
      </w:hyperlink>
      <w:r w:rsidRPr="008D2809">
        <w:rPr>
          <w:rFonts w:ascii="Times New Roman" w:eastAsia="Times New Roman" w:hAnsi="Times New Roman" w:cs="Times New Roman"/>
          <w:kern w:val="0"/>
          <w14:ligatures w14:val="none"/>
        </w:rPr>
        <w:t xml:space="preserve"> </w:t>
      </w:r>
      <w:del w:id="528" w:author="Carl Reed" w:date="2026-08-26T15:19:00Z" w16du:dateUtc="2026-08-26T21:19:00Z">
        <w:r w:rsidRPr="008D2809" w:rsidDel="00141549">
          <w:rPr>
            <w:rFonts w:ascii="Times New Roman" w:eastAsia="Times New Roman" w:hAnsi="Times New Roman" w:cs="Times New Roman"/>
            <w:kern w:val="0"/>
            <w14:ligatures w14:val="none"/>
          </w:rPr>
          <w:delText>It is common to g</w:delText>
        </w:r>
      </w:del>
      <w:ins w:id="529" w:author="Carl Reed" w:date="2026-08-26T15:19:00Z" w16du:dateUtc="2026-08-26T21:19:00Z">
        <w:r w:rsidR="00141549">
          <w:rPr>
            <w:rFonts w:ascii="Times New Roman" w:eastAsia="Times New Roman" w:hAnsi="Times New Roman" w:cs="Times New Roman"/>
            <w:kern w:val="0"/>
            <w14:ligatures w14:val="none"/>
          </w:rPr>
          <w:t>G</w:t>
        </w:r>
      </w:ins>
      <w:r w:rsidRPr="008D2809">
        <w:rPr>
          <w:rFonts w:ascii="Times New Roman" w:eastAsia="Times New Roman" w:hAnsi="Times New Roman" w:cs="Times New Roman"/>
          <w:kern w:val="0"/>
          <w14:ligatures w14:val="none"/>
        </w:rPr>
        <w:t>enerat</w:t>
      </w:r>
      <w:ins w:id="530" w:author="Carl Reed" w:date="2026-08-26T15:20:00Z" w16du:dateUtc="2026-08-26T21:20:00Z">
        <w:r w:rsidR="00D85775">
          <w:rPr>
            <w:rFonts w:ascii="Times New Roman" w:eastAsia="Times New Roman" w:hAnsi="Times New Roman" w:cs="Times New Roman"/>
            <w:kern w:val="0"/>
            <w14:ligatures w14:val="none"/>
          </w:rPr>
          <w:t>ing</w:t>
        </w:r>
      </w:ins>
      <w:del w:id="531" w:author="Carl Reed" w:date="2026-08-26T15:20:00Z" w16du:dateUtc="2026-08-26T21:20:00Z">
        <w:r w:rsidRPr="008D2809" w:rsidDel="00D85775">
          <w:rPr>
            <w:rFonts w:ascii="Times New Roman" w:eastAsia="Times New Roman" w:hAnsi="Times New Roman" w:cs="Times New Roman"/>
            <w:kern w:val="0"/>
            <w14:ligatures w14:val="none"/>
          </w:rPr>
          <w:delText>e</w:delText>
        </w:r>
      </w:del>
      <w:r w:rsidRPr="008D2809">
        <w:rPr>
          <w:rFonts w:ascii="Times New Roman" w:eastAsia="Times New Roman" w:hAnsi="Times New Roman" w:cs="Times New Roman"/>
          <w:kern w:val="0"/>
          <w14:ligatures w14:val="none"/>
        </w:rPr>
        <w:t xml:space="preserve"> a chain of samples in a geology exploration scenario</w:t>
      </w:r>
      <w:ins w:id="532" w:author="Carl Reed" w:date="2026-08-26T15:20:00Z" w16du:dateUtc="2026-08-26T21:20:00Z">
        <w:r w:rsidR="00141549">
          <w:rPr>
            <w:rFonts w:ascii="Times New Roman" w:eastAsia="Times New Roman" w:hAnsi="Times New Roman" w:cs="Times New Roman"/>
            <w:kern w:val="0"/>
            <w14:ligatures w14:val="none"/>
          </w:rPr>
          <w:t xml:space="preserve"> is common</w:t>
        </w:r>
      </w:ins>
      <w:r w:rsidRPr="008D2809">
        <w:rPr>
          <w:rFonts w:ascii="Times New Roman" w:eastAsia="Times New Roman" w:hAnsi="Times New Roman" w:cs="Times New Roman"/>
          <w:kern w:val="0"/>
          <w14:ligatures w14:val="none"/>
        </w:rPr>
        <w:t xml:space="preserve">, with initial sample retrieval from the field followed by a sequence of sampling steps (pink) to generate a series of sub-samples (light green). </w:t>
      </w:r>
      <w:r w:rsidRPr="008D2809">
        <w:rPr>
          <w:rFonts w:ascii="Times New Roman" w:eastAsia="Times New Roman" w:hAnsi="Times New Roman" w:cs="Times New Roman"/>
          <w:kern w:val="0"/>
          <w14:ligatures w14:val="none"/>
        </w:rPr>
        <w:br/>
      </w:r>
      <w:r w:rsidRPr="008D2809">
        <w:rPr>
          <w:rFonts w:ascii="Times New Roman" w:eastAsia="Times New Roman" w:hAnsi="Times New Roman" w:cs="Times New Roman"/>
          <w:kern w:val="0"/>
          <w14:ligatures w14:val="none"/>
        </w:rPr>
        <w:br/>
        <w:t xml:space="preserve">For clarity the diagram shows only a subset of the full set of potential resources and relationships. </w:t>
      </w:r>
      <w:r w:rsidRPr="008D2809">
        <w:rPr>
          <w:rFonts w:ascii="Times New Roman" w:eastAsia="Times New Roman" w:hAnsi="Times New Roman" w:cs="Times New Roman"/>
          <w:kern w:val="0"/>
          <w14:ligatures w14:val="none"/>
        </w:rPr>
        <w:br/>
      </w:r>
      <w:hyperlink r:id="rId2974" w:anchor="Class-diagram" w:history="1">
        <w:r w:rsidRPr="008D2809">
          <w:rPr>
            <w:rFonts w:ascii="Times New Roman" w:eastAsia="Times New Roman" w:hAnsi="Times New Roman" w:cs="Times New Roman"/>
            <w:i/>
            <w:iCs/>
            <w:color w:val="0000FF"/>
            <w:kern w:val="0"/>
            <w:u w:val="single"/>
            <w14:ligatures w14:val="none"/>
          </w:rPr>
          <w:t>Explanation of the notation used in class diagrams</w:t>
        </w:r>
      </w:hyperlink>
      <w:r w:rsidRPr="008D2809">
        <w:rPr>
          <w:rFonts w:ascii="Times New Roman" w:eastAsia="Times New Roman" w:hAnsi="Times New Roman" w:cs="Times New Roman"/>
          <w:kern w:val="0"/>
          <w14:ligatures w14:val="none"/>
        </w:rPr>
        <w:t xml:space="preserve">. </w:t>
      </w:r>
    </w:p>
    <w:p w14:paraId="579CC87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Having a direct indication of an </w:t>
      </w:r>
      <w:r w:rsidRPr="008D2809">
        <w:rPr>
          <w:rFonts w:ascii="Times New Roman" w:eastAsia="Times New Roman" w:hAnsi="Times New Roman" w:cs="Times New Roman"/>
          <w:i/>
          <w:iCs/>
          <w:kern w:val="0"/>
          <w14:ligatures w14:val="none"/>
        </w:rPr>
        <w:t>original sample</w:t>
      </w:r>
      <w:r w:rsidRPr="008D2809">
        <w:rPr>
          <w:rFonts w:ascii="Times New Roman" w:eastAsia="Times New Roman" w:hAnsi="Times New Roman" w:cs="Times New Roman"/>
          <w:kern w:val="0"/>
          <w14:ligatures w14:val="none"/>
        </w:rPr>
        <w:t xml:space="preserve"> allows multiple results to be combined to describe the sample. Having a direct indication of the </w:t>
      </w:r>
      <w:r w:rsidRPr="008D2809">
        <w:rPr>
          <w:rFonts w:ascii="Times New Roman" w:eastAsia="Times New Roman" w:hAnsi="Times New Roman" w:cs="Times New Roman"/>
          <w:i/>
          <w:iCs/>
          <w:kern w:val="0"/>
          <w14:ligatures w14:val="none"/>
        </w:rPr>
        <w:t>ultimate feature</w:t>
      </w:r>
      <w:r w:rsidRPr="008D2809">
        <w:rPr>
          <w:rFonts w:ascii="Times New Roman" w:eastAsia="Times New Roman" w:hAnsi="Times New Roman" w:cs="Times New Roman"/>
          <w:kern w:val="0"/>
          <w14:ligatures w14:val="none"/>
        </w:rPr>
        <w:t xml:space="preserve"> that was sampled allows discovery of many samples that are intended to be representative of that feature. </w:t>
      </w:r>
    </w:p>
    <w:p w14:paraId="34C317F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Note that the scenario in </w:t>
      </w:r>
      <w:hyperlink r:id="rId2975" w:anchor="Fig-chain-of-samples" w:tooltip="It is common to generate a chain of samples in a geology exploration scenario, with initial sample retrieval from the field followed by a sequence of sampling steps (pink) to generate a series of sub-samples (light green). For clarity the diagram shows only a " w:history="1">
        <w:r w:rsidRPr="008D2809">
          <w:rPr>
            <w:rFonts w:ascii="Times New Roman" w:eastAsia="Times New Roman" w:hAnsi="Times New Roman" w:cs="Times New Roman"/>
            <w:color w:val="0000FF"/>
            <w:kern w:val="0"/>
            <w:u w:val="single"/>
            <w14:ligatures w14:val="none"/>
          </w:rPr>
          <w:t>Figure 31</w:t>
        </w:r>
      </w:hyperlink>
      <w:r w:rsidRPr="008D2809">
        <w:rPr>
          <w:rFonts w:ascii="Times New Roman" w:eastAsia="Times New Roman" w:hAnsi="Times New Roman" w:cs="Times New Roman"/>
          <w:kern w:val="0"/>
          <w14:ligatures w14:val="none"/>
        </w:rPr>
        <w:t xml:space="preserve"> is simplified from real-life scenarios, and also that the diagram only shows a subset of the full set of resources and relationships.</w:t>
      </w:r>
    </w:p>
    <w:p w14:paraId="3B7BCC1B" w14:textId="77777777" w:rsidR="008D2809" w:rsidRPr="008D2809" w:rsidRDefault="008D2809" w:rsidP="008D28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809">
        <w:rPr>
          <w:rFonts w:ascii="Times New Roman" w:eastAsia="Times New Roman" w:hAnsi="Times New Roman" w:cs="Times New Roman"/>
          <w:b/>
          <w:bCs/>
          <w:kern w:val="0"/>
          <w:sz w:val="27"/>
          <w:szCs w:val="27"/>
          <w14:ligatures w14:val="none"/>
        </w:rPr>
        <w:t>8.5 Time series</w:t>
      </w:r>
    </w:p>
    <w:p w14:paraId="48B3E7E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Many executions are made as parts of a time series. There are a number of ways these may be modeled using the SSN Ontology. </w:t>
      </w:r>
    </w:p>
    <w:p w14:paraId="38D46B73" w14:textId="6666FE03"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most explicit representation has each member of the series as an individual member of a </w:t>
      </w:r>
      <w:hyperlink r:id="rId2976" w:anchor="Collections" w:history="1">
        <w:r w:rsidRPr="008D2809">
          <w:rPr>
            <w:rFonts w:ascii="Times New Roman" w:eastAsia="Times New Roman" w:hAnsi="Times New Roman" w:cs="Times New Roman"/>
            <w:color w:val="0000FF"/>
            <w:kern w:val="0"/>
            <w:u w:val="single"/>
            <w14:ligatures w14:val="none"/>
          </w:rPr>
          <w:t>Collection</w:t>
        </w:r>
      </w:hyperlink>
      <w:r w:rsidRPr="008D2809">
        <w:rPr>
          <w:rFonts w:ascii="Times New Roman" w:eastAsia="Times New Roman" w:hAnsi="Times New Roman" w:cs="Times New Roman"/>
          <w:kern w:val="0"/>
          <w14:ligatures w14:val="none"/>
        </w:rPr>
        <w:t>. For example</w:t>
      </w:r>
      <w:ins w:id="533" w:author="Carl Reed" w:date="2026-08-26T15:20:00Z" w16du:dateUtc="2026-08-26T21:20:00Z">
        <w:r w:rsidR="00D85775">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hyperlink r:id="rId2977" w:anchor="Fig-timeseries-oc" w:tooltip="Collection of observations of the same property on the same feature of interest, with each member representing a step in the time-series. Explanation of the notation used in class diagrams." w:history="1">
        <w:r w:rsidRPr="008D2809">
          <w:rPr>
            <w:rFonts w:ascii="Times New Roman" w:eastAsia="Times New Roman" w:hAnsi="Times New Roman" w:cs="Times New Roman"/>
            <w:color w:val="0000FF"/>
            <w:kern w:val="0"/>
            <w:u w:val="single"/>
            <w14:ligatures w14:val="none"/>
          </w:rPr>
          <w:t>Figure 32</w:t>
        </w:r>
      </w:hyperlink>
      <w:r w:rsidRPr="008D2809">
        <w:rPr>
          <w:rFonts w:ascii="Times New Roman" w:eastAsia="Times New Roman" w:hAnsi="Times New Roman" w:cs="Times New Roman"/>
          <w:kern w:val="0"/>
          <w14:ligatures w14:val="none"/>
        </w:rPr>
        <w:t xml:space="preserve"> shows a </w:t>
      </w:r>
      <w:hyperlink r:id="rId2978" w:anchor="SOSAObservationCollection" w:history="1">
        <w:r w:rsidRPr="008D2809">
          <w:rPr>
            <w:rFonts w:ascii="Times New Roman" w:eastAsia="Times New Roman" w:hAnsi="Times New Roman" w:cs="Times New Roman"/>
            <w:color w:val="0000FF"/>
            <w:kern w:val="0"/>
            <w:u w:val="single"/>
            <w14:ligatures w14:val="none"/>
          </w:rPr>
          <w:t>Collection of Observations</w:t>
        </w:r>
      </w:hyperlink>
      <w:r w:rsidRPr="008D2809">
        <w:rPr>
          <w:rFonts w:ascii="Times New Roman" w:eastAsia="Times New Roman" w:hAnsi="Times New Roman" w:cs="Times New Roman"/>
          <w:kern w:val="0"/>
          <w14:ligatures w14:val="none"/>
        </w:rPr>
        <w:t xml:space="preserve"> that has a member for each time-step in the series. </w:t>
      </w:r>
    </w:p>
    <w:p w14:paraId="482AEF2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2979" w:anchor="Fig-timeseries-oc" w:history="1">
        <w:r w:rsidRPr="008D2809">
          <w:rPr>
            <w:rFonts w:ascii="Times New Roman" w:eastAsia="Times New Roman" w:hAnsi="Times New Roman" w:cs="Times New Roman"/>
            <w:color w:val="0000FF"/>
            <w:kern w:val="0"/>
            <w:u w:val="single"/>
            <w14:ligatures w14:val="none"/>
          </w:rPr>
          <w:t>Figure 32</w:t>
        </w:r>
      </w:hyperlink>
      <w:r w:rsidRPr="008D2809">
        <w:rPr>
          <w:rFonts w:ascii="Times New Roman" w:eastAsia="Times New Roman" w:hAnsi="Times New Roman" w:cs="Times New Roman"/>
          <w:kern w:val="0"/>
          <w14:ligatures w14:val="none"/>
        </w:rPr>
        <w:t xml:space="preserve"> Collection of observations of the same property on the same feature of interest, with each member representing a step in the time-series. </w:t>
      </w:r>
      <w:r w:rsidRPr="008D2809">
        <w:rPr>
          <w:rFonts w:ascii="Times New Roman" w:eastAsia="Times New Roman" w:hAnsi="Times New Roman" w:cs="Times New Roman"/>
          <w:kern w:val="0"/>
          <w14:ligatures w14:val="none"/>
        </w:rPr>
        <w:br/>
      </w:r>
      <w:hyperlink r:id="rId2980" w:anchor="Class-diagram" w:history="1">
        <w:r w:rsidRPr="008D2809">
          <w:rPr>
            <w:rFonts w:ascii="Times New Roman" w:eastAsia="Times New Roman" w:hAnsi="Times New Roman" w:cs="Times New Roman"/>
            <w:i/>
            <w:iCs/>
            <w:color w:val="0000FF"/>
            <w:kern w:val="0"/>
            <w:u w:val="single"/>
            <w14:ligatures w14:val="none"/>
          </w:rPr>
          <w:t>Explanation of the notation used in class diagrams</w:t>
        </w:r>
      </w:hyperlink>
      <w:r w:rsidRPr="008D2809">
        <w:rPr>
          <w:rFonts w:ascii="Times New Roman" w:eastAsia="Times New Roman" w:hAnsi="Times New Roman" w:cs="Times New Roman"/>
          <w:kern w:val="0"/>
          <w14:ligatures w14:val="none"/>
        </w:rPr>
        <w:t xml:space="preserve">. </w:t>
      </w:r>
    </w:p>
    <w:p w14:paraId="32254C8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2981" w:anchor="example-6" w:history="1">
        <w:r w:rsidRPr="008D2809">
          <w:rPr>
            <w:rFonts w:ascii="Times New Roman" w:eastAsia="Times New Roman" w:hAnsi="Times New Roman" w:cs="Times New Roman"/>
            <w:color w:val="0000FF"/>
            <w:kern w:val="0"/>
            <w:u w:val="single"/>
            <w14:ligatures w14:val="none"/>
          </w:rPr>
          <w:t>Example 6</w:t>
        </w:r>
      </w:hyperlink>
      <w:r w:rsidRPr="008D2809">
        <w:rPr>
          <w:rFonts w:ascii="Times New Roman" w:eastAsia="Times New Roman" w:hAnsi="Times New Roman" w:cs="Times New Roman"/>
          <w:kern w:val="0"/>
          <w14:ligatures w14:val="none"/>
        </w:rPr>
        <w:t xml:space="preserve"> </w:t>
      </w:r>
    </w:p>
    <w:p w14:paraId="5BF510E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ex: &lt;https://example.org/data/&gt; .</w:t>
      </w:r>
    </w:p>
    <w:p w14:paraId="639693E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qudt: &lt;http://qudt.org/schema/qudt/&gt; .</w:t>
      </w:r>
    </w:p>
    <w:p w14:paraId="22B42BC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 &lt;http://www.w3.org/1999/02/22-rdf-syntax-ns#&gt; .</w:t>
      </w:r>
    </w:p>
    <w:p w14:paraId="74FF5F1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rdfs: &lt;http://www.w3.org/2000/01/rdf-schema#&gt; .</w:t>
      </w:r>
    </w:p>
    <w:p w14:paraId="03F0806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sosa: &lt;http://www.w3.org/ns/sosa/&gt; .</w:t>
      </w:r>
    </w:p>
    <w:p w14:paraId="3C7AB0F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time: &lt;http://www.w3.org/2006/time#&gt;.</w:t>
      </w:r>
    </w:p>
    <w:p w14:paraId="49E4648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unit: &lt;http://qudt.org/vocab/unit/&gt;.</w:t>
      </w:r>
    </w:p>
    <w:p w14:paraId="59F2471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xsd: &lt;http://www.w3.org/2001/XMLSchema#&gt; .</w:t>
      </w:r>
    </w:p>
    <w:p w14:paraId="3E9F383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@base &lt;https://example.org/data/tsoc/&gt; .</w:t>
      </w:r>
    </w:p>
    <w:p w14:paraId="7D3B980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44116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ex:ts159c</w:t>
      </w:r>
    </w:p>
    <w:p w14:paraId="385D1DC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sosa:ObservationCollection ;</w:t>
      </w:r>
    </w:p>
    <w:p w14:paraId="674CF28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sosa:hasFeatureOfInterest ex:station223 ;</w:t>
      </w:r>
    </w:p>
    <w:p w14:paraId="0E01E41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sosa:observedProperty ex:p1 ;</w:t>
      </w:r>
    </w:p>
    <w:p w14:paraId="79980A2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sosa:madeBySensor ex:fooglemeter39 ;</w:t>
      </w:r>
    </w:p>
    <w:p w14:paraId="58CAD5D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sosa:phenomenonTime [</w:t>
      </w:r>
    </w:p>
    <w:p w14:paraId="787B224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time:Interval ;</w:t>
      </w:r>
    </w:p>
    <w:p w14:paraId="26DED0F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time:hasBeginning [ </w:t>
      </w:r>
    </w:p>
    <w:p w14:paraId="4D035F2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time:Instant ;</w:t>
      </w:r>
    </w:p>
    <w:p w14:paraId="1567648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time:inXSDDateTime "2017-04-15T20:00:00+00:00"^^xsd:dateTime</w:t>
      </w:r>
    </w:p>
    <w:p w14:paraId="3A88F38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32F2488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time:hasEnd [ </w:t>
      </w:r>
    </w:p>
    <w:p w14:paraId="13D4FA0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lastRenderedPageBreak/>
        <w:t xml:space="preserve">      a time:Instant ;</w:t>
      </w:r>
    </w:p>
    <w:p w14:paraId="6C896F2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time:inXSDDateTime "2017-04-15T20:03:00+00:00"^^xsd:dateTime </w:t>
      </w:r>
    </w:p>
    <w:p w14:paraId="6F793DD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1946873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41BE640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sosa:resultTime "2017-04-15T20:03:30+00:00"^^xsd:dateTime ;</w:t>
      </w:r>
    </w:p>
    <w:p w14:paraId="400F737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sosa:hasMember ex:t1 ;</w:t>
      </w:r>
    </w:p>
    <w:p w14:paraId="2BCCCAA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sosa:hasMember ex:t2 ;</w:t>
      </w:r>
    </w:p>
    <w:p w14:paraId="6A868A1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sosa:hasMember ex:t3 ;</w:t>
      </w:r>
    </w:p>
    <w:p w14:paraId="466D252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sosa:hasMember ex:t4 ;</w:t>
      </w:r>
    </w:p>
    <w:p w14:paraId="6437CA0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qudt:hasUnit unit:M-PER-SEC ;</w:t>
      </w:r>
    </w:p>
    <w:p w14:paraId="4B4E152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0D8D81B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ex:t1</w:t>
      </w:r>
    </w:p>
    <w:p w14:paraId="08B6CE9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sosa:Observation ;</w:t>
      </w:r>
    </w:p>
    <w:p w14:paraId="6820EAD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sosa:phenomenonTime [</w:t>
      </w:r>
    </w:p>
    <w:p w14:paraId="51DD645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time:Instant ;</w:t>
      </w:r>
    </w:p>
    <w:p w14:paraId="355E2BB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time:inXSDDateTime "2017-04-15T20:00:00+00:00"^^xsd:dateTime ;</w:t>
      </w:r>
    </w:p>
    <w:p w14:paraId="78C0502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04D0540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sosa:hasSimpleResult 3.24 ;</w:t>
      </w:r>
    </w:p>
    <w:p w14:paraId="4734FC5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56C1875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ex:t2</w:t>
      </w:r>
    </w:p>
    <w:p w14:paraId="597230D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sosa:Observation ;</w:t>
      </w:r>
    </w:p>
    <w:p w14:paraId="0CC82A8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sosa:phenomenonTime [</w:t>
      </w:r>
    </w:p>
    <w:p w14:paraId="7613698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time:Instant ;</w:t>
      </w:r>
    </w:p>
    <w:p w14:paraId="61C3877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time:inXSDDateTime "2017-04-15T20:01:00+00:00"^^xsd:dateTime ;</w:t>
      </w:r>
    </w:p>
    <w:p w14:paraId="253138D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6C5EBB6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sosa:hasSimpleResult 3.21 ;</w:t>
      </w:r>
    </w:p>
    <w:p w14:paraId="0947CE0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22B7051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ex:t3</w:t>
      </w:r>
    </w:p>
    <w:p w14:paraId="624BC99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sosa:Observation ;</w:t>
      </w:r>
    </w:p>
    <w:p w14:paraId="10820F4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sosa:phenomenonTime [</w:t>
      </w:r>
    </w:p>
    <w:p w14:paraId="6890298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time:Instant ;</w:t>
      </w:r>
    </w:p>
    <w:p w14:paraId="7D96C02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time:inXSDDateTime "2017-04-15T20:02:00+00:00"^^xsd:dateTime ;</w:t>
      </w:r>
    </w:p>
    <w:p w14:paraId="1B560E9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4F7A140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sosa:hasSimpleResult 3.15 ;</w:t>
      </w:r>
    </w:p>
    <w:p w14:paraId="195EA58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5F01489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ex:t4</w:t>
      </w:r>
    </w:p>
    <w:p w14:paraId="4F49CDA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sosa:Observation ;</w:t>
      </w:r>
    </w:p>
    <w:p w14:paraId="5D64280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sosa:phenomenonTime [</w:t>
      </w:r>
    </w:p>
    <w:p w14:paraId="665FBD7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time:Instant ;</w:t>
      </w:r>
    </w:p>
    <w:p w14:paraId="01F4C89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time:inXSDDateTime "2017-04-15T20:03:00+00:00"^^xsd:dateTime ;</w:t>
      </w:r>
    </w:p>
    <w:p w14:paraId="26C0F9F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544244C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sosa:hasSimpleResult 3.15 ;</w:t>
      </w:r>
    </w:p>
    <w:p w14:paraId="0D55AB8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2AA187E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ex:station223 a sosa:FeatureOfInterest .</w:t>
      </w:r>
    </w:p>
    <w:p w14:paraId="11E83F9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ex:p1 a sosa:Property .</w:t>
      </w:r>
    </w:p>
    <w:p w14:paraId="15DBD84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ex:fooglemeter39 a sosa:Sensor .</w:t>
      </w:r>
    </w:p>
    <w:p w14:paraId="2E03CDA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Alternatively, the series may be represented as a single </w:t>
      </w:r>
      <w:hyperlink r:id="rId2982" w:anchor="SOSAObservation" w:history="1">
        <w:r w:rsidRPr="008D2809">
          <w:rPr>
            <w:rFonts w:ascii="Times New Roman" w:eastAsia="Times New Roman" w:hAnsi="Times New Roman" w:cs="Times New Roman"/>
            <w:color w:val="0000FF"/>
            <w:kern w:val="0"/>
            <w:u w:val="single"/>
            <w14:ligatures w14:val="none"/>
          </w:rPr>
          <w:t>Observation</w:t>
        </w:r>
      </w:hyperlink>
      <w:r w:rsidRPr="008D2809">
        <w:rPr>
          <w:rFonts w:ascii="Times New Roman" w:eastAsia="Times New Roman" w:hAnsi="Times New Roman" w:cs="Times New Roman"/>
          <w:kern w:val="0"/>
          <w14:ligatures w14:val="none"/>
        </w:rPr>
        <w:t xml:space="preserve"> whose result is a complex value, such as a vector or array. This may be indicated 'inline' as a complex literal, e.g. CSV: </w:t>
      </w:r>
    </w:p>
    <w:p w14:paraId="62F5D85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2983" w:anchor="example-7" w:history="1">
        <w:r w:rsidRPr="008D2809">
          <w:rPr>
            <w:rFonts w:ascii="Times New Roman" w:eastAsia="Times New Roman" w:hAnsi="Times New Roman" w:cs="Times New Roman"/>
            <w:color w:val="0000FF"/>
            <w:kern w:val="0"/>
            <w:u w:val="single"/>
            <w14:ligatures w14:val="none"/>
          </w:rPr>
          <w:t>Example 7</w:t>
        </w:r>
      </w:hyperlink>
      <w:r w:rsidRPr="008D2809">
        <w:rPr>
          <w:rFonts w:ascii="Times New Roman" w:eastAsia="Times New Roman" w:hAnsi="Times New Roman" w:cs="Times New Roman"/>
          <w:kern w:val="0"/>
          <w14:ligatures w14:val="none"/>
        </w:rPr>
        <w:t xml:space="preserve"> </w:t>
      </w:r>
    </w:p>
    <w:p w14:paraId="0C7A26F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ex: &lt;https://example.org/data/&gt; .</w:t>
      </w:r>
    </w:p>
    <w:p w14:paraId="453516D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 &lt;http://www.w3.org/1999/02/22-rdf-syntax-ns#&gt; .</w:t>
      </w:r>
    </w:p>
    <w:p w14:paraId="20B9F26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rdfs: &lt;http://www.w3.org/2000/01/rdf-schema#&gt; .</w:t>
      </w:r>
    </w:p>
    <w:p w14:paraId="1895FB8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skos: &lt;http://www.w3.org/2004/02/skos/core#&gt; .</w:t>
      </w:r>
    </w:p>
    <w:p w14:paraId="4CDFC2F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sosa: &lt;http://www.w3.org/ns/sosa/&gt; .</w:t>
      </w:r>
    </w:p>
    <w:p w14:paraId="3F472B7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lastRenderedPageBreak/>
        <w:t>@prefix time: &lt;http://www.w3.org/2006/time#&gt;.</w:t>
      </w:r>
    </w:p>
    <w:p w14:paraId="285A39E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unit: &lt;http://qudt.org/vocab/unit/&gt; .</w:t>
      </w:r>
    </w:p>
    <w:p w14:paraId="286B76E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xsd: &lt;http://www.w3.org/2001/XMLSchema#&gt; .</w:t>
      </w:r>
    </w:p>
    <w:p w14:paraId="3DBD7A0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@base &lt;https://example.org/data/tsoi/&gt; .</w:t>
      </w:r>
    </w:p>
    <w:p w14:paraId="28FF068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AB4F4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ex:ts159i</w:t>
      </w:r>
    </w:p>
    <w:p w14:paraId="790D1A8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sosa:Observation ;</w:t>
      </w:r>
    </w:p>
    <w:p w14:paraId="06BF8EA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sosa:hasFeatureOfInterest ex:station223 ;</w:t>
      </w:r>
    </w:p>
    <w:p w14:paraId="7DD1506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sosa:observedProperty ex:p1 ;</w:t>
      </w:r>
    </w:p>
    <w:p w14:paraId="620632D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sosa:madeBySensor ex:fooglemeter39 ;</w:t>
      </w:r>
    </w:p>
    <w:p w14:paraId="22D86D2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sosa:phenomenonTime [</w:t>
      </w:r>
    </w:p>
    <w:p w14:paraId="63DFE98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time:Interval ;</w:t>
      </w:r>
    </w:p>
    <w:p w14:paraId="200EA5A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time:hasBeginning [ </w:t>
      </w:r>
    </w:p>
    <w:p w14:paraId="6CF5C7B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time:Instant ;</w:t>
      </w:r>
    </w:p>
    <w:p w14:paraId="2BFAAAD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time:inXSDDateTime "2017-04-15T20:00:00+00:00"^^xsd:dateTime</w:t>
      </w:r>
    </w:p>
    <w:p w14:paraId="4A78D65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18C3B87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time:hasEnd [ </w:t>
      </w:r>
    </w:p>
    <w:p w14:paraId="2787DC6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time:Instant ;</w:t>
      </w:r>
    </w:p>
    <w:p w14:paraId="221E75D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time:inXSDDateTime "2017-04-15T20:03:00+00:00"^^xsd:dateTime </w:t>
      </w:r>
    </w:p>
    <w:p w14:paraId="059AA11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1822410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75265FD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sosa:resultTime "2017-04-15T20:03:30+00:00"^^xsd:dateTime ;</w:t>
      </w:r>
    </w:p>
    <w:p w14:paraId="5C36DBC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sosa:hasSimpleResult """2017-04-15T20:00:00+00:00,3.24</w:t>
      </w:r>
    </w:p>
    <w:p w14:paraId="3F9AF92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2017-04-15T20:01:00+00:00,3.21</w:t>
      </w:r>
    </w:p>
    <w:p w14:paraId="3755110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2017-04-15T20:02:00+00:00,3.15</w:t>
      </w:r>
    </w:p>
    <w:p w14:paraId="557C0F4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2017-04-15T20:03:00+00:00,3.15"""^^ex:SpeedObservationCSVRecord ;</w:t>
      </w:r>
    </w:p>
    <w:p w14:paraId="1363757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rdfs:comment """The result of this observation is encoded as a CSV literal.  </w:t>
      </w:r>
    </w:p>
    <w:p w14:paraId="699EC33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The CSV has four rows each representing a member of the time-series.  </w:t>
      </w:r>
    </w:p>
    <w:p w14:paraId="0AB4763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The CSV structure is defined in the datatype definition."""@en ;</w:t>
      </w:r>
    </w:p>
    <w:p w14:paraId="4827F64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401F8A2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ex:station223 a sosa:FeatureOfInterest .</w:t>
      </w:r>
    </w:p>
    <w:p w14:paraId="1505141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ex:p1 a sosa:Property .</w:t>
      </w:r>
    </w:p>
    <w:p w14:paraId="7EE0F9E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ex:fooglemeter39 a sosa:Sensor .</w:t>
      </w:r>
    </w:p>
    <w:p w14:paraId="17E0895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0251E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ex:SpeedObservationCSVRecord a rdfs:Datatype ;</w:t>
      </w:r>
    </w:p>
    <w:p w14:paraId="200E0A8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rdfs:comment """Datatype definition for CSV-encoded data records conforming to the speed observation data model.</w:t>
      </w:r>
    </w:p>
    <w:p w14:paraId="55B79D1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The speed observation data model is defined using the OGC SWE Data Model given as the object of ex:asSWEDataModel.</w:t>
      </w:r>
    </w:p>
    <w:p w14:paraId="0011407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The formal definition of this datatype (a lexical space, value space, lexical-to-value mapping) is left unspecified in this example.""" ;</w:t>
      </w:r>
    </w:p>
    <w:p w14:paraId="30E3AE7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ex:asSWEDataModel """{</w:t>
      </w:r>
    </w:p>
    <w:p w14:paraId="29A7CCE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"type": "DataRecord",</w:t>
      </w:r>
    </w:p>
    <w:p w14:paraId="256D066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"label": "Speed Observation",</w:t>
      </w:r>
    </w:p>
    <w:p w14:paraId="629B454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"fields": [</w:t>
      </w:r>
    </w:p>
    <w:p w14:paraId="79BDA6E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w:t>
      </w:r>
    </w:p>
    <w:p w14:paraId="7BB9049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"name": "time",</w:t>
      </w:r>
    </w:p>
    <w:p w14:paraId="03F328C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"type": "Time",</w:t>
      </w:r>
    </w:p>
    <w:p w14:paraId="2270D64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"definition": "http://www.opengis.net/def/property/OGC/0/SamplingTime",</w:t>
      </w:r>
    </w:p>
    <w:p w14:paraId="5DD9362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"referenceFrame": "http://www.opengis.net/def/trs/BIPM/0/UTC",</w:t>
      </w:r>
    </w:p>
    <w:p w14:paraId="70FFB0F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"label": "Sampling Time",</w:t>
      </w:r>
    </w:p>
    <w:p w14:paraId="1C34C70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"uom": {</w:t>
      </w:r>
    </w:p>
    <w:p w14:paraId="2FC516F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"href": "http://www.opengis.net/def/uom/ISO-8601/0/Gregorian"</w:t>
      </w:r>
    </w:p>
    <w:p w14:paraId="370EC20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w:t>
      </w:r>
    </w:p>
    <w:p w14:paraId="4C360DD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w:t>
      </w:r>
    </w:p>
    <w:p w14:paraId="50BCAFC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w:t>
      </w:r>
    </w:p>
    <w:p w14:paraId="71B0C04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lastRenderedPageBreak/>
        <w:t xml:space="preserve">          "name": "speed",</w:t>
      </w:r>
    </w:p>
    <w:p w14:paraId="24CE6E1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"type": "Quantity",</w:t>
      </w:r>
    </w:p>
    <w:p w14:paraId="1E61543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"definition": "http://qudt.org/vocab/quantitykind/Speed",</w:t>
      </w:r>
    </w:p>
    <w:p w14:paraId="16E8E49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"label": "Vehicle Speed",</w:t>
      </w:r>
    </w:p>
    <w:p w14:paraId="7F95BB6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"uom": {</w:t>
      </w:r>
    </w:p>
    <w:p w14:paraId="2E42929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"code": "m/s",</w:t>
      </w:r>
    </w:p>
    <w:p w14:paraId="4AFE8B9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"href": "https://qudt.org/vocab/unit/M-PER-SEC"</w:t>
      </w:r>
    </w:p>
    <w:p w14:paraId="223DE67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w:t>
      </w:r>
    </w:p>
    <w:p w14:paraId="3BBE349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w:t>
      </w:r>
    </w:p>
    <w:p w14:paraId="0AF3B5B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w:t>
      </w:r>
    </w:p>
    <w:p w14:paraId="428FA7F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}"""^^rdf:JSON ;</w:t>
      </w:r>
    </w:p>
    <w:p w14:paraId="1C2B913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4E6DABD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In this example, an OGC SWE Common </w:t>
      </w:r>
      <w:r w:rsidRPr="008D2809">
        <w:rPr>
          <w:rFonts w:ascii="Courier New" w:eastAsia="Times New Roman" w:hAnsi="Courier New" w:cs="Courier New"/>
          <w:kern w:val="0"/>
          <w:sz w:val="20"/>
          <w:szCs w:val="20"/>
          <w14:ligatures w14:val="none"/>
        </w:rPr>
        <w:t>DataRecord</w:t>
      </w:r>
      <w:r w:rsidRPr="008D2809">
        <w:rPr>
          <w:rFonts w:ascii="Times New Roman" w:eastAsia="Times New Roman" w:hAnsi="Times New Roman" w:cs="Times New Roman"/>
          <w:kern w:val="0"/>
          <w14:ligatures w14:val="none"/>
        </w:rPr>
        <w:t xml:space="preserve"> ([</w:t>
      </w:r>
      <w:hyperlink r:id="rId2984" w:anchor="bib-swe-common" w:tooltip="OGC® SWE Common Data Model Encoding Standard" w:history="1">
        <w:r w:rsidRPr="008D2809">
          <w:rPr>
            <w:rFonts w:ascii="Times New Roman" w:eastAsia="Times New Roman" w:hAnsi="Times New Roman" w:cs="Times New Roman"/>
            <w:i/>
            <w:iCs/>
            <w:color w:val="0000FF"/>
            <w:kern w:val="0"/>
            <w:u w:val="single"/>
            <w14:ligatures w14:val="none"/>
          </w:rPr>
          <w:t>SWE-Common</w:t>
        </w:r>
      </w:hyperlink>
      <w:r w:rsidRPr="008D2809">
        <w:rPr>
          <w:rFonts w:ascii="Times New Roman" w:eastAsia="Times New Roman" w:hAnsi="Times New Roman" w:cs="Times New Roman"/>
          <w:kern w:val="0"/>
          <w14:ligatures w14:val="none"/>
        </w:rPr>
        <w:t>], [</w:t>
      </w:r>
      <w:hyperlink r:id="rId2985" w:anchor="bib-swe-common-json" w:tooltip="JSON Encoding Rules SWE Common / SensorML" w:history="1">
        <w:r w:rsidRPr="008D2809">
          <w:rPr>
            <w:rFonts w:ascii="Times New Roman" w:eastAsia="Times New Roman" w:hAnsi="Times New Roman" w:cs="Times New Roman"/>
            <w:i/>
            <w:iCs/>
            <w:color w:val="0000FF"/>
            <w:kern w:val="0"/>
            <w:u w:val="single"/>
            <w14:ligatures w14:val="none"/>
          </w:rPr>
          <w:t>SWE-Common-JSON</w:t>
        </w:r>
      </w:hyperlink>
      <w:r w:rsidRPr="008D2809">
        <w:rPr>
          <w:rFonts w:ascii="Times New Roman" w:eastAsia="Times New Roman" w:hAnsi="Times New Roman" w:cs="Times New Roman"/>
          <w:kern w:val="0"/>
          <w14:ligatures w14:val="none"/>
        </w:rPr>
        <w:t xml:space="preserve">]) is used to define an RDF Datatype that encodes data records encoded in CSV. </w:t>
      </w:r>
    </w:p>
    <w:p w14:paraId="606622EE"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result of a time series observation can also be 'linked' to an external resource: </w:t>
      </w:r>
    </w:p>
    <w:p w14:paraId="4956FDC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2986" w:anchor="example-8" w:history="1">
        <w:r w:rsidRPr="008D2809">
          <w:rPr>
            <w:rFonts w:ascii="Times New Roman" w:eastAsia="Times New Roman" w:hAnsi="Times New Roman" w:cs="Times New Roman"/>
            <w:color w:val="0000FF"/>
            <w:kern w:val="0"/>
            <w:u w:val="single"/>
            <w14:ligatures w14:val="none"/>
          </w:rPr>
          <w:t>Example 8</w:t>
        </w:r>
      </w:hyperlink>
      <w:r w:rsidRPr="008D2809">
        <w:rPr>
          <w:rFonts w:ascii="Times New Roman" w:eastAsia="Times New Roman" w:hAnsi="Times New Roman" w:cs="Times New Roman"/>
          <w:kern w:val="0"/>
          <w14:ligatures w14:val="none"/>
        </w:rPr>
        <w:t xml:space="preserve"> </w:t>
      </w:r>
    </w:p>
    <w:p w14:paraId="29524B5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ex: &lt;https://example.org/data/&gt; .</w:t>
      </w:r>
    </w:p>
    <w:p w14:paraId="5520AA6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 &lt;http://www.w3.org/1999/02/22-rdf-syntax-ns#&gt; .</w:t>
      </w:r>
    </w:p>
    <w:p w14:paraId="6136504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rdfs: &lt;http://www.w3.org/2000/01/rdf-schema#&gt;.</w:t>
      </w:r>
    </w:p>
    <w:p w14:paraId="7BB21D8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sosa: &lt;http://www.w3.org/ns/sosa/&gt; .</w:t>
      </w:r>
    </w:p>
    <w:p w14:paraId="7B2412F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time: &lt;http://www.w3.org/2006/time#&gt;.</w:t>
      </w:r>
    </w:p>
    <w:p w14:paraId="31F98EC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unit: &lt;http://qudt.org/vocab/unit/&gt; .</w:t>
      </w:r>
    </w:p>
    <w:p w14:paraId="4DE7A03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xsd: &lt;http://www.w3.org/2001/XMLSchema#&gt; .</w:t>
      </w:r>
    </w:p>
    <w:p w14:paraId="49FB419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@base &lt;https://example.org/data/tsol/&gt; .</w:t>
      </w:r>
    </w:p>
    <w:p w14:paraId="47101A3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CB94F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ex:ts159l</w:t>
      </w:r>
    </w:p>
    <w:p w14:paraId="501DA1E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sosa:Observation ;</w:t>
      </w:r>
    </w:p>
    <w:p w14:paraId="1BD968F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sosa:hasFeatureOfInterest ex:station223 ;</w:t>
      </w:r>
    </w:p>
    <w:p w14:paraId="7E9CDF8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sosa:observedProperty ex:p1 ;</w:t>
      </w:r>
    </w:p>
    <w:p w14:paraId="63397F9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sosa:madeBySensor ex:fooglemeter39 ;</w:t>
      </w:r>
    </w:p>
    <w:p w14:paraId="2FE17DE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sosa:phenomenonTime [</w:t>
      </w:r>
    </w:p>
    <w:p w14:paraId="78A7046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time:Interval ;</w:t>
      </w:r>
    </w:p>
    <w:p w14:paraId="3A60607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time:hasBeginning [ </w:t>
      </w:r>
    </w:p>
    <w:p w14:paraId="1E62BED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time:Instant ;</w:t>
      </w:r>
    </w:p>
    <w:p w14:paraId="4D3FAAE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time:inXSDDateTime "2017-04-15T20:00:00+00:00"^^xsd:dateTime</w:t>
      </w:r>
    </w:p>
    <w:p w14:paraId="1E8D0CC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242F2CF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time:hasEnd [ </w:t>
      </w:r>
    </w:p>
    <w:p w14:paraId="40DCEC4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time:Instant ;</w:t>
      </w:r>
    </w:p>
    <w:p w14:paraId="7662276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time:inXSDDateTime "2017-04-15T20:03:00+00:00"^^xsd:dateTime </w:t>
      </w:r>
    </w:p>
    <w:p w14:paraId="2E8D932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0853DE3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1480DF0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sosa:resultTime "2017-04-15T20:03:30+00:00"^^xsd:dateTime ;</w:t>
      </w:r>
    </w:p>
    <w:p w14:paraId="2EF859A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sosa:hasResult &lt;https://example.org/data/tso/netcdf/ts159&gt; ;</w:t>
      </w:r>
    </w:p>
    <w:p w14:paraId="0894DE5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rdfs:comment "The result of the observation is accessed using the URI https://example.org/data/tso/netcdf/ts159 (notional)."@en ;</w:t>
      </w:r>
    </w:p>
    <w:p w14:paraId="5221CA8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7563759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ex:station223 a sosa:FeatureOfInterest .</w:t>
      </w:r>
    </w:p>
    <w:p w14:paraId="03A3AFF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ex:p1 a sosa:Property .</w:t>
      </w:r>
    </w:p>
    <w:p w14:paraId="39A2B64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ex:fooglemeter39 a sosa:Sensor .</w:t>
      </w:r>
    </w:p>
    <w:p w14:paraId="3236AA70" w14:textId="6B3933A6"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 xml:space="preserve">In addition to the encodings shown above, terms from SOSA can be directly integrated into existing structures, </w:t>
      </w:r>
      <w:del w:id="534" w:author="Carl Reed" w:date="2026-08-26T15:21:00Z" w16du:dateUtc="2026-08-26T21:21:00Z">
        <w:r w:rsidRPr="008D2809" w:rsidDel="003431CF">
          <w:rPr>
            <w:rFonts w:ascii="Times New Roman" w:eastAsia="Times New Roman" w:hAnsi="Times New Roman" w:cs="Times New Roman"/>
            <w:kern w:val="0"/>
            <w14:ligatures w14:val="none"/>
          </w:rPr>
          <w:delText>e.g.</w:delText>
        </w:r>
      </w:del>
      <w:ins w:id="535" w:author="Carl Reed" w:date="2026-08-26T15:21:00Z" w16du:dateUtc="2026-08-26T21:21:00Z">
        <w:r w:rsidR="003431CF">
          <w:rPr>
            <w:rFonts w:ascii="Times New Roman" w:eastAsia="Times New Roman" w:hAnsi="Times New Roman" w:cs="Times New Roman"/>
            <w:kern w:val="0"/>
            <w14:ligatures w14:val="none"/>
          </w:rPr>
          <w:t>such as</w:t>
        </w:r>
      </w:ins>
      <w:r w:rsidRPr="008D2809">
        <w:rPr>
          <w:rFonts w:ascii="Times New Roman" w:eastAsia="Times New Roman" w:hAnsi="Times New Roman" w:cs="Times New Roman"/>
          <w:kern w:val="0"/>
          <w14:ligatures w14:val="none"/>
        </w:rPr>
        <w:t xml:space="preserve"> OGC Coverages [</w:t>
      </w:r>
      <w:hyperlink r:id="rId2987" w:anchor="bib-coveragejson" w:tooltip="OGC CoverageJSON Community Standard" w:history="1">
        <w:r w:rsidRPr="008D2809">
          <w:rPr>
            <w:rFonts w:ascii="Times New Roman" w:eastAsia="Times New Roman" w:hAnsi="Times New Roman" w:cs="Times New Roman"/>
            <w:i/>
            <w:iCs/>
            <w:color w:val="0000FF"/>
            <w:kern w:val="0"/>
            <w:u w:val="single"/>
            <w14:ligatures w14:val="none"/>
          </w:rPr>
          <w:t>CoverageJSON</w:t>
        </w:r>
      </w:hyperlink>
      <w:r w:rsidRPr="008D2809">
        <w:rPr>
          <w:rFonts w:ascii="Times New Roman" w:eastAsia="Times New Roman" w:hAnsi="Times New Roman" w:cs="Times New Roman"/>
          <w:kern w:val="0"/>
          <w14:ligatures w14:val="none"/>
        </w:rPr>
        <w:t xml:space="preserve">]. In such cases, it is no longer necessary to provide a paired Observation. </w:t>
      </w:r>
    </w:p>
    <w:p w14:paraId="763567D2" w14:textId="77777777" w:rsidR="008D2809" w:rsidRPr="008D2809" w:rsidRDefault="008D2809" w:rsidP="008D28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809">
        <w:rPr>
          <w:rFonts w:ascii="Times New Roman" w:eastAsia="Times New Roman" w:hAnsi="Times New Roman" w:cs="Times New Roman"/>
          <w:b/>
          <w:bCs/>
          <w:kern w:val="0"/>
          <w:sz w:val="27"/>
          <w:szCs w:val="27"/>
          <w14:ligatures w14:val="none"/>
        </w:rPr>
        <w:t>8.6 Location and Geometry</w:t>
      </w:r>
    </w:p>
    <w:p w14:paraId="79DCDB05"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8.6.1 Location</w:t>
      </w:r>
    </w:p>
    <w:p w14:paraId="28CB5936" w14:textId="48136BB8"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Many of the key classes provided by SOSA and SSN represent entities that can be located in space such as sensors, features of interest, actuators, samples, and so forth, or activities that can be located via their participating entities, e.g., platforms. These entities will usually be described using models and ontologies defined for application domains, including technical disciplines, social and business contexts. In these contexts</w:t>
      </w:r>
      <w:ins w:id="536" w:author="Carl Reed" w:date="2026-08-26T15:21:00Z" w16du:dateUtc="2026-08-26T21:21:00Z">
        <w:r w:rsidR="00947532">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there are a number of implementations that support the expression of spatial properties, including location. These are discussed further in the Spatial Data on the Web Best Practices note [</w:t>
      </w:r>
      <w:hyperlink r:id="rId2988" w:anchor="bib-sdw-bp" w:tooltip="Spatial Data on the Web Best Practices" w:history="1">
        <w:r w:rsidRPr="008D2809">
          <w:rPr>
            <w:rFonts w:ascii="Times New Roman" w:eastAsia="Times New Roman" w:hAnsi="Times New Roman" w:cs="Times New Roman"/>
            <w:i/>
            <w:iCs/>
            <w:color w:val="0000FF"/>
            <w:kern w:val="0"/>
            <w:u w:val="single"/>
            <w14:ligatures w14:val="none"/>
          </w:rPr>
          <w:t>SDW-BP</w:t>
        </w:r>
      </w:hyperlink>
      <w:r w:rsidRPr="008D2809">
        <w:rPr>
          <w:rFonts w:ascii="Times New Roman" w:eastAsia="Times New Roman" w:hAnsi="Times New Roman" w:cs="Times New Roman"/>
          <w:kern w:val="0"/>
          <w14:ligatures w14:val="none"/>
        </w:rPr>
        <w:t xml:space="preserve">]. </w:t>
      </w:r>
    </w:p>
    <w:p w14:paraId="1C2A32FA"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 particular, GeoSPARQL [</w:t>
      </w:r>
      <w:hyperlink r:id="rId2989" w:anchor="bib-geosparql" w:tooltip="OGC GeoSPARQL - A Geographic Query Language for RDF Data" w:history="1">
        <w:r w:rsidRPr="008D2809">
          <w:rPr>
            <w:rFonts w:ascii="Times New Roman" w:eastAsia="Times New Roman" w:hAnsi="Times New Roman" w:cs="Times New Roman"/>
            <w:i/>
            <w:iCs/>
            <w:color w:val="0000FF"/>
            <w:kern w:val="0"/>
            <w:u w:val="single"/>
            <w14:ligatures w14:val="none"/>
          </w:rPr>
          <w:t>GeoSPARQL</w:t>
        </w:r>
      </w:hyperlink>
      <w:r w:rsidRPr="008D2809">
        <w:rPr>
          <w:rFonts w:ascii="Times New Roman" w:eastAsia="Times New Roman" w:hAnsi="Times New Roman" w:cs="Times New Roman"/>
          <w:kern w:val="0"/>
          <w14:ligatures w14:val="none"/>
        </w:rPr>
        <w:t>] provides a flexible and relatively complete platform for geospatial objects</w:t>
      </w:r>
      <w:del w:id="537" w:author="Carl Reed" w:date="2026-08-26T15:22:00Z" w16du:dateUtc="2026-08-26T21:22:00Z">
        <w:r w:rsidRPr="008D2809" w:rsidDel="006B31EE">
          <w:rPr>
            <w:rFonts w:ascii="Times New Roman" w:eastAsia="Times New Roman" w:hAnsi="Times New Roman" w:cs="Times New Roman"/>
            <w:kern w:val="0"/>
            <w14:ligatures w14:val="none"/>
          </w:rPr>
          <w:delText>,</w:delText>
        </w:r>
      </w:del>
      <w:r w:rsidRPr="008D2809">
        <w:rPr>
          <w:rFonts w:ascii="Times New Roman" w:eastAsia="Times New Roman" w:hAnsi="Times New Roman" w:cs="Times New Roman"/>
          <w:kern w:val="0"/>
          <w14:ligatures w14:val="none"/>
        </w:rPr>
        <w:t xml:space="preserve"> that fosters interoperability between geo-datasets. The property </w:t>
      </w:r>
      <w:r w:rsidRPr="008D2809">
        <w:rPr>
          <w:rFonts w:ascii="Courier New" w:eastAsia="Times New Roman" w:hAnsi="Courier New" w:cs="Courier New"/>
          <w:kern w:val="0"/>
          <w:sz w:val="20"/>
          <w:szCs w:val="20"/>
          <w14:ligatures w14:val="none"/>
        </w:rPr>
        <w:t>geo:hasGeometry</w:t>
      </w:r>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i/>
          <w:iCs/>
          <w:kern w:val="0"/>
          <w14:ligatures w14:val="none"/>
        </w:rPr>
        <w:t>MAY</w:t>
      </w:r>
      <w:r w:rsidRPr="008D2809">
        <w:rPr>
          <w:rFonts w:ascii="Times New Roman" w:eastAsia="Times New Roman" w:hAnsi="Times New Roman" w:cs="Times New Roman"/>
          <w:kern w:val="0"/>
          <w14:ligatures w14:val="none"/>
        </w:rPr>
        <w:t xml:space="preserve"> be used to attach a geometry or location to any entity. Note that </w:t>
      </w:r>
      <w:r w:rsidRPr="008D2809">
        <w:rPr>
          <w:rFonts w:ascii="Courier New" w:eastAsia="Times New Roman" w:hAnsi="Courier New" w:cs="Courier New"/>
          <w:kern w:val="0"/>
          <w:sz w:val="20"/>
          <w:szCs w:val="20"/>
          <w14:ligatures w14:val="none"/>
        </w:rPr>
        <w:t>geo:hasGeometry</w:t>
      </w:r>
      <w:r w:rsidRPr="008D2809">
        <w:rPr>
          <w:rFonts w:ascii="Times New Roman" w:eastAsia="Times New Roman" w:hAnsi="Times New Roman" w:cs="Times New Roman"/>
          <w:kern w:val="0"/>
          <w14:ligatures w14:val="none"/>
        </w:rPr>
        <w:t xml:space="preserve"> has a global domain constraint which entails that any resource carrying this property </w:t>
      </w:r>
      <w:r w:rsidRPr="008D2809">
        <w:rPr>
          <w:rFonts w:ascii="Times New Roman" w:eastAsia="Times New Roman" w:hAnsi="Times New Roman" w:cs="Times New Roman"/>
          <w:i/>
          <w:iCs/>
          <w:kern w:val="0"/>
          <w14:ligatures w14:val="none"/>
        </w:rPr>
        <w:t>SHALL</w:t>
      </w:r>
      <w:r w:rsidRPr="008D2809">
        <w:rPr>
          <w:rFonts w:ascii="Times New Roman" w:eastAsia="Times New Roman" w:hAnsi="Times New Roman" w:cs="Times New Roman"/>
          <w:kern w:val="0"/>
          <w14:ligatures w14:val="none"/>
        </w:rPr>
        <w:t xml:space="preserve"> be inferred to be a </w:t>
      </w:r>
      <w:r w:rsidRPr="008D2809">
        <w:rPr>
          <w:rFonts w:ascii="Courier New" w:eastAsia="Times New Roman" w:hAnsi="Courier New" w:cs="Courier New"/>
          <w:kern w:val="0"/>
          <w:sz w:val="20"/>
          <w:szCs w:val="20"/>
          <w14:ligatures w14:val="none"/>
        </w:rPr>
        <w:t>geo:Feature</w:t>
      </w:r>
      <w:r w:rsidRPr="008D2809">
        <w:rPr>
          <w:rFonts w:ascii="Times New Roman" w:eastAsia="Times New Roman" w:hAnsi="Times New Roman" w:cs="Times New Roman"/>
          <w:kern w:val="0"/>
          <w14:ligatures w14:val="none"/>
        </w:rPr>
        <w:t xml:space="preserve"> (</w:t>
      </w:r>
      <w:hyperlink r:id="rId2990" w:anchor="_01414b7a-8464-4a9b-897d-46c471274ea6" w:history="1">
        <w:r w:rsidRPr="008D2809">
          <w:rPr>
            <w:rFonts w:ascii="Times New Roman" w:eastAsia="Times New Roman" w:hAnsi="Times New Roman" w:cs="Times New Roman"/>
            <w:color w:val="0000FF"/>
            <w:kern w:val="0"/>
            <w:u w:val="single"/>
            <w14:ligatures w14:val="none"/>
          </w:rPr>
          <w:t>GeoSPARQL 1.1, clause 8.4.1</w:t>
        </w:r>
      </w:hyperlink>
      <w:r w:rsidRPr="008D2809">
        <w:rPr>
          <w:rFonts w:ascii="Times New Roman" w:eastAsia="Times New Roman" w:hAnsi="Times New Roman" w:cs="Times New Roman"/>
          <w:kern w:val="0"/>
          <w14:ligatures w14:val="none"/>
        </w:rPr>
        <w:t xml:space="preserve">). In case of classes, e.g., specific types of features of interest such as rivers, these </w:t>
      </w:r>
      <w:r w:rsidRPr="008D2809">
        <w:rPr>
          <w:rFonts w:ascii="Times New Roman" w:eastAsia="Times New Roman" w:hAnsi="Times New Roman" w:cs="Times New Roman"/>
          <w:i/>
          <w:iCs/>
          <w:kern w:val="0"/>
          <w14:ligatures w14:val="none"/>
        </w:rPr>
        <w:t>MAY</w:t>
      </w:r>
      <w:r w:rsidRPr="008D2809">
        <w:rPr>
          <w:rFonts w:ascii="Times New Roman" w:eastAsia="Times New Roman" w:hAnsi="Times New Roman" w:cs="Times New Roman"/>
          <w:kern w:val="0"/>
          <w14:ligatures w14:val="none"/>
        </w:rPr>
        <w:t xml:space="preserve"> be explicitly defined as subclasses of </w:t>
      </w:r>
      <w:r w:rsidRPr="008D2809">
        <w:rPr>
          <w:rFonts w:ascii="Courier New" w:eastAsia="Times New Roman" w:hAnsi="Courier New" w:cs="Courier New"/>
          <w:kern w:val="0"/>
          <w:sz w:val="20"/>
          <w:szCs w:val="20"/>
          <w14:ligatures w14:val="none"/>
        </w:rPr>
        <w:t>geo:Feature</w:t>
      </w:r>
      <w:r w:rsidRPr="008D2809">
        <w:rPr>
          <w:rFonts w:ascii="Times New Roman" w:eastAsia="Times New Roman" w:hAnsi="Times New Roman" w:cs="Times New Roman"/>
          <w:kern w:val="0"/>
          <w14:ligatures w14:val="none"/>
        </w:rPr>
        <w:t xml:space="preserve">. </w:t>
      </w:r>
    </w:p>
    <w:p w14:paraId="19F269CE"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8.6.1.1 Systems, Platforms, Deployments</w:t>
      </w:r>
    </w:p>
    <w:p w14:paraId="03D1B42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 number of patterns may be used to characterize the location of a </w:t>
      </w:r>
      <w:hyperlink r:id="rId2991" w:anchor="SOSASystem" w:history="1">
        <w:r w:rsidRPr="008D2809">
          <w:rPr>
            <w:rFonts w:ascii="Times New Roman" w:eastAsia="Times New Roman" w:hAnsi="Times New Roman" w:cs="Times New Roman"/>
            <w:color w:val="0000FF"/>
            <w:kern w:val="0"/>
            <w:u w:val="single"/>
            <w14:ligatures w14:val="none"/>
          </w:rPr>
          <w:t>System</w:t>
        </w:r>
      </w:hyperlink>
      <w:r w:rsidRPr="008D2809">
        <w:rPr>
          <w:rFonts w:ascii="Times New Roman" w:eastAsia="Times New Roman" w:hAnsi="Times New Roman" w:cs="Times New Roman"/>
          <w:kern w:val="0"/>
          <w14:ligatures w14:val="none"/>
        </w:rPr>
        <w:t xml:space="preserve">, depending on how much detail about </w:t>
      </w:r>
      <w:hyperlink r:id="rId2992" w:anchor="SOSAPlatform" w:history="1">
        <w:r w:rsidRPr="008D2809">
          <w:rPr>
            <w:rFonts w:ascii="Times New Roman" w:eastAsia="Times New Roman" w:hAnsi="Times New Roman" w:cs="Times New Roman"/>
            <w:color w:val="0000FF"/>
            <w:kern w:val="0"/>
            <w:u w:val="single"/>
            <w14:ligatures w14:val="none"/>
          </w:rPr>
          <w:t>Platforms</w:t>
        </w:r>
      </w:hyperlink>
      <w:r w:rsidRPr="008D2809">
        <w:rPr>
          <w:rFonts w:ascii="Times New Roman" w:eastAsia="Times New Roman" w:hAnsi="Times New Roman" w:cs="Times New Roman"/>
          <w:kern w:val="0"/>
          <w14:ligatures w14:val="none"/>
        </w:rPr>
        <w:t xml:space="preserve"> and </w:t>
      </w:r>
      <w:hyperlink r:id="rId2993" w:anchor="SOSADeployment" w:history="1">
        <w:r w:rsidRPr="008D2809">
          <w:rPr>
            <w:rFonts w:ascii="Times New Roman" w:eastAsia="Times New Roman" w:hAnsi="Times New Roman" w:cs="Times New Roman"/>
            <w:color w:val="0000FF"/>
            <w:kern w:val="0"/>
            <w:u w:val="single"/>
            <w14:ligatures w14:val="none"/>
          </w:rPr>
          <w:t>Deployments</w:t>
        </w:r>
      </w:hyperlink>
      <w:r w:rsidRPr="008D2809">
        <w:rPr>
          <w:rFonts w:ascii="Times New Roman" w:eastAsia="Times New Roman" w:hAnsi="Times New Roman" w:cs="Times New Roman"/>
          <w:kern w:val="0"/>
          <w14:ligatures w14:val="none"/>
        </w:rPr>
        <w:t xml:space="preserve"> is useful. </w:t>
      </w:r>
    </w:p>
    <w:p w14:paraId="1EF98F2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For example, a System, such as a </w:t>
      </w:r>
      <w:hyperlink r:id="rId2994" w:anchor="SOSASensor" w:history="1">
        <w:r w:rsidRPr="008D2809">
          <w:rPr>
            <w:rFonts w:ascii="Times New Roman" w:eastAsia="Times New Roman" w:hAnsi="Times New Roman" w:cs="Times New Roman"/>
            <w:color w:val="0000FF"/>
            <w:kern w:val="0"/>
            <w:u w:val="single"/>
            <w14:ligatures w14:val="none"/>
          </w:rPr>
          <w:t>Sensor</w:t>
        </w:r>
      </w:hyperlink>
      <w:r w:rsidRPr="008D2809">
        <w:rPr>
          <w:rFonts w:ascii="Times New Roman" w:eastAsia="Times New Roman" w:hAnsi="Times New Roman" w:cs="Times New Roman"/>
          <w:kern w:val="0"/>
          <w14:ligatures w14:val="none"/>
        </w:rPr>
        <w:t xml:space="preserve">, might be permanently in one specific location, described as follows: </w:t>
      </w:r>
    </w:p>
    <w:p w14:paraId="66F62B4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2995" w:anchor="Fig-LocatedSensor" w:history="1">
        <w:r w:rsidRPr="008D2809">
          <w:rPr>
            <w:rFonts w:ascii="Times New Roman" w:eastAsia="Times New Roman" w:hAnsi="Times New Roman" w:cs="Times New Roman"/>
            <w:color w:val="0000FF"/>
            <w:kern w:val="0"/>
            <w:u w:val="single"/>
            <w14:ligatures w14:val="none"/>
          </w:rPr>
          <w:t>Figure 33</w:t>
        </w:r>
      </w:hyperlink>
      <w:r w:rsidRPr="008D2809">
        <w:rPr>
          <w:rFonts w:ascii="Times New Roman" w:eastAsia="Times New Roman" w:hAnsi="Times New Roman" w:cs="Times New Roman"/>
          <w:kern w:val="0"/>
          <w14:ligatures w14:val="none"/>
        </w:rPr>
        <w:t xml:space="preserve"> System location — direct description </w:t>
      </w:r>
      <w:r w:rsidRPr="008D2809">
        <w:rPr>
          <w:rFonts w:ascii="Times New Roman" w:eastAsia="Times New Roman" w:hAnsi="Times New Roman" w:cs="Times New Roman"/>
          <w:kern w:val="0"/>
          <w14:ligatures w14:val="none"/>
        </w:rPr>
        <w:br/>
      </w:r>
      <w:hyperlink r:id="rId2996" w:anchor="Class-diagram" w:history="1">
        <w:r w:rsidRPr="008D2809">
          <w:rPr>
            <w:rFonts w:ascii="Times New Roman" w:eastAsia="Times New Roman" w:hAnsi="Times New Roman" w:cs="Times New Roman"/>
            <w:i/>
            <w:iCs/>
            <w:color w:val="0000FF"/>
            <w:kern w:val="0"/>
            <w:u w:val="single"/>
            <w14:ligatures w14:val="none"/>
          </w:rPr>
          <w:t>Explanation of the notation used in class diagrams</w:t>
        </w:r>
      </w:hyperlink>
      <w:r w:rsidRPr="008D2809">
        <w:rPr>
          <w:rFonts w:ascii="Times New Roman" w:eastAsia="Times New Roman" w:hAnsi="Times New Roman" w:cs="Times New Roman"/>
          <w:kern w:val="0"/>
          <w14:ligatures w14:val="none"/>
        </w:rPr>
        <w:t xml:space="preserve">. </w:t>
      </w:r>
    </w:p>
    <w:p w14:paraId="0CE727A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2997" w:anchor="example-9" w:history="1">
        <w:r w:rsidRPr="008D2809">
          <w:rPr>
            <w:rFonts w:ascii="Times New Roman" w:eastAsia="Times New Roman" w:hAnsi="Times New Roman" w:cs="Times New Roman"/>
            <w:color w:val="0000FF"/>
            <w:kern w:val="0"/>
            <w:u w:val="single"/>
            <w14:ligatures w14:val="none"/>
          </w:rPr>
          <w:t>Example 9</w:t>
        </w:r>
      </w:hyperlink>
      <w:r w:rsidRPr="008D2809">
        <w:rPr>
          <w:rFonts w:ascii="Times New Roman" w:eastAsia="Times New Roman" w:hAnsi="Times New Roman" w:cs="Times New Roman"/>
          <w:kern w:val="0"/>
          <w14:ligatures w14:val="none"/>
        </w:rPr>
        <w:t xml:space="preserve"> </w:t>
      </w:r>
    </w:p>
    <w:p w14:paraId="1AE8D18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ex: &lt;https://example.org/data/&gt; .</w:t>
      </w:r>
    </w:p>
    <w:p w14:paraId="70BA6FF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geo: &lt;http://www.opengis.net/ont/geosparql#&gt; .</w:t>
      </w:r>
    </w:p>
    <w:p w14:paraId="3B67689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 &lt;http://www.w3.org/1999/02/22-rdf-syntax-ns#&gt; .</w:t>
      </w:r>
    </w:p>
    <w:p w14:paraId="0923884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rdfs: &lt;http://www.w3.org/2000/01/rdf-schema#&gt; .</w:t>
      </w:r>
    </w:p>
    <w:p w14:paraId="332FBA1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sosa: &lt;http://www.w3.org/ns/sosa/&gt; .</w:t>
      </w:r>
    </w:p>
    <w:p w14:paraId="490334A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xsd: &lt;http://www.w3.org/2001/XMLSchema#&gt; .</w:t>
      </w:r>
    </w:p>
    <w:p w14:paraId="1B08209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D741F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ex:IBS-TH2-56 </w:t>
      </w:r>
    </w:p>
    <w:p w14:paraId="5A0A2C9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sosa:Sensor ;</w:t>
      </w:r>
    </w:p>
    <w:p w14:paraId="535CAB5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rdfs:label "12gth456a-23190"^^ex:serialNumber ;</w:t>
      </w:r>
    </w:p>
    <w:p w14:paraId="2525FB5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geo:hasGeometry [ </w:t>
      </w:r>
    </w:p>
    <w:p w14:paraId="3D278D5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geo:Point ;</w:t>
      </w:r>
    </w:p>
    <w:p w14:paraId="316756C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geo:asWKT "POINT (-73.877244 45.511672)"^^geo:WktLiteral ;</w:t>
      </w:r>
    </w:p>
    <w:p w14:paraId="6478949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00E83FB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lastRenderedPageBreak/>
        <w:t xml:space="preserve">. </w:t>
      </w:r>
    </w:p>
    <w:p w14:paraId="68E11C6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ex:serialNumber a rdfs:Datatype ;</w:t>
      </w:r>
    </w:p>
    <w:p w14:paraId="1F0C96B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rdfs:subClassOf xsd:string ;</w:t>
      </w:r>
    </w:p>
    <w:p w14:paraId="40FE6E8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7BE3038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Alternatively, the location may be associated with a Platform, which then might also host other Systems: </w:t>
      </w:r>
    </w:p>
    <w:p w14:paraId="4F0B9E7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2998" w:anchor="Fig-LocatedPlatform" w:history="1">
        <w:r w:rsidRPr="008D2809">
          <w:rPr>
            <w:rFonts w:ascii="Times New Roman" w:eastAsia="Times New Roman" w:hAnsi="Times New Roman" w:cs="Times New Roman"/>
            <w:color w:val="0000FF"/>
            <w:kern w:val="0"/>
            <w:u w:val="single"/>
            <w14:ligatures w14:val="none"/>
          </w:rPr>
          <w:t>Figure 34</w:t>
        </w:r>
      </w:hyperlink>
      <w:r w:rsidRPr="008D2809">
        <w:rPr>
          <w:rFonts w:ascii="Times New Roman" w:eastAsia="Times New Roman" w:hAnsi="Times New Roman" w:cs="Times New Roman"/>
          <w:kern w:val="0"/>
          <w14:ligatures w14:val="none"/>
        </w:rPr>
        <w:t xml:space="preserve"> System location — on Platform </w:t>
      </w:r>
      <w:r w:rsidRPr="008D2809">
        <w:rPr>
          <w:rFonts w:ascii="Times New Roman" w:eastAsia="Times New Roman" w:hAnsi="Times New Roman" w:cs="Times New Roman"/>
          <w:kern w:val="0"/>
          <w14:ligatures w14:val="none"/>
        </w:rPr>
        <w:br/>
      </w:r>
      <w:hyperlink r:id="rId2999" w:anchor="Class-diagram" w:history="1">
        <w:r w:rsidRPr="008D2809">
          <w:rPr>
            <w:rFonts w:ascii="Times New Roman" w:eastAsia="Times New Roman" w:hAnsi="Times New Roman" w:cs="Times New Roman"/>
            <w:i/>
            <w:iCs/>
            <w:color w:val="0000FF"/>
            <w:kern w:val="0"/>
            <w:u w:val="single"/>
            <w14:ligatures w14:val="none"/>
          </w:rPr>
          <w:t>Explanation of the notation used in class diagrams</w:t>
        </w:r>
      </w:hyperlink>
      <w:r w:rsidRPr="008D2809">
        <w:rPr>
          <w:rFonts w:ascii="Times New Roman" w:eastAsia="Times New Roman" w:hAnsi="Times New Roman" w:cs="Times New Roman"/>
          <w:kern w:val="0"/>
          <w14:ligatures w14:val="none"/>
        </w:rPr>
        <w:t xml:space="preserve">. </w:t>
      </w:r>
    </w:p>
    <w:p w14:paraId="0BCA690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3000" w:anchor="example-10" w:history="1">
        <w:r w:rsidRPr="008D2809">
          <w:rPr>
            <w:rFonts w:ascii="Times New Roman" w:eastAsia="Times New Roman" w:hAnsi="Times New Roman" w:cs="Times New Roman"/>
            <w:color w:val="0000FF"/>
            <w:kern w:val="0"/>
            <w:u w:val="single"/>
            <w14:ligatures w14:val="none"/>
          </w:rPr>
          <w:t>Example 10</w:t>
        </w:r>
      </w:hyperlink>
      <w:r w:rsidRPr="008D2809">
        <w:rPr>
          <w:rFonts w:ascii="Times New Roman" w:eastAsia="Times New Roman" w:hAnsi="Times New Roman" w:cs="Times New Roman"/>
          <w:kern w:val="0"/>
          <w14:ligatures w14:val="none"/>
        </w:rPr>
        <w:t xml:space="preserve"> </w:t>
      </w:r>
    </w:p>
    <w:p w14:paraId="6F2C4E2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ex: &lt;https://example.org/data/&gt; .</w:t>
      </w:r>
    </w:p>
    <w:p w14:paraId="11BEAD0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geo: &lt;http://www.opengis.net/ont/geosparql#&gt; .</w:t>
      </w:r>
    </w:p>
    <w:p w14:paraId="5B01637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 &lt;http://www.w3.org/1999/02/22-rdf-syntax-ns#&gt; .</w:t>
      </w:r>
    </w:p>
    <w:p w14:paraId="5F52090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rdfs: &lt;http://www.w3.org/2000/01/rdf-schema#&gt; .</w:t>
      </w:r>
    </w:p>
    <w:p w14:paraId="6932075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sosa: &lt;http://www.w3.org/ns/sosa/&gt; .</w:t>
      </w:r>
    </w:p>
    <w:p w14:paraId="3F51A49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xsd: &lt;http://www.w3.org/2001/XMLSchema#&gt; .</w:t>
      </w:r>
    </w:p>
    <w:p w14:paraId="3A2365C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0577D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ex:Room31C a sosa:Platform ;</w:t>
      </w:r>
    </w:p>
    <w:p w14:paraId="1BD32B1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geo:hasGeometry [ </w:t>
      </w:r>
    </w:p>
    <w:p w14:paraId="0F286C1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geo:Point ;</w:t>
      </w:r>
    </w:p>
    <w:p w14:paraId="1CC88A2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geo:asWKT "POINT (-73.877244 45.511672)"^^geo:WktLiteral ;</w:t>
      </w:r>
    </w:p>
    <w:p w14:paraId="54699A9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725B8BA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sosa:hosts ex:IBS-TH2-56 ;</w:t>
      </w:r>
    </w:p>
    <w:p w14:paraId="3D0A9EB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5B77290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ex:IBS-TH2-56 </w:t>
      </w:r>
    </w:p>
    <w:p w14:paraId="056E7A0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sosa:Sensor ;</w:t>
      </w:r>
    </w:p>
    <w:p w14:paraId="7A4CB2D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rdfs:label "12gth456a-23190"^^ex:serialNumber ;</w:t>
      </w:r>
    </w:p>
    <w:p w14:paraId="6B74C5F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79DB0D2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ex:serialNumber a rdfs:Datatype ;</w:t>
      </w:r>
    </w:p>
    <w:p w14:paraId="6394D0E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rdfs:subClassOf xsd:string ;</w:t>
      </w:r>
    </w:p>
    <w:p w14:paraId="5F1F4D9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4EF0769E"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If this Sensor location is not permanent, then it may be characterized as a Deployment: </w:t>
      </w:r>
    </w:p>
    <w:p w14:paraId="7A03604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3001" w:anchor="Fig-LocatedDeployment" w:history="1">
        <w:r w:rsidRPr="008D2809">
          <w:rPr>
            <w:rFonts w:ascii="Times New Roman" w:eastAsia="Times New Roman" w:hAnsi="Times New Roman" w:cs="Times New Roman"/>
            <w:color w:val="0000FF"/>
            <w:kern w:val="0"/>
            <w:u w:val="single"/>
            <w14:ligatures w14:val="none"/>
          </w:rPr>
          <w:t>Figure 35</w:t>
        </w:r>
      </w:hyperlink>
      <w:r w:rsidRPr="008D2809">
        <w:rPr>
          <w:rFonts w:ascii="Times New Roman" w:eastAsia="Times New Roman" w:hAnsi="Times New Roman" w:cs="Times New Roman"/>
          <w:kern w:val="0"/>
          <w14:ligatures w14:val="none"/>
        </w:rPr>
        <w:t xml:space="preserve"> System location — in a Deployment </w:t>
      </w:r>
      <w:r w:rsidRPr="008D2809">
        <w:rPr>
          <w:rFonts w:ascii="Times New Roman" w:eastAsia="Times New Roman" w:hAnsi="Times New Roman" w:cs="Times New Roman"/>
          <w:kern w:val="0"/>
          <w14:ligatures w14:val="none"/>
        </w:rPr>
        <w:br/>
      </w:r>
      <w:hyperlink r:id="rId3002" w:anchor="Class-diagram" w:history="1">
        <w:r w:rsidRPr="008D2809">
          <w:rPr>
            <w:rFonts w:ascii="Times New Roman" w:eastAsia="Times New Roman" w:hAnsi="Times New Roman" w:cs="Times New Roman"/>
            <w:i/>
            <w:iCs/>
            <w:color w:val="0000FF"/>
            <w:kern w:val="0"/>
            <w:u w:val="single"/>
            <w14:ligatures w14:val="none"/>
          </w:rPr>
          <w:t>Explanation of the notation used in class diagrams</w:t>
        </w:r>
      </w:hyperlink>
      <w:r w:rsidRPr="008D2809">
        <w:rPr>
          <w:rFonts w:ascii="Times New Roman" w:eastAsia="Times New Roman" w:hAnsi="Times New Roman" w:cs="Times New Roman"/>
          <w:kern w:val="0"/>
          <w14:ligatures w14:val="none"/>
        </w:rPr>
        <w:t xml:space="preserve">. </w:t>
      </w:r>
    </w:p>
    <w:p w14:paraId="6E91EF5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3003" w:anchor="example-11" w:history="1">
        <w:r w:rsidRPr="008D2809">
          <w:rPr>
            <w:rFonts w:ascii="Times New Roman" w:eastAsia="Times New Roman" w:hAnsi="Times New Roman" w:cs="Times New Roman"/>
            <w:color w:val="0000FF"/>
            <w:kern w:val="0"/>
            <w:u w:val="single"/>
            <w14:ligatures w14:val="none"/>
          </w:rPr>
          <w:t>Example 11</w:t>
        </w:r>
      </w:hyperlink>
      <w:r w:rsidRPr="008D2809">
        <w:rPr>
          <w:rFonts w:ascii="Times New Roman" w:eastAsia="Times New Roman" w:hAnsi="Times New Roman" w:cs="Times New Roman"/>
          <w:kern w:val="0"/>
          <w14:ligatures w14:val="none"/>
        </w:rPr>
        <w:t xml:space="preserve"> </w:t>
      </w:r>
    </w:p>
    <w:p w14:paraId="6F98C5F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ex: &lt;https://example.org/data/&gt; .</w:t>
      </w:r>
    </w:p>
    <w:p w14:paraId="52F0307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geo: &lt;http://www.opengis.net/ont/geosparql#&gt; .</w:t>
      </w:r>
    </w:p>
    <w:p w14:paraId="6380DA1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 &lt;http://www.w3.org/1999/02/22-rdf-syntax-ns#&gt; .</w:t>
      </w:r>
    </w:p>
    <w:p w14:paraId="613B846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rdfs: &lt;http://www.w3.org/2000/01/rdf-schema#&gt; .</w:t>
      </w:r>
    </w:p>
    <w:p w14:paraId="4353AB1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sosa: &lt;http://www.w3.org/ns/sosa/&gt; .</w:t>
      </w:r>
    </w:p>
    <w:p w14:paraId="7BD7E10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xsd: &lt;http://www.w3.org/2001/XMLSchema#&gt; .</w:t>
      </w:r>
    </w:p>
    <w:p w14:paraId="23E1C36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12473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ex:TH2-56-2024 a sosa:Deployment ;</w:t>
      </w:r>
    </w:p>
    <w:p w14:paraId="0343126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sosa:deployedSystem ex:IBS-TH2-56 ;</w:t>
      </w:r>
    </w:p>
    <w:p w14:paraId="3F25B1D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sosa:deployedOnPlatform ex:Room31C ;</w:t>
      </w:r>
    </w:p>
    <w:p w14:paraId="2424565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sosa:startTime "2024-01-01T00:00:00+00:00"^^xsd:dateTime ;</w:t>
      </w:r>
    </w:p>
    <w:p w14:paraId="2110C17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sosa:endTime "2024-12-31T23:59:59+00:00"^^xsd:dateTime ;</w:t>
      </w:r>
    </w:p>
    <w:p w14:paraId="1ADAA9C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51AF1B7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ex:Room31C a sosa:Platform ;</w:t>
      </w:r>
    </w:p>
    <w:p w14:paraId="45BC9F1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geo:hasGeometry [ </w:t>
      </w:r>
    </w:p>
    <w:p w14:paraId="702FCB1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geo:Point ;</w:t>
      </w:r>
    </w:p>
    <w:p w14:paraId="748ED86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lastRenderedPageBreak/>
        <w:t xml:space="preserve">    geo:asWKT "POINT (-73.877244 45.511672)"^^geo:WktLiteral ;</w:t>
      </w:r>
    </w:p>
    <w:p w14:paraId="2710669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3B3CAF3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221A63D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ex:IBS-TH2-56 </w:t>
      </w:r>
    </w:p>
    <w:p w14:paraId="6975E66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sosa:Sensor ;</w:t>
      </w:r>
    </w:p>
    <w:p w14:paraId="6B15FF4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rdfs:label "12gth456a-23190"^^ex:serialNumber ;</w:t>
      </w:r>
    </w:p>
    <w:p w14:paraId="45EFF1A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21178FC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ex:serialNumber a rdfs:Datatype ;</w:t>
      </w:r>
    </w:p>
    <w:p w14:paraId="1FF3B0E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rdfs:subClassOf xsd:string ;</w:t>
      </w:r>
    </w:p>
    <w:p w14:paraId="62D5EE5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4426A0A8"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8.6.1.2 Samples, Features</w:t>
      </w:r>
    </w:p>
    <w:p w14:paraId="18EE275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Similarly, Location can be associated directly or indirectly with a </w:t>
      </w:r>
      <w:hyperlink r:id="rId3004" w:anchor="SOSASample" w:history="1">
        <w:r w:rsidRPr="008D2809">
          <w:rPr>
            <w:rFonts w:ascii="Times New Roman" w:eastAsia="Times New Roman" w:hAnsi="Times New Roman" w:cs="Times New Roman"/>
            <w:color w:val="0000FF"/>
            <w:kern w:val="0"/>
            <w:u w:val="single"/>
            <w14:ligatures w14:val="none"/>
          </w:rPr>
          <w:t>Sample</w:t>
        </w:r>
      </w:hyperlink>
      <w:r w:rsidRPr="008D2809">
        <w:rPr>
          <w:rFonts w:ascii="Times New Roman" w:eastAsia="Times New Roman" w:hAnsi="Times New Roman" w:cs="Times New Roman"/>
          <w:kern w:val="0"/>
          <w14:ligatures w14:val="none"/>
        </w:rPr>
        <w:t xml:space="preserve">. </w:t>
      </w:r>
    </w:p>
    <w:p w14:paraId="036749E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Observations of the atmosphere are necessarily made at a specific location. The location of an air Sample might be recorded directly using the following pattern: </w:t>
      </w:r>
    </w:p>
    <w:p w14:paraId="2C8B304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3005" w:anchor="Fig-LocatedSample" w:history="1">
        <w:r w:rsidRPr="008D2809">
          <w:rPr>
            <w:rFonts w:ascii="Times New Roman" w:eastAsia="Times New Roman" w:hAnsi="Times New Roman" w:cs="Times New Roman"/>
            <w:color w:val="0000FF"/>
            <w:kern w:val="0"/>
            <w:u w:val="single"/>
            <w14:ligatures w14:val="none"/>
          </w:rPr>
          <w:t>Figure 36</w:t>
        </w:r>
      </w:hyperlink>
      <w:r w:rsidRPr="008D2809">
        <w:rPr>
          <w:rFonts w:ascii="Times New Roman" w:eastAsia="Times New Roman" w:hAnsi="Times New Roman" w:cs="Times New Roman"/>
          <w:kern w:val="0"/>
          <w14:ligatures w14:val="none"/>
        </w:rPr>
        <w:t xml:space="preserve"> Sample location — direct descriptions </w:t>
      </w:r>
      <w:r w:rsidRPr="008D2809">
        <w:rPr>
          <w:rFonts w:ascii="Times New Roman" w:eastAsia="Times New Roman" w:hAnsi="Times New Roman" w:cs="Times New Roman"/>
          <w:kern w:val="0"/>
          <w14:ligatures w14:val="none"/>
        </w:rPr>
        <w:br/>
      </w:r>
      <w:hyperlink r:id="rId3006" w:anchor="Class-diagram" w:history="1">
        <w:r w:rsidRPr="008D2809">
          <w:rPr>
            <w:rFonts w:ascii="Times New Roman" w:eastAsia="Times New Roman" w:hAnsi="Times New Roman" w:cs="Times New Roman"/>
            <w:i/>
            <w:iCs/>
            <w:color w:val="0000FF"/>
            <w:kern w:val="0"/>
            <w:u w:val="single"/>
            <w14:ligatures w14:val="none"/>
          </w:rPr>
          <w:t>Explanation of the notation used in class diagrams</w:t>
        </w:r>
      </w:hyperlink>
      <w:r w:rsidRPr="008D2809">
        <w:rPr>
          <w:rFonts w:ascii="Times New Roman" w:eastAsia="Times New Roman" w:hAnsi="Times New Roman" w:cs="Times New Roman"/>
          <w:kern w:val="0"/>
          <w14:ligatures w14:val="none"/>
        </w:rPr>
        <w:t xml:space="preserve">. </w:t>
      </w:r>
    </w:p>
    <w:p w14:paraId="72C9172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3007" w:anchor="example-12" w:history="1">
        <w:r w:rsidRPr="008D2809">
          <w:rPr>
            <w:rFonts w:ascii="Times New Roman" w:eastAsia="Times New Roman" w:hAnsi="Times New Roman" w:cs="Times New Roman"/>
            <w:color w:val="0000FF"/>
            <w:kern w:val="0"/>
            <w:u w:val="single"/>
            <w14:ligatures w14:val="none"/>
          </w:rPr>
          <w:t>Example 12</w:t>
        </w:r>
      </w:hyperlink>
      <w:r w:rsidRPr="008D2809">
        <w:rPr>
          <w:rFonts w:ascii="Times New Roman" w:eastAsia="Times New Roman" w:hAnsi="Times New Roman" w:cs="Times New Roman"/>
          <w:kern w:val="0"/>
          <w14:ligatures w14:val="none"/>
        </w:rPr>
        <w:t xml:space="preserve"> </w:t>
      </w:r>
    </w:p>
    <w:p w14:paraId="278ACFF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ex: &lt;https://example.org/data/&gt; .</w:t>
      </w:r>
    </w:p>
    <w:p w14:paraId="135946F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geo: &lt;http://www.opengis.net/ont/geosparql#&gt; .</w:t>
      </w:r>
    </w:p>
    <w:p w14:paraId="630464D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owl: &lt;http://www.w3.org/2002/07/owl#&gt; .</w:t>
      </w:r>
    </w:p>
    <w:p w14:paraId="3A9CA62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  &lt;http://www.w3.org/1999/02/22-rdf-syntax-ns#&gt; .</w:t>
      </w:r>
    </w:p>
    <w:p w14:paraId="269E11A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sf: &lt;http://www.opengis.net/ont/sf#&gt; .</w:t>
      </w:r>
    </w:p>
    <w:p w14:paraId="191859C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skos: &lt;http://www.w3.org/2004/02/skos/core#&gt; .</w:t>
      </w:r>
    </w:p>
    <w:p w14:paraId="5639423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sosa: &lt;http://www.w3.org/ns/sosa/&gt; .</w:t>
      </w:r>
    </w:p>
    <w:p w14:paraId="6DAF36A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sosa-oms: &lt;http://www.w3.org/ns/sosa/oms/&gt; .</w:t>
      </w:r>
    </w:p>
    <w:p w14:paraId="75CFFD8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3F119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ex:EarthAtmosphere_StE a sosa:MaterialSample ;</w:t>
      </w:r>
    </w:p>
    <w:p w14:paraId="5993BCE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sosa:isSampleOf ex:EarthAtmosphere ;</w:t>
      </w:r>
    </w:p>
    <w:p w14:paraId="13C3CAD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sosa-oms:sourceLocation [ </w:t>
      </w:r>
    </w:p>
    <w:p w14:paraId="5949151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sf:Point ;</w:t>
      </w:r>
    </w:p>
    <w:p w14:paraId="63BAC05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geo:asWKT "POINT (4.387611 45.437772)"^^geo:WktLiteral ;</w:t>
      </w:r>
    </w:p>
    <w:p w14:paraId="0E70964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1042EEA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72C9441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ex:EarthAtmosphere a sosa:FeatureOfInterest ;</w:t>
      </w:r>
    </w:p>
    <w:p w14:paraId="2E47247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skos:exactMatch &lt;https://www.wikidata.org/wiki/Q3230&gt; ;</w:t>
      </w:r>
    </w:p>
    <w:p w14:paraId="7A4FB75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5F39359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location could also be provided as a parameter to the act of Sampling that generated the Sample: </w:t>
      </w:r>
    </w:p>
    <w:p w14:paraId="30CA73B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3008" w:anchor="Fig-LocatedSampling" w:history="1">
        <w:r w:rsidRPr="008D2809">
          <w:rPr>
            <w:rFonts w:ascii="Times New Roman" w:eastAsia="Times New Roman" w:hAnsi="Times New Roman" w:cs="Times New Roman"/>
            <w:color w:val="0000FF"/>
            <w:kern w:val="0"/>
            <w:u w:val="single"/>
            <w14:ligatures w14:val="none"/>
          </w:rPr>
          <w:t>Figure 37</w:t>
        </w:r>
      </w:hyperlink>
      <w:r w:rsidRPr="008D2809">
        <w:rPr>
          <w:rFonts w:ascii="Times New Roman" w:eastAsia="Times New Roman" w:hAnsi="Times New Roman" w:cs="Times New Roman"/>
          <w:kern w:val="0"/>
          <w14:ligatures w14:val="none"/>
        </w:rPr>
        <w:t xml:space="preserve"> Sample location — indirect descriptions </w:t>
      </w:r>
      <w:r w:rsidRPr="008D2809">
        <w:rPr>
          <w:rFonts w:ascii="Times New Roman" w:eastAsia="Times New Roman" w:hAnsi="Times New Roman" w:cs="Times New Roman"/>
          <w:kern w:val="0"/>
          <w14:ligatures w14:val="none"/>
        </w:rPr>
        <w:br/>
      </w:r>
      <w:hyperlink r:id="rId3009" w:anchor="Class-diagram" w:history="1">
        <w:r w:rsidRPr="008D2809">
          <w:rPr>
            <w:rFonts w:ascii="Times New Roman" w:eastAsia="Times New Roman" w:hAnsi="Times New Roman" w:cs="Times New Roman"/>
            <w:i/>
            <w:iCs/>
            <w:color w:val="0000FF"/>
            <w:kern w:val="0"/>
            <w:u w:val="single"/>
            <w14:ligatures w14:val="none"/>
          </w:rPr>
          <w:t>Explanation of the notation used in class diagrams</w:t>
        </w:r>
      </w:hyperlink>
      <w:r w:rsidRPr="008D2809">
        <w:rPr>
          <w:rFonts w:ascii="Times New Roman" w:eastAsia="Times New Roman" w:hAnsi="Times New Roman" w:cs="Times New Roman"/>
          <w:kern w:val="0"/>
          <w14:ligatures w14:val="none"/>
        </w:rPr>
        <w:t xml:space="preserve">. </w:t>
      </w:r>
    </w:p>
    <w:p w14:paraId="61C62FB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3010" w:anchor="example-13" w:history="1">
        <w:r w:rsidRPr="008D2809">
          <w:rPr>
            <w:rFonts w:ascii="Times New Roman" w:eastAsia="Times New Roman" w:hAnsi="Times New Roman" w:cs="Times New Roman"/>
            <w:color w:val="0000FF"/>
            <w:kern w:val="0"/>
            <w:u w:val="single"/>
            <w14:ligatures w14:val="none"/>
          </w:rPr>
          <w:t>Example 13</w:t>
        </w:r>
      </w:hyperlink>
      <w:r w:rsidRPr="008D2809">
        <w:rPr>
          <w:rFonts w:ascii="Times New Roman" w:eastAsia="Times New Roman" w:hAnsi="Times New Roman" w:cs="Times New Roman"/>
          <w:kern w:val="0"/>
          <w14:ligatures w14:val="none"/>
        </w:rPr>
        <w:t xml:space="preserve"> </w:t>
      </w:r>
    </w:p>
    <w:p w14:paraId="0B21391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ex: &lt;https://example.org/data/&gt; .</w:t>
      </w:r>
    </w:p>
    <w:p w14:paraId="1498681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geo: &lt;http://www.opengis.net/ont/geosparql#&gt; .</w:t>
      </w:r>
    </w:p>
    <w:p w14:paraId="35DD5B4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owl: &lt;http://www.w3.org/2002/07/owl#&gt; .</w:t>
      </w:r>
    </w:p>
    <w:p w14:paraId="0803530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  &lt;http://www.w3.org/1999/02/22-rdf-syntax-ns#&gt; .</w:t>
      </w:r>
    </w:p>
    <w:p w14:paraId="029477F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sf: &lt;http://www.opengis.net/ont/sf#&gt; .</w:t>
      </w:r>
    </w:p>
    <w:p w14:paraId="14CB7C2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skos: &lt;http://www.w3.org/2004/02/skos/core#&gt; .</w:t>
      </w:r>
    </w:p>
    <w:p w14:paraId="5D669ED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lastRenderedPageBreak/>
        <w:t>@prefix sosa: &lt;http://www.w3.org/ns/sosa/&gt; .</w:t>
      </w:r>
    </w:p>
    <w:p w14:paraId="44E8713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sosa-oms: &lt;http://www.w3.org/ns/sosa/oms/&gt; .</w:t>
      </w:r>
    </w:p>
    <w:p w14:paraId="244B9C3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B529B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ex:EarthAtmosphere_StE a sosa:MaterialSample ;</w:t>
      </w:r>
    </w:p>
    <w:p w14:paraId="580E711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sosa:isSampleOf ex:EarthAtmosphere ;</w:t>
      </w:r>
    </w:p>
    <w:p w14:paraId="3D14E20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sosa:isResultOf ex:AirSampling_StE ; </w:t>
      </w:r>
    </w:p>
    <w:p w14:paraId="6531327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2B69D0F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ex:AirSampling_StE a sosa:Sampling ;</w:t>
      </w:r>
    </w:p>
    <w:p w14:paraId="1582E72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sosa:hasFeatureOfInterest ex:EarthAtmosphere ;</w:t>
      </w:r>
    </w:p>
    <w:p w14:paraId="59EB99D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sosa-oms:samplingLocation [ </w:t>
      </w:r>
    </w:p>
    <w:p w14:paraId="3E78B30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sf:Point ;</w:t>
      </w:r>
    </w:p>
    <w:p w14:paraId="3779E88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geo:asWKT "POINT (4.387611 45.437772)"^^geo:WktLiteral ;</w:t>
      </w:r>
    </w:p>
    <w:p w14:paraId="5ADAE8C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1B20CA5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53FE963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ex:EarthAtmosphere a sosa:FeatureOfInterest ;</w:t>
      </w:r>
    </w:p>
    <w:p w14:paraId="68D4869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skos:exactMatch &lt;https://www.wikidata.org/wiki/Q3230&gt; ;</w:t>
      </w:r>
    </w:p>
    <w:p w14:paraId="3C3BBF1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5B1FDC8E"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8.6.2 Relative location patterns</w:t>
      </w:r>
    </w:p>
    <w:p w14:paraId="705D1AA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In general, the locations of the </w:t>
      </w:r>
      <w:hyperlink r:id="rId3011" w:anchor="SOSASystem" w:history="1">
        <w:r w:rsidRPr="008D2809">
          <w:rPr>
            <w:rFonts w:ascii="Times New Roman" w:eastAsia="Times New Roman" w:hAnsi="Times New Roman" w:cs="Times New Roman"/>
            <w:color w:val="0000FF"/>
            <w:kern w:val="0"/>
            <w:u w:val="single"/>
            <w14:ligatures w14:val="none"/>
          </w:rPr>
          <w:t>System</w:t>
        </w:r>
      </w:hyperlink>
      <w:r w:rsidRPr="008D2809">
        <w:rPr>
          <w:rFonts w:ascii="Times New Roman" w:eastAsia="Times New Roman" w:hAnsi="Times New Roman" w:cs="Times New Roman"/>
          <w:kern w:val="0"/>
          <w14:ligatures w14:val="none"/>
        </w:rPr>
        <w:t xml:space="preserve"> and </w:t>
      </w:r>
      <w:hyperlink r:id="rId3012" w:anchor="SOSAFeatureOfInterest" w:history="1">
        <w:r w:rsidRPr="008D2809">
          <w:rPr>
            <w:rFonts w:ascii="Times New Roman" w:eastAsia="Times New Roman" w:hAnsi="Times New Roman" w:cs="Times New Roman"/>
            <w:color w:val="0000FF"/>
            <w:kern w:val="0"/>
            <w:u w:val="single"/>
            <w14:ligatures w14:val="none"/>
          </w:rPr>
          <w:t>FeatureOfInterest</w:t>
        </w:r>
      </w:hyperlink>
      <w:r w:rsidRPr="008D2809">
        <w:rPr>
          <w:rFonts w:ascii="Times New Roman" w:eastAsia="Times New Roman" w:hAnsi="Times New Roman" w:cs="Times New Roman"/>
          <w:kern w:val="0"/>
          <w14:ligatures w14:val="none"/>
        </w:rPr>
        <w:t xml:space="preserve"> for an </w:t>
      </w:r>
      <w:hyperlink r:id="rId3013" w:anchor="SOSAExecution" w:history="1">
        <w:r w:rsidRPr="008D2809">
          <w:rPr>
            <w:rFonts w:ascii="Times New Roman" w:eastAsia="Times New Roman" w:hAnsi="Times New Roman" w:cs="Times New Roman"/>
            <w:color w:val="0000FF"/>
            <w:kern w:val="0"/>
            <w:u w:val="single"/>
            <w14:ligatures w14:val="none"/>
          </w:rPr>
          <w:t>Execution</w:t>
        </w:r>
      </w:hyperlink>
      <w:r w:rsidRPr="008D2809">
        <w:rPr>
          <w:rFonts w:ascii="Times New Roman" w:eastAsia="Times New Roman" w:hAnsi="Times New Roman" w:cs="Times New Roman"/>
          <w:kern w:val="0"/>
          <w14:ligatures w14:val="none"/>
        </w:rPr>
        <w:t xml:space="preserve"> are different. For example, the </w:t>
      </w:r>
      <w:r w:rsidRPr="008D2809">
        <w:rPr>
          <w:rFonts w:ascii="Times New Roman" w:eastAsia="Times New Roman" w:hAnsi="Times New Roman" w:cs="Times New Roman"/>
          <w:i/>
          <w:iCs/>
          <w:kern w:val="0"/>
          <w14:ligatures w14:val="none"/>
        </w:rPr>
        <w:t>relative</w:t>
      </w:r>
      <w:r w:rsidRPr="008D2809">
        <w:rPr>
          <w:rFonts w:ascii="Times New Roman" w:eastAsia="Times New Roman" w:hAnsi="Times New Roman" w:cs="Times New Roman"/>
          <w:kern w:val="0"/>
          <w14:ligatures w14:val="none"/>
        </w:rPr>
        <w:t xml:space="preserve"> locations of the </w:t>
      </w:r>
      <w:hyperlink r:id="rId3014" w:anchor="SOSASensor" w:history="1">
        <w:r w:rsidRPr="008D2809">
          <w:rPr>
            <w:rFonts w:ascii="Times New Roman" w:eastAsia="Times New Roman" w:hAnsi="Times New Roman" w:cs="Times New Roman"/>
            <w:color w:val="0000FF"/>
            <w:kern w:val="0"/>
            <w:u w:val="single"/>
            <w14:ligatures w14:val="none"/>
          </w:rPr>
          <w:t>Sensor</w:t>
        </w:r>
      </w:hyperlink>
      <w:r w:rsidRPr="008D2809">
        <w:rPr>
          <w:rFonts w:ascii="Times New Roman" w:eastAsia="Times New Roman" w:hAnsi="Times New Roman" w:cs="Times New Roman"/>
          <w:kern w:val="0"/>
          <w14:ligatures w14:val="none"/>
        </w:rPr>
        <w:t xml:space="preserve"> (or its </w:t>
      </w:r>
      <w:hyperlink r:id="rId3015" w:anchor="SOSAPlatform" w:history="1">
        <w:r w:rsidRPr="008D2809">
          <w:rPr>
            <w:rFonts w:ascii="Times New Roman" w:eastAsia="Times New Roman" w:hAnsi="Times New Roman" w:cs="Times New Roman"/>
            <w:color w:val="0000FF"/>
            <w:kern w:val="0"/>
            <w:u w:val="single"/>
            <w14:ligatures w14:val="none"/>
          </w:rPr>
          <w:t>Platform</w:t>
        </w:r>
      </w:hyperlink>
      <w:r w:rsidRPr="008D2809">
        <w:rPr>
          <w:rFonts w:ascii="Times New Roman" w:eastAsia="Times New Roman" w:hAnsi="Times New Roman" w:cs="Times New Roman"/>
          <w:kern w:val="0"/>
          <w14:ligatures w14:val="none"/>
        </w:rPr>
        <w:t xml:space="preserve"> or </w:t>
      </w:r>
      <w:hyperlink r:id="rId3016" w:anchor="SOSADeployment" w:history="1">
        <w:r w:rsidRPr="008D2809">
          <w:rPr>
            <w:rFonts w:ascii="Times New Roman" w:eastAsia="Times New Roman" w:hAnsi="Times New Roman" w:cs="Times New Roman"/>
            <w:color w:val="0000FF"/>
            <w:kern w:val="0"/>
            <w:u w:val="single"/>
            <w14:ligatures w14:val="none"/>
          </w:rPr>
          <w:t>Deployment</w:t>
        </w:r>
      </w:hyperlink>
      <w:r w:rsidRPr="008D2809">
        <w:rPr>
          <w:rFonts w:ascii="Times New Roman" w:eastAsia="Times New Roman" w:hAnsi="Times New Roman" w:cs="Times New Roman"/>
          <w:kern w:val="0"/>
          <w14:ligatures w14:val="none"/>
        </w:rPr>
        <w:t xml:space="preserve">) and the feature of interest (or </w:t>
      </w:r>
      <w:hyperlink r:id="rId3017" w:anchor="SOSASample" w:history="1">
        <w:r w:rsidRPr="008D2809">
          <w:rPr>
            <w:rFonts w:ascii="Times New Roman" w:eastAsia="Times New Roman" w:hAnsi="Times New Roman" w:cs="Times New Roman"/>
            <w:color w:val="0000FF"/>
            <w:kern w:val="0"/>
            <w:u w:val="single"/>
            <w14:ligatures w14:val="none"/>
          </w:rPr>
          <w:t>Sample</w:t>
        </w:r>
      </w:hyperlink>
      <w:r w:rsidRPr="008D2809">
        <w:rPr>
          <w:rFonts w:ascii="Times New Roman" w:eastAsia="Times New Roman" w:hAnsi="Times New Roman" w:cs="Times New Roman"/>
          <w:kern w:val="0"/>
          <w14:ligatures w14:val="none"/>
        </w:rPr>
        <w:t xml:space="preserve">), along with the </w:t>
      </w:r>
      <w:hyperlink r:id="rId3018" w:anchor="SOSAphenomenonTime" w:history="1">
        <w:r w:rsidRPr="008D2809">
          <w:rPr>
            <w:rFonts w:ascii="Times New Roman" w:eastAsia="Times New Roman" w:hAnsi="Times New Roman" w:cs="Times New Roman"/>
            <w:color w:val="0000FF"/>
            <w:kern w:val="0"/>
            <w:u w:val="single"/>
            <w14:ligatures w14:val="none"/>
          </w:rPr>
          <w:t>phenomenon-</w:t>
        </w:r>
      </w:hyperlink>
      <w:r w:rsidRPr="008D2809">
        <w:rPr>
          <w:rFonts w:ascii="Times New Roman" w:eastAsia="Times New Roman" w:hAnsi="Times New Roman" w:cs="Times New Roman"/>
          <w:kern w:val="0"/>
          <w14:ligatures w14:val="none"/>
        </w:rPr>
        <w:t xml:space="preserve"> and </w:t>
      </w:r>
      <w:hyperlink r:id="rId3019" w:anchor="SOSAresultTime" w:history="1">
        <w:r w:rsidRPr="008D2809">
          <w:rPr>
            <w:rFonts w:ascii="Times New Roman" w:eastAsia="Times New Roman" w:hAnsi="Times New Roman" w:cs="Times New Roman"/>
            <w:color w:val="0000FF"/>
            <w:kern w:val="0"/>
            <w:u w:val="single"/>
            <w14:ligatures w14:val="none"/>
          </w:rPr>
          <w:t>result-time</w:t>
        </w:r>
      </w:hyperlink>
      <w:r w:rsidRPr="008D2809">
        <w:rPr>
          <w:rFonts w:ascii="Times New Roman" w:eastAsia="Times New Roman" w:hAnsi="Times New Roman" w:cs="Times New Roman"/>
          <w:kern w:val="0"/>
          <w14:ligatures w14:val="none"/>
        </w:rPr>
        <w:t xml:space="preserve">, fall into distinct patterns for different </w:t>
      </w:r>
      <w:hyperlink r:id="rId3020" w:anchor="SOSAObservation" w:history="1">
        <w:r w:rsidRPr="008D2809">
          <w:rPr>
            <w:rFonts w:ascii="Times New Roman" w:eastAsia="Times New Roman" w:hAnsi="Times New Roman" w:cs="Times New Roman"/>
            <w:color w:val="0000FF"/>
            <w:kern w:val="0"/>
            <w:u w:val="single"/>
            <w14:ligatures w14:val="none"/>
          </w:rPr>
          <w:t>Observation</w:t>
        </w:r>
      </w:hyperlink>
      <w:r w:rsidRPr="008D2809">
        <w:rPr>
          <w:rFonts w:ascii="Times New Roman" w:eastAsia="Times New Roman" w:hAnsi="Times New Roman" w:cs="Times New Roman"/>
          <w:kern w:val="0"/>
          <w14:ligatures w14:val="none"/>
        </w:rPr>
        <w:t xml:space="preserve"> modes as follows: </w:t>
      </w:r>
    </w:p>
    <w:p w14:paraId="3ED5A96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in situ monitoring</w:t>
      </w:r>
    </w:p>
    <w:p w14:paraId="25CFC72E"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location of sensor and feature of interest are the same</w:t>
      </w:r>
    </w:p>
    <w:p w14:paraId="2F18FA7E"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remote sensing</w:t>
      </w:r>
    </w:p>
    <w:p w14:paraId="6C4E71E3"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location of sensor is remote from the feature of interest</w:t>
      </w:r>
    </w:p>
    <w:p w14:paraId="1874018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ex situ observation (e.g., lab measurements)</w:t>
      </w:r>
    </w:p>
    <w:p w14:paraId="356C9A99" w14:textId="77777777" w:rsidR="008D2809" w:rsidRPr="008D2809" w:rsidRDefault="008D2809" w:rsidP="008D2809">
      <w:pPr>
        <w:spacing w:after="0" w:line="240" w:lineRule="auto"/>
        <w:ind w:left="720"/>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location of sensor and location of the ultimate feature of interest are different; result-time later than phenomenon-time</w:t>
      </w:r>
    </w:p>
    <w:p w14:paraId="2273BCA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Note that in ex situ measurements, there will usually be a </w:t>
      </w:r>
      <w:hyperlink r:id="rId3021" w:anchor="SOSASample" w:history="1">
        <w:r w:rsidRPr="008D2809">
          <w:rPr>
            <w:rFonts w:ascii="Times New Roman" w:eastAsia="Times New Roman" w:hAnsi="Times New Roman" w:cs="Times New Roman"/>
            <w:color w:val="0000FF"/>
            <w:kern w:val="0"/>
            <w:u w:val="single"/>
            <w14:ligatures w14:val="none"/>
          </w:rPr>
          <w:t>Sample</w:t>
        </w:r>
      </w:hyperlink>
      <w:r w:rsidRPr="008D2809">
        <w:rPr>
          <w:rFonts w:ascii="Times New Roman" w:eastAsia="Times New Roman" w:hAnsi="Times New Roman" w:cs="Times New Roman"/>
          <w:kern w:val="0"/>
          <w14:ligatures w14:val="none"/>
        </w:rPr>
        <w:t xml:space="preserve"> and thus an act of </w:t>
      </w:r>
      <w:hyperlink r:id="rId3022" w:anchor="SOSASampling" w:history="1">
        <w:r w:rsidRPr="008D2809">
          <w:rPr>
            <w:rFonts w:ascii="Times New Roman" w:eastAsia="Times New Roman" w:hAnsi="Times New Roman" w:cs="Times New Roman"/>
            <w:color w:val="0000FF"/>
            <w:kern w:val="0"/>
            <w:u w:val="single"/>
            <w14:ligatures w14:val="none"/>
          </w:rPr>
          <w:t>Sampling</w:t>
        </w:r>
      </w:hyperlink>
      <w:r w:rsidRPr="008D2809">
        <w:rPr>
          <w:rFonts w:ascii="Times New Roman" w:eastAsia="Times New Roman" w:hAnsi="Times New Roman" w:cs="Times New Roman"/>
          <w:kern w:val="0"/>
          <w14:ligatures w14:val="none"/>
        </w:rPr>
        <w:t xml:space="preserve"> involved, whose properties determine the location and phenomenon-time. </w:t>
      </w:r>
    </w:p>
    <w:p w14:paraId="4D18D058"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8.6.3 Geometry results</w:t>
      </w:r>
    </w:p>
    <w:p w14:paraId="4BFDA7F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Geometry may appear in other contexts. For example, a determination of location using a GPS receiver can be described as an </w:t>
      </w:r>
      <w:hyperlink r:id="rId3023" w:anchor="SOSAObservation" w:history="1">
        <w:r w:rsidRPr="008D2809">
          <w:rPr>
            <w:rFonts w:ascii="Times New Roman" w:eastAsia="Times New Roman" w:hAnsi="Times New Roman" w:cs="Times New Roman"/>
            <w:color w:val="0000FF"/>
            <w:kern w:val="0"/>
            <w:u w:val="single"/>
            <w14:ligatures w14:val="none"/>
          </w:rPr>
          <w:t>Observation</w:t>
        </w:r>
      </w:hyperlink>
      <w:r w:rsidRPr="008D2809">
        <w:rPr>
          <w:rFonts w:ascii="Times New Roman" w:eastAsia="Times New Roman" w:hAnsi="Times New Roman" w:cs="Times New Roman"/>
          <w:kern w:val="0"/>
          <w14:ligatures w14:val="none"/>
        </w:rPr>
        <w:t xml:space="preserve"> whose </w:t>
      </w:r>
      <w:hyperlink r:id="rId3024" w:anchor="SOSAhasResult" w:history="1">
        <w:r w:rsidRPr="008D2809">
          <w:rPr>
            <w:rFonts w:ascii="Times New Roman" w:eastAsia="Times New Roman" w:hAnsi="Times New Roman" w:cs="Times New Roman"/>
            <w:color w:val="0000FF"/>
            <w:kern w:val="0"/>
            <w:u w:val="single"/>
            <w14:ligatures w14:val="none"/>
          </w:rPr>
          <w:t>hasResult</w:t>
        </w:r>
      </w:hyperlink>
      <w:r w:rsidRPr="008D2809">
        <w:rPr>
          <w:rFonts w:ascii="Times New Roman" w:eastAsia="Times New Roman" w:hAnsi="Times New Roman" w:cs="Times New Roman"/>
          <w:kern w:val="0"/>
          <w14:ligatures w14:val="none"/>
        </w:rPr>
        <w:t xml:space="preserve"> value is a geometry. The following example illustrates this pattern, with the result being a GeoSPARQL </w:t>
      </w:r>
      <w:r w:rsidRPr="008D2809">
        <w:rPr>
          <w:rFonts w:ascii="Courier New" w:eastAsia="Times New Roman" w:hAnsi="Courier New" w:cs="Courier New"/>
          <w:kern w:val="0"/>
          <w:sz w:val="20"/>
          <w:szCs w:val="20"/>
          <w14:ligatures w14:val="none"/>
        </w:rPr>
        <w:t>Geometry</w:t>
      </w:r>
      <w:r w:rsidRPr="008D2809">
        <w:rPr>
          <w:rFonts w:ascii="Times New Roman" w:eastAsia="Times New Roman" w:hAnsi="Times New Roman" w:cs="Times New Roman"/>
          <w:kern w:val="0"/>
          <w14:ligatures w14:val="none"/>
        </w:rPr>
        <w:t xml:space="preserve"> object: </w:t>
      </w:r>
    </w:p>
    <w:p w14:paraId="5D21B36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3025" w:anchor="Fig-GeometryResult" w:history="1">
        <w:r w:rsidRPr="008D2809">
          <w:rPr>
            <w:rFonts w:ascii="Times New Roman" w:eastAsia="Times New Roman" w:hAnsi="Times New Roman" w:cs="Times New Roman"/>
            <w:color w:val="0000FF"/>
            <w:kern w:val="0"/>
            <w:u w:val="single"/>
            <w14:ligatures w14:val="none"/>
          </w:rPr>
          <w:t>Figure 38</w:t>
        </w:r>
      </w:hyperlink>
      <w:r w:rsidRPr="008D2809">
        <w:rPr>
          <w:rFonts w:ascii="Times New Roman" w:eastAsia="Times New Roman" w:hAnsi="Times New Roman" w:cs="Times New Roman"/>
          <w:kern w:val="0"/>
          <w14:ligatures w14:val="none"/>
        </w:rPr>
        <w:t xml:space="preserve"> Geometry as the result of an observation </w:t>
      </w:r>
      <w:r w:rsidRPr="008D2809">
        <w:rPr>
          <w:rFonts w:ascii="Times New Roman" w:eastAsia="Times New Roman" w:hAnsi="Times New Roman" w:cs="Times New Roman"/>
          <w:kern w:val="0"/>
          <w14:ligatures w14:val="none"/>
        </w:rPr>
        <w:br/>
      </w:r>
      <w:hyperlink r:id="rId3026" w:anchor="Class-diagram" w:history="1">
        <w:r w:rsidRPr="008D2809">
          <w:rPr>
            <w:rFonts w:ascii="Times New Roman" w:eastAsia="Times New Roman" w:hAnsi="Times New Roman" w:cs="Times New Roman"/>
            <w:i/>
            <w:iCs/>
            <w:color w:val="0000FF"/>
            <w:kern w:val="0"/>
            <w:u w:val="single"/>
            <w14:ligatures w14:val="none"/>
          </w:rPr>
          <w:t>Explanation of the notation used in class diagrams</w:t>
        </w:r>
      </w:hyperlink>
      <w:r w:rsidRPr="008D2809">
        <w:rPr>
          <w:rFonts w:ascii="Times New Roman" w:eastAsia="Times New Roman" w:hAnsi="Times New Roman" w:cs="Times New Roman"/>
          <w:kern w:val="0"/>
          <w14:ligatures w14:val="none"/>
        </w:rPr>
        <w:t xml:space="preserve">. </w:t>
      </w:r>
    </w:p>
    <w:p w14:paraId="70ED50B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3027" w:anchor="example-14" w:history="1">
        <w:r w:rsidRPr="008D2809">
          <w:rPr>
            <w:rFonts w:ascii="Times New Roman" w:eastAsia="Times New Roman" w:hAnsi="Times New Roman" w:cs="Times New Roman"/>
            <w:color w:val="0000FF"/>
            <w:kern w:val="0"/>
            <w:u w:val="single"/>
            <w14:ligatures w14:val="none"/>
          </w:rPr>
          <w:t>Example 14</w:t>
        </w:r>
      </w:hyperlink>
      <w:r w:rsidRPr="008D2809">
        <w:rPr>
          <w:rFonts w:ascii="Times New Roman" w:eastAsia="Times New Roman" w:hAnsi="Times New Roman" w:cs="Times New Roman"/>
          <w:kern w:val="0"/>
          <w14:ligatures w14:val="none"/>
        </w:rPr>
        <w:t xml:space="preserve"> </w:t>
      </w:r>
    </w:p>
    <w:p w14:paraId="5B3F2AF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ex: &lt;https://example.org/data/&gt; .</w:t>
      </w:r>
    </w:p>
    <w:p w14:paraId="21602A8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geo: &lt;http://www.opengis.net/ont/geosparql#&gt; .</w:t>
      </w:r>
    </w:p>
    <w:p w14:paraId="014BA2D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  &lt;http://www.w3.org/1999/02/22-rdf-syntax-ns#&gt; .</w:t>
      </w:r>
    </w:p>
    <w:p w14:paraId="4DB2848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rdfs: &lt;http://www.w3.org/2000/01/rdf-schema#&gt; .</w:t>
      </w:r>
    </w:p>
    <w:p w14:paraId="5493A70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sosa: &lt;http://www.w3.org/ns/sosa/&gt; .</w:t>
      </w:r>
    </w:p>
    <w:p w14:paraId="3F7CB23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lastRenderedPageBreak/>
        <w:t>@prefix time: &lt;http://www.w3.org/2006/time#&gt;.</w:t>
      </w:r>
    </w:p>
    <w:p w14:paraId="2DCE5BB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xsd: &lt;http://www.w3.org/2001/XMLSchema#&gt; .</w:t>
      </w:r>
    </w:p>
    <w:p w14:paraId="60A19D5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@base &lt;https://example.org/data/geor/&gt; .</w:t>
      </w:r>
    </w:p>
    <w:p w14:paraId="331D602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FF953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ex:ObsGeo1 a sosa:Observation ;</w:t>
      </w:r>
    </w:p>
    <w:p w14:paraId="500B090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sosa:madeBySensor ex:MyGPS736   ;</w:t>
      </w:r>
    </w:p>
    <w:p w14:paraId="52676E3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sosa:hasFeatureOfInterest ex:AbbysCar ;</w:t>
      </w:r>
    </w:p>
    <w:p w14:paraId="64FD530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sosa:phenomenonTime [</w:t>
      </w:r>
    </w:p>
    <w:p w14:paraId="656651A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time:Instant ;</w:t>
      </w:r>
    </w:p>
    <w:p w14:paraId="21589E3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time:inXSDDateTimeStamp "2023-06-20T21:49:18+00:00"^^xsd:dateTime ;</w:t>
      </w:r>
    </w:p>
    <w:p w14:paraId="5FBB40B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2DAE429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sosa:resultTime "2023-06-20T21:49:18+00:00"^^xsd:dateTime ;</w:t>
      </w:r>
    </w:p>
    <w:p w14:paraId="113D3E6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sosa:observedProperty &lt;https://vocab.nerc.ac.uk/collection/S06/current/S0600255/&gt;  ;</w:t>
      </w:r>
    </w:p>
    <w:p w14:paraId="758EA01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sosa:hasResult [</w:t>
      </w:r>
    </w:p>
    <w:p w14:paraId="7BA0B3E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geo:Geometry ;</w:t>
      </w:r>
    </w:p>
    <w:p w14:paraId="5F22701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geo:asWKT "Point (145.042316 -37.919134)"^^geo:wktLiteral ;</w:t>
      </w:r>
    </w:p>
    <w:p w14:paraId="4732439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6E571A7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w:t>
      </w:r>
    </w:p>
    <w:p w14:paraId="1EA0478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ex:MyGPS736 </w:t>
      </w:r>
    </w:p>
    <w:p w14:paraId="05E5450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sosa:Sensor ;</w:t>
      </w:r>
    </w:p>
    <w:p w14:paraId="4796442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6AC297B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ex:AbbysCar </w:t>
      </w:r>
    </w:p>
    <w:p w14:paraId="46431CC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sosa:FeatureOfInterest ;</w:t>
      </w:r>
    </w:p>
    <w:p w14:paraId="17B2C05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3F8A04E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&lt;https://vocab.nerc.ac.uk/collection/S06/current/S0600255/&gt; </w:t>
      </w:r>
    </w:p>
    <w:p w14:paraId="2CEBD5D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sosa:Property ;</w:t>
      </w:r>
    </w:p>
    <w:p w14:paraId="6E772F2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rdfs:label "Location (geographic coordinates)"@en ;</w:t>
      </w:r>
    </w:p>
    <w:p w14:paraId="6D5814A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671C1FE8" w14:textId="6F16FE33"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w:t>
      </w:r>
      <w:ins w:id="538" w:author="Carl Reed" w:date="2026-08-26T15:23:00Z" w16du:dateUtc="2026-08-26T21:23:00Z">
        <w:r w:rsidR="00022846">
          <w:rPr>
            <w:rFonts w:ascii="Times New Roman" w:eastAsia="Times New Roman" w:hAnsi="Times New Roman" w:cs="Times New Roman"/>
            <w:kern w:val="0"/>
            <w14:ligatures w14:val="none"/>
          </w:rPr>
          <w:t>Well Known Type (</w:t>
        </w:r>
      </w:ins>
      <w:r w:rsidRPr="008D2809">
        <w:rPr>
          <w:rFonts w:ascii="Times New Roman" w:eastAsia="Times New Roman" w:hAnsi="Times New Roman" w:cs="Times New Roman"/>
          <w:kern w:val="0"/>
          <w14:ligatures w14:val="none"/>
        </w:rPr>
        <w:t>WKT</w:t>
      </w:r>
      <w:ins w:id="539" w:author="Carl Reed" w:date="2026-08-26T15:23:00Z" w16du:dateUtc="2026-08-26T21:23:00Z">
        <w:r w:rsidR="00022846">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representation of the result could be encoded directly as a 'simple' (literal) result: </w:t>
      </w:r>
    </w:p>
    <w:p w14:paraId="3D00E2C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3028" w:anchor="example-15" w:history="1">
        <w:r w:rsidRPr="008D2809">
          <w:rPr>
            <w:rFonts w:ascii="Times New Roman" w:eastAsia="Times New Roman" w:hAnsi="Times New Roman" w:cs="Times New Roman"/>
            <w:color w:val="0000FF"/>
            <w:kern w:val="0"/>
            <w:u w:val="single"/>
            <w14:ligatures w14:val="none"/>
          </w:rPr>
          <w:t>Example 15</w:t>
        </w:r>
      </w:hyperlink>
      <w:r w:rsidRPr="008D2809">
        <w:rPr>
          <w:rFonts w:ascii="Times New Roman" w:eastAsia="Times New Roman" w:hAnsi="Times New Roman" w:cs="Times New Roman"/>
          <w:kern w:val="0"/>
          <w14:ligatures w14:val="none"/>
        </w:rPr>
        <w:t xml:space="preserve"> </w:t>
      </w:r>
    </w:p>
    <w:p w14:paraId="6608711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ex: &lt;https://example.org/data/&gt; .</w:t>
      </w:r>
    </w:p>
    <w:p w14:paraId="6CE74AC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geo: &lt;http://www.opengis.net/ont/geosparql#&gt; .</w:t>
      </w:r>
    </w:p>
    <w:p w14:paraId="002DBDA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  &lt;http://www.w3.org/1999/02/22-rdf-syntax-ns#&gt; .</w:t>
      </w:r>
    </w:p>
    <w:p w14:paraId="75D2144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sosa: &lt;http://www.w3.org/ns/sosa/&gt; .</w:t>
      </w:r>
    </w:p>
    <w:p w14:paraId="1760A26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xsd: &lt;http://www.w3.org/2001/XMLSchema#&gt; .</w:t>
      </w:r>
    </w:p>
    <w:p w14:paraId="714299D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1499D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ex:ObsGeo1 a sosa:Observation ;</w:t>
      </w:r>
    </w:p>
    <w:p w14:paraId="685E5A3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sosa:madeBySensor ex:MyGPS736   ;</w:t>
      </w:r>
    </w:p>
    <w:p w14:paraId="06B7E80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sosa:hasFeatureOfInterest ex:AbbysCar ;</w:t>
      </w:r>
    </w:p>
    <w:p w14:paraId="584CBAD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sosa:resultTime "2023-06-20T21:49:18+00:00"^^xsd:dateTime ;</w:t>
      </w:r>
    </w:p>
    <w:p w14:paraId="12A8BEB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sosa:observedProperty &lt;https://vocab.nerc.ac.uk/collection/S06/current/S0600255/&gt;  ;</w:t>
      </w:r>
    </w:p>
    <w:p w14:paraId="6EA87E6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sosa:hasSimpleResult  "Point (145.042316 -37.919134)"^^geo:wktLiteral ;</w:t>
      </w:r>
    </w:p>
    <w:p w14:paraId="51069AD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056F57DE" w14:textId="77777777" w:rsidR="008D2809" w:rsidRPr="008D2809" w:rsidRDefault="008D2809" w:rsidP="008D28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809">
        <w:rPr>
          <w:rFonts w:ascii="Times New Roman" w:eastAsia="Times New Roman" w:hAnsi="Times New Roman" w:cs="Times New Roman"/>
          <w:b/>
          <w:bCs/>
          <w:kern w:val="0"/>
          <w:sz w:val="27"/>
          <w:szCs w:val="27"/>
          <w14:ligatures w14:val="none"/>
        </w:rPr>
        <w:t>8.7 Temporal properties</w:t>
      </w:r>
    </w:p>
    <w:p w14:paraId="1B8A9BBE"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Multiple times are associated with an </w:t>
      </w:r>
      <w:hyperlink r:id="rId3029" w:anchor="SOSAExecution" w:history="1">
        <w:r w:rsidRPr="008D2809">
          <w:rPr>
            <w:rFonts w:ascii="Times New Roman" w:eastAsia="Times New Roman" w:hAnsi="Times New Roman" w:cs="Times New Roman"/>
            <w:color w:val="0000FF"/>
            <w:kern w:val="0"/>
            <w:u w:val="single"/>
            <w14:ligatures w14:val="none"/>
          </w:rPr>
          <w:t>Execution</w:t>
        </w:r>
      </w:hyperlink>
      <w:r w:rsidRPr="008D2809">
        <w:rPr>
          <w:rFonts w:ascii="Times New Roman" w:eastAsia="Times New Roman" w:hAnsi="Times New Roman" w:cs="Times New Roman"/>
          <w:kern w:val="0"/>
          <w14:ligatures w14:val="none"/>
        </w:rPr>
        <w:t xml:space="preserve">. Trivially, since an Execution is a time-bounded activity, there is a </w:t>
      </w:r>
      <w:hyperlink r:id="rId3030" w:anchor="SOSAstartTime" w:history="1">
        <w:r w:rsidRPr="008D2809">
          <w:rPr>
            <w:rFonts w:ascii="Times New Roman" w:eastAsia="Times New Roman" w:hAnsi="Times New Roman" w:cs="Times New Roman"/>
            <w:color w:val="0000FF"/>
            <w:kern w:val="0"/>
            <w:u w:val="single"/>
            <w14:ligatures w14:val="none"/>
          </w:rPr>
          <w:t>startTime</w:t>
        </w:r>
      </w:hyperlink>
      <w:r w:rsidRPr="008D2809">
        <w:rPr>
          <w:rFonts w:ascii="Times New Roman" w:eastAsia="Times New Roman" w:hAnsi="Times New Roman" w:cs="Times New Roman"/>
          <w:kern w:val="0"/>
          <w14:ligatures w14:val="none"/>
        </w:rPr>
        <w:t xml:space="preserve"> and </w:t>
      </w:r>
      <w:hyperlink r:id="rId3031" w:anchor="SOSAendTime" w:history="1">
        <w:r w:rsidRPr="008D2809">
          <w:rPr>
            <w:rFonts w:ascii="Times New Roman" w:eastAsia="Times New Roman" w:hAnsi="Times New Roman" w:cs="Times New Roman"/>
            <w:color w:val="0000FF"/>
            <w:kern w:val="0"/>
            <w:u w:val="single"/>
            <w14:ligatures w14:val="none"/>
          </w:rPr>
          <w:t>endTime</w:t>
        </w:r>
      </w:hyperlink>
      <w:r w:rsidRPr="008D2809">
        <w:rPr>
          <w:rFonts w:ascii="Times New Roman" w:eastAsia="Times New Roman" w:hAnsi="Times New Roman" w:cs="Times New Roman"/>
          <w:kern w:val="0"/>
          <w14:ligatures w14:val="none"/>
        </w:rPr>
        <w:t xml:space="preserve">. In the case of </w:t>
      </w:r>
      <w:hyperlink r:id="rId3032" w:anchor="SOSAObservation" w:history="1">
        <w:r w:rsidRPr="008D2809">
          <w:rPr>
            <w:rFonts w:ascii="Times New Roman" w:eastAsia="Times New Roman" w:hAnsi="Times New Roman" w:cs="Times New Roman"/>
            <w:color w:val="0000FF"/>
            <w:kern w:val="0"/>
            <w:u w:val="single"/>
            <w14:ligatures w14:val="none"/>
          </w:rPr>
          <w:t>Observation</w:t>
        </w:r>
      </w:hyperlink>
      <w:r w:rsidRPr="008D2809">
        <w:rPr>
          <w:rFonts w:ascii="Times New Roman" w:eastAsia="Times New Roman" w:hAnsi="Times New Roman" w:cs="Times New Roman"/>
          <w:kern w:val="0"/>
          <w14:ligatures w14:val="none"/>
        </w:rPr>
        <w:t xml:space="preserve"> and </w:t>
      </w:r>
      <w:hyperlink r:id="rId3033" w:anchor="SOSASampling" w:history="1">
        <w:r w:rsidRPr="008D2809">
          <w:rPr>
            <w:rFonts w:ascii="Times New Roman" w:eastAsia="Times New Roman" w:hAnsi="Times New Roman" w:cs="Times New Roman"/>
            <w:color w:val="0000FF"/>
            <w:kern w:val="0"/>
            <w:u w:val="single"/>
            <w14:ligatures w14:val="none"/>
          </w:rPr>
          <w:t>Sampling</w:t>
        </w:r>
      </w:hyperlink>
      <w:r w:rsidRPr="008D2809">
        <w:rPr>
          <w:rFonts w:ascii="Times New Roman" w:eastAsia="Times New Roman" w:hAnsi="Times New Roman" w:cs="Times New Roman"/>
          <w:kern w:val="0"/>
          <w14:ligatures w14:val="none"/>
        </w:rPr>
        <w:t xml:space="preserve"> the end of the Execution is the time that the result is generated so it is called </w:t>
      </w:r>
      <w:hyperlink r:id="rId3034" w:anchor="SOSAresultTime" w:history="1">
        <w:r w:rsidRPr="008D2809">
          <w:rPr>
            <w:rFonts w:ascii="Times New Roman" w:eastAsia="Times New Roman" w:hAnsi="Times New Roman" w:cs="Times New Roman"/>
            <w:color w:val="0000FF"/>
            <w:kern w:val="0"/>
            <w:u w:val="single"/>
            <w14:ligatures w14:val="none"/>
          </w:rPr>
          <w:t>resultTime</w:t>
        </w:r>
      </w:hyperlink>
      <w:r w:rsidRPr="008D2809">
        <w:rPr>
          <w:rFonts w:ascii="Times New Roman" w:eastAsia="Times New Roman" w:hAnsi="Times New Roman" w:cs="Times New Roman"/>
          <w:kern w:val="0"/>
          <w14:ligatures w14:val="none"/>
        </w:rPr>
        <w:t xml:space="preserve">. In the case of </w:t>
      </w:r>
      <w:hyperlink r:id="rId3035" w:anchor="SOSAActuation" w:history="1">
        <w:r w:rsidRPr="008D2809">
          <w:rPr>
            <w:rFonts w:ascii="Times New Roman" w:eastAsia="Times New Roman" w:hAnsi="Times New Roman" w:cs="Times New Roman"/>
            <w:color w:val="0000FF"/>
            <w:kern w:val="0"/>
            <w:u w:val="single"/>
            <w14:ligatures w14:val="none"/>
          </w:rPr>
          <w:t>Actuation</w:t>
        </w:r>
      </w:hyperlink>
      <w:r w:rsidRPr="008D2809">
        <w:rPr>
          <w:rFonts w:ascii="Times New Roman" w:eastAsia="Times New Roman" w:hAnsi="Times New Roman" w:cs="Times New Roman"/>
          <w:kern w:val="0"/>
          <w14:ligatures w14:val="none"/>
        </w:rPr>
        <w:t xml:space="preserve"> and </w:t>
      </w:r>
      <w:hyperlink r:id="rId3036" w:anchor="SOSAObservation" w:history="1">
        <w:r w:rsidRPr="008D2809">
          <w:rPr>
            <w:rFonts w:ascii="Times New Roman" w:eastAsia="Times New Roman" w:hAnsi="Times New Roman" w:cs="Times New Roman"/>
            <w:color w:val="0000FF"/>
            <w:kern w:val="0"/>
            <w:u w:val="single"/>
            <w14:ligatures w14:val="none"/>
          </w:rPr>
          <w:t>Observation</w:t>
        </w:r>
      </w:hyperlink>
      <w:r w:rsidRPr="008D2809">
        <w:rPr>
          <w:rFonts w:ascii="Times New Roman" w:eastAsia="Times New Roman" w:hAnsi="Times New Roman" w:cs="Times New Roman"/>
          <w:kern w:val="0"/>
          <w14:ligatures w14:val="none"/>
        </w:rPr>
        <w:t xml:space="preserve"> the </w:t>
      </w:r>
      <w:hyperlink r:id="rId3037" w:anchor="SOSAphenomenonTime" w:history="1">
        <w:r w:rsidRPr="008D2809">
          <w:rPr>
            <w:rFonts w:ascii="Times New Roman" w:eastAsia="Times New Roman" w:hAnsi="Times New Roman" w:cs="Times New Roman"/>
            <w:color w:val="0000FF"/>
            <w:kern w:val="0"/>
            <w:u w:val="single"/>
            <w14:ligatures w14:val="none"/>
          </w:rPr>
          <w:t>phenomenonTime</w:t>
        </w:r>
      </w:hyperlink>
      <w:r w:rsidRPr="008D2809">
        <w:rPr>
          <w:rFonts w:ascii="Times New Roman" w:eastAsia="Times New Roman" w:hAnsi="Times New Roman" w:cs="Times New Roman"/>
          <w:kern w:val="0"/>
          <w14:ligatures w14:val="none"/>
        </w:rPr>
        <w:t xml:space="preserve"> is the interval when the change or result applies to the actuated- or observed-property. </w:t>
      </w:r>
    </w:p>
    <w:p w14:paraId="2F85956D"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In the simplest case, an Execution is instantaneous and all these times are the same. More commonly, these times are different. Different kinds of executions have different relationships between these times. </w:t>
      </w:r>
    </w:p>
    <w:p w14:paraId="32C2426D"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8.7.1 Forecasts</w:t>
      </w:r>
    </w:p>
    <w:p w14:paraId="617B228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 forecast may be represented as an observation where the value of </w:t>
      </w:r>
      <w:r w:rsidRPr="008D2809">
        <w:rPr>
          <w:rFonts w:ascii="Courier New" w:eastAsia="Times New Roman" w:hAnsi="Courier New" w:cs="Courier New"/>
          <w:kern w:val="0"/>
          <w:sz w:val="20"/>
          <w:szCs w:val="20"/>
          <w14:ligatures w14:val="none"/>
        </w:rPr>
        <w:t>sosa:phenomenonTime</w:t>
      </w:r>
      <w:r w:rsidRPr="008D2809">
        <w:rPr>
          <w:rFonts w:ascii="Times New Roman" w:eastAsia="Times New Roman" w:hAnsi="Times New Roman" w:cs="Times New Roman"/>
          <w:kern w:val="0"/>
          <w14:ligatures w14:val="none"/>
        </w:rPr>
        <w:t xml:space="preserve"> is later in time than the </w:t>
      </w:r>
      <w:r w:rsidRPr="008D2809">
        <w:rPr>
          <w:rFonts w:ascii="Courier New" w:eastAsia="Times New Roman" w:hAnsi="Courier New" w:cs="Courier New"/>
          <w:kern w:val="0"/>
          <w:sz w:val="20"/>
          <w:szCs w:val="20"/>
          <w14:ligatures w14:val="none"/>
        </w:rPr>
        <w:t>sosa:resultTime</w:t>
      </w:r>
      <w:r w:rsidRPr="008D2809">
        <w:rPr>
          <w:rFonts w:ascii="Times New Roman" w:eastAsia="Times New Roman" w:hAnsi="Times New Roman" w:cs="Times New Roman"/>
          <w:kern w:val="0"/>
          <w14:ligatures w14:val="none"/>
        </w:rPr>
        <w:t xml:space="preserve"> (</w:t>
      </w:r>
      <w:hyperlink r:id="rId3038" w:anchor="Fig-forecast" w:tooltip="Temperature grid forecast, modeled as an Observation in which the result time is before the phenomenon time, which is when the result applies to the feature of interest. Explanation of the notation used in class diagrams." w:history="1">
        <w:r w:rsidRPr="008D2809">
          <w:rPr>
            <w:rFonts w:ascii="Times New Roman" w:eastAsia="Times New Roman" w:hAnsi="Times New Roman" w:cs="Times New Roman"/>
            <w:color w:val="0000FF"/>
            <w:kern w:val="0"/>
            <w:u w:val="single"/>
            <w14:ligatures w14:val="none"/>
          </w:rPr>
          <w:t>Figure 39</w:t>
        </w:r>
      </w:hyperlink>
      <w:r w:rsidRPr="008D2809">
        <w:rPr>
          <w:rFonts w:ascii="Times New Roman" w:eastAsia="Times New Roman" w:hAnsi="Times New Roman" w:cs="Times New Roman"/>
          <w:kern w:val="0"/>
          <w14:ligatures w14:val="none"/>
        </w:rPr>
        <w:t xml:space="preserve">). The time when the observation execution was completed is before the time that the result of the observation applies to the FeatureOfInterest. </w:t>
      </w:r>
    </w:p>
    <w:p w14:paraId="4BE90B4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3039" w:anchor="Fig-forecast" w:history="1">
        <w:r w:rsidRPr="008D2809">
          <w:rPr>
            <w:rFonts w:ascii="Times New Roman" w:eastAsia="Times New Roman" w:hAnsi="Times New Roman" w:cs="Times New Roman"/>
            <w:color w:val="0000FF"/>
            <w:kern w:val="0"/>
            <w:u w:val="single"/>
            <w14:ligatures w14:val="none"/>
          </w:rPr>
          <w:t>Figure 39</w:t>
        </w:r>
      </w:hyperlink>
      <w:r w:rsidRPr="008D2809">
        <w:rPr>
          <w:rFonts w:ascii="Times New Roman" w:eastAsia="Times New Roman" w:hAnsi="Times New Roman" w:cs="Times New Roman"/>
          <w:kern w:val="0"/>
          <w14:ligatures w14:val="none"/>
        </w:rPr>
        <w:t xml:space="preserve"> Temperature grid forecast, modeled as an Observation in which the result time is before the phenomenon time, which is when the result applies to the feature of interest. </w:t>
      </w:r>
      <w:r w:rsidRPr="008D2809">
        <w:rPr>
          <w:rFonts w:ascii="Times New Roman" w:eastAsia="Times New Roman" w:hAnsi="Times New Roman" w:cs="Times New Roman"/>
          <w:kern w:val="0"/>
          <w14:ligatures w14:val="none"/>
        </w:rPr>
        <w:br/>
      </w:r>
      <w:hyperlink r:id="rId3040" w:anchor="Class-diagram" w:history="1">
        <w:r w:rsidRPr="008D2809">
          <w:rPr>
            <w:rFonts w:ascii="Times New Roman" w:eastAsia="Times New Roman" w:hAnsi="Times New Roman" w:cs="Times New Roman"/>
            <w:i/>
            <w:iCs/>
            <w:color w:val="0000FF"/>
            <w:kern w:val="0"/>
            <w:u w:val="single"/>
            <w14:ligatures w14:val="none"/>
          </w:rPr>
          <w:t>Explanation of the notation used in class diagrams</w:t>
        </w:r>
      </w:hyperlink>
      <w:r w:rsidRPr="008D2809">
        <w:rPr>
          <w:rFonts w:ascii="Times New Roman" w:eastAsia="Times New Roman" w:hAnsi="Times New Roman" w:cs="Times New Roman"/>
          <w:kern w:val="0"/>
          <w14:ligatures w14:val="none"/>
        </w:rPr>
        <w:t xml:space="preserve">. </w:t>
      </w:r>
    </w:p>
    <w:p w14:paraId="4661B7DF"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8.7.1.1 Serialised in Turtle</w:t>
      </w:r>
    </w:p>
    <w:p w14:paraId="2DD7B82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3041" w:anchor="example-16" w:history="1">
        <w:r w:rsidRPr="008D2809">
          <w:rPr>
            <w:rFonts w:ascii="Times New Roman" w:eastAsia="Times New Roman" w:hAnsi="Times New Roman" w:cs="Times New Roman"/>
            <w:color w:val="0000FF"/>
            <w:kern w:val="0"/>
            <w:u w:val="single"/>
            <w14:ligatures w14:val="none"/>
          </w:rPr>
          <w:t>Example 16</w:t>
        </w:r>
      </w:hyperlink>
      <w:r w:rsidRPr="008D2809">
        <w:rPr>
          <w:rFonts w:ascii="Times New Roman" w:eastAsia="Times New Roman" w:hAnsi="Times New Roman" w:cs="Times New Roman"/>
          <w:kern w:val="0"/>
          <w14:ligatures w14:val="none"/>
        </w:rPr>
        <w:t xml:space="preserve"> </w:t>
      </w:r>
    </w:p>
    <w:p w14:paraId="47BFCD3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ex: &lt;https://example.org/data/&gt; .</w:t>
      </w:r>
    </w:p>
    <w:p w14:paraId="242F864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owl: &lt;http://www.w3.org/2002/07/owl#&gt; .</w:t>
      </w:r>
    </w:p>
    <w:p w14:paraId="4E4005F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 &lt;http://www.w3.org/1999/02/22-rdf-syntax-ns#&gt; .</w:t>
      </w:r>
    </w:p>
    <w:p w14:paraId="0931FEA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rdfs: &lt;http://www.w3.org/2000/01/rdf-schema#&gt; .</w:t>
      </w:r>
    </w:p>
    <w:p w14:paraId="5E03BE7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siq: &lt;https://si-digital-framework.org/quantities/&gt; .</w:t>
      </w:r>
    </w:p>
    <w:p w14:paraId="50AE94A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skos: &lt;http://www.w3.org/2004/02/skos/core#&gt;.</w:t>
      </w:r>
    </w:p>
    <w:p w14:paraId="54889D3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sosa: &lt;http://www.w3.org/ns/sosa/&gt; .</w:t>
      </w:r>
    </w:p>
    <w:p w14:paraId="1803E75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time: &lt;http://www.w3.org/2006/time#&gt; .</w:t>
      </w:r>
    </w:p>
    <w:p w14:paraId="68CF2D2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xsd: &lt;http://www.w3.org/2001/XMLSchema#&gt; .</w:t>
      </w:r>
    </w:p>
    <w:p w14:paraId="6F04199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@base &lt;https://example.org/data/forecast/&gt; .</w:t>
      </w:r>
    </w:p>
    <w:p w14:paraId="0B57A42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42543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ex:Observation299876</w:t>
      </w:r>
    </w:p>
    <w:p w14:paraId="57A4FA0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sosa:Observation ;</w:t>
      </w:r>
    </w:p>
    <w:p w14:paraId="6F19902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sosa:hasFeatureOfInterest ex:EarthAtmosphere ;</w:t>
      </w:r>
    </w:p>
    <w:p w14:paraId="42BCE4D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sosa:hasResult &lt;grid/299876&gt; ;</w:t>
      </w:r>
    </w:p>
    <w:p w14:paraId="63A2F11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sosa:observedProperty siq:TEMC ;</w:t>
      </w:r>
    </w:p>
    <w:p w14:paraId="7D076D3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sosa:phenomenonTime [</w:t>
      </w:r>
    </w:p>
    <w:p w14:paraId="20F5FF3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time:hasBeginnning [ </w:t>
      </w:r>
    </w:p>
    <w:p w14:paraId="184BF2C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time:inXSDDateTime "2024-03-09T11:00:00+10:00"^^xsd:dateTime ;</w:t>
      </w:r>
    </w:p>
    <w:p w14:paraId="34ACF54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w:t>
      </w:r>
    </w:p>
    <w:p w14:paraId="6A49DDA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time:hasEnd [  </w:t>
      </w:r>
    </w:p>
    <w:p w14:paraId="2ECA745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time:inXSDDateTime "2024-03-09T12:00:00+10:00"^^xsd:dateTime ;</w:t>
      </w:r>
    </w:p>
    <w:p w14:paraId="27DD16E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w:t>
      </w:r>
    </w:p>
    <w:p w14:paraId="67C5513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w:t>
      </w:r>
    </w:p>
    <w:p w14:paraId="17C9CA5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sosa:resultTime "2024-03-06T12:00:00+10:00"^^xsd:dateTime ;</w:t>
      </w:r>
    </w:p>
    <w:p w14:paraId="3364C5F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3C0ABA4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999FD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ex:EarthAtmosphere a sosa:FeatureOfInterest ;</w:t>
      </w:r>
    </w:p>
    <w:p w14:paraId="5A96F29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skos:exactMatch &lt;https://www.wikidata.org/wiki/Q3230&gt; ;</w:t>
      </w:r>
    </w:p>
    <w:p w14:paraId="6BE4AC9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w:t>
      </w:r>
    </w:p>
    <w:p w14:paraId="3EBE471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siq:TEMC a sosa:Property ;</w:t>
      </w:r>
    </w:p>
    <w:p w14:paraId="24BA319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lastRenderedPageBreak/>
        <w:t xml:space="preserve">  rdfs:label "Celsius temperature" ;</w:t>
      </w:r>
    </w:p>
    <w:p w14:paraId="160C7D5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783046A4"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8.7.1.2 Serialised in JSON-LD</w:t>
      </w:r>
    </w:p>
    <w:p w14:paraId="6F1306F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3042" w:anchor="example-17" w:history="1">
        <w:r w:rsidRPr="008D2809">
          <w:rPr>
            <w:rFonts w:ascii="Times New Roman" w:eastAsia="Times New Roman" w:hAnsi="Times New Roman" w:cs="Times New Roman"/>
            <w:color w:val="0000FF"/>
            <w:kern w:val="0"/>
            <w:u w:val="single"/>
            <w14:ligatures w14:val="none"/>
          </w:rPr>
          <w:t>Example 17</w:t>
        </w:r>
      </w:hyperlink>
      <w:r w:rsidRPr="008D2809">
        <w:rPr>
          <w:rFonts w:ascii="Times New Roman" w:eastAsia="Times New Roman" w:hAnsi="Times New Roman" w:cs="Times New Roman"/>
          <w:kern w:val="0"/>
          <w14:ligatures w14:val="none"/>
        </w:rPr>
        <w:t xml:space="preserve"> </w:t>
      </w:r>
    </w:p>
    <w:p w14:paraId="47FE7E6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0944257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"@graph" : [ {</w:t>
      </w:r>
    </w:p>
    <w:p w14:paraId="165D025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"@id" : "_:b0",</w:t>
      </w:r>
    </w:p>
    <w:p w14:paraId="0930B15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"hasBeginnning" : "_:b2",</w:t>
      </w:r>
    </w:p>
    <w:p w14:paraId="2C0FD3E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"hasEnd" : "_:b1"</w:t>
      </w:r>
    </w:p>
    <w:p w14:paraId="764156C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43ABE96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"@id" : "_:b1",</w:t>
      </w:r>
    </w:p>
    <w:p w14:paraId="3526539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"inXSDDateTime" : "2024-03-09T12:00:00+10:00"</w:t>
      </w:r>
    </w:p>
    <w:p w14:paraId="1A607CC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02A094E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"@id" : "_:b2",</w:t>
      </w:r>
    </w:p>
    <w:p w14:paraId="657C050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"inXSDDateTime" : "2024-03-09T11:00:00+10:00"</w:t>
      </w:r>
    </w:p>
    <w:p w14:paraId="61D9CB7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7B5F709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"@id" : "ex:EarthAtmosphere",</w:t>
      </w:r>
    </w:p>
    <w:p w14:paraId="177035D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"@type" : "sosa:FeatureOfInterest",</w:t>
      </w:r>
    </w:p>
    <w:p w14:paraId="46CD534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"sameAs" : "https://www.wikidata.org/wiki/Q3230"</w:t>
      </w:r>
    </w:p>
    <w:p w14:paraId="4E0118D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1B2303F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"@id" : "ex:Observation299876",</w:t>
      </w:r>
    </w:p>
    <w:p w14:paraId="295AF67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"@type" : "sosa:Observation",</w:t>
      </w:r>
    </w:p>
    <w:p w14:paraId="21AEED4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"hasFeatureOfInterest" : "ex:EarthAtmosphere",</w:t>
      </w:r>
    </w:p>
    <w:p w14:paraId="4ED0BA4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"hasResult" : "ex:forecast/grid/299876",</w:t>
      </w:r>
    </w:p>
    <w:p w14:paraId="3886B2D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"observedProperty" : "https://si-digital-framework.org/quantities/TEMC",</w:t>
      </w:r>
    </w:p>
    <w:p w14:paraId="2288EBA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"phenomenonTime" : "_:b0",</w:t>
      </w:r>
    </w:p>
    <w:p w14:paraId="79C4586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"resultTime" : "2024-03-06T12:00:00+10:00"</w:t>
      </w:r>
    </w:p>
    <w:p w14:paraId="7C813EB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0550BD4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"@id" : "ex:forecast/",</w:t>
      </w:r>
    </w:p>
    <w:p w14:paraId="057A97A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"@type" : "owl:Ontology"</w:t>
      </w:r>
    </w:p>
    <w:p w14:paraId="4B17A38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64E83F3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"@context" : {</w:t>
      </w:r>
    </w:p>
    <w:p w14:paraId="3CCCFE8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"resultTime" : {</w:t>
      </w:r>
    </w:p>
    <w:p w14:paraId="1F4DAF6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"@id" : "http://www.w3.org/ns/sosa/resultTime",</w:t>
      </w:r>
    </w:p>
    <w:p w14:paraId="024ECFE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"@type" : "http://www.w3.org/2001/XMLSchema#dateTime"</w:t>
      </w:r>
    </w:p>
    <w:p w14:paraId="248A56F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w:t>
      </w:r>
    </w:p>
    <w:p w14:paraId="6A37F6B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"phenomenonTime" : {</w:t>
      </w:r>
    </w:p>
    <w:p w14:paraId="00017E7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"@id" : "http://www.w3.org/ns/sosa/phenomenonTime",</w:t>
      </w:r>
    </w:p>
    <w:p w14:paraId="545C56F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"@type" : "@id"</w:t>
      </w:r>
    </w:p>
    <w:p w14:paraId="758232F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w:t>
      </w:r>
    </w:p>
    <w:p w14:paraId="1EEA8D5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"observedProperty" : {</w:t>
      </w:r>
    </w:p>
    <w:p w14:paraId="273C36D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"@id" : "http://www.w3.org/ns/sosa/observedProperty",</w:t>
      </w:r>
    </w:p>
    <w:p w14:paraId="4C119F5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"@type" : "@id"</w:t>
      </w:r>
    </w:p>
    <w:p w14:paraId="5B1AAB6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w:t>
      </w:r>
    </w:p>
    <w:p w14:paraId="292DEC8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"hasResult" : {</w:t>
      </w:r>
    </w:p>
    <w:p w14:paraId="61D8B32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"@id" : "http://www.w3.org/ns/sosa/hasResult",</w:t>
      </w:r>
    </w:p>
    <w:p w14:paraId="515E393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"@type" : "@id"</w:t>
      </w:r>
    </w:p>
    <w:p w14:paraId="26C5962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w:t>
      </w:r>
    </w:p>
    <w:p w14:paraId="051D045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"hasFeatureOfInterest" : {</w:t>
      </w:r>
    </w:p>
    <w:p w14:paraId="453D739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"@id" : "http://www.w3.org/ns/sosa/hasFeatureOfInterest",</w:t>
      </w:r>
    </w:p>
    <w:p w14:paraId="618797A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"@type" : "@id"</w:t>
      </w:r>
    </w:p>
    <w:p w14:paraId="29D2E0C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w:t>
      </w:r>
    </w:p>
    <w:p w14:paraId="1A0601B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"hasEnd" : {</w:t>
      </w:r>
    </w:p>
    <w:p w14:paraId="737CB7F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"@id" : "http://www.w3.org/2006/time#hasEnd",</w:t>
      </w:r>
    </w:p>
    <w:p w14:paraId="12ABAEC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lastRenderedPageBreak/>
        <w:t xml:space="preserve">      "@type" : "@id"</w:t>
      </w:r>
    </w:p>
    <w:p w14:paraId="5F5C7C3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w:t>
      </w:r>
    </w:p>
    <w:p w14:paraId="7A16B3E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"hasBeginnning" : {</w:t>
      </w:r>
    </w:p>
    <w:p w14:paraId="5400A84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"@id" : "http://www.w3.org/2006/time#hasBeginnning",</w:t>
      </w:r>
    </w:p>
    <w:p w14:paraId="3844229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"@type" : "@id"</w:t>
      </w:r>
    </w:p>
    <w:p w14:paraId="28EF547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w:t>
      </w:r>
    </w:p>
    <w:p w14:paraId="00893F9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"inXSDDateTime" : {</w:t>
      </w:r>
    </w:p>
    <w:p w14:paraId="2C5A3BB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"@id" : "http://www.w3.org/2006/time#inXSDDateTime",</w:t>
      </w:r>
    </w:p>
    <w:p w14:paraId="1CB1682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"@type" : "http://www.w3.org/2001/XMLSchema#dateTime"</w:t>
      </w:r>
    </w:p>
    <w:p w14:paraId="5CF52D2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w:t>
      </w:r>
    </w:p>
    <w:p w14:paraId="44D2A50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"sameAs" : {</w:t>
      </w:r>
    </w:p>
    <w:p w14:paraId="6011A39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"@id" : "http://www.w3.org/2002/07/owl#sameAs",</w:t>
      </w:r>
    </w:p>
    <w:p w14:paraId="1FBE55A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"@type" : "@id"</w:t>
      </w:r>
    </w:p>
    <w:p w14:paraId="63E8305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w:t>
      </w:r>
    </w:p>
    <w:p w14:paraId="5D94846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"ex" : "http://example.org/data/",</w:t>
      </w:r>
    </w:p>
    <w:p w14:paraId="25A83FB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 : "http://www.w3.org/1999/02/22-rdf-syntax-ns#",</w:t>
      </w:r>
    </w:p>
    <w:p w14:paraId="42A1BA6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"owl" : "http://www.w3.org/2002/07/owl#",</w:t>
      </w:r>
    </w:p>
    <w:p w14:paraId="5178061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"xsd" : "http://www.w3.org/2001/XMLSchema#",</w:t>
      </w:r>
    </w:p>
    <w:p w14:paraId="048E549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 : "http://www.w3.org/2000/01/rdf-schema#",</w:t>
      </w:r>
    </w:p>
    <w:p w14:paraId="634FA2C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 : "http://www.w3.org/2006/time#",</w:t>
      </w:r>
    </w:p>
    <w:p w14:paraId="0123C30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 : "http://www.w3.org/ns/sosa/"</w:t>
      </w:r>
    </w:p>
    <w:p w14:paraId="53FD68C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w:t>
      </w:r>
    </w:p>
    <w:p w14:paraId="3BA9DC4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7E74A5B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5C0695CD"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Other means to represent forecasts are reported, but not in the scope of this specification. For example [</w:t>
      </w:r>
      <w:hyperlink r:id="rId3043" w:anchor="bib-lefrancois-et-al-2017" w:tooltip="The SEAS Knowledge Model" w:history="1">
        <w:r w:rsidRPr="008D2809">
          <w:rPr>
            <w:rFonts w:ascii="Times New Roman" w:eastAsia="Times New Roman" w:hAnsi="Times New Roman" w:cs="Times New Roman"/>
            <w:i/>
            <w:iCs/>
            <w:color w:val="0000FF"/>
            <w:kern w:val="0"/>
            <w:u w:val="single"/>
            <w14:ligatures w14:val="none"/>
          </w:rPr>
          <w:t>Lefrancois-et-al-2017</w:t>
        </w:r>
      </w:hyperlink>
      <w:r w:rsidRPr="008D2809">
        <w:rPr>
          <w:rFonts w:ascii="Times New Roman" w:eastAsia="Times New Roman" w:hAnsi="Times New Roman" w:cs="Times New Roman"/>
          <w:kern w:val="0"/>
          <w14:ligatures w14:val="none"/>
        </w:rPr>
        <w:t xml:space="preserve">] adapt the SSN </w:t>
      </w:r>
      <w:r w:rsidRPr="008D2809">
        <w:rPr>
          <w:rFonts w:ascii="Courier New" w:eastAsia="Times New Roman" w:hAnsi="Courier New" w:cs="Courier New"/>
          <w:kern w:val="0"/>
          <w:sz w:val="20"/>
          <w:szCs w:val="20"/>
          <w14:ligatures w14:val="none"/>
        </w:rPr>
        <w:t>Sensing/Sensor/Observation</w:t>
      </w:r>
      <w:r w:rsidRPr="008D2809">
        <w:rPr>
          <w:rFonts w:ascii="Times New Roman" w:eastAsia="Times New Roman" w:hAnsi="Times New Roman" w:cs="Times New Roman"/>
          <w:kern w:val="0"/>
          <w14:ligatures w14:val="none"/>
        </w:rPr>
        <w:t xml:space="preserve"> pattern to derive explicit </w:t>
      </w:r>
      <w:r w:rsidRPr="008D2809">
        <w:rPr>
          <w:rFonts w:ascii="Courier New" w:eastAsia="Times New Roman" w:hAnsi="Courier New" w:cs="Courier New"/>
          <w:kern w:val="0"/>
          <w:sz w:val="20"/>
          <w:szCs w:val="20"/>
          <w14:ligatures w14:val="none"/>
        </w:rPr>
        <w:t>Forecasting/Forecaster/Forecast</w:t>
      </w:r>
      <w:r w:rsidRPr="008D2809">
        <w:rPr>
          <w:rFonts w:ascii="Times New Roman" w:eastAsia="Times New Roman" w:hAnsi="Times New Roman" w:cs="Times New Roman"/>
          <w:kern w:val="0"/>
          <w14:ligatures w14:val="none"/>
        </w:rPr>
        <w:t xml:space="preserve"> classes. </w:t>
      </w:r>
    </w:p>
    <w:p w14:paraId="03ADD36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3E931E6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Describing a plan for some actuation or observation in the future is not covered by this specification. </w:t>
      </w:r>
    </w:p>
    <w:p w14:paraId="2D016FE4"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8.7.2 Historical observations</w:t>
      </w:r>
    </w:p>
    <w:p w14:paraId="2B2E52F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Observations in historical sciences, including geology and archeology, may be made to determine the state of the world in the past. </w:t>
      </w:r>
    </w:p>
    <w:p w14:paraId="2B30F4F1"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8.7.2.1 Historical observations — simple cases</w:t>
      </w:r>
    </w:p>
    <w:p w14:paraId="1031920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Consider a determination of the diet of past communities by examination of middens and other archaeological features (</w:t>
      </w:r>
      <w:hyperlink r:id="rId3044" w:anchor="Fig-diet" w:tooltip="Observation with phenomemon-time in the deep past. Explanation of the notation used in class diagrams." w:history="1">
        <w:r w:rsidRPr="008D2809">
          <w:rPr>
            <w:rFonts w:ascii="Times New Roman" w:eastAsia="Times New Roman" w:hAnsi="Times New Roman" w:cs="Times New Roman"/>
            <w:color w:val="0000FF"/>
            <w:kern w:val="0"/>
            <w:u w:val="single"/>
            <w14:ligatures w14:val="none"/>
          </w:rPr>
          <w:t>Figure 40</w:t>
        </w:r>
      </w:hyperlink>
      <w:r w:rsidRPr="008D2809">
        <w:rPr>
          <w:rFonts w:ascii="Times New Roman" w:eastAsia="Times New Roman" w:hAnsi="Times New Roman" w:cs="Times New Roman"/>
          <w:kern w:val="0"/>
          <w14:ligatures w14:val="none"/>
        </w:rPr>
        <w:t xml:space="preserve">) </w:t>
      </w:r>
    </w:p>
    <w:p w14:paraId="58BBCD2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3045" w:anchor="Fig-diet" w:history="1">
        <w:r w:rsidRPr="008D2809">
          <w:rPr>
            <w:rFonts w:ascii="Times New Roman" w:eastAsia="Times New Roman" w:hAnsi="Times New Roman" w:cs="Times New Roman"/>
            <w:color w:val="0000FF"/>
            <w:kern w:val="0"/>
            <w:u w:val="single"/>
            <w14:ligatures w14:val="none"/>
          </w:rPr>
          <w:t>Figure 40</w:t>
        </w:r>
      </w:hyperlink>
      <w:r w:rsidRPr="008D2809">
        <w:rPr>
          <w:rFonts w:ascii="Times New Roman" w:eastAsia="Times New Roman" w:hAnsi="Times New Roman" w:cs="Times New Roman"/>
          <w:kern w:val="0"/>
          <w14:ligatures w14:val="none"/>
        </w:rPr>
        <w:t xml:space="preserve"> Observation with phenomemon-time in the deep past. </w:t>
      </w:r>
      <w:r w:rsidRPr="008D2809">
        <w:rPr>
          <w:rFonts w:ascii="Times New Roman" w:eastAsia="Times New Roman" w:hAnsi="Times New Roman" w:cs="Times New Roman"/>
          <w:kern w:val="0"/>
          <w14:ligatures w14:val="none"/>
        </w:rPr>
        <w:br/>
      </w:r>
      <w:hyperlink r:id="rId3046" w:anchor="Class-diagram" w:history="1">
        <w:r w:rsidRPr="008D2809">
          <w:rPr>
            <w:rFonts w:ascii="Times New Roman" w:eastAsia="Times New Roman" w:hAnsi="Times New Roman" w:cs="Times New Roman"/>
            <w:i/>
            <w:iCs/>
            <w:color w:val="0000FF"/>
            <w:kern w:val="0"/>
            <w:u w:val="single"/>
            <w14:ligatures w14:val="none"/>
          </w:rPr>
          <w:t>Explanation of the notation used in class diagrams</w:t>
        </w:r>
      </w:hyperlink>
      <w:r w:rsidRPr="008D2809">
        <w:rPr>
          <w:rFonts w:ascii="Times New Roman" w:eastAsia="Times New Roman" w:hAnsi="Times New Roman" w:cs="Times New Roman"/>
          <w:kern w:val="0"/>
          <w14:ligatures w14:val="none"/>
        </w:rPr>
        <w:t xml:space="preserve">. </w:t>
      </w:r>
    </w:p>
    <w:p w14:paraId="37BAAE0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3047" w:anchor="example-18" w:history="1">
        <w:r w:rsidRPr="008D2809">
          <w:rPr>
            <w:rFonts w:ascii="Times New Roman" w:eastAsia="Times New Roman" w:hAnsi="Times New Roman" w:cs="Times New Roman"/>
            <w:color w:val="0000FF"/>
            <w:kern w:val="0"/>
            <w:u w:val="single"/>
            <w14:ligatures w14:val="none"/>
          </w:rPr>
          <w:t>Example 18</w:t>
        </w:r>
      </w:hyperlink>
      <w:r w:rsidRPr="008D2809">
        <w:rPr>
          <w:rFonts w:ascii="Times New Roman" w:eastAsia="Times New Roman" w:hAnsi="Times New Roman" w:cs="Times New Roman"/>
          <w:kern w:val="0"/>
          <w14:ligatures w14:val="none"/>
        </w:rPr>
        <w:t xml:space="preserve"> </w:t>
      </w:r>
    </w:p>
    <w:p w14:paraId="0FB43B3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ex: &lt;https://example.org/data/&gt; .</w:t>
      </w:r>
    </w:p>
    <w:p w14:paraId="10503E3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 &lt;http://www.w3.org/1999/02/22-rdf-syntax-ns#&gt; .</w:t>
      </w:r>
    </w:p>
    <w:p w14:paraId="716F954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rdfs: &lt;http://www.w3.org/2000/01/rdf-schema#&gt; .</w:t>
      </w:r>
    </w:p>
    <w:p w14:paraId="60BEA1B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skos: &lt;http://www.w3.org/2004/02/skos/core#&gt; .</w:t>
      </w:r>
    </w:p>
    <w:p w14:paraId="0C4E593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lastRenderedPageBreak/>
        <w:t>@prefix sosa: &lt;http://www.w3.org/ns/sosa/&gt; .</w:t>
      </w:r>
    </w:p>
    <w:p w14:paraId="34C1A99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time: &lt;http://www.w3.org/2006/time#&gt; .</w:t>
      </w:r>
    </w:p>
    <w:p w14:paraId="0493BD1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xsd: &lt;http://www.w3.org/2001/XMLSchema#&gt; .</w:t>
      </w:r>
    </w:p>
    <w:p w14:paraId="32C97D1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D0802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ex:O299877</w:t>
      </w:r>
    </w:p>
    <w:p w14:paraId="37D0EC6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sosa:Observation ;</w:t>
      </w:r>
    </w:p>
    <w:p w14:paraId="6509E0B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sosa:hasFeatureOfInterest ex:Community2998 ;</w:t>
      </w:r>
    </w:p>
    <w:p w14:paraId="46FDC5C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sosa:hasResult ex:d77 ;</w:t>
      </w:r>
    </w:p>
    <w:p w14:paraId="10988D0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sosa:observedProperty ex:diet ;</w:t>
      </w:r>
    </w:p>
    <w:p w14:paraId="476802F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sosa:phenomenonTime [</w:t>
      </w:r>
    </w:p>
    <w:p w14:paraId="7C459B8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time:hasBeginning [</w:t>
      </w:r>
    </w:p>
    <w:p w14:paraId="156BC0C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time:inTimePosition [</w:t>
      </w:r>
    </w:p>
    <w:p w14:paraId="61CEE07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time:hasTRS ex:BP ;</w:t>
      </w:r>
    </w:p>
    <w:p w14:paraId="5886171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time:numericPosition 12000 ;</w:t>
      </w:r>
    </w:p>
    <w:p w14:paraId="2B30896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0012EE5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714D1CA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time:hasDuration [</w:t>
      </w:r>
    </w:p>
    <w:p w14:paraId="3650DEE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time:numericDuration 500 ;</w:t>
      </w:r>
    </w:p>
    <w:p w14:paraId="5783257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time:unitType time:unitYear ;</w:t>
      </w:r>
    </w:p>
    <w:p w14:paraId="5D4059B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08BF5A8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3001206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sosa:resultTime "2015-06-06T12:00:00+10:00"^^xsd:dateTime ;</w:t>
      </w:r>
    </w:p>
    <w:p w14:paraId="3645A33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2893D9A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ex:d77 </w:t>
      </w:r>
    </w:p>
    <w:p w14:paraId="4B12105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ex:diet ;</w:t>
      </w:r>
    </w:p>
    <w:p w14:paraId="0F08F12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rdfs:comment "mainly seafood" ;</w:t>
      </w:r>
    </w:p>
    <w:p w14:paraId="65185D6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72C50CE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ex:BP</w:t>
      </w:r>
    </w:p>
    <w:p w14:paraId="0C8C6F0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time:TRS ;</w:t>
      </w:r>
    </w:p>
    <w:p w14:paraId="028D390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skos:definition "Years before 1950, positive backwards" ;</w:t>
      </w:r>
    </w:p>
    <w:p w14:paraId="7ED1FD0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58E447C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An observation transcribed from a historical record, such as a logbook, might be encoded as follows: </w:t>
      </w:r>
    </w:p>
    <w:p w14:paraId="48A1F55B"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3048" w:anchor="Fig-historical-airtemp" w:history="1">
        <w:r w:rsidRPr="008D2809">
          <w:rPr>
            <w:rFonts w:ascii="Times New Roman" w:eastAsia="Times New Roman" w:hAnsi="Times New Roman" w:cs="Times New Roman"/>
            <w:color w:val="0000FF"/>
            <w:kern w:val="0"/>
            <w:u w:val="single"/>
            <w14:ligatures w14:val="none"/>
          </w:rPr>
          <w:t>Figure 41</w:t>
        </w:r>
      </w:hyperlink>
      <w:r w:rsidRPr="008D2809">
        <w:rPr>
          <w:rFonts w:ascii="Times New Roman" w:eastAsia="Times New Roman" w:hAnsi="Times New Roman" w:cs="Times New Roman"/>
          <w:kern w:val="0"/>
          <w14:ligatures w14:val="none"/>
        </w:rPr>
        <w:t xml:space="preserve"> Observation with phenomenon-time in the past. </w:t>
      </w:r>
      <w:r w:rsidRPr="008D2809">
        <w:rPr>
          <w:rFonts w:ascii="Times New Roman" w:eastAsia="Times New Roman" w:hAnsi="Times New Roman" w:cs="Times New Roman"/>
          <w:kern w:val="0"/>
          <w14:ligatures w14:val="none"/>
        </w:rPr>
        <w:br/>
      </w:r>
      <w:hyperlink r:id="rId3049" w:anchor="Class-diagram" w:history="1">
        <w:r w:rsidRPr="008D2809">
          <w:rPr>
            <w:rFonts w:ascii="Times New Roman" w:eastAsia="Times New Roman" w:hAnsi="Times New Roman" w:cs="Times New Roman"/>
            <w:i/>
            <w:iCs/>
            <w:color w:val="0000FF"/>
            <w:kern w:val="0"/>
            <w:u w:val="single"/>
            <w14:ligatures w14:val="none"/>
          </w:rPr>
          <w:t>Explanation of the notation used in class diagrams</w:t>
        </w:r>
      </w:hyperlink>
      <w:r w:rsidRPr="008D2809">
        <w:rPr>
          <w:rFonts w:ascii="Times New Roman" w:eastAsia="Times New Roman" w:hAnsi="Times New Roman" w:cs="Times New Roman"/>
          <w:kern w:val="0"/>
          <w14:ligatures w14:val="none"/>
        </w:rPr>
        <w:t xml:space="preserve">. </w:t>
      </w:r>
    </w:p>
    <w:p w14:paraId="084E850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3050" w:anchor="example-19" w:history="1">
        <w:r w:rsidRPr="008D2809">
          <w:rPr>
            <w:rFonts w:ascii="Times New Roman" w:eastAsia="Times New Roman" w:hAnsi="Times New Roman" w:cs="Times New Roman"/>
            <w:color w:val="0000FF"/>
            <w:kern w:val="0"/>
            <w:u w:val="single"/>
            <w14:ligatures w14:val="none"/>
          </w:rPr>
          <w:t>Example 19</w:t>
        </w:r>
      </w:hyperlink>
      <w:r w:rsidRPr="008D2809">
        <w:rPr>
          <w:rFonts w:ascii="Times New Roman" w:eastAsia="Times New Roman" w:hAnsi="Times New Roman" w:cs="Times New Roman"/>
          <w:kern w:val="0"/>
          <w14:ligatures w14:val="none"/>
        </w:rPr>
        <w:t xml:space="preserve"> </w:t>
      </w:r>
    </w:p>
    <w:p w14:paraId="4751C5F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ex: &lt;https://example.org/data/&gt; .</w:t>
      </w:r>
    </w:p>
    <w:p w14:paraId="2723801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geo: &lt;http://www.opengis.net/ont/geosparql#&gt; .</w:t>
      </w:r>
    </w:p>
    <w:p w14:paraId="17F5245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owl: &lt;http://www.w3.org/2002/07/owl#&gt; .</w:t>
      </w:r>
    </w:p>
    <w:p w14:paraId="32808D8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qk: &lt;http://qudt.org/vocab/quantitykind/&gt; .</w:t>
      </w:r>
    </w:p>
    <w:p w14:paraId="08C23F0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qudt: &lt;http://qudt.org/schema/qudt/&gt; .</w:t>
      </w:r>
    </w:p>
    <w:p w14:paraId="1EF9826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  &lt;http://www.w3.org/1999/02/22-rdf-syntax-ns#&gt; .</w:t>
      </w:r>
    </w:p>
    <w:p w14:paraId="650BA6F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rdfs: &lt;http://www.w3.org/2000/01/rdf-schema#&gt;.</w:t>
      </w:r>
    </w:p>
    <w:p w14:paraId="0B1148D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skos: &lt;http://www.w3.org/2004/02/skos/core#&gt; .</w:t>
      </w:r>
    </w:p>
    <w:p w14:paraId="31253F2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sosa: &lt;http://www.w3.org/ns/sosa/&gt; .</w:t>
      </w:r>
    </w:p>
    <w:p w14:paraId="7CF447C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time: &lt;http://www.w3.org/2006/time#&gt; .</w:t>
      </w:r>
    </w:p>
    <w:p w14:paraId="4271A4B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unit: &lt;http://qudt.org/vocab/unit/&gt; .</w:t>
      </w:r>
    </w:p>
    <w:p w14:paraId="1CC9903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xsd:  &lt;http://www.w3.org/2001/XMLSchema#&gt; .</w:t>
      </w:r>
    </w:p>
    <w:p w14:paraId="7BAF937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@base &lt;https://example.org/data/htemp/&gt; .</w:t>
      </w:r>
    </w:p>
    <w:p w14:paraId="19B8CFC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083B9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ex:T99 a sosa:Sensor , ex:Mercury-in-glass-thermometer ;</w:t>
      </w:r>
    </w:p>
    <w:p w14:paraId="70E30D6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rdfs:label "Mercury in glass thermometer #99"@en ;</w:t>
      </w:r>
    </w:p>
    <w:p w14:paraId="518745A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sosa:observes ex:airTemperature ;</w:t>
      </w:r>
    </w:p>
    <w:p w14:paraId="4D87C18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lastRenderedPageBreak/>
        <w:t>.</w:t>
      </w:r>
    </w:p>
    <w:p w14:paraId="6C192CA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ex:SHW a sosa:Platform , sosa:FeatureOfInterest;</w:t>
      </w:r>
    </w:p>
    <w:p w14:paraId="1CD36BE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rdfs:label "Station Hohe Warte"@en ;</w:t>
      </w:r>
    </w:p>
    <w:p w14:paraId="75E0017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geo:hasGeometry [ </w:t>
      </w:r>
    </w:p>
    <w:p w14:paraId="2DA43B8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geo:Point ;</w:t>
      </w:r>
    </w:p>
    <w:p w14:paraId="108D282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geo:asWKT "POINT (16.355804145468635 48.248491274780754)"^^geo:WktLiteral ;</w:t>
      </w:r>
    </w:p>
    <w:p w14:paraId="12492B4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1C0EA3A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sosa:hosts ex:T99 ;</w:t>
      </w:r>
    </w:p>
    <w:p w14:paraId="78A91B7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0A90010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ex:airTemperature a sosa:Property ;</w:t>
      </w:r>
    </w:p>
    <w:p w14:paraId="5184E83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rdfs:label "air temperature"@en ;</w:t>
      </w:r>
    </w:p>
    <w:p w14:paraId="72CDBBC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sosa:isPropertyOf ex:EarthAtmosphere ;</w:t>
      </w:r>
    </w:p>
    <w:p w14:paraId="59A8CE4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skos:broader qk:Temperature ;</w:t>
      </w:r>
    </w:p>
    <w:p w14:paraId="3BFE5AA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27E9735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ex:EarthAtmosphere a sosa:FeatureOfInterest ;</w:t>
      </w:r>
    </w:p>
    <w:p w14:paraId="41FBB2C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skos:exactMatch &lt;https://www.wikidata.org/wiki/Q3230&gt; ;</w:t>
      </w:r>
    </w:p>
    <w:p w14:paraId="7006E0D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w:t>
      </w:r>
    </w:p>
    <w:p w14:paraId="52EBD8A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ex:SHW_T_1872-04-04T15 a sosa:Observation ;</w:t>
      </w:r>
    </w:p>
    <w:p w14:paraId="3CE2EB4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sosa:madeBySensor ex:T99 ; </w:t>
      </w:r>
    </w:p>
    <w:p w14:paraId="6868417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sosa:hasFeatureOfInterest ex:SHW ;</w:t>
      </w:r>
    </w:p>
    <w:p w14:paraId="02A3F05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sosa:observedProperty ex:airTemperature ;</w:t>
      </w:r>
    </w:p>
    <w:p w14:paraId="6648BE8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sosa:phenomenonTime [</w:t>
      </w:r>
    </w:p>
    <w:p w14:paraId="0FC146D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time:inXSDDateTime "1872-04-04T15:00:00+01:00"^^xsd:dateTime ;</w:t>
      </w:r>
    </w:p>
    <w:p w14:paraId="04C766C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70BE640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sosa:hasResult [</w:t>
      </w:r>
    </w:p>
    <w:p w14:paraId="5310B09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rdf:type qudt:QuantityValue ;</w:t>
      </w:r>
    </w:p>
    <w:p w14:paraId="4254874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qudt:value "22.5"^^xsd:decimal ;</w:t>
      </w:r>
    </w:p>
    <w:p w14:paraId="3FD6552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qudt:hasUnit unit:DEG_C ] ;</w:t>
      </w:r>
    </w:p>
    <w:p w14:paraId="1C8DB95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sosa:resultTime "1872-04-04T15:00:00+01:00"^^xsd:dateTime ;</w:t>
      </w:r>
    </w:p>
    <w:p w14:paraId="040D433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0BD73B78" w14:textId="77777777" w:rsidR="008D2809" w:rsidRPr="008D2809" w:rsidRDefault="008D2809" w:rsidP="008D2809">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D2809">
        <w:rPr>
          <w:rFonts w:ascii="Times New Roman" w:eastAsia="Times New Roman" w:hAnsi="Times New Roman" w:cs="Times New Roman"/>
          <w:b/>
          <w:bCs/>
          <w:kern w:val="0"/>
          <w:sz w:val="20"/>
          <w:szCs w:val="20"/>
          <w14:ligatures w14:val="none"/>
        </w:rPr>
        <w:t>8.7.2.2 Historical observation — from combination of separate observation of time and property</w:t>
      </w:r>
    </w:p>
    <w:p w14:paraId="5B111274" w14:textId="569FBFA6"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The concentration of CO</w:t>
      </w:r>
      <w:r w:rsidRPr="008D2809">
        <w:rPr>
          <w:rFonts w:ascii="Times New Roman" w:eastAsia="Times New Roman" w:hAnsi="Times New Roman" w:cs="Times New Roman"/>
          <w:kern w:val="0"/>
          <w:vertAlign w:val="subscript"/>
          <w14:ligatures w14:val="none"/>
        </w:rPr>
        <w:t>2</w:t>
      </w:r>
      <w:r w:rsidRPr="008D2809">
        <w:rPr>
          <w:rFonts w:ascii="Times New Roman" w:eastAsia="Times New Roman" w:hAnsi="Times New Roman" w:cs="Times New Roman"/>
          <w:kern w:val="0"/>
          <w14:ligatures w14:val="none"/>
        </w:rPr>
        <w:t xml:space="preserve"> can be measured in bubbles in ice-cores that are assumed to sample the atmosphere at some past time. In this case, the concentration and age are the results of two initial observations (at the top of </w:t>
      </w:r>
      <w:hyperlink r:id="rId3051" w:anchor="Fig-paleo-atmosphere" w:tooltip="Observation with phenomenon-time in the deep past, constructed from the output of two primitive observations. Explanation of the notation used in class diagrams." w:history="1">
        <w:r w:rsidRPr="008D2809">
          <w:rPr>
            <w:rFonts w:ascii="Times New Roman" w:eastAsia="Times New Roman" w:hAnsi="Times New Roman" w:cs="Times New Roman"/>
            <w:color w:val="0000FF"/>
            <w:kern w:val="0"/>
            <w:u w:val="single"/>
            <w14:ligatures w14:val="none"/>
          </w:rPr>
          <w:t>Figure 42</w:t>
        </w:r>
      </w:hyperlink>
      <w:r w:rsidRPr="008D2809">
        <w:rPr>
          <w:rFonts w:ascii="Times New Roman" w:eastAsia="Times New Roman" w:hAnsi="Times New Roman" w:cs="Times New Roman"/>
          <w:kern w:val="0"/>
          <w14:ligatures w14:val="none"/>
        </w:rPr>
        <w:t xml:space="preserve">). These provide </w:t>
      </w:r>
      <w:del w:id="540" w:author="Carl Reed" w:date="2026-08-26T15:25:00Z" w16du:dateUtc="2026-08-26T21:25:00Z">
        <w:r w:rsidRPr="008D2809" w:rsidDel="00C31E43">
          <w:rPr>
            <w:rFonts w:ascii="Times New Roman" w:eastAsia="Times New Roman" w:hAnsi="Times New Roman" w:cs="Times New Roman"/>
            <w:kern w:val="0"/>
            <w14:ligatures w14:val="none"/>
          </w:rPr>
          <w:delText>input-values</w:delText>
        </w:r>
      </w:del>
      <w:ins w:id="541" w:author="Carl Reed" w:date="2026-08-26T15:25:00Z" w16du:dateUtc="2026-08-26T21:25:00Z">
        <w:r w:rsidR="00C31E43" w:rsidRPr="008D2809">
          <w:rPr>
            <w:rFonts w:ascii="Times New Roman" w:eastAsia="Times New Roman" w:hAnsi="Times New Roman" w:cs="Times New Roman"/>
            <w:kern w:val="0"/>
            <w14:ligatures w14:val="none"/>
          </w:rPr>
          <w:t>input values</w:t>
        </w:r>
      </w:ins>
      <w:r w:rsidRPr="008D2809">
        <w:rPr>
          <w:rFonts w:ascii="Times New Roman" w:eastAsia="Times New Roman" w:hAnsi="Times New Roman" w:cs="Times New Roman"/>
          <w:kern w:val="0"/>
          <w14:ligatures w14:val="none"/>
        </w:rPr>
        <w:t xml:space="preserve"> to the final observation (at the bottom of </w:t>
      </w:r>
      <w:hyperlink r:id="rId3052" w:anchor="Fig-paleo-atmosphere" w:tooltip="Observation with phenomenon-time in the deep past, constructed from the output of two primitive observations. Explanation of the notation used in class diagrams." w:history="1">
        <w:r w:rsidRPr="008D2809">
          <w:rPr>
            <w:rFonts w:ascii="Times New Roman" w:eastAsia="Times New Roman" w:hAnsi="Times New Roman" w:cs="Times New Roman"/>
            <w:color w:val="0000FF"/>
            <w:kern w:val="0"/>
            <w:u w:val="single"/>
            <w14:ligatures w14:val="none"/>
          </w:rPr>
          <w:t>Figure 42</w:t>
        </w:r>
      </w:hyperlink>
      <w:r w:rsidRPr="008D2809">
        <w:rPr>
          <w:rFonts w:ascii="Times New Roman" w:eastAsia="Times New Roman" w:hAnsi="Times New Roman" w:cs="Times New Roman"/>
          <w:kern w:val="0"/>
          <w14:ligatures w14:val="none"/>
        </w:rPr>
        <w:t xml:space="preserve">). </w:t>
      </w:r>
    </w:p>
    <w:p w14:paraId="38FDDE4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3053" w:anchor="Fig-paleo-atmosphere" w:history="1">
        <w:r w:rsidRPr="008D2809">
          <w:rPr>
            <w:rFonts w:ascii="Times New Roman" w:eastAsia="Times New Roman" w:hAnsi="Times New Roman" w:cs="Times New Roman"/>
            <w:color w:val="0000FF"/>
            <w:kern w:val="0"/>
            <w:u w:val="single"/>
            <w14:ligatures w14:val="none"/>
          </w:rPr>
          <w:t>Figure 42</w:t>
        </w:r>
      </w:hyperlink>
      <w:r w:rsidRPr="008D2809">
        <w:rPr>
          <w:rFonts w:ascii="Times New Roman" w:eastAsia="Times New Roman" w:hAnsi="Times New Roman" w:cs="Times New Roman"/>
          <w:kern w:val="0"/>
          <w14:ligatures w14:val="none"/>
        </w:rPr>
        <w:t xml:space="preserve"> Observation with phenomenon-time in the deep past, constructed from the output of two primitive observations. </w:t>
      </w:r>
      <w:r w:rsidRPr="008D2809">
        <w:rPr>
          <w:rFonts w:ascii="Times New Roman" w:eastAsia="Times New Roman" w:hAnsi="Times New Roman" w:cs="Times New Roman"/>
          <w:kern w:val="0"/>
          <w14:ligatures w14:val="none"/>
        </w:rPr>
        <w:br/>
      </w:r>
      <w:hyperlink r:id="rId3054" w:anchor="Class-diagram" w:history="1">
        <w:r w:rsidRPr="008D2809">
          <w:rPr>
            <w:rFonts w:ascii="Times New Roman" w:eastAsia="Times New Roman" w:hAnsi="Times New Roman" w:cs="Times New Roman"/>
            <w:i/>
            <w:iCs/>
            <w:color w:val="0000FF"/>
            <w:kern w:val="0"/>
            <w:u w:val="single"/>
            <w14:ligatures w14:val="none"/>
          </w:rPr>
          <w:t>Explanation of the notation used in class diagrams</w:t>
        </w:r>
      </w:hyperlink>
      <w:r w:rsidRPr="008D2809">
        <w:rPr>
          <w:rFonts w:ascii="Times New Roman" w:eastAsia="Times New Roman" w:hAnsi="Times New Roman" w:cs="Times New Roman"/>
          <w:kern w:val="0"/>
          <w14:ligatures w14:val="none"/>
        </w:rPr>
        <w:t xml:space="preserve">. </w:t>
      </w:r>
    </w:p>
    <w:p w14:paraId="7E4455F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3055" w:anchor="example-20" w:history="1">
        <w:r w:rsidRPr="008D2809">
          <w:rPr>
            <w:rFonts w:ascii="Times New Roman" w:eastAsia="Times New Roman" w:hAnsi="Times New Roman" w:cs="Times New Roman"/>
            <w:color w:val="0000FF"/>
            <w:kern w:val="0"/>
            <w:u w:val="single"/>
            <w14:ligatures w14:val="none"/>
          </w:rPr>
          <w:t>Example 20</w:t>
        </w:r>
      </w:hyperlink>
      <w:r w:rsidRPr="008D2809">
        <w:rPr>
          <w:rFonts w:ascii="Times New Roman" w:eastAsia="Times New Roman" w:hAnsi="Times New Roman" w:cs="Times New Roman"/>
          <w:kern w:val="0"/>
          <w14:ligatures w14:val="none"/>
        </w:rPr>
        <w:t xml:space="preserve"> </w:t>
      </w:r>
    </w:p>
    <w:p w14:paraId="1EA2528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ex: &lt;https://example.org/data/&gt; .</w:t>
      </w:r>
    </w:p>
    <w:p w14:paraId="5444B34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owl: &lt;http://www.w3.org/2002/07/owl#&gt; .</w:t>
      </w:r>
    </w:p>
    <w:p w14:paraId="6A9E610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qudt: &lt;http://qudt.org/schema/qudt/&gt;.</w:t>
      </w:r>
    </w:p>
    <w:p w14:paraId="58FDA9F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  &lt;http://www.w3.org/1999/02/22-rdf-syntax-ns#&gt; .</w:t>
      </w:r>
    </w:p>
    <w:p w14:paraId="166DD00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rdfs: &lt;http://www.w3.org/2000/01/rdf-schema#&gt; .</w:t>
      </w:r>
    </w:p>
    <w:p w14:paraId="0DD1927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skos: &lt;http://www.w3.org/2004/02/skos/core#&gt; .</w:t>
      </w:r>
    </w:p>
    <w:p w14:paraId="3BEC28A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sosa: &lt;http://www.w3.org/ns/sosa/&gt; .</w:t>
      </w:r>
    </w:p>
    <w:p w14:paraId="6DE1926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time: &lt;http://www.w3.org/2006/time#&gt;.</w:t>
      </w:r>
    </w:p>
    <w:p w14:paraId="01BB12B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unit: &lt;http://qudt.org/vocab/unit/&gt;.</w:t>
      </w:r>
    </w:p>
    <w:p w14:paraId="00C9326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xsd:  &lt;http://www.w3.org/2001/XMLSchema#&gt; .</w:t>
      </w:r>
    </w:p>
    <w:p w14:paraId="419E3C1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73CCB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lastRenderedPageBreak/>
        <w:t>ex:Bubble873 a sosa:Sample , sosa:MaterialSample ;</w:t>
      </w:r>
    </w:p>
    <w:p w14:paraId="6B82309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sosa:isSampleOf ex:IceCore12 , ex:EarthAtmosphere;</w:t>
      </w:r>
    </w:p>
    <w:p w14:paraId="7C8F316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sosa:isSampleOfUltimateFOI ex:Antarctic_ice_sheet ;</w:t>
      </w:r>
    </w:p>
    <w:p w14:paraId="1C68065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sosa:isResultOf ex:CoreEx1923 ;</w:t>
      </w:r>
    </w:p>
    <w:p w14:paraId="5DC7955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4CB9EA4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ex:Ob873t2 a sosa:Observation ;</w:t>
      </w:r>
    </w:p>
    <w:p w14:paraId="135C6E7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sosa:observedProperty ex:C14-Age ;</w:t>
      </w:r>
    </w:p>
    <w:p w14:paraId="5C05D30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sosa:hasFeatureOfInterest ex:Bubble873 ;</w:t>
      </w:r>
    </w:p>
    <w:p w14:paraId="667E3FB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sosa:hasUltimateFeatureOfInterest ex:EarthAtmosphere ;</w:t>
      </w:r>
    </w:p>
    <w:p w14:paraId="145F067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sosa:hasResult [</w:t>
      </w:r>
    </w:p>
    <w:p w14:paraId="1C885C9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qudt:QuantityValue ;</w:t>
      </w:r>
    </w:p>
    <w:p w14:paraId="3655311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qudt:hasUnit unit:YR ;</w:t>
      </w:r>
    </w:p>
    <w:p w14:paraId="7D496BE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qudt:value 7530.0 ;</w:t>
      </w:r>
    </w:p>
    <w:p w14:paraId="04BDD61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01C9E69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sosa:resultTime "2018-01-09T14:15:00+00:00"^^xsd:dateTime ;</w:t>
      </w:r>
    </w:p>
    <w:p w14:paraId="399F692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339299A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ex:Ob873c4 a sosa:Observation ;</w:t>
      </w:r>
    </w:p>
    <w:p w14:paraId="1A1E406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sosa:observedProperty ex:CO2-Concentration ;</w:t>
      </w:r>
    </w:p>
    <w:p w14:paraId="1599EFB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sosa:hasFeatureOfInterest ex:Bubble873 ;</w:t>
      </w:r>
    </w:p>
    <w:p w14:paraId="4D8CE9D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sosa:hasUltimateFeatureOfInterest ex:EarthAtmosphere ;</w:t>
      </w:r>
    </w:p>
    <w:p w14:paraId="31F47C3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sosa:hasResult [</w:t>
      </w:r>
    </w:p>
    <w:p w14:paraId="0B4EBF1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qudt:QuantityValue ;</w:t>
      </w:r>
    </w:p>
    <w:p w14:paraId="6704F4F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qudt:hasUnit unit:PPM ;</w:t>
      </w:r>
    </w:p>
    <w:p w14:paraId="4437C43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qudt:value 240.0 ;</w:t>
      </w:r>
    </w:p>
    <w:p w14:paraId="2A6F22D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04982FB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sosa:resultTime "2018-01-09T14:16:00+00:00"^^xsd:dateTime ;</w:t>
      </w:r>
    </w:p>
    <w:p w14:paraId="5D6ADC9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679C67C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ex:Oatc349 a sosa:Observation ;</w:t>
      </w:r>
    </w:p>
    <w:p w14:paraId="7646844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sosa:observedProperty ex:CO2-Concentration ;</w:t>
      </w:r>
    </w:p>
    <w:p w14:paraId="0A4E689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sosa:hasFeatureOfInterest ex:EarthAtmosphere ;</w:t>
      </w:r>
    </w:p>
    <w:p w14:paraId="7D0F7B5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sosa:hasResult [</w:t>
      </w:r>
    </w:p>
    <w:p w14:paraId="55FB969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qudt:QuantityValue ;</w:t>
      </w:r>
    </w:p>
    <w:p w14:paraId="2FCC0A2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qudt:hasUnit unit:PPM ;</w:t>
      </w:r>
    </w:p>
    <w:p w14:paraId="41AD321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qudt:value 240.0 ;</w:t>
      </w:r>
    </w:p>
    <w:p w14:paraId="2C6836C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3509A17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sosa:phenomenonTime [ </w:t>
      </w:r>
    </w:p>
    <w:p w14:paraId="4D844F2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time:inTimePosition [</w:t>
      </w:r>
    </w:p>
    <w:p w14:paraId="67DCC3A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time:hasTRS ex:BP ;</w:t>
      </w:r>
    </w:p>
    <w:p w14:paraId="1B4C05D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time:numericPosition 7530 ;</w:t>
      </w:r>
    </w:p>
    <w:p w14:paraId="4E88C6D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7041401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   </w:t>
      </w:r>
    </w:p>
    <w:p w14:paraId="124449E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sosa:resultTime "2018-01-09T14:16:00+00:00"^^xsd:dateTime ;</w:t>
      </w:r>
    </w:p>
    <w:p w14:paraId="60D33E7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sosa:hasInputValue ex:Ob873t2 , ex:Ob873c4 ;</w:t>
      </w:r>
    </w:p>
    <w:p w14:paraId="230F38A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19FC98E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ex:BP</w:t>
      </w:r>
    </w:p>
    <w:p w14:paraId="0A82F85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time:TRS ;</w:t>
      </w:r>
    </w:p>
    <w:p w14:paraId="5D7ED9D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skos:definition "Years before 1950, positive backwards" ;</w:t>
      </w:r>
    </w:p>
    <w:p w14:paraId="6677963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14CBCED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ex:Antarctic_ice_sheet a sosa:FeatureOfInterest ;</w:t>
      </w:r>
    </w:p>
    <w:p w14:paraId="69CC0EA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skos:exactMatch &lt;https://www.wikidata.org/wiki/Q571430&gt; ;</w:t>
      </w:r>
    </w:p>
    <w:p w14:paraId="545A63F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w:t>
      </w:r>
    </w:p>
    <w:p w14:paraId="2AB927D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ex:EarthAtmosphere a sosa:FeatureOfInterest ;</w:t>
      </w:r>
    </w:p>
    <w:p w14:paraId="1C3B00C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skos:exactMatch &lt;https://www.wikidata.org/wiki/Q3230&gt; ;</w:t>
      </w:r>
    </w:p>
    <w:p w14:paraId="1E9ACF8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34184F1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ex:C14-Age a sosa:Property ;</w:t>
      </w:r>
    </w:p>
    <w:p w14:paraId="239E6E5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skos:exactMatch &lt;http://vocab.nerc.ac.uk/collection/S06/current/S0600001/&gt; ;</w:t>
      </w:r>
    </w:p>
    <w:p w14:paraId="0FFC8CD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lastRenderedPageBreak/>
        <w:t xml:space="preserve">  skos:definition "The age of an object, determined by radiocarbon dating, expressed relative to a datum of AD 1950." ;</w:t>
      </w:r>
    </w:p>
    <w:p w14:paraId="66B3467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skos:prefLabel "14C age" ;</w:t>
      </w:r>
    </w:p>
    <w:p w14:paraId="06A3AFA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5095904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ex:CO2-Concentration a sosa:Property ;</w:t>
      </w:r>
    </w:p>
    <w:p w14:paraId="14CBBC2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skos:exactMatch &lt;http://purl.obolibrary.org/obo/ENVO_04000004&gt; ;</w:t>
      </w:r>
    </w:p>
    <w:p w14:paraId="66FDA99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skos:prefLabel "concentration of carbon dioxide in air" ;</w:t>
      </w:r>
    </w:p>
    <w:p w14:paraId="2C5ED62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4D4A4BA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In each of these cases the ultimate </w:t>
      </w:r>
      <w:hyperlink r:id="rId3056" w:anchor="SOSAphenomenonTime" w:history="1">
        <w:r w:rsidRPr="008D2809">
          <w:rPr>
            <w:rFonts w:ascii="Times New Roman" w:eastAsia="Times New Roman" w:hAnsi="Times New Roman" w:cs="Times New Roman"/>
            <w:color w:val="0000FF"/>
            <w:kern w:val="0"/>
            <w:u w:val="single"/>
            <w14:ligatures w14:val="none"/>
          </w:rPr>
          <w:t>phenomenonTime</w:t>
        </w:r>
      </w:hyperlink>
      <w:r w:rsidRPr="008D2809">
        <w:rPr>
          <w:rFonts w:ascii="Times New Roman" w:eastAsia="Times New Roman" w:hAnsi="Times New Roman" w:cs="Times New Roman"/>
          <w:kern w:val="0"/>
          <w14:ligatures w14:val="none"/>
        </w:rPr>
        <w:t xml:space="preserve"> is far in the past, while the </w:t>
      </w:r>
      <w:hyperlink r:id="rId3057" w:anchor="SOSAresultTime" w:history="1">
        <w:r w:rsidRPr="008D2809">
          <w:rPr>
            <w:rFonts w:ascii="Times New Roman" w:eastAsia="Times New Roman" w:hAnsi="Times New Roman" w:cs="Times New Roman"/>
            <w:color w:val="0000FF"/>
            <w:kern w:val="0"/>
            <w:u w:val="single"/>
            <w14:ligatures w14:val="none"/>
          </w:rPr>
          <w:t>resultTime</w:t>
        </w:r>
      </w:hyperlink>
      <w:r w:rsidRPr="008D2809">
        <w:rPr>
          <w:rFonts w:ascii="Times New Roman" w:eastAsia="Times New Roman" w:hAnsi="Times New Roman" w:cs="Times New Roman"/>
          <w:kern w:val="0"/>
          <w14:ligatures w14:val="none"/>
        </w:rPr>
        <w:t xml:space="preserve"> is contemporary. </w:t>
      </w:r>
    </w:p>
    <w:p w14:paraId="3645AD1F" w14:textId="77777777" w:rsidR="008D2809" w:rsidRPr="008D2809" w:rsidRDefault="008D2809" w:rsidP="008D28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809">
        <w:rPr>
          <w:rFonts w:ascii="Times New Roman" w:eastAsia="Times New Roman" w:hAnsi="Times New Roman" w:cs="Times New Roman"/>
          <w:b/>
          <w:bCs/>
          <w:kern w:val="0"/>
          <w:sz w:val="27"/>
          <w:szCs w:val="27"/>
          <w14:ligatures w14:val="none"/>
        </w:rPr>
        <w:t>8.8 Collections and their members' property values</w:t>
      </w:r>
    </w:p>
    <w:p w14:paraId="65425DC5" w14:textId="5EAA82AC"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Properties of the members of </w:t>
      </w:r>
      <w:hyperlink r:id="rId3058" w:anchor="Collections" w:history="1">
        <w:r w:rsidRPr="008D2809">
          <w:rPr>
            <w:rFonts w:ascii="Times New Roman" w:eastAsia="Times New Roman" w:hAnsi="Times New Roman" w:cs="Times New Roman"/>
            <w:color w:val="0000FF"/>
            <w:kern w:val="0"/>
            <w:u w:val="single"/>
            <w14:ligatures w14:val="none"/>
          </w:rPr>
          <w:t>Collections</w:t>
        </w:r>
      </w:hyperlink>
      <w:r w:rsidRPr="008D2809">
        <w:rPr>
          <w:rFonts w:ascii="Times New Roman" w:eastAsia="Times New Roman" w:hAnsi="Times New Roman" w:cs="Times New Roman"/>
          <w:kern w:val="0"/>
          <w14:ligatures w14:val="none"/>
        </w:rPr>
        <w:t xml:space="preserve"> must follow the consistency rules given in their definitions</w:t>
      </w:r>
      <w:ins w:id="542" w:author="Carl Reed" w:date="2026-08-26T16:08:00Z" w16du:dateUtc="2026-08-26T22:08:00Z">
        <w:r w:rsidR="00E44D0C">
          <w:rPr>
            <w:rFonts w:ascii="Times New Roman" w:eastAsia="Times New Roman" w:hAnsi="Times New Roman" w:cs="Times New Roman"/>
            <w:kern w:val="0"/>
            <w14:ligatures w14:val="none"/>
          </w:rPr>
          <w:t xml:space="preserve"> </w:t>
        </w:r>
      </w:ins>
      <w:del w:id="543" w:author="Carl Reed" w:date="2026-08-26T16:08:00Z" w16du:dateUtc="2026-08-26T22:08:00Z">
        <w:r w:rsidRPr="008D2809" w:rsidDel="00E44D0C">
          <w:rPr>
            <w:rFonts w:ascii="Times New Roman" w:eastAsia="Times New Roman" w:hAnsi="Times New Roman" w:cs="Times New Roman"/>
            <w:kern w:val="0"/>
            <w14:ligatures w14:val="none"/>
          </w:rPr>
          <w:delText xml:space="preserve"> — </w:delText>
        </w:r>
      </w:del>
      <w:ins w:id="544" w:author="Carl Reed" w:date="2026-08-26T16:07:00Z" w16du:dateUtc="2026-08-26T22:07:00Z">
        <w:r w:rsidR="00E44D0C">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see </w:t>
      </w:r>
      <w:hyperlink r:id="rId3059" w:anchor="SOSAExecutionCollection" w:history="1">
        <w:r w:rsidRPr="008D2809">
          <w:rPr>
            <w:rFonts w:ascii="Times New Roman" w:eastAsia="Times New Roman" w:hAnsi="Times New Roman" w:cs="Times New Roman"/>
            <w:color w:val="0000FF"/>
            <w:kern w:val="0"/>
            <w:u w:val="single"/>
            <w14:ligatures w14:val="none"/>
          </w:rPr>
          <w:t>ExecutionCollection</w:t>
        </w:r>
      </w:hyperlink>
      <w:r w:rsidRPr="008D2809">
        <w:rPr>
          <w:rFonts w:ascii="Times New Roman" w:eastAsia="Times New Roman" w:hAnsi="Times New Roman" w:cs="Times New Roman"/>
          <w:kern w:val="0"/>
          <w14:ligatures w14:val="none"/>
        </w:rPr>
        <w:t xml:space="preserve">, </w:t>
      </w:r>
      <w:hyperlink r:id="rId3060" w:anchor="SOSAActuationCollection" w:history="1">
        <w:r w:rsidRPr="008D2809">
          <w:rPr>
            <w:rFonts w:ascii="Times New Roman" w:eastAsia="Times New Roman" w:hAnsi="Times New Roman" w:cs="Times New Roman"/>
            <w:color w:val="0000FF"/>
            <w:kern w:val="0"/>
            <w:u w:val="single"/>
            <w14:ligatures w14:val="none"/>
          </w:rPr>
          <w:t>ActuationCollection</w:t>
        </w:r>
      </w:hyperlink>
      <w:r w:rsidRPr="008D2809">
        <w:rPr>
          <w:rFonts w:ascii="Times New Roman" w:eastAsia="Times New Roman" w:hAnsi="Times New Roman" w:cs="Times New Roman"/>
          <w:kern w:val="0"/>
          <w14:ligatures w14:val="none"/>
        </w:rPr>
        <w:t xml:space="preserve">, </w:t>
      </w:r>
      <w:hyperlink r:id="rId3061" w:anchor="SOSAObservationCollection" w:history="1">
        <w:r w:rsidRPr="008D2809">
          <w:rPr>
            <w:rFonts w:ascii="Times New Roman" w:eastAsia="Times New Roman" w:hAnsi="Times New Roman" w:cs="Times New Roman"/>
            <w:color w:val="0000FF"/>
            <w:kern w:val="0"/>
            <w:u w:val="single"/>
            <w14:ligatures w14:val="none"/>
          </w:rPr>
          <w:t>ObservationCollection</w:t>
        </w:r>
      </w:hyperlink>
      <w:r w:rsidRPr="008D2809">
        <w:rPr>
          <w:rFonts w:ascii="Times New Roman" w:eastAsia="Times New Roman" w:hAnsi="Times New Roman" w:cs="Times New Roman"/>
          <w:kern w:val="0"/>
          <w14:ligatures w14:val="none"/>
        </w:rPr>
        <w:t xml:space="preserve">, </w:t>
      </w:r>
      <w:hyperlink r:id="rId3062" w:anchor="SOSASampleCollection" w:history="1">
        <w:r w:rsidRPr="008D2809">
          <w:rPr>
            <w:rFonts w:ascii="Times New Roman" w:eastAsia="Times New Roman" w:hAnsi="Times New Roman" w:cs="Times New Roman"/>
            <w:color w:val="0000FF"/>
            <w:kern w:val="0"/>
            <w:u w:val="single"/>
            <w14:ligatures w14:val="none"/>
          </w:rPr>
          <w:t>SampleCollection</w:t>
        </w:r>
      </w:hyperlink>
      <w:r w:rsidRPr="008D2809">
        <w:rPr>
          <w:rFonts w:ascii="Times New Roman" w:eastAsia="Times New Roman" w:hAnsi="Times New Roman" w:cs="Times New Roman"/>
          <w:kern w:val="0"/>
          <w14:ligatures w14:val="none"/>
        </w:rPr>
        <w:t xml:space="preserve">, and </w:t>
      </w:r>
      <w:hyperlink r:id="rId3063" w:anchor="SOSASamplingCollection" w:history="1">
        <w:r w:rsidRPr="008D2809">
          <w:rPr>
            <w:rFonts w:ascii="Times New Roman" w:eastAsia="Times New Roman" w:hAnsi="Times New Roman" w:cs="Times New Roman"/>
            <w:color w:val="0000FF"/>
            <w:kern w:val="0"/>
            <w:u w:val="single"/>
            <w14:ligatures w14:val="none"/>
          </w:rPr>
          <w:t>SamplingCollection</w:t>
        </w:r>
      </w:hyperlink>
      <w:ins w:id="545" w:author="Carl Reed" w:date="2026-08-26T16:08:00Z" w16du:dateUtc="2026-08-26T22:08:00Z">
        <w:r w:rsidR="00E44D0C">
          <w:t>)</w:t>
        </w:r>
      </w:ins>
      <w:r w:rsidRPr="008D2809">
        <w:rPr>
          <w:rFonts w:ascii="Times New Roman" w:eastAsia="Times New Roman" w:hAnsi="Times New Roman" w:cs="Times New Roman"/>
          <w:kern w:val="0"/>
          <w14:ligatures w14:val="none"/>
        </w:rPr>
        <w:t xml:space="preserve">. </w:t>
      </w:r>
      <w:ins w:id="546" w:author="Carl Reed" w:date="2026-08-26T16:08:00Z" w16du:dateUtc="2026-08-26T22:08:00Z">
        <w:r w:rsidR="00AD0800">
          <w:rPr>
            <w:rFonts w:ascii="Times New Roman" w:eastAsia="Times New Roman" w:hAnsi="Times New Roman" w:cs="Times New Roman"/>
            <w:kern w:val="0"/>
            <w14:ligatures w14:val="none"/>
          </w:rPr>
          <w:t>I</w:t>
        </w:r>
        <w:r w:rsidR="00AD0800" w:rsidRPr="008D2809">
          <w:rPr>
            <w:rFonts w:ascii="Times New Roman" w:eastAsia="Times New Roman" w:hAnsi="Times New Roman" w:cs="Times New Roman"/>
            <w:kern w:val="0"/>
            <w14:ligatures w14:val="none"/>
          </w:rPr>
          <w:t xml:space="preserve">n the context of an </w:t>
        </w:r>
        <w:r w:rsidR="00AD0800">
          <w:fldChar w:fldCharType="begin"/>
        </w:r>
        <w:r w:rsidR="00AD0800">
          <w:instrText>HYPERLINK "https://www.w3.org/TR/vocab-ssn-2023/" \l "SOSAObservationCollection"</w:instrText>
        </w:r>
        <w:r w:rsidR="00AD0800">
          <w:fldChar w:fldCharType="separate"/>
        </w:r>
        <w:r w:rsidR="00AD0800" w:rsidRPr="008D2809">
          <w:rPr>
            <w:rFonts w:ascii="Times New Roman" w:eastAsia="Times New Roman" w:hAnsi="Times New Roman" w:cs="Times New Roman"/>
            <w:color w:val="0000FF"/>
            <w:kern w:val="0"/>
            <w:u w:val="single"/>
            <w14:ligatures w14:val="none"/>
          </w:rPr>
          <w:t>ObservationCollection</w:t>
        </w:r>
        <w:r w:rsidR="00AD0800">
          <w:fldChar w:fldCharType="end"/>
        </w:r>
        <w:r w:rsidR="00AD0800">
          <w:t xml:space="preserve">, </w:t>
        </w:r>
      </w:ins>
      <w:del w:id="547" w:author="Carl Reed" w:date="2026-08-26T16:08:00Z" w16du:dateUtc="2026-08-26T22:08:00Z">
        <w:r w:rsidRPr="008D2809" w:rsidDel="00AD0800">
          <w:rPr>
            <w:rFonts w:ascii="Times New Roman" w:eastAsia="Times New Roman" w:hAnsi="Times New Roman" w:cs="Times New Roman"/>
            <w:kern w:val="0"/>
            <w14:ligatures w14:val="none"/>
          </w:rPr>
          <w:delText>T</w:delText>
        </w:r>
      </w:del>
      <w:ins w:id="548" w:author="Carl Reed" w:date="2026-08-26T16:08:00Z" w16du:dateUtc="2026-08-26T22:08:00Z">
        <w:r w:rsidR="00AD0800">
          <w:rPr>
            <w:rFonts w:ascii="Times New Roman" w:eastAsia="Times New Roman" w:hAnsi="Times New Roman" w:cs="Times New Roman"/>
            <w:kern w:val="0"/>
            <w14:ligatures w14:val="none"/>
          </w:rPr>
          <w:t>t</w:t>
        </w:r>
      </w:ins>
      <w:r w:rsidRPr="008D2809">
        <w:rPr>
          <w:rFonts w:ascii="Times New Roman" w:eastAsia="Times New Roman" w:hAnsi="Times New Roman" w:cs="Times New Roman"/>
          <w:kern w:val="0"/>
          <w14:ligatures w14:val="none"/>
        </w:rPr>
        <w:t>he following examples illustrate each case from the rules,</w:t>
      </w:r>
      <w:del w:id="549" w:author="Carl Reed" w:date="2026-08-26T16:08:00Z" w16du:dateUtc="2026-08-26T22:08:00Z">
        <w:r w:rsidRPr="008D2809" w:rsidDel="00AD0800">
          <w:rPr>
            <w:rFonts w:ascii="Times New Roman" w:eastAsia="Times New Roman" w:hAnsi="Times New Roman" w:cs="Times New Roman"/>
            <w:kern w:val="0"/>
            <w14:ligatures w14:val="none"/>
          </w:rPr>
          <w:delText xml:space="preserve"> in the context of an </w:delText>
        </w:r>
        <w:r w:rsidDel="00AD0800">
          <w:fldChar w:fldCharType="begin"/>
        </w:r>
        <w:r w:rsidDel="00AD0800">
          <w:delInstrText>HYPERLINK "https://www.w3.org/TR/vocab-ssn-2023/" \l "SOSAObservationCollection"</w:delInstrText>
        </w:r>
        <w:r w:rsidDel="00AD0800">
          <w:fldChar w:fldCharType="separate"/>
        </w:r>
        <w:r w:rsidRPr="008D2809" w:rsidDel="00AD0800">
          <w:rPr>
            <w:rFonts w:ascii="Times New Roman" w:eastAsia="Times New Roman" w:hAnsi="Times New Roman" w:cs="Times New Roman"/>
            <w:color w:val="0000FF"/>
            <w:kern w:val="0"/>
            <w:u w:val="single"/>
            <w14:ligatures w14:val="none"/>
          </w:rPr>
          <w:delText>ObservationCollection</w:delText>
        </w:r>
        <w:r w:rsidDel="00AD0800">
          <w:fldChar w:fldCharType="end"/>
        </w:r>
      </w:del>
      <w:r w:rsidRPr="008D2809">
        <w:rPr>
          <w:rFonts w:ascii="Times New Roman" w:eastAsia="Times New Roman" w:hAnsi="Times New Roman" w:cs="Times New Roman"/>
          <w:kern w:val="0"/>
          <w14:ligatures w14:val="none"/>
        </w:rPr>
        <w:t xml:space="preserve">. The patterns shown also apply to the other collection types. </w:t>
      </w:r>
    </w:p>
    <w:p w14:paraId="3E14487A"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8.8.1 Rule 1 — absent property on the collection</w:t>
      </w:r>
    </w:p>
    <w:p w14:paraId="2B2D381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Where an individual Collection </w:t>
      </w:r>
      <w:r w:rsidRPr="008D2809">
        <w:rPr>
          <w:rFonts w:ascii="Times New Roman" w:eastAsia="Times New Roman" w:hAnsi="Times New Roman" w:cs="Times New Roman"/>
          <w:i/>
          <w:iCs/>
          <w:kern w:val="0"/>
          <w14:ligatures w14:val="none"/>
        </w:rPr>
        <w:t>omits a property</w:t>
      </w:r>
      <w:r w:rsidRPr="008D2809">
        <w:rPr>
          <w:rFonts w:ascii="Times New Roman" w:eastAsia="Times New Roman" w:hAnsi="Times New Roman" w:cs="Times New Roman"/>
          <w:kern w:val="0"/>
          <w14:ligatures w14:val="none"/>
        </w:rPr>
        <w:t xml:space="preserve">, a member (direct or transitive) </w:t>
      </w:r>
      <w:r w:rsidRPr="008D2809">
        <w:rPr>
          <w:rFonts w:ascii="Times New Roman" w:eastAsia="Times New Roman" w:hAnsi="Times New Roman" w:cs="Times New Roman"/>
          <w:i/>
          <w:iCs/>
          <w:kern w:val="0"/>
          <w14:ligatures w14:val="none"/>
        </w:rPr>
        <w:t>MAY</w:t>
      </w:r>
      <w:r w:rsidRPr="008D2809">
        <w:rPr>
          <w:rFonts w:ascii="Times New Roman" w:eastAsia="Times New Roman" w:hAnsi="Times New Roman" w:cs="Times New Roman"/>
          <w:kern w:val="0"/>
          <w14:ligatures w14:val="none"/>
        </w:rPr>
        <w:t xml:space="preserve"> have any value for that property. </w:t>
      </w:r>
    </w:p>
    <w:p w14:paraId="00CE17BD"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properties </w:t>
      </w:r>
      <w:r w:rsidRPr="008D2809">
        <w:rPr>
          <w:rFonts w:ascii="Courier New" w:eastAsia="Times New Roman" w:hAnsi="Courier New" w:cs="Courier New"/>
          <w:kern w:val="0"/>
          <w:sz w:val="20"/>
          <w:szCs w:val="20"/>
          <w14:ligatures w14:val="none"/>
        </w:rPr>
        <w:t>sosa:hasFeatureOfInterest</w:t>
      </w:r>
      <w:r w:rsidRPr="008D2809">
        <w:rPr>
          <w:rFonts w:ascii="Times New Roman" w:eastAsia="Times New Roman" w:hAnsi="Times New Roman" w:cs="Times New Roman"/>
          <w:kern w:val="0"/>
          <w14:ligatures w14:val="none"/>
        </w:rPr>
        <w:t xml:space="preserve">, </w:t>
      </w:r>
      <w:r w:rsidRPr="008D2809">
        <w:rPr>
          <w:rFonts w:ascii="Courier New" w:eastAsia="Times New Roman" w:hAnsi="Courier New" w:cs="Courier New"/>
          <w:kern w:val="0"/>
          <w:sz w:val="20"/>
          <w:szCs w:val="20"/>
          <w14:ligatures w14:val="none"/>
        </w:rPr>
        <w:t>sosa:phenomenonTime</w:t>
      </w:r>
      <w:r w:rsidRPr="008D2809">
        <w:rPr>
          <w:rFonts w:ascii="Times New Roman" w:eastAsia="Times New Roman" w:hAnsi="Times New Roman" w:cs="Times New Roman"/>
          <w:kern w:val="0"/>
          <w14:ligatures w14:val="none"/>
        </w:rPr>
        <w:t xml:space="preserve">, </w:t>
      </w:r>
      <w:r w:rsidRPr="008D2809">
        <w:rPr>
          <w:rFonts w:ascii="Courier New" w:eastAsia="Times New Roman" w:hAnsi="Courier New" w:cs="Courier New"/>
          <w:kern w:val="0"/>
          <w:sz w:val="20"/>
          <w:szCs w:val="20"/>
          <w14:ligatures w14:val="none"/>
        </w:rPr>
        <w:t>sosa:hasSimpleResult</w:t>
      </w:r>
      <w:r w:rsidRPr="008D2809">
        <w:rPr>
          <w:rFonts w:ascii="Times New Roman" w:eastAsia="Times New Roman" w:hAnsi="Times New Roman" w:cs="Times New Roman"/>
          <w:kern w:val="0"/>
          <w14:ligatures w14:val="none"/>
        </w:rPr>
        <w:t xml:space="preserve"> are not specified on the collection, but are provided individually on each member. </w:t>
      </w:r>
    </w:p>
    <w:p w14:paraId="7D715C6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3064" w:anchor="example-21" w:history="1">
        <w:r w:rsidRPr="008D2809">
          <w:rPr>
            <w:rFonts w:ascii="Times New Roman" w:eastAsia="Times New Roman" w:hAnsi="Times New Roman" w:cs="Times New Roman"/>
            <w:color w:val="0000FF"/>
            <w:kern w:val="0"/>
            <w:u w:val="single"/>
            <w14:ligatures w14:val="none"/>
          </w:rPr>
          <w:t>Example 21</w:t>
        </w:r>
      </w:hyperlink>
      <w:r w:rsidRPr="008D2809">
        <w:rPr>
          <w:rFonts w:ascii="Times New Roman" w:eastAsia="Times New Roman" w:hAnsi="Times New Roman" w:cs="Times New Roman"/>
          <w:kern w:val="0"/>
          <w14:ligatures w14:val="none"/>
        </w:rPr>
        <w:t xml:space="preserve"> </w:t>
      </w:r>
    </w:p>
    <w:p w14:paraId="00F3358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ex: &lt;https://example.org/sosa/collection-rule-1/&gt; .</w:t>
      </w:r>
    </w:p>
    <w:p w14:paraId="0D59A4D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qk: &lt;http://qudt.org/vocab/quantitykind/&gt; .</w:t>
      </w:r>
    </w:p>
    <w:p w14:paraId="4316487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qudt: &lt;http://qudt.org/schema/qudt/&gt; .</w:t>
      </w:r>
    </w:p>
    <w:p w14:paraId="48E6D99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 &lt;http://www.w3.org/1999/02/22-rdf-syntax-ns#&gt; .</w:t>
      </w:r>
    </w:p>
    <w:p w14:paraId="5B35EAE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rdfs: &lt;http://www.w3.org/2000/01/rdf-schema#&gt; .</w:t>
      </w:r>
    </w:p>
    <w:p w14:paraId="3E81FF4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sosa: &lt;http://www.w3.org/ns/sosa/&gt; .</w:t>
      </w:r>
    </w:p>
    <w:p w14:paraId="1C2B32B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time: &lt;http://www.w3.org/2006/time#&gt;.</w:t>
      </w:r>
    </w:p>
    <w:p w14:paraId="4044795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unit: &lt;http://qudt.org/vocab/unit/&gt; .</w:t>
      </w:r>
    </w:p>
    <w:p w14:paraId="1DF075B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xsd: &lt;http://www.w3.org/2001/XMLSchema#&gt; .</w:t>
      </w:r>
    </w:p>
    <w:p w14:paraId="2CE0EFA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55E0E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ex:oc1</w:t>
      </w:r>
    </w:p>
    <w:p w14:paraId="15A11F7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sosa:ObservationCollection ;</w:t>
      </w:r>
    </w:p>
    <w:p w14:paraId="613FBD4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sosa:hasMember ex:a11 ;</w:t>
      </w:r>
    </w:p>
    <w:p w14:paraId="654DA32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sosa:hasMember ex:a12 ;</w:t>
      </w:r>
    </w:p>
    <w:p w14:paraId="6E794F9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sosa:madeBySensor ex:T56 ;</w:t>
      </w:r>
    </w:p>
    <w:p w14:paraId="3EEEF25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sosa:observedProperty qk:Temperature ;</w:t>
      </w:r>
    </w:p>
    <w:p w14:paraId="6FD43DD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qudt:hasUnit unit:DEG_C ;</w:t>
      </w:r>
    </w:p>
    <w:p w14:paraId="3C551E1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rdfs:comment """</w:t>
      </w:r>
    </w:p>
    <w:p w14:paraId="2870798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The properties madeBySensor, observedProperty, and hasUnit are given for the collection. </w:t>
      </w:r>
    </w:p>
    <w:p w14:paraId="7DF2FEB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6E22A80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lastRenderedPageBreak/>
        <w:t>.</w:t>
      </w:r>
    </w:p>
    <w:p w14:paraId="429587A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ex:a11</w:t>
      </w:r>
    </w:p>
    <w:p w14:paraId="7D832EB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sosa:Observation ;</w:t>
      </w:r>
    </w:p>
    <w:p w14:paraId="2CA53DF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sosa:hasFeatureOfInterest ex:F1 ;</w:t>
      </w:r>
    </w:p>
    <w:p w14:paraId="5A47DC4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sosa:phenomenonTime [</w:t>
      </w:r>
    </w:p>
    <w:p w14:paraId="11D9EFE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time:Instant ;</w:t>
      </w:r>
    </w:p>
    <w:p w14:paraId="70D42FA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time:inXSDDateTime "2022-05-01T20:33:40+00:00"^^xsd:dateTime ;</w:t>
      </w:r>
    </w:p>
    <w:p w14:paraId="1735EEB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0B14C24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sosa:hasSimpleResult 24.1 ;</w:t>
      </w:r>
    </w:p>
    <w:p w14:paraId="366DA35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rdfs:comment """</w:t>
      </w:r>
    </w:p>
    <w:p w14:paraId="2720050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The properties hasFeatureOfInterest, phenomenonTime, and hasSimpleResult are specific to this individual member. </w:t>
      </w:r>
    </w:p>
    <w:p w14:paraId="126D3E1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The properties madeBySensor, observedProperty, and hasUnit are inferred from the values for the collection.</w:t>
      </w:r>
    </w:p>
    <w:p w14:paraId="03F32DA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232B35D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4BBD283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ex:a12</w:t>
      </w:r>
    </w:p>
    <w:p w14:paraId="32BD694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sosa:Observation ;</w:t>
      </w:r>
    </w:p>
    <w:p w14:paraId="277D913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sosa:hasFeatureOfInterest ex:F2 ;</w:t>
      </w:r>
    </w:p>
    <w:p w14:paraId="173856C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sosa:phenomenonTime [</w:t>
      </w:r>
    </w:p>
    <w:p w14:paraId="6764DBF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time:Instant ;</w:t>
      </w:r>
    </w:p>
    <w:p w14:paraId="23567E6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time:inXSDDateTime "2022-05-01T22:33:40+00:00"^^xsd:dateTime ;</w:t>
      </w:r>
    </w:p>
    <w:p w14:paraId="483AE9D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1729A31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sosa:hasSimpleResult 27.3 ;</w:t>
      </w:r>
    </w:p>
    <w:p w14:paraId="336275D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rdfs:comment """</w:t>
      </w:r>
    </w:p>
    <w:p w14:paraId="63503DD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The properties hasFeatureOfInterest, phenomenonTime, and hasSimpleResult are specific to this individual member. </w:t>
      </w:r>
    </w:p>
    <w:p w14:paraId="1861D89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The properties madeBySensor, observedProperty, and hasUnit are inferred from the values for the collection.</w:t>
      </w:r>
    </w:p>
    <w:p w14:paraId="7CBF177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49F4C8D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4EC99D0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ex:F1</w:t>
      </w:r>
    </w:p>
    <w:p w14:paraId="2799BC8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sosa:FeatureOfInterest ;</w:t>
      </w:r>
    </w:p>
    <w:p w14:paraId="4FE18C1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rdfs:comment "Room #1" ;</w:t>
      </w:r>
    </w:p>
    <w:p w14:paraId="1AC7FF1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0590BED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ex:F2</w:t>
      </w:r>
    </w:p>
    <w:p w14:paraId="1CF5F02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sosa:FeatureOfInterest ;</w:t>
      </w:r>
    </w:p>
    <w:p w14:paraId="220B154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rdfs:comment "Room #2" ;</w:t>
      </w:r>
    </w:p>
    <w:p w14:paraId="1E3B5FF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66DC67A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ex:T56</w:t>
      </w:r>
    </w:p>
    <w:p w14:paraId="3081805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sosa:Sensor ;</w:t>
      </w:r>
    </w:p>
    <w:p w14:paraId="732510B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rdfs:comment "Thermometer #56" ;</w:t>
      </w:r>
    </w:p>
    <w:p w14:paraId="6FFF6CD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3500243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qk:Temperature</w:t>
      </w:r>
    </w:p>
    <w:p w14:paraId="617B1CC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sosa:Property ;</w:t>
      </w:r>
    </w:p>
    <w:p w14:paraId="4B0C490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315B3F21"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8.8.2 Rule 2 — single property value on the collection</w:t>
      </w:r>
    </w:p>
    <w:p w14:paraId="1491B2CD"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Where an individual Collection has </w:t>
      </w:r>
      <w:r w:rsidRPr="008D2809">
        <w:rPr>
          <w:rFonts w:ascii="Times New Roman" w:eastAsia="Times New Roman" w:hAnsi="Times New Roman" w:cs="Times New Roman"/>
          <w:i/>
          <w:iCs/>
          <w:kern w:val="0"/>
          <w14:ligatures w14:val="none"/>
        </w:rPr>
        <w:t>a single value for a property</w:t>
      </w:r>
      <w:r w:rsidRPr="008D2809">
        <w:rPr>
          <w:rFonts w:ascii="Times New Roman" w:eastAsia="Times New Roman" w:hAnsi="Times New Roman" w:cs="Times New Roman"/>
          <w:kern w:val="0"/>
          <w14:ligatures w14:val="none"/>
        </w:rPr>
        <w:t xml:space="preserve">, each member (direct or transitive) </w:t>
      </w:r>
      <w:r w:rsidRPr="008D2809">
        <w:rPr>
          <w:rFonts w:ascii="Times New Roman" w:eastAsia="Times New Roman" w:hAnsi="Times New Roman" w:cs="Times New Roman"/>
          <w:i/>
          <w:iCs/>
          <w:kern w:val="0"/>
          <w14:ligatures w14:val="none"/>
        </w:rPr>
        <w:t>MUST</w:t>
      </w:r>
      <w:r w:rsidRPr="008D2809">
        <w:rPr>
          <w:rFonts w:ascii="Times New Roman" w:eastAsia="Times New Roman" w:hAnsi="Times New Roman" w:cs="Times New Roman"/>
          <w:kern w:val="0"/>
          <w14:ligatures w14:val="none"/>
        </w:rPr>
        <w:t xml:space="preserve"> have that same value for that property i.e., the collection (set) is homogeneous in that property. That property </w:t>
      </w:r>
      <w:r w:rsidRPr="008D2809">
        <w:rPr>
          <w:rFonts w:ascii="Times New Roman" w:eastAsia="Times New Roman" w:hAnsi="Times New Roman" w:cs="Times New Roman"/>
          <w:i/>
          <w:iCs/>
          <w:kern w:val="0"/>
          <w14:ligatures w14:val="none"/>
        </w:rPr>
        <w:t>MAY</w:t>
      </w:r>
      <w:r w:rsidRPr="008D2809">
        <w:rPr>
          <w:rFonts w:ascii="Times New Roman" w:eastAsia="Times New Roman" w:hAnsi="Times New Roman" w:cs="Times New Roman"/>
          <w:kern w:val="0"/>
          <w14:ligatures w14:val="none"/>
        </w:rPr>
        <w:t xml:space="preserve"> then be omitted in any member. </w:t>
      </w:r>
    </w:p>
    <w:p w14:paraId="348525D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 xml:space="preserve">The properties </w:t>
      </w:r>
      <w:r w:rsidRPr="008D2809">
        <w:rPr>
          <w:rFonts w:ascii="Courier New" w:eastAsia="Times New Roman" w:hAnsi="Courier New" w:cs="Courier New"/>
          <w:kern w:val="0"/>
          <w:sz w:val="20"/>
          <w:szCs w:val="20"/>
          <w14:ligatures w14:val="none"/>
        </w:rPr>
        <w:t>sosa:observedProperty</w:t>
      </w:r>
      <w:r w:rsidRPr="008D2809">
        <w:rPr>
          <w:rFonts w:ascii="Times New Roman" w:eastAsia="Times New Roman" w:hAnsi="Times New Roman" w:cs="Times New Roman"/>
          <w:kern w:val="0"/>
          <w14:ligatures w14:val="none"/>
        </w:rPr>
        <w:t xml:space="preserve">, </w:t>
      </w:r>
      <w:r w:rsidRPr="008D2809">
        <w:rPr>
          <w:rFonts w:ascii="Courier New" w:eastAsia="Times New Roman" w:hAnsi="Courier New" w:cs="Courier New"/>
          <w:kern w:val="0"/>
          <w:sz w:val="20"/>
          <w:szCs w:val="20"/>
          <w14:ligatures w14:val="none"/>
        </w:rPr>
        <w:t>sosa:madeBySensor</w:t>
      </w:r>
      <w:r w:rsidRPr="008D2809">
        <w:rPr>
          <w:rFonts w:ascii="Times New Roman" w:eastAsia="Times New Roman" w:hAnsi="Times New Roman" w:cs="Times New Roman"/>
          <w:kern w:val="0"/>
          <w14:ligatures w14:val="none"/>
        </w:rPr>
        <w:t xml:space="preserve">, </w:t>
      </w:r>
      <w:r w:rsidRPr="008D2809">
        <w:rPr>
          <w:rFonts w:ascii="Courier New" w:eastAsia="Times New Roman" w:hAnsi="Courier New" w:cs="Courier New"/>
          <w:kern w:val="0"/>
          <w:sz w:val="20"/>
          <w:szCs w:val="20"/>
          <w14:ligatures w14:val="none"/>
        </w:rPr>
        <w:t>qudt:hasUnit</w:t>
      </w:r>
      <w:r w:rsidRPr="008D2809">
        <w:rPr>
          <w:rFonts w:ascii="Times New Roman" w:eastAsia="Times New Roman" w:hAnsi="Times New Roman" w:cs="Times New Roman"/>
          <w:kern w:val="0"/>
          <w14:ligatures w14:val="none"/>
        </w:rPr>
        <w:t xml:space="preserve"> are specified on the collection with single values, which apply to every member. A member that also specifies </w:t>
      </w:r>
      <w:r w:rsidRPr="008D2809">
        <w:rPr>
          <w:rFonts w:ascii="Courier New" w:eastAsia="Times New Roman" w:hAnsi="Courier New" w:cs="Courier New"/>
          <w:kern w:val="0"/>
          <w:sz w:val="20"/>
          <w:szCs w:val="20"/>
          <w14:ligatures w14:val="none"/>
        </w:rPr>
        <w:t>sosa:observedProperty</w:t>
      </w:r>
      <w:r w:rsidRPr="008D2809">
        <w:rPr>
          <w:rFonts w:ascii="Times New Roman" w:eastAsia="Times New Roman" w:hAnsi="Times New Roman" w:cs="Times New Roman"/>
          <w:kern w:val="0"/>
          <w14:ligatures w14:val="none"/>
        </w:rPr>
        <w:t xml:space="preserve"> individually has the same value as the collection. </w:t>
      </w:r>
    </w:p>
    <w:p w14:paraId="7309418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3065" w:anchor="example-22" w:history="1">
        <w:r w:rsidRPr="008D2809">
          <w:rPr>
            <w:rFonts w:ascii="Times New Roman" w:eastAsia="Times New Roman" w:hAnsi="Times New Roman" w:cs="Times New Roman"/>
            <w:color w:val="0000FF"/>
            <w:kern w:val="0"/>
            <w:u w:val="single"/>
            <w14:ligatures w14:val="none"/>
          </w:rPr>
          <w:t>Example 22</w:t>
        </w:r>
      </w:hyperlink>
      <w:r w:rsidRPr="008D2809">
        <w:rPr>
          <w:rFonts w:ascii="Times New Roman" w:eastAsia="Times New Roman" w:hAnsi="Times New Roman" w:cs="Times New Roman"/>
          <w:kern w:val="0"/>
          <w14:ligatures w14:val="none"/>
        </w:rPr>
        <w:t xml:space="preserve"> </w:t>
      </w:r>
    </w:p>
    <w:p w14:paraId="4523E07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ex: &lt;https://example.org/sosa/collection-rule-2/&gt; .</w:t>
      </w:r>
    </w:p>
    <w:p w14:paraId="0C67EC6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qk: &lt;http://qudt.org/vocab/quantitykind/&gt; .</w:t>
      </w:r>
    </w:p>
    <w:p w14:paraId="09E5393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qudt: &lt;http://qudt.org/schema/qudt/&gt; .</w:t>
      </w:r>
    </w:p>
    <w:p w14:paraId="39CF8D0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 &lt;http://www.w3.org/1999/02/22-rdf-syntax-ns#&gt; .</w:t>
      </w:r>
    </w:p>
    <w:p w14:paraId="6A620DE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rdfs: &lt;http://www.w3.org/2000/01/rdf-schema#&gt; .</w:t>
      </w:r>
    </w:p>
    <w:p w14:paraId="4EBD026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sosa: &lt;http://www.w3.org/ns/sosa/&gt; .</w:t>
      </w:r>
    </w:p>
    <w:p w14:paraId="44122A4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time: &lt;http://www.w3.org/2006/time#&gt;.</w:t>
      </w:r>
    </w:p>
    <w:p w14:paraId="07ED694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unit: &lt;http://qudt.org/vocab/unit/&gt; .</w:t>
      </w:r>
    </w:p>
    <w:p w14:paraId="39EC56B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xsd: &lt;http://www.w3.org/2001/XMLSchema#&gt; .</w:t>
      </w:r>
    </w:p>
    <w:p w14:paraId="3AC8158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EED4D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ex:oc2</w:t>
      </w:r>
    </w:p>
    <w:p w14:paraId="6D679B5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sosa:ObservationCollection ;</w:t>
      </w:r>
    </w:p>
    <w:p w14:paraId="3AC00A2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sosa:hasMember ex:a21 ;</w:t>
      </w:r>
    </w:p>
    <w:p w14:paraId="7452BCE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sosa:hasMember ex:a22 ;</w:t>
      </w:r>
    </w:p>
    <w:p w14:paraId="2525ED5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sosa:madeBySensor ex:T56 ;</w:t>
      </w:r>
    </w:p>
    <w:p w14:paraId="3B0F138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sosa:observedProperty qk:Temperature ;</w:t>
      </w:r>
    </w:p>
    <w:p w14:paraId="4C6CCB4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qudt:hasUnit unit:DEG_C ;</w:t>
      </w:r>
    </w:p>
    <w:p w14:paraId="04BE52B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rdfs:comment """</w:t>
      </w:r>
    </w:p>
    <w:p w14:paraId="1477B84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The properties madeBySensor, observedProperty, and hasUnit are given for the collection. </w:t>
      </w:r>
    </w:p>
    <w:p w14:paraId="4FE5636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2E23E1B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31977EF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ex:a21</w:t>
      </w:r>
    </w:p>
    <w:p w14:paraId="1BEE1D1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sosa:Observation ;</w:t>
      </w:r>
    </w:p>
    <w:p w14:paraId="18DE31D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sosa:observedProperty qk:Temperature ;</w:t>
      </w:r>
    </w:p>
    <w:p w14:paraId="1F2B4AC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sosa:hasFeatureOfInterest ex:F1 ;</w:t>
      </w:r>
    </w:p>
    <w:p w14:paraId="5AE0217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sosa:phenomenonTime [</w:t>
      </w:r>
    </w:p>
    <w:p w14:paraId="63717B8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time:Instant ;</w:t>
      </w:r>
    </w:p>
    <w:p w14:paraId="139D7A1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time:inXSDDateTime "2022-05-01T20:33:40+00:00"^^xsd:dateTime ;</w:t>
      </w:r>
    </w:p>
    <w:p w14:paraId="1B624C4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2514296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sosa:hasSimpleResult 24.1 ;</w:t>
      </w:r>
    </w:p>
    <w:p w14:paraId="11858C2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rdfs:comment """</w:t>
      </w:r>
    </w:p>
    <w:p w14:paraId="4B5E299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The properties hasFeatureOfInterest, phenomenonTime, and hasSimpleResult are specific to this individual member</w:t>
      </w:r>
    </w:p>
    <w:p w14:paraId="766EE1B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The property observedProperty matches the value for the collection.</w:t>
      </w:r>
    </w:p>
    <w:p w14:paraId="16D540F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The properties madeBySensor and hasUnit are inferred from the value for the collection.</w:t>
      </w:r>
    </w:p>
    <w:p w14:paraId="0E29C20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730499B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128B181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ex:a22</w:t>
      </w:r>
    </w:p>
    <w:p w14:paraId="7D2907B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sosa:Observation ;</w:t>
      </w:r>
    </w:p>
    <w:p w14:paraId="2A1B03D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sosa:hasFeatureOfInterest ex:F2 ;</w:t>
      </w:r>
    </w:p>
    <w:p w14:paraId="696F978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sosa:phenomenonTime [</w:t>
      </w:r>
    </w:p>
    <w:p w14:paraId="79155EB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time:Instant ;</w:t>
      </w:r>
    </w:p>
    <w:p w14:paraId="43DEE38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time:inXSDDateTime "2022-05-01T22:33:40+00:00"^^xsd:dateTime ;</w:t>
      </w:r>
    </w:p>
    <w:p w14:paraId="58CA83A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6C2AB6C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sosa:hasSimpleResult 27.3 ;</w:t>
      </w:r>
    </w:p>
    <w:p w14:paraId="3DB2C0D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rdfs:comment """</w:t>
      </w:r>
    </w:p>
    <w:p w14:paraId="0D9CDC2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The properties hasFeatureOfInterest, phenomenonTime, and hasSimpleResult are specific to this individual member</w:t>
      </w:r>
    </w:p>
    <w:p w14:paraId="55B5F0F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lastRenderedPageBreak/>
        <w:t xml:space="preserve">  The properties madeBySensor, observedProperty, and hasUnit are inferred from the value for the collection.</w:t>
      </w:r>
    </w:p>
    <w:p w14:paraId="3FEB4F0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414300E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42867D7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ex:F1</w:t>
      </w:r>
    </w:p>
    <w:p w14:paraId="3C87955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sosa:FeatureOfInterest ;</w:t>
      </w:r>
    </w:p>
    <w:p w14:paraId="38783DE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rdfs:comment "Room #1" ;</w:t>
      </w:r>
    </w:p>
    <w:p w14:paraId="77EAF1C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0B4B122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ex:F2</w:t>
      </w:r>
    </w:p>
    <w:p w14:paraId="5A03289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sosa:FeatureOfInterest ;</w:t>
      </w:r>
    </w:p>
    <w:p w14:paraId="463845C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rdfs:comment "Room #2" ;</w:t>
      </w:r>
    </w:p>
    <w:p w14:paraId="77DA9E5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18FA4E4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ex:T56</w:t>
      </w:r>
    </w:p>
    <w:p w14:paraId="559989E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sosa:Sensor ;</w:t>
      </w:r>
    </w:p>
    <w:p w14:paraId="7E4C3EC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rdfs:comment "Thermometer #56" ;</w:t>
      </w:r>
    </w:p>
    <w:p w14:paraId="4E114CA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08B6A65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qk:Temperature</w:t>
      </w:r>
    </w:p>
    <w:p w14:paraId="621750B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sosa:Property ;</w:t>
      </w:r>
    </w:p>
    <w:p w14:paraId="338117E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7A800B48"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8.8.3 Rule 3 — multiple property values on the collection</w:t>
      </w:r>
    </w:p>
    <w:p w14:paraId="1D3DB2B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Where an individual Collection has </w:t>
      </w:r>
      <w:r w:rsidRPr="008D2809">
        <w:rPr>
          <w:rFonts w:ascii="Times New Roman" w:eastAsia="Times New Roman" w:hAnsi="Times New Roman" w:cs="Times New Roman"/>
          <w:i/>
          <w:iCs/>
          <w:kern w:val="0"/>
          <w14:ligatures w14:val="none"/>
        </w:rPr>
        <w:t>more than one value for a property</w:t>
      </w:r>
      <w:r w:rsidRPr="008D2809">
        <w:rPr>
          <w:rFonts w:ascii="Times New Roman" w:eastAsia="Times New Roman" w:hAnsi="Times New Roman" w:cs="Times New Roman"/>
          <w:kern w:val="0"/>
          <w14:ligatures w14:val="none"/>
        </w:rPr>
        <w:t xml:space="preserve">, each member (direct or transitive) </w:t>
      </w:r>
      <w:r w:rsidRPr="008D2809">
        <w:rPr>
          <w:rFonts w:ascii="Times New Roman" w:eastAsia="Times New Roman" w:hAnsi="Times New Roman" w:cs="Times New Roman"/>
          <w:i/>
          <w:iCs/>
          <w:kern w:val="0"/>
          <w14:ligatures w14:val="none"/>
        </w:rPr>
        <w:t>MUST</w:t>
      </w:r>
      <w:r w:rsidRPr="008D2809">
        <w:rPr>
          <w:rFonts w:ascii="Times New Roman" w:eastAsia="Times New Roman" w:hAnsi="Times New Roman" w:cs="Times New Roman"/>
          <w:kern w:val="0"/>
          <w14:ligatures w14:val="none"/>
        </w:rPr>
        <w:t xml:space="preserve"> have a value for that property that matches one of the values for the property in the collection. </w:t>
      </w:r>
    </w:p>
    <w:p w14:paraId="62FE873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collection specifies </w:t>
      </w:r>
      <w:del w:id="550" w:author="Carl Reed" w:date="2026-08-26T16:09:00Z" w16du:dateUtc="2026-08-26T22:09:00Z">
        <w:r w:rsidRPr="008D2809" w:rsidDel="0029733B">
          <w:rPr>
            <w:rFonts w:ascii="Times New Roman" w:eastAsia="Times New Roman" w:hAnsi="Times New Roman" w:cs="Times New Roman"/>
            <w:kern w:val="0"/>
            <w14:ligatures w14:val="none"/>
          </w:rPr>
          <w:delText xml:space="preserve">a </w:delText>
        </w:r>
      </w:del>
      <w:r w:rsidRPr="008D2809">
        <w:rPr>
          <w:rFonts w:ascii="Times New Roman" w:eastAsia="Times New Roman" w:hAnsi="Times New Roman" w:cs="Times New Roman"/>
          <w:kern w:val="0"/>
          <w14:ligatures w14:val="none"/>
        </w:rPr>
        <w:t xml:space="preserve">multiple values for </w:t>
      </w:r>
      <w:r w:rsidRPr="008D2809">
        <w:rPr>
          <w:rFonts w:ascii="Courier New" w:eastAsia="Times New Roman" w:hAnsi="Courier New" w:cs="Courier New"/>
          <w:kern w:val="0"/>
          <w:sz w:val="20"/>
          <w:szCs w:val="20"/>
          <w14:ligatures w14:val="none"/>
        </w:rPr>
        <w:t>sosa:hasFeatureOfInterest</w:t>
      </w:r>
      <w:r w:rsidRPr="008D2809">
        <w:rPr>
          <w:rFonts w:ascii="Times New Roman" w:eastAsia="Times New Roman" w:hAnsi="Times New Roman" w:cs="Times New Roman"/>
          <w:kern w:val="0"/>
          <w14:ligatures w14:val="none"/>
        </w:rPr>
        <w:t xml:space="preserve">. Each member has a value for </w:t>
      </w:r>
      <w:r w:rsidRPr="008D2809">
        <w:rPr>
          <w:rFonts w:ascii="Courier New" w:eastAsia="Times New Roman" w:hAnsi="Courier New" w:cs="Courier New"/>
          <w:kern w:val="0"/>
          <w:sz w:val="20"/>
          <w:szCs w:val="20"/>
          <w14:ligatures w14:val="none"/>
        </w:rPr>
        <w:t>sosa:hasFeatureOfInterest</w:t>
      </w:r>
      <w:r w:rsidRPr="008D2809">
        <w:rPr>
          <w:rFonts w:ascii="Times New Roman" w:eastAsia="Times New Roman" w:hAnsi="Times New Roman" w:cs="Times New Roman"/>
          <w:kern w:val="0"/>
          <w14:ligatures w14:val="none"/>
        </w:rPr>
        <w:t xml:space="preserve"> taken from this set of values. </w:t>
      </w:r>
    </w:p>
    <w:p w14:paraId="599686FF"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3066" w:anchor="example-23" w:history="1">
        <w:r w:rsidRPr="008D2809">
          <w:rPr>
            <w:rFonts w:ascii="Times New Roman" w:eastAsia="Times New Roman" w:hAnsi="Times New Roman" w:cs="Times New Roman"/>
            <w:color w:val="0000FF"/>
            <w:kern w:val="0"/>
            <w:u w:val="single"/>
            <w14:ligatures w14:val="none"/>
          </w:rPr>
          <w:t>Example 23</w:t>
        </w:r>
      </w:hyperlink>
      <w:r w:rsidRPr="008D2809">
        <w:rPr>
          <w:rFonts w:ascii="Times New Roman" w:eastAsia="Times New Roman" w:hAnsi="Times New Roman" w:cs="Times New Roman"/>
          <w:kern w:val="0"/>
          <w14:ligatures w14:val="none"/>
        </w:rPr>
        <w:t xml:space="preserve"> </w:t>
      </w:r>
    </w:p>
    <w:p w14:paraId="7EC5D70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ex: &lt;https://example.org/sosa/collection-rule-3/&gt; .</w:t>
      </w:r>
    </w:p>
    <w:p w14:paraId="06D7F59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qk: &lt;http://qudt.org/vocab/quantitykind/&gt; .</w:t>
      </w:r>
    </w:p>
    <w:p w14:paraId="25F4D8F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qudt: &lt;http://qudt.org/schema/qudt/&gt; .</w:t>
      </w:r>
    </w:p>
    <w:p w14:paraId="3D33C63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 &lt;http://www.w3.org/1999/02/22-rdf-syntax-ns#&gt; .</w:t>
      </w:r>
    </w:p>
    <w:p w14:paraId="0648AB1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rdfs: &lt;http://www.w3.org/2000/01/rdf-schema#&gt; .</w:t>
      </w:r>
    </w:p>
    <w:p w14:paraId="2CD93DA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sosa: &lt;http://www.w3.org/ns/sosa/&gt; .</w:t>
      </w:r>
    </w:p>
    <w:p w14:paraId="251FA39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time: &lt;http://www.w3.org/2006/time#&gt;.</w:t>
      </w:r>
    </w:p>
    <w:p w14:paraId="49D2880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unit: &lt;http://qudt.org/vocab/unit/&gt; .</w:t>
      </w:r>
    </w:p>
    <w:p w14:paraId="2CB86D2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xsd: &lt;http://www.w3.org/2001/XMLSchema#&gt; .</w:t>
      </w:r>
    </w:p>
    <w:p w14:paraId="3A401C0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800E7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ex:oc3</w:t>
      </w:r>
    </w:p>
    <w:p w14:paraId="73B891F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sosa:ObservationCollection ;</w:t>
      </w:r>
    </w:p>
    <w:p w14:paraId="0AC5D38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sosa:hasMember ex:a31 ;</w:t>
      </w:r>
    </w:p>
    <w:p w14:paraId="624FDD0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sosa:hasMember ex:a32 ;</w:t>
      </w:r>
    </w:p>
    <w:p w14:paraId="2CDFDF6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sosa:madeBySensor ex:T56 ;</w:t>
      </w:r>
    </w:p>
    <w:p w14:paraId="2389C47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sosa:observedProperty qk:Temperature ;</w:t>
      </w:r>
    </w:p>
    <w:p w14:paraId="7743BBF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sosa:hasFeatureOfInterest ex:F1 , ex:F2 ;</w:t>
      </w:r>
    </w:p>
    <w:p w14:paraId="7C8FA4C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qudt:hasUnit unit:DEG_C ;</w:t>
      </w:r>
    </w:p>
    <w:p w14:paraId="2DB2998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rdfs:comment """</w:t>
      </w:r>
    </w:p>
    <w:p w14:paraId="37B995E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The properties madeBySensor, observedProperty, and hasUnit are given for the collection. </w:t>
      </w:r>
    </w:p>
    <w:p w14:paraId="65B8BD6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The property hasFeatureOfInterest has multiple values.</w:t>
      </w:r>
    </w:p>
    <w:p w14:paraId="7B46BCE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63C9FBB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56CAFAB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lastRenderedPageBreak/>
        <w:t>ex:a31</w:t>
      </w:r>
    </w:p>
    <w:p w14:paraId="4400364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sosa:Observation ;</w:t>
      </w:r>
    </w:p>
    <w:p w14:paraId="572E79A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sosa:hasFeatureOfInterest ex:F1 ;</w:t>
      </w:r>
    </w:p>
    <w:p w14:paraId="2CFD3F2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sosa:phenomenonTime [</w:t>
      </w:r>
    </w:p>
    <w:p w14:paraId="0A6B917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time:Instant ;</w:t>
      </w:r>
    </w:p>
    <w:p w14:paraId="5BB7FF6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time:inXSDDateTime "2022-05-01T20:33:40+00:00"^^xsd:dateTime ;</w:t>
      </w:r>
    </w:p>
    <w:p w14:paraId="3CCD303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26BE764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sosa:hasSimpleResult 24.1 ;</w:t>
      </w:r>
    </w:p>
    <w:p w14:paraId="73CB8D2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rdfs:comment """</w:t>
      </w:r>
    </w:p>
    <w:p w14:paraId="62F20BF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The properties hasFeatureOfInterest, phenomenonTime, and hasSimpleResult are specific to this individual member</w:t>
      </w:r>
    </w:p>
    <w:p w14:paraId="7AC11E8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The value of hasFeatureOfInterest matches one of the set of values for the collection.</w:t>
      </w:r>
    </w:p>
    <w:p w14:paraId="5DBDE6A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The properties madeBySensor, observedProperty, and hasUnit are inferred from the value for the collection.</w:t>
      </w:r>
    </w:p>
    <w:p w14:paraId="59478AE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28A9D7F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16CF73E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ex:a32</w:t>
      </w:r>
    </w:p>
    <w:p w14:paraId="2F9E35D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sosa:Observation ;</w:t>
      </w:r>
    </w:p>
    <w:p w14:paraId="6384598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sosa:hasFeatureOfInterest ex:F2 ;</w:t>
      </w:r>
    </w:p>
    <w:p w14:paraId="676BD43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sosa:phenomenonTime [</w:t>
      </w:r>
    </w:p>
    <w:p w14:paraId="2EB8BD4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time:Instant ;</w:t>
      </w:r>
    </w:p>
    <w:p w14:paraId="00417C2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time:inXSDDateTime "2022-05-01T22:33:40+00:00"^^xsd:dateTime ;</w:t>
      </w:r>
    </w:p>
    <w:p w14:paraId="6B456CB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616976C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sosa:hasSimpleResult 27.3 ;</w:t>
      </w:r>
    </w:p>
    <w:p w14:paraId="25FFDDD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rdfs:comment """</w:t>
      </w:r>
    </w:p>
    <w:p w14:paraId="63EF01A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The properties hasFeatureOfInterest, phenomenonTime, and hasSimpleResult are specific to this individual member</w:t>
      </w:r>
    </w:p>
    <w:p w14:paraId="631F87D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The value of hasFeatureOfInterest matches one of the set of values for the collection.</w:t>
      </w:r>
    </w:p>
    <w:p w14:paraId="4BAAF59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The properties madeBySensor, observedProperty, and hasUnit are inferred from the value for the collection.</w:t>
      </w:r>
    </w:p>
    <w:p w14:paraId="789D257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3FB3C84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6F1761D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ex:F1</w:t>
      </w:r>
    </w:p>
    <w:p w14:paraId="6F12A18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sosa:FeatureOfInterest ;</w:t>
      </w:r>
    </w:p>
    <w:p w14:paraId="38CC435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rdfs:comment "Room #1" ;</w:t>
      </w:r>
    </w:p>
    <w:p w14:paraId="0F3F2A9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05524E4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ex:F2</w:t>
      </w:r>
    </w:p>
    <w:p w14:paraId="4191EF0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sosa:FeatureOfInterest ;</w:t>
      </w:r>
    </w:p>
    <w:p w14:paraId="168CD03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rdfs:comment "Room #2" ;</w:t>
      </w:r>
    </w:p>
    <w:p w14:paraId="331BB50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48FD97F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ex:T56</w:t>
      </w:r>
    </w:p>
    <w:p w14:paraId="43BC2D0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sosa:Sensor ;</w:t>
      </w:r>
    </w:p>
    <w:p w14:paraId="251781B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rdfs:comment "Thermometer #56" ;</w:t>
      </w:r>
    </w:p>
    <w:p w14:paraId="11D90B9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4E9EC18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qk:Temperature</w:t>
      </w:r>
    </w:p>
    <w:p w14:paraId="3B74175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sosa:Property ;</w:t>
      </w:r>
    </w:p>
    <w:p w14:paraId="6FAF30C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2EEF1E88"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8.8.4 Rule 4 — range property value on the collection</w:t>
      </w:r>
    </w:p>
    <w:p w14:paraId="267311F6"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Where an individual Collection </w:t>
      </w:r>
      <w:r w:rsidRPr="008D2809">
        <w:rPr>
          <w:rFonts w:ascii="Times New Roman" w:eastAsia="Times New Roman" w:hAnsi="Times New Roman" w:cs="Times New Roman"/>
          <w:i/>
          <w:iCs/>
          <w:kern w:val="0"/>
          <w14:ligatures w14:val="none"/>
        </w:rPr>
        <w:t>has a value for a property that is a range or interval</w:t>
      </w:r>
      <w:r w:rsidRPr="008D2809">
        <w:rPr>
          <w:rFonts w:ascii="Times New Roman" w:eastAsia="Times New Roman" w:hAnsi="Times New Roman" w:cs="Times New Roman"/>
          <w:kern w:val="0"/>
          <w14:ligatures w14:val="none"/>
        </w:rPr>
        <w:t xml:space="preserve">, each member (direct or transitive) </w:t>
      </w:r>
      <w:r w:rsidRPr="008D2809">
        <w:rPr>
          <w:rFonts w:ascii="Times New Roman" w:eastAsia="Times New Roman" w:hAnsi="Times New Roman" w:cs="Times New Roman"/>
          <w:i/>
          <w:iCs/>
          <w:kern w:val="0"/>
          <w14:ligatures w14:val="none"/>
        </w:rPr>
        <w:t>MUST</w:t>
      </w:r>
      <w:r w:rsidRPr="008D2809">
        <w:rPr>
          <w:rFonts w:ascii="Times New Roman" w:eastAsia="Times New Roman" w:hAnsi="Times New Roman" w:cs="Times New Roman"/>
          <w:kern w:val="0"/>
          <w14:ligatures w14:val="none"/>
        </w:rPr>
        <w:t xml:space="preserve"> have a value for that property that matches or falls within that range or interval. </w:t>
      </w:r>
    </w:p>
    <w:p w14:paraId="2784D9F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 xml:space="preserve">The collection specifies a range of values for </w:t>
      </w:r>
      <w:r w:rsidRPr="008D2809">
        <w:rPr>
          <w:rFonts w:ascii="Courier New" w:eastAsia="Times New Roman" w:hAnsi="Courier New" w:cs="Courier New"/>
          <w:kern w:val="0"/>
          <w:sz w:val="20"/>
          <w:szCs w:val="20"/>
          <w14:ligatures w14:val="none"/>
        </w:rPr>
        <w:t>sosa:phenomenonTime</w:t>
      </w:r>
      <w:r w:rsidRPr="008D2809">
        <w:rPr>
          <w:rFonts w:ascii="Times New Roman" w:eastAsia="Times New Roman" w:hAnsi="Times New Roman" w:cs="Times New Roman"/>
          <w:kern w:val="0"/>
          <w14:ligatures w14:val="none"/>
        </w:rPr>
        <w:t xml:space="preserve">. Each member has a value for </w:t>
      </w:r>
      <w:r w:rsidRPr="008D2809">
        <w:rPr>
          <w:rFonts w:ascii="Courier New" w:eastAsia="Times New Roman" w:hAnsi="Courier New" w:cs="Courier New"/>
          <w:kern w:val="0"/>
          <w:sz w:val="20"/>
          <w:szCs w:val="20"/>
          <w14:ligatures w14:val="none"/>
        </w:rPr>
        <w:t>sosa:phenomenonTime</w:t>
      </w:r>
      <w:r w:rsidRPr="008D2809">
        <w:rPr>
          <w:rFonts w:ascii="Times New Roman" w:eastAsia="Times New Roman" w:hAnsi="Times New Roman" w:cs="Times New Roman"/>
          <w:kern w:val="0"/>
          <w14:ligatures w14:val="none"/>
        </w:rPr>
        <w:t xml:space="preserve"> that falls within the range. </w:t>
      </w:r>
    </w:p>
    <w:p w14:paraId="2EA9C8A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3067" w:anchor="example-24" w:history="1">
        <w:r w:rsidRPr="008D2809">
          <w:rPr>
            <w:rFonts w:ascii="Times New Roman" w:eastAsia="Times New Roman" w:hAnsi="Times New Roman" w:cs="Times New Roman"/>
            <w:color w:val="0000FF"/>
            <w:kern w:val="0"/>
            <w:u w:val="single"/>
            <w14:ligatures w14:val="none"/>
          </w:rPr>
          <w:t>Example 24</w:t>
        </w:r>
      </w:hyperlink>
      <w:r w:rsidRPr="008D2809">
        <w:rPr>
          <w:rFonts w:ascii="Times New Roman" w:eastAsia="Times New Roman" w:hAnsi="Times New Roman" w:cs="Times New Roman"/>
          <w:kern w:val="0"/>
          <w14:ligatures w14:val="none"/>
        </w:rPr>
        <w:t xml:space="preserve"> </w:t>
      </w:r>
    </w:p>
    <w:p w14:paraId="4283307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ex: &lt;https://example.org/sosa/collection-rule-4/&gt; .</w:t>
      </w:r>
    </w:p>
    <w:p w14:paraId="3DE72CD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qk: &lt;http://qudt.org/vocab/quantitykind/&gt; .</w:t>
      </w:r>
    </w:p>
    <w:p w14:paraId="68B0AF6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qudt: &lt;http://qudt.org/schema/qudt/&gt; .</w:t>
      </w:r>
    </w:p>
    <w:p w14:paraId="5D4657E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 &lt;http://www.w3.org/1999/02/22-rdf-syntax-ns#&gt; .</w:t>
      </w:r>
    </w:p>
    <w:p w14:paraId="6EA68C4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rdfs: &lt;http://www.w3.org/2000/01/rdf-schema#&gt; .</w:t>
      </w:r>
    </w:p>
    <w:p w14:paraId="065FB64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sosa: &lt;http://www.w3.org/ns/sosa/&gt; .</w:t>
      </w:r>
    </w:p>
    <w:p w14:paraId="20E1078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time: &lt;http://www.w3.org/2006/time#&gt;.</w:t>
      </w:r>
    </w:p>
    <w:p w14:paraId="73EAAD4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unit: &lt;http://qudt.org/vocab/unit/&gt; .</w:t>
      </w:r>
    </w:p>
    <w:p w14:paraId="0D06FBA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xsd: &lt;http://www.w3.org/2001/XMLSchema#&gt; .</w:t>
      </w:r>
    </w:p>
    <w:p w14:paraId="5FEFF9D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4FDF2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ex:oc4</w:t>
      </w:r>
    </w:p>
    <w:p w14:paraId="5731C52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sosa:ObservationCollection ;</w:t>
      </w:r>
    </w:p>
    <w:p w14:paraId="2B6509B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sosa:hasMember ex:a41 ;</w:t>
      </w:r>
    </w:p>
    <w:p w14:paraId="5E31785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sosa:hasMember ex:a42 ;</w:t>
      </w:r>
    </w:p>
    <w:p w14:paraId="2AE2351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sosa:madeBySensor ex:T56 ;</w:t>
      </w:r>
    </w:p>
    <w:p w14:paraId="431B6F8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sosa:observedProperty qk:Temperature ;</w:t>
      </w:r>
    </w:p>
    <w:p w14:paraId="0E923C0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sosa:phenomenonTime [</w:t>
      </w:r>
    </w:p>
    <w:p w14:paraId="1B16866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time:Interval ;</w:t>
      </w:r>
    </w:p>
    <w:p w14:paraId="4A2FFD4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time:hasBeginning [</w:t>
      </w:r>
    </w:p>
    <w:p w14:paraId="2E148C6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time:Instant ;</w:t>
      </w:r>
    </w:p>
    <w:p w14:paraId="655AE55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time:inXSDDateTime "2022-05-01T20:00:00+00:00"^^xsd:dateTime ;</w:t>
      </w:r>
    </w:p>
    <w:p w14:paraId="6B1D34F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5A85B2F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time:hasEnd [</w:t>
      </w:r>
    </w:p>
    <w:p w14:paraId="562F48E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time:Instant ;</w:t>
      </w:r>
    </w:p>
    <w:p w14:paraId="6F0DA9D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time:inXSDDateTime "2022-05-01T23:00:00+00:00"^^xsd:dateTime ;</w:t>
      </w:r>
    </w:p>
    <w:p w14:paraId="7A38FBE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7725080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62B14A5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qudt:hasUnit unit:DEG_C ;</w:t>
      </w:r>
    </w:p>
    <w:p w14:paraId="467E7B3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rdfs:comment """</w:t>
      </w:r>
    </w:p>
    <w:p w14:paraId="7D49FE5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The properties madeBySensor, observedProperty, and hasUnit are given for the collection. </w:t>
      </w:r>
    </w:p>
    <w:p w14:paraId="1AAF382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The property phenomenonTime has value range.</w:t>
      </w:r>
    </w:p>
    <w:p w14:paraId="4F0932D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2EEF33D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29A3EC7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ex:a41</w:t>
      </w:r>
    </w:p>
    <w:p w14:paraId="10B3374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sosa:Observation ;</w:t>
      </w:r>
    </w:p>
    <w:p w14:paraId="465D1C9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sosa:hasFeatureOfInterest ex:F1 ;</w:t>
      </w:r>
    </w:p>
    <w:p w14:paraId="7D1E158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sosa:phenomenonTime [</w:t>
      </w:r>
    </w:p>
    <w:p w14:paraId="062DE6D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time:Instant ;</w:t>
      </w:r>
    </w:p>
    <w:p w14:paraId="29FDA27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time:inXSDDateTime "2022-05-01T20:33:40+00:00"^^xsd:dateTime ;</w:t>
      </w:r>
    </w:p>
    <w:p w14:paraId="024F943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41F4DC2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sosa:hasSimpleResult 24.1 ;</w:t>
      </w:r>
    </w:p>
    <w:p w14:paraId="69AF123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rdfs:comment """</w:t>
      </w:r>
    </w:p>
    <w:p w14:paraId="7C5AF2D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The properties hasFeatureOfInterest, phenomenonTime, and hasSimpleResult are specific to this individual member</w:t>
      </w:r>
    </w:p>
    <w:p w14:paraId="48221B2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The value of phenomenonTime falls within the value range for the collection.</w:t>
      </w:r>
    </w:p>
    <w:p w14:paraId="5F78C8A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The properties madeBySensor, observedProperty, and hasUnit are inferred from the value for the collection.</w:t>
      </w:r>
    </w:p>
    <w:p w14:paraId="37B5FFC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5C21C0E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15F2D27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ex:a42</w:t>
      </w:r>
    </w:p>
    <w:p w14:paraId="1F81B41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lastRenderedPageBreak/>
        <w:t xml:space="preserve">  a sosa:Observation ;</w:t>
      </w:r>
    </w:p>
    <w:p w14:paraId="4DE6B66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sosa:hasFeatureOfInterest ex:F2 ;</w:t>
      </w:r>
    </w:p>
    <w:p w14:paraId="26F0D51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sosa:phenomenonTime [</w:t>
      </w:r>
    </w:p>
    <w:p w14:paraId="002C231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time:Instant ;</w:t>
      </w:r>
    </w:p>
    <w:p w14:paraId="3849BD6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time:inXSDDateTime "2022-05-01T22:33:40+00:00"^^xsd:dateTime ;</w:t>
      </w:r>
    </w:p>
    <w:p w14:paraId="7FF4192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52758AE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sosa:hasSimpleResult 27.3 ;</w:t>
      </w:r>
    </w:p>
    <w:p w14:paraId="025F113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rdfs:comment """</w:t>
      </w:r>
    </w:p>
    <w:p w14:paraId="14236B0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The properties hasFeatureOfInterest, phenomenonTime, and hasSimpleResult are specific to this individual member</w:t>
      </w:r>
    </w:p>
    <w:p w14:paraId="2DCCD5E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The value of phenomenonTime falls within the value range for the collection.</w:t>
      </w:r>
    </w:p>
    <w:p w14:paraId="2637469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The properties madeBySensor, observedProperty, and hasUnit are inferred from the value for the collection.</w:t>
      </w:r>
    </w:p>
    <w:p w14:paraId="319C5E8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56E45AE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118050A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ex:F1</w:t>
      </w:r>
    </w:p>
    <w:p w14:paraId="02A2A60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sosa:FeatureOfInterest ;</w:t>
      </w:r>
    </w:p>
    <w:p w14:paraId="34C83D7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rdfs:comment "Room #1" ;</w:t>
      </w:r>
    </w:p>
    <w:p w14:paraId="00EA35A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34182B9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ex:F2</w:t>
      </w:r>
    </w:p>
    <w:p w14:paraId="1E4D325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sosa:FeatureOfInterest ;</w:t>
      </w:r>
    </w:p>
    <w:p w14:paraId="1291544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rdfs:comment "Room #2" ;</w:t>
      </w:r>
    </w:p>
    <w:p w14:paraId="6C5B75C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0BC35D0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ex:T56</w:t>
      </w:r>
    </w:p>
    <w:p w14:paraId="60D3C6A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sosa:Sensor ;</w:t>
      </w:r>
    </w:p>
    <w:p w14:paraId="3778E5F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rdfs:comment "Thermometer #56" ;</w:t>
      </w:r>
    </w:p>
    <w:p w14:paraId="341ADA6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053A22B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qk:Temperature</w:t>
      </w:r>
    </w:p>
    <w:p w14:paraId="2252E39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sosa:Property ;</w:t>
      </w:r>
    </w:p>
    <w:p w14:paraId="60F2875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533E6912"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8.8.5 Rule 5 — multiple ranges property value on the collection</w:t>
      </w:r>
    </w:p>
    <w:p w14:paraId="1C51C34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Where an individual Collection </w:t>
      </w:r>
      <w:r w:rsidRPr="008D2809">
        <w:rPr>
          <w:rFonts w:ascii="Times New Roman" w:eastAsia="Times New Roman" w:hAnsi="Times New Roman" w:cs="Times New Roman"/>
          <w:i/>
          <w:iCs/>
          <w:kern w:val="0"/>
          <w14:ligatures w14:val="none"/>
        </w:rPr>
        <w:t>has more than one value for a property that is a range or interval</w:t>
      </w:r>
      <w:r w:rsidRPr="008D2809">
        <w:rPr>
          <w:rFonts w:ascii="Times New Roman" w:eastAsia="Times New Roman" w:hAnsi="Times New Roman" w:cs="Times New Roman"/>
          <w:kern w:val="0"/>
          <w14:ligatures w14:val="none"/>
        </w:rPr>
        <w:t xml:space="preserve">, each member (direct or transitive) </w:t>
      </w:r>
      <w:r w:rsidRPr="008D2809">
        <w:rPr>
          <w:rFonts w:ascii="Times New Roman" w:eastAsia="Times New Roman" w:hAnsi="Times New Roman" w:cs="Times New Roman"/>
          <w:i/>
          <w:iCs/>
          <w:kern w:val="0"/>
          <w14:ligatures w14:val="none"/>
        </w:rPr>
        <w:t>MUST</w:t>
      </w:r>
      <w:r w:rsidRPr="008D2809">
        <w:rPr>
          <w:rFonts w:ascii="Times New Roman" w:eastAsia="Times New Roman" w:hAnsi="Times New Roman" w:cs="Times New Roman"/>
          <w:kern w:val="0"/>
          <w14:ligatures w14:val="none"/>
        </w:rPr>
        <w:t xml:space="preserve"> have a value for that property that matches or falls within one of those ranges or intervals. </w:t>
      </w:r>
    </w:p>
    <w:p w14:paraId="07BDA90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collection has two ranges of values for </w:t>
      </w:r>
      <w:r w:rsidRPr="008D2809">
        <w:rPr>
          <w:rFonts w:ascii="Courier New" w:eastAsia="Times New Roman" w:hAnsi="Courier New" w:cs="Courier New"/>
          <w:kern w:val="0"/>
          <w:sz w:val="20"/>
          <w:szCs w:val="20"/>
          <w14:ligatures w14:val="none"/>
        </w:rPr>
        <w:t>sosa:phenomenonTime</w:t>
      </w:r>
      <w:r w:rsidRPr="008D2809">
        <w:rPr>
          <w:rFonts w:ascii="Times New Roman" w:eastAsia="Times New Roman" w:hAnsi="Times New Roman" w:cs="Times New Roman"/>
          <w:kern w:val="0"/>
          <w14:ligatures w14:val="none"/>
        </w:rPr>
        <w:t xml:space="preserve">. Each member has a value for </w:t>
      </w:r>
      <w:r w:rsidRPr="008D2809">
        <w:rPr>
          <w:rFonts w:ascii="Courier New" w:eastAsia="Times New Roman" w:hAnsi="Courier New" w:cs="Courier New"/>
          <w:kern w:val="0"/>
          <w:sz w:val="20"/>
          <w:szCs w:val="20"/>
          <w14:ligatures w14:val="none"/>
        </w:rPr>
        <w:t>sosa:phenomenonTime</w:t>
      </w:r>
      <w:r w:rsidRPr="008D2809">
        <w:rPr>
          <w:rFonts w:ascii="Times New Roman" w:eastAsia="Times New Roman" w:hAnsi="Times New Roman" w:cs="Times New Roman"/>
          <w:kern w:val="0"/>
          <w14:ligatures w14:val="none"/>
        </w:rPr>
        <w:t xml:space="preserve"> that falls within one of the ranges. </w:t>
      </w:r>
    </w:p>
    <w:p w14:paraId="12094AE8"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3068" w:anchor="example-25" w:history="1">
        <w:r w:rsidRPr="008D2809">
          <w:rPr>
            <w:rFonts w:ascii="Times New Roman" w:eastAsia="Times New Roman" w:hAnsi="Times New Roman" w:cs="Times New Roman"/>
            <w:color w:val="0000FF"/>
            <w:kern w:val="0"/>
            <w:u w:val="single"/>
            <w14:ligatures w14:val="none"/>
          </w:rPr>
          <w:t>Example 25</w:t>
        </w:r>
      </w:hyperlink>
      <w:r w:rsidRPr="008D2809">
        <w:rPr>
          <w:rFonts w:ascii="Times New Roman" w:eastAsia="Times New Roman" w:hAnsi="Times New Roman" w:cs="Times New Roman"/>
          <w:kern w:val="0"/>
          <w14:ligatures w14:val="none"/>
        </w:rPr>
        <w:t xml:space="preserve"> </w:t>
      </w:r>
    </w:p>
    <w:p w14:paraId="098B5AF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ex: &lt;https://example.org/sosa/collection-rule-5/&gt; .</w:t>
      </w:r>
    </w:p>
    <w:p w14:paraId="422D371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qk: &lt;http://qudt.org/vocab/quantitykind/&gt; .</w:t>
      </w:r>
    </w:p>
    <w:p w14:paraId="5BA6DE7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qudt: &lt;http://qudt.org/schema/qudt/&gt; .</w:t>
      </w:r>
    </w:p>
    <w:p w14:paraId="2BB08FA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 &lt;http://www.w3.org/1999/02/22-rdf-syntax-ns#&gt; .</w:t>
      </w:r>
    </w:p>
    <w:p w14:paraId="2F8319F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rdfs: &lt;http://www.w3.org/2000/01/rdf-schema#&gt; .</w:t>
      </w:r>
    </w:p>
    <w:p w14:paraId="5388B41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sosa: &lt;http://www.w3.org/ns/sosa/&gt; .</w:t>
      </w:r>
    </w:p>
    <w:p w14:paraId="3E726EA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time: &lt;http://www.w3.org/2006/time#&gt;.</w:t>
      </w:r>
    </w:p>
    <w:p w14:paraId="470C371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unit: &lt;http://qudt.org/vocab/unit/&gt; .</w:t>
      </w:r>
    </w:p>
    <w:p w14:paraId="3AAA443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xsd: &lt;http://www.w3.org/2001/XMLSchema#&gt; .</w:t>
      </w:r>
    </w:p>
    <w:p w14:paraId="3107200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63D18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ex:oc5</w:t>
      </w:r>
    </w:p>
    <w:p w14:paraId="0569277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sosa:ObservationCollection ;</w:t>
      </w:r>
    </w:p>
    <w:p w14:paraId="2E1BE5C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lastRenderedPageBreak/>
        <w:t xml:space="preserve">  sosa:hasMember ex:a51 ;</w:t>
      </w:r>
    </w:p>
    <w:p w14:paraId="7F4A220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sosa:hasMember ex:a52 ;</w:t>
      </w:r>
    </w:p>
    <w:p w14:paraId="5A0895F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sosa:madeBySensor ex:T56 ;</w:t>
      </w:r>
    </w:p>
    <w:p w14:paraId="166D6DA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sosa:observedProperty qk:Temperature ;</w:t>
      </w:r>
    </w:p>
    <w:p w14:paraId="7F14B2D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sosa:phenomenonTime [</w:t>
      </w:r>
    </w:p>
    <w:p w14:paraId="581D3EF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time:Interval ;</w:t>
      </w:r>
    </w:p>
    <w:p w14:paraId="75055C6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time:hasBeginning [</w:t>
      </w:r>
    </w:p>
    <w:p w14:paraId="69B5B62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time:Instant ;</w:t>
      </w:r>
    </w:p>
    <w:p w14:paraId="7B18CF2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time:inXSDDateTime "2022-05-01T20:00:00+00:00"^^xsd:dateTime ;</w:t>
      </w:r>
    </w:p>
    <w:p w14:paraId="01CFE9B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2046676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time:hasEnd [</w:t>
      </w:r>
    </w:p>
    <w:p w14:paraId="47F9A44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time:Instant ;</w:t>
      </w:r>
    </w:p>
    <w:p w14:paraId="4F20EC3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time:inXSDDateTime "2022-05-01T21:00:00+00:00"^^xsd:dateTime ;</w:t>
      </w:r>
    </w:p>
    <w:p w14:paraId="3D122C4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7D39922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 [</w:t>
      </w:r>
    </w:p>
    <w:p w14:paraId="24A8033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time:Interval ;</w:t>
      </w:r>
    </w:p>
    <w:p w14:paraId="5C90E96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time:hasBeginning [</w:t>
      </w:r>
    </w:p>
    <w:p w14:paraId="3E567DF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time:Instant ;</w:t>
      </w:r>
    </w:p>
    <w:p w14:paraId="172A4D8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time:inXSDDateTime "2022-05-01T22:00:00+00:00"^^xsd:dateTime ;</w:t>
      </w:r>
    </w:p>
    <w:p w14:paraId="4CEC4E9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208FD2F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time:hasEnd [</w:t>
      </w:r>
    </w:p>
    <w:p w14:paraId="489C4A7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time:Instant ;</w:t>
      </w:r>
    </w:p>
    <w:p w14:paraId="2EE13B5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time:inXSDDateTime "2022-05-01T23:00:00+00:00"^^xsd:dateTime ;</w:t>
      </w:r>
    </w:p>
    <w:p w14:paraId="11AEC52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78CE8B1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26BAB8F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qudt:hasUnit unit:DEG_C ;</w:t>
      </w:r>
    </w:p>
    <w:p w14:paraId="64578E4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rdfs:comment """</w:t>
      </w:r>
    </w:p>
    <w:p w14:paraId="0DF97DB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The properties madeBySensor, observedProperty, and hasUnit are given for the collection. </w:t>
      </w:r>
    </w:p>
    <w:p w14:paraId="3758224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The property phenomenonTime has multiple value ranges.</w:t>
      </w:r>
    </w:p>
    <w:p w14:paraId="4B28E1D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7A6D480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4D711A9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ex:a51</w:t>
      </w:r>
    </w:p>
    <w:p w14:paraId="0716225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sosa:Observation ;</w:t>
      </w:r>
    </w:p>
    <w:p w14:paraId="77305DB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sosa:hasFeatureOfInterest ex:F1 ;</w:t>
      </w:r>
    </w:p>
    <w:p w14:paraId="1588F85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sosa:phenomenonTime [</w:t>
      </w:r>
    </w:p>
    <w:p w14:paraId="42AC3C5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time:Instant ;</w:t>
      </w:r>
    </w:p>
    <w:p w14:paraId="6493661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time:inXSDDateTime "2022-05-01T20:33:40+00:00"^^xsd:dateTime ;</w:t>
      </w:r>
    </w:p>
    <w:p w14:paraId="05C058B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3F17846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sosa:hasSimpleResult 24.1 ;</w:t>
      </w:r>
    </w:p>
    <w:p w14:paraId="0440025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rdfs:comment """</w:t>
      </w:r>
    </w:p>
    <w:p w14:paraId="26A5CA8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The properties hasFeatureOfInterest, phenomenonTime, and hasSimpleResult are specific to this individual member</w:t>
      </w:r>
    </w:p>
    <w:p w14:paraId="41573C2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The value of phenomenonTime falls within one of the value ranges for the collection.</w:t>
      </w:r>
    </w:p>
    <w:p w14:paraId="4AAAF32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The properties madeBySensor, observedProperty, and hasUnit are inferred from the value for the collection.</w:t>
      </w:r>
    </w:p>
    <w:p w14:paraId="1B3F740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6C537F0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5A3DB9E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ex:a52</w:t>
      </w:r>
    </w:p>
    <w:p w14:paraId="0D1215A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sosa:Observation ;</w:t>
      </w:r>
    </w:p>
    <w:p w14:paraId="09D5AB1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sosa:hasFeatureOfInterest ex:F2 ;</w:t>
      </w:r>
    </w:p>
    <w:p w14:paraId="6511821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sosa:phenomenonTime [</w:t>
      </w:r>
    </w:p>
    <w:p w14:paraId="6BB9C74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time:Instant ;</w:t>
      </w:r>
    </w:p>
    <w:p w14:paraId="511E33A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time:inXSDDateTime "2022-05-01T22:33:40+00:00"^^xsd:dateTime ;</w:t>
      </w:r>
    </w:p>
    <w:p w14:paraId="0EB141B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41323F4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sosa:hasSimpleResult 27.3 ;</w:t>
      </w:r>
    </w:p>
    <w:p w14:paraId="3FB34D8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lastRenderedPageBreak/>
        <w:t xml:space="preserve">  rdfs:comment """</w:t>
      </w:r>
    </w:p>
    <w:p w14:paraId="5CB31F9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The properties hasFeatureOfInterest, phenomenonTime, and hasSimpleResult are specific to this individual member</w:t>
      </w:r>
    </w:p>
    <w:p w14:paraId="5ECFF05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The value of phenomenonTime falls within one of the value ranges for the collection.</w:t>
      </w:r>
    </w:p>
    <w:p w14:paraId="6A444FE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The properties madeBySensor, observedProperty, and hasUnit are inferred from the value for the collection.</w:t>
      </w:r>
    </w:p>
    <w:p w14:paraId="59BA85B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63A8C92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5D39807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ex:F1</w:t>
      </w:r>
    </w:p>
    <w:p w14:paraId="0201F78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sosa:FeatureOfInterest ;</w:t>
      </w:r>
    </w:p>
    <w:p w14:paraId="2082970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rdfs:comment "Room #1" ;</w:t>
      </w:r>
    </w:p>
    <w:p w14:paraId="4CE94B0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2CF027B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ex:F2</w:t>
      </w:r>
    </w:p>
    <w:p w14:paraId="14300E4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sosa:FeatureOfInterest ;</w:t>
      </w:r>
    </w:p>
    <w:p w14:paraId="12A0136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rdfs:comment "Room #2" ;</w:t>
      </w:r>
    </w:p>
    <w:p w14:paraId="22163CC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4A27562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ex:T56</w:t>
      </w:r>
    </w:p>
    <w:p w14:paraId="6220A2D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sosa:Sensor ;</w:t>
      </w:r>
    </w:p>
    <w:p w14:paraId="1913939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rdfs:comment "Thermometer #56" ;</w:t>
      </w:r>
    </w:p>
    <w:p w14:paraId="1F126D1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20EECAC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qk:Temperature</w:t>
      </w:r>
    </w:p>
    <w:p w14:paraId="03E6884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sosa:Property ;</w:t>
      </w:r>
    </w:p>
    <w:p w14:paraId="3E066D3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1798F95A" w14:textId="77777777" w:rsidR="008D2809" w:rsidRPr="008D2809" w:rsidRDefault="008D2809" w:rsidP="008D28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809">
        <w:rPr>
          <w:rFonts w:ascii="Times New Roman" w:eastAsia="Times New Roman" w:hAnsi="Times New Roman" w:cs="Times New Roman"/>
          <w:b/>
          <w:bCs/>
          <w:kern w:val="0"/>
          <w:sz w:val="27"/>
          <w:szCs w:val="27"/>
          <w14:ligatures w14:val="none"/>
        </w:rPr>
        <w:t>8.9 Homogeneous collection of observations</w:t>
      </w:r>
    </w:p>
    <w:p w14:paraId="62A2BCC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 collection of observations may share a common value for one or more of the characteristic observation properties. For example: </w:t>
      </w:r>
    </w:p>
    <w:p w14:paraId="1830D1EC" w14:textId="49FA60EE" w:rsidR="008D2809" w:rsidRPr="008D2809" w:rsidRDefault="008D2809" w:rsidP="008D2809">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del w:id="551" w:author="Carl Reed" w:date="2026-08-26T16:09:00Z" w16du:dateUtc="2026-08-26T22:09:00Z">
        <w:r w:rsidRPr="008D2809" w:rsidDel="00592218">
          <w:rPr>
            <w:rFonts w:ascii="Times New Roman" w:eastAsia="Times New Roman" w:hAnsi="Times New Roman" w:cs="Times New Roman"/>
            <w:kern w:val="0"/>
            <w14:ligatures w14:val="none"/>
          </w:rPr>
          <w:delText>m</w:delText>
        </w:r>
      </w:del>
      <w:ins w:id="552" w:author="Carl Reed" w:date="2026-08-26T16:09:00Z" w16du:dateUtc="2026-08-26T22:09:00Z">
        <w:r w:rsidR="00592218">
          <w:rPr>
            <w:rFonts w:ascii="Times New Roman" w:eastAsia="Times New Roman" w:hAnsi="Times New Roman" w:cs="Times New Roman"/>
            <w:kern w:val="0"/>
            <w14:ligatures w14:val="none"/>
          </w:rPr>
          <w:t>M</w:t>
        </w:r>
      </w:ins>
      <w:r w:rsidRPr="008D2809">
        <w:rPr>
          <w:rFonts w:ascii="Times New Roman" w:eastAsia="Times New Roman" w:hAnsi="Times New Roman" w:cs="Times New Roman"/>
          <w:kern w:val="0"/>
          <w14:ligatures w14:val="none"/>
        </w:rPr>
        <w:t>any monitoring processes generate a stream of data</w:t>
      </w:r>
      <w:ins w:id="553" w:author="Carl Reed" w:date="2026-08-26T16:10:00Z" w16du:dateUtc="2026-08-26T22:10:00Z">
        <w:r w:rsidR="0030161A">
          <w:rPr>
            <w:rFonts w:ascii="Times New Roman" w:eastAsia="Times New Roman" w:hAnsi="Times New Roman" w:cs="Times New Roman"/>
            <w:kern w:val="0"/>
            <w14:ligatures w14:val="none"/>
          </w:rPr>
          <w:t>.</w:t>
        </w:r>
      </w:ins>
      <w:r w:rsidRPr="008D2809">
        <w:rPr>
          <w:rFonts w:ascii="Times New Roman" w:eastAsia="Times New Roman" w:hAnsi="Times New Roman" w:cs="Times New Roman"/>
          <w:kern w:val="0"/>
          <w14:ligatures w14:val="none"/>
        </w:rPr>
        <w:t xml:space="preserve"> </w:t>
      </w:r>
      <w:del w:id="554" w:author="Carl Reed" w:date="2026-08-26T16:10:00Z" w16du:dateUtc="2026-08-26T22:10:00Z">
        <w:r w:rsidRPr="008D2809" w:rsidDel="0030161A">
          <w:rPr>
            <w:rFonts w:ascii="Times New Roman" w:eastAsia="Times New Roman" w:hAnsi="Times New Roman" w:cs="Times New Roman"/>
            <w:kern w:val="0"/>
            <w14:ligatures w14:val="none"/>
          </w:rPr>
          <w:delText>in which o</w:delText>
        </w:r>
      </w:del>
      <w:ins w:id="555" w:author="Carl Reed" w:date="2026-08-26T16:10:00Z" w16du:dateUtc="2026-08-26T22:10:00Z">
        <w:r w:rsidR="0030161A">
          <w:rPr>
            <w:rFonts w:ascii="Times New Roman" w:eastAsia="Times New Roman" w:hAnsi="Times New Roman" w:cs="Times New Roman"/>
            <w:kern w:val="0"/>
            <w14:ligatures w14:val="none"/>
          </w:rPr>
          <w:t>O</w:t>
        </w:r>
      </w:ins>
      <w:r w:rsidRPr="008D2809">
        <w:rPr>
          <w:rFonts w:ascii="Times New Roman" w:eastAsia="Times New Roman" w:hAnsi="Times New Roman" w:cs="Times New Roman"/>
          <w:kern w:val="0"/>
          <w14:ligatures w14:val="none"/>
        </w:rPr>
        <w:t>nly the (phenomenon-) time changes between consecutive results for the same property on a single feature of interest</w:t>
      </w:r>
      <w:ins w:id="556" w:author="Carl Reed" w:date="2026-08-26T16:10:00Z" w16du:dateUtc="2026-08-26T22:10:00Z">
        <w:r w:rsidR="001600A7">
          <w:rPr>
            <w:rFonts w:ascii="Times New Roman" w:eastAsia="Times New Roman" w:hAnsi="Times New Roman" w:cs="Times New Roman"/>
            <w:kern w:val="0"/>
            <w14:ligatures w14:val="none"/>
          </w:rPr>
          <w:t xml:space="preserve">. The </w:t>
        </w:r>
      </w:ins>
      <w:ins w:id="557" w:author="Carl Reed" w:date="2026-08-26T16:11:00Z" w16du:dateUtc="2026-08-26T22:11:00Z">
        <w:r w:rsidR="001600A7">
          <w:rPr>
            <w:rFonts w:ascii="Times New Roman" w:eastAsia="Times New Roman" w:hAnsi="Times New Roman" w:cs="Times New Roman"/>
            <w:kern w:val="0"/>
            <w14:ligatures w14:val="none"/>
          </w:rPr>
          <w:t>phenomenon</w:t>
        </w:r>
      </w:ins>
      <w:del w:id="558" w:author="Carl Reed" w:date="2026-08-26T16:10:00Z" w16du:dateUtc="2026-08-26T22:10:00Z">
        <w:r w:rsidRPr="008D2809" w:rsidDel="001600A7">
          <w:rPr>
            <w:rFonts w:ascii="Times New Roman" w:eastAsia="Times New Roman" w:hAnsi="Times New Roman" w:cs="Times New Roman"/>
            <w:kern w:val="0"/>
            <w14:ligatures w14:val="none"/>
          </w:rPr>
          <w:delText>,</w:delText>
        </w:r>
      </w:del>
      <w:ins w:id="559" w:author="Carl Reed" w:date="2026-08-26T16:11:00Z" w16du:dateUtc="2026-08-26T22:11:00Z">
        <w:r w:rsidR="001600A7">
          <w:rPr>
            <w:rFonts w:ascii="Times New Roman" w:eastAsia="Times New Roman" w:hAnsi="Times New Roman" w:cs="Times New Roman"/>
            <w:kern w:val="0"/>
            <w14:ligatures w14:val="none"/>
          </w:rPr>
          <w:t xml:space="preserve"> is</w:t>
        </w:r>
      </w:ins>
      <w:r w:rsidRPr="008D2809">
        <w:rPr>
          <w:rFonts w:ascii="Times New Roman" w:eastAsia="Times New Roman" w:hAnsi="Times New Roman" w:cs="Times New Roman"/>
          <w:kern w:val="0"/>
          <w14:ligatures w14:val="none"/>
        </w:rPr>
        <w:t xml:space="preserve"> observed using the same procedure implemented using the same sensor. </w:t>
      </w:r>
    </w:p>
    <w:p w14:paraId="23F203FB" w14:textId="22DC461F" w:rsidR="008D2809" w:rsidRPr="008D2809" w:rsidRDefault="00592218" w:rsidP="008D2809">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ins w:id="560" w:author="Carl Reed" w:date="2026-08-26T16:09:00Z" w16du:dateUtc="2026-08-26T22:09:00Z">
        <w:r>
          <w:rPr>
            <w:rFonts w:ascii="Times New Roman" w:eastAsia="Times New Roman" w:hAnsi="Times New Roman" w:cs="Times New Roman"/>
            <w:kern w:val="0"/>
            <w14:ligatures w14:val="none"/>
          </w:rPr>
          <w:t>A</w:t>
        </w:r>
      </w:ins>
      <w:del w:id="561" w:author="Carl Reed" w:date="2026-08-26T16:09:00Z" w16du:dateUtc="2026-08-26T22:09:00Z">
        <w:r w:rsidR="008D2809" w:rsidRPr="008D2809" w:rsidDel="00592218">
          <w:rPr>
            <w:rFonts w:ascii="Times New Roman" w:eastAsia="Times New Roman" w:hAnsi="Times New Roman" w:cs="Times New Roman"/>
            <w:kern w:val="0"/>
            <w14:ligatures w14:val="none"/>
          </w:rPr>
          <w:delText>a</w:delText>
        </w:r>
      </w:del>
      <w:r w:rsidR="008D2809" w:rsidRPr="008D2809">
        <w:rPr>
          <w:rFonts w:ascii="Times New Roman" w:eastAsia="Times New Roman" w:hAnsi="Times New Roman" w:cs="Times New Roman"/>
          <w:kern w:val="0"/>
          <w14:ligatures w14:val="none"/>
        </w:rPr>
        <w:t xml:space="preserve"> sensor network typically generates a set of results, over the same time interval, for the same property(s), over a suite of features-of-interest. Imaging sensors could be considered a special case of this, where the proximate features-of-interest correspond with individual pixels in the result. </w:t>
      </w:r>
    </w:p>
    <w:p w14:paraId="168F8555" w14:textId="5F6558AF"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These patterns can be accommodated with the class </w:t>
      </w:r>
      <w:r w:rsidRPr="008D2809">
        <w:rPr>
          <w:rFonts w:ascii="Courier New" w:eastAsia="Times New Roman" w:hAnsi="Courier New" w:cs="Courier New"/>
          <w:kern w:val="0"/>
          <w:sz w:val="20"/>
          <w:szCs w:val="20"/>
          <w14:ligatures w14:val="none"/>
        </w:rPr>
        <w:t>ObservationCollection</w:t>
      </w:r>
      <w:ins w:id="562" w:author="Carl Reed" w:date="2026-08-26T16:11:00Z" w16du:dateUtc="2026-08-26T22:11:00Z">
        <w:r w:rsidR="000161A1">
          <w:rPr>
            <w:rFonts w:ascii="Courier New" w:eastAsia="Times New Roman" w:hAnsi="Courier New" w:cs="Courier New"/>
            <w:kern w:val="0"/>
            <w:sz w:val="20"/>
            <w:szCs w:val="20"/>
            <w14:ligatures w14:val="none"/>
          </w:rPr>
          <w:t>,</w:t>
        </w:r>
      </w:ins>
      <w:r w:rsidRPr="008D2809">
        <w:rPr>
          <w:rFonts w:ascii="Times New Roman" w:eastAsia="Times New Roman" w:hAnsi="Times New Roman" w:cs="Times New Roman"/>
          <w:kern w:val="0"/>
          <w14:ligatures w14:val="none"/>
        </w:rPr>
        <w:t xml:space="preserve"> </w:t>
      </w:r>
      <w:ins w:id="563" w:author="Carl Reed" w:date="2026-08-26T16:11:00Z" w16du:dateUtc="2026-08-26T22:11:00Z">
        <w:r w:rsidR="000161A1" w:rsidRPr="008D2809">
          <w:rPr>
            <w:rFonts w:ascii="Times New Roman" w:eastAsia="Times New Roman" w:hAnsi="Times New Roman" w:cs="Times New Roman"/>
            <w:kern w:val="0"/>
            <w14:ligatures w14:val="none"/>
          </w:rPr>
          <w:t>except for the result</w:t>
        </w:r>
        <w:r w:rsidR="000161A1" w:rsidRPr="008D2809">
          <w:rPr>
            <w:rFonts w:ascii="Times New Roman" w:eastAsia="Times New Roman" w:hAnsi="Times New Roman" w:cs="Times New Roman"/>
            <w:kern w:val="0"/>
            <w14:ligatures w14:val="none"/>
          </w:rPr>
          <w:t xml:space="preserve"> </w:t>
        </w:r>
      </w:ins>
      <w:r w:rsidRPr="008D2809">
        <w:rPr>
          <w:rFonts w:ascii="Times New Roman" w:eastAsia="Times New Roman" w:hAnsi="Times New Roman" w:cs="Times New Roman"/>
          <w:kern w:val="0"/>
          <w14:ligatures w14:val="none"/>
        </w:rPr>
        <w:t>individuals of which may hold one or more of the essential properties of an atomic observation,</w:t>
      </w:r>
      <w:del w:id="564" w:author="Carl Reed" w:date="2026-08-26T16:11:00Z" w16du:dateUtc="2026-08-26T22:11:00Z">
        <w:r w:rsidRPr="008D2809" w:rsidDel="000161A1">
          <w:rPr>
            <w:rFonts w:ascii="Times New Roman" w:eastAsia="Times New Roman" w:hAnsi="Times New Roman" w:cs="Times New Roman"/>
            <w:kern w:val="0"/>
            <w14:ligatures w14:val="none"/>
          </w:rPr>
          <w:delText xml:space="preserve"> except for the result</w:delText>
        </w:r>
      </w:del>
      <w:r w:rsidRPr="008D2809">
        <w:rPr>
          <w:rFonts w:ascii="Times New Roman" w:eastAsia="Times New Roman" w:hAnsi="Times New Roman" w:cs="Times New Roman"/>
          <w:kern w:val="0"/>
          <w14:ligatures w14:val="none"/>
        </w:rPr>
        <w:t xml:space="preserve">. Where present, the value of the property(s) of the collection </w:t>
      </w:r>
      <w:commentRangeStart w:id="565"/>
      <w:r w:rsidRPr="008D2809">
        <w:rPr>
          <w:rFonts w:ascii="Times New Roman" w:eastAsia="Times New Roman" w:hAnsi="Times New Roman" w:cs="Times New Roman"/>
          <w:kern w:val="0"/>
          <w14:ligatures w14:val="none"/>
        </w:rPr>
        <w:t xml:space="preserve">are </w:t>
      </w:r>
      <w:commentRangeEnd w:id="565"/>
      <w:r w:rsidR="008D78B3" w:rsidRPr="008D2809">
        <w:rPr>
          <w:rStyle w:val="CommentReference"/>
          <w:rFonts w:ascii="Times New Roman" w:eastAsia="Times New Roman" w:hAnsi="Times New Roman" w:cs="Times New Roman"/>
          <w:kern w:val="0"/>
          <w:sz w:val="24"/>
          <w:szCs w:val="24"/>
          <w14:ligatures w14:val="none"/>
        </w:rPr>
        <w:commentReference w:id="565"/>
      </w:r>
      <w:r w:rsidRPr="008D2809">
        <w:rPr>
          <w:rFonts w:ascii="Times New Roman" w:eastAsia="Times New Roman" w:hAnsi="Times New Roman" w:cs="Times New Roman"/>
          <w:kern w:val="0"/>
          <w14:ligatures w14:val="none"/>
        </w:rPr>
        <w:t xml:space="preserve">shared by all member observations. Of the essential properties of an observation, only the value of each actual </w:t>
      </w:r>
      <w:hyperlink r:id="rId3069" w:anchor="SOSAhasResult" w:history="1">
        <w:r w:rsidRPr="008D2809">
          <w:rPr>
            <w:rFonts w:ascii="Times New Roman" w:eastAsia="Times New Roman" w:hAnsi="Times New Roman" w:cs="Times New Roman"/>
            <w:color w:val="0000FF"/>
            <w:kern w:val="0"/>
            <w:u w:val="single"/>
            <w14:ligatures w14:val="none"/>
          </w:rPr>
          <w:t>hasResult</w:t>
        </w:r>
      </w:hyperlink>
      <w:r w:rsidRPr="008D2809">
        <w:rPr>
          <w:rFonts w:ascii="Times New Roman" w:eastAsia="Times New Roman" w:hAnsi="Times New Roman" w:cs="Times New Roman"/>
          <w:kern w:val="0"/>
          <w14:ligatures w14:val="none"/>
        </w:rPr>
        <w:t xml:space="preserve"> is not potentially shared by all member observations, though at least one of the other properties would be expected to vary between members in a typical collection. </w:t>
      </w:r>
    </w:p>
    <w:p w14:paraId="1AFADCD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For example, </w:t>
      </w:r>
      <w:hyperlink r:id="rId3070" w:anchor="Fig-observation-collection-3" w:tooltip="A set of remote sensing observations of different scenes on the same day" w:history="1">
        <w:r w:rsidRPr="008D2809">
          <w:rPr>
            <w:rFonts w:ascii="Times New Roman" w:eastAsia="Times New Roman" w:hAnsi="Times New Roman" w:cs="Times New Roman"/>
            <w:color w:val="0000FF"/>
            <w:kern w:val="0"/>
            <w:u w:val="single"/>
            <w14:ligatures w14:val="none"/>
          </w:rPr>
          <w:t>Figure 43</w:t>
        </w:r>
      </w:hyperlink>
      <w:r w:rsidRPr="008D2809">
        <w:rPr>
          <w:rFonts w:ascii="Times New Roman" w:eastAsia="Times New Roman" w:hAnsi="Times New Roman" w:cs="Times New Roman"/>
          <w:kern w:val="0"/>
          <w14:ligatures w14:val="none"/>
        </w:rPr>
        <w:t xml:space="preserve"> describes a collection of remote sensing observations using the same sensor on different scenes, while </w:t>
      </w:r>
      <w:hyperlink r:id="rId3071" w:anchor="Fig-observation-collection-4" w:tooltip="A series of remote sensing observations of the same scene on the different days" w:history="1">
        <w:r w:rsidRPr="008D2809">
          <w:rPr>
            <w:rFonts w:ascii="Times New Roman" w:eastAsia="Times New Roman" w:hAnsi="Times New Roman" w:cs="Times New Roman"/>
            <w:color w:val="0000FF"/>
            <w:kern w:val="0"/>
            <w:u w:val="single"/>
            <w14:ligatures w14:val="none"/>
          </w:rPr>
          <w:t>Figure 44</w:t>
        </w:r>
      </w:hyperlink>
      <w:r w:rsidRPr="008D2809">
        <w:rPr>
          <w:rFonts w:ascii="Times New Roman" w:eastAsia="Times New Roman" w:hAnsi="Times New Roman" w:cs="Times New Roman"/>
          <w:kern w:val="0"/>
          <w14:ligatures w14:val="none"/>
        </w:rPr>
        <w:t xml:space="preserve"> is a series of the same scene on different days. </w:t>
      </w:r>
    </w:p>
    <w:p w14:paraId="24F7824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noProof/>
          <w:kern w:val="0"/>
          <w14:ligatures w14:val="none"/>
        </w:rPr>
        <w:lastRenderedPageBreak/>
        <w:drawing>
          <wp:inline distT="0" distB="0" distL="0" distR="0" wp14:anchorId="08B8EDA5" wp14:editId="0E262EAD">
            <wp:extent cx="6506845" cy="2689965"/>
            <wp:effectExtent l="0" t="0" r="8255" b="0"/>
            <wp:docPr id="2" name="Picture 3" descr="Collections of observation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llections of observations 3"/>
                    <pic:cNvPicPr>
                      <a:picLocks noChangeAspect="1" noChangeArrowheads="1"/>
                    </pic:cNvPicPr>
                  </pic:nvPicPr>
                  <pic:blipFill>
                    <a:blip r:embed="rId3072" cstate="print">
                      <a:extLst>
                        <a:ext uri="{28A0092B-C50C-407E-A947-70E740481C1C}">
                          <a14:useLocalDpi xmlns:a14="http://schemas.microsoft.com/office/drawing/2010/main" val="0"/>
                        </a:ext>
                      </a:extLst>
                    </a:blip>
                    <a:srcRect/>
                    <a:stretch>
                      <a:fillRect/>
                    </a:stretch>
                  </pic:blipFill>
                  <pic:spPr bwMode="auto">
                    <a:xfrm>
                      <a:off x="0" y="0"/>
                      <a:ext cx="6521236" cy="2695914"/>
                    </a:xfrm>
                    <a:prstGeom prst="rect">
                      <a:avLst/>
                    </a:prstGeom>
                    <a:noFill/>
                    <a:ln>
                      <a:noFill/>
                    </a:ln>
                  </pic:spPr>
                </pic:pic>
              </a:graphicData>
            </a:graphic>
          </wp:inline>
        </w:drawing>
      </w:r>
      <w:hyperlink r:id="rId3073" w:anchor="Fig-observation-collection-3" w:history="1">
        <w:r w:rsidRPr="008D2809">
          <w:rPr>
            <w:rFonts w:ascii="Times New Roman" w:eastAsia="Times New Roman" w:hAnsi="Times New Roman" w:cs="Times New Roman"/>
            <w:color w:val="0000FF"/>
            <w:kern w:val="0"/>
            <w:u w:val="single"/>
            <w14:ligatures w14:val="none"/>
          </w:rPr>
          <w:t>Figure 43</w:t>
        </w:r>
      </w:hyperlink>
      <w:r w:rsidRPr="008D2809">
        <w:rPr>
          <w:rFonts w:ascii="Times New Roman" w:eastAsia="Times New Roman" w:hAnsi="Times New Roman" w:cs="Times New Roman"/>
          <w:kern w:val="0"/>
          <w14:ligatures w14:val="none"/>
        </w:rPr>
        <w:t xml:space="preserve"> A set of remote sensing observations of different scenes on the same day </w:t>
      </w:r>
      <w:r w:rsidRPr="008D2809">
        <w:rPr>
          <w:rFonts w:ascii="Times New Roman" w:eastAsia="Times New Roman" w:hAnsi="Times New Roman" w:cs="Times New Roman"/>
          <w:noProof/>
          <w:kern w:val="0"/>
          <w14:ligatures w14:val="none"/>
        </w:rPr>
        <w:drawing>
          <wp:inline distT="0" distB="0" distL="0" distR="0" wp14:anchorId="37C9B728" wp14:editId="5ECD89A4">
            <wp:extent cx="6009286" cy="2660816"/>
            <wp:effectExtent l="0" t="0" r="0" b="6350"/>
            <wp:docPr id="3" name="Picture 3" descr="Collections of observation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llections of observations 4"/>
                    <pic:cNvPicPr>
                      <a:picLocks noChangeAspect="1" noChangeArrowheads="1"/>
                    </pic:cNvPicPr>
                  </pic:nvPicPr>
                  <pic:blipFill>
                    <a:blip r:embed="rId3074" cstate="print">
                      <a:extLst>
                        <a:ext uri="{28A0092B-C50C-407E-A947-70E740481C1C}">
                          <a14:useLocalDpi xmlns:a14="http://schemas.microsoft.com/office/drawing/2010/main" val="0"/>
                        </a:ext>
                      </a:extLst>
                    </a:blip>
                    <a:srcRect/>
                    <a:stretch>
                      <a:fillRect/>
                    </a:stretch>
                  </pic:blipFill>
                  <pic:spPr bwMode="auto">
                    <a:xfrm>
                      <a:off x="0" y="0"/>
                      <a:ext cx="6030907" cy="2670390"/>
                    </a:xfrm>
                    <a:prstGeom prst="rect">
                      <a:avLst/>
                    </a:prstGeom>
                    <a:noFill/>
                    <a:ln>
                      <a:noFill/>
                    </a:ln>
                  </pic:spPr>
                </pic:pic>
              </a:graphicData>
            </a:graphic>
          </wp:inline>
        </w:drawing>
      </w:r>
      <w:hyperlink r:id="rId3075" w:anchor="Fig-observation-collection-4" w:history="1">
        <w:r w:rsidRPr="008D2809">
          <w:rPr>
            <w:rFonts w:ascii="Times New Roman" w:eastAsia="Times New Roman" w:hAnsi="Times New Roman" w:cs="Times New Roman"/>
            <w:color w:val="0000FF"/>
            <w:kern w:val="0"/>
            <w:u w:val="single"/>
            <w14:ligatures w14:val="none"/>
          </w:rPr>
          <w:t>Figure 44</w:t>
        </w:r>
      </w:hyperlink>
      <w:r w:rsidRPr="008D2809">
        <w:rPr>
          <w:rFonts w:ascii="Times New Roman" w:eastAsia="Times New Roman" w:hAnsi="Times New Roman" w:cs="Times New Roman"/>
          <w:kern w:val="0"/>
          <w14:ligatures w14:val="none"/>
        </w:rPr>
        <w:t xml:space="preserve"> A series of remote sensing observations of the same scene on the different days </w:t>
      </w:r>
    </w:p>
    <w:p w14:paraId="464D5A32"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Collections may be nested. For example, an outer observation-collection might share the observed-property, procedure and sensor, and contain inner observation-collections at different phenomenon-times, each of which contain a set of observations on different features-of-interest (</w:t>
      </w:r>
      <w:hyperlink r:id="rId3076" w:anchor="Fig-observation-collection-1" w:tooltip="Example of a set of nested collections of four observations of the same property of two features-of-interest at two different times." w:history="1">
        <w:r w:rsidRPr="008D2809">
          <w:rPr>
            <w:rFonts w:ascii="Times New Roman" w:eastAsia="Times New Roman" w:hAnsi="Times New Roman" w:cs="Times New Roman"/>
            <w:color w:val="0000FF"/>
            <w:kern w:val="0"/>
            <w:u w:val="single"/>
            <w14:ligatures w14:val="none"/>
          </w:rPr>
          <w:t>Figure 45</w:t>
        </w:r>
      </w:hyperlink>
      <w:r w:rsidRPr="008D2809">
        <w:rPr>
          <w:rFonts w:ascii="Times New Roman" w:eastAsia="Times New Roman" w:hAnsi="Times New Roman" w:cs="Times New Roman"/>
          <w:kern w:val="0"/>
          <w14:ligatures w14:val="none"/>
        </w:rPr>
        <w:t xml:space="preserve">). </w:t>
      </w:r>
    </w:p>
    <w:p w14:paraId="208A14CC"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noProof/>
          <w:kern w:val="0"/>
          <w14:ligatures w14:val="none"/>
        </w:rPr>
        <w:lastRenderedPageBreak/>
        <w:drawing>
          <wp:inline distT="0" distB="0" distL="0" distR="0" wp14:anchorId="003A0CC8" wp14:editId="4403BF45">
            <wp:extent cx="6360548" cy="2590800"/>
            <wp:effectExtent l="0" t="0" r="2540" b="0"/>
            <wp:docPr id="4" name="Picture 2" descr="Nested collections of observation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ested collections of observations 1"/>
                    <pic:cNvPicPr>
                      <a:picLocks noChangeAspect="1" noChangeArrowheads="1"/>
                    </pic:cNvPicPr>
                  </pic:nvPicPr>
                  <pic:blipFill>
                    <a:blip r:embed="rId3077" cstate="print">
                      <a:extLst>
                        <a:ext uri="{28A0092B-C50C-407E-A947-70E740481C1C}">
                          <a14:useLocalDpi xmlns:a14="http://schemas.microsoft.com/office/drawing/2010/main" val="0"/>
                        </a:ext>
                      </a:extLst>
                    </a:blip>
                    <a:srcRect/>
                    <a:stretch>
                      <a:fillRect/>
                    </a:stretch>
                  </pic:blipFill>
                  <pic:spPr bwMode="auto">
                    <a:xfrm>
                      <a:off x="0" y="0"/>
                      <a:ext cx="6388669" cy="2602254"/>
                    </a:xfrm>
                    <a:prstGeom prst="rect">
                      <a:avLst/>
                    </a:prstGeom>
                    <a:noFill/>
                    <a:ln>
                      <a:noFill/>
                    </a:ln>
                  </pic:spPr>
                </pic:pic>
              </a:graphicData>
            </a:graphic>
          </wp:inline>
        </w:drawing>
      </w:r>
      <w:hyperlink r:id="rId3078" w:anchor="Fig-observation-collection-1" w:history="1">
        <w:r w:rsidRPr="008D2809">
          <w:rPr>
            <w:rFonts w:ascii="Times New Roman" w:eastAsia="Times New Roman" w:hAnsi="Times New Roman" w:cs="Times New Roman"/>
            <w:color w:val="0000FF"/>
            <w:kern w:val="0"/>
            <w:u w:val="single"/>
            <w14:ligatures w14:val="none"/>
          </w:rPr>
          <w:t>Figure 45</w:t>
        </w:r>
      </w:hyperlink>
      <w:r w:rsidRPr="008D2809">
        <w:rPr>
          <w:rFonts w:ascii="Times New Roman" w:eastAsia="Times New Roman" w:hAnsi="Times New Roman" w:cs="Times New Roman"/>
          <w:kern w:val="0"/>
          <w14:ligatures w14:val="none"/>
        </w:rPr>
        <w:t xml:space="preserve"> Example of a set of nested collections of four observations of the same property of two features-of-interest at two different times. </w:t>
      </w:r>
    </w:p>
    <w:p w14:paraId="6C4C8769"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Observations can be factored into collections in more than one way, so more than one set of nested observation-collections can collect the same set of atomic results. For example, the same outer collection may contain inner collections concerning different features-of-interests, each containing a set of observations at different phenomenon-times (</w:t>
      </w:r>
      <w:hyperlink r:id="rId3079" w:anchor="Fig-observation-collection-2" w:tooltip="Alternative set of nested collections with the same results of the same property of two features-of-interest at two different times." w:history="1">
        <w:r w:rsidRPr="008D2809">
          <w:rPr>
            <w:rFonts w:ascii="Times New Roman" w:eastAsia="Times New Roman" w:hAnsi="Times New Roman" w:cs="Times New Roman"/>
            <w:color w:val="0000FF"/>
            <w:kern w:val="0"/>
            <w:u w:val="single"/>
            <w14:ligatures w14:val="none"/>
          </w:rPr>
          <w:t>Figure 46</w:t>
        </w:r>
      </w:hyperlink>
      <w:r w:rsidRPr="008D2809">
        <w:rPr>
          <w:rFonts w:ascii="Times New Roman" w:eastAsia="Times New Roman" w:hAnsi="Times New Roman" w:cs="Times New Roman"/>
          <w:kern w:val="0"/>
          <w14:ligatures w14:val="none"/>
        </w:rPr>
        <w:t xml:space="preserve">). </w:t>
      </w:r>
    </w:p>
    <w:p w14:paraId="4EF3B4EA"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noProof/>
          <w:kern w:val="0"/>
          <w14:ligatures w14:val="none"/>
        </w:rPr>
        <w:drawing>
          <wp:inline distT="0" distB="0" distL="0" distR="0" wp14:anchorId="4B9271A3" wp14:editId="4F712E22">
            <wp:extent cx="6057265" cy="2615590"/>
            <wp:effectExtent l="0" t="0" r="635" b="0"/>
            <wp:docPr id="5" name="Picture 1" descr="Nested collections of observation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sted collections of observations 2"/>
                    <pic:cNvPicPr>
                      <a:picLocks noChangeAspect="1" noChangeArrowheads="1"/>
                    </pic:cNvPicPr>
                  </pic:nvPicPr>
                  <pic:blipFill>
                    <a:blip r:embed="rId3080" cstate="print">
                      <a:extLst>
                        <a:ext uri="{28A0092B-C50C-407E-A947-70E740481C1C}">
                          <a14:useLocalDpi xmlns:a14="http://schemas.microsoft.com/office/drawing/2010/main" val="0"/>
                        </a:ext>
                      </a:extLst>
                    </a:blip>
                    <a:srcRect/>
                    <a:stretch>
                      <a:fillRect/>
                    </a:stretch>
                  </pic:blipFill>
                  <pic:spPr bwMode="auto">
                    <a:xfrm>
                      <a:off x="0" y="0"/>
                      <a:ext cx="6074365" cy="2622974"/>
                    </a:xfrm>
                    <a:prstGeom prst="rect">
                      <a:avLst/>
                    </a:prstGeom>
                    <a:noFill/>
                    <a:ln>
                      <a:noFill/>
                    </a:ln>
                  </pic:spPr>
                </pic:pic>
              </a:graphicData>
            </a:graphic>
          </wp:inline>
        </w:drawing>
      </w:r>
      <w:hyperlink r:id="rId3081" w:anchor="Fig-observation-collection-2" w:history="1">
        <w:r w:rsidRPr="008D2809">
          <w:rPr>
            <w:rFonts w:ascii="Times New Roman" w:eastAsia="Times New Roman" w:hAnsi="Times New Roman" w:cs="Times New Roman"/>
            <w:color w:val="0000FF"/>
            <w:kern w:val="0"/>
            <w:u w:val="single"/>
            <w14:ligatures w14:val="none"/>
          </w:rPr>
          <w:t>Figure 46</w:t>
        </w:r>
      </w:hyperlink>
      <w:r w:rsidRPr="008D2809">
        <w:rPr>
          <w:rFonts w:ascii="Times New Roman" w:eastAsia="Times New Roman" w:hAnsi="Times New Roman" w:cs="Times New Roman"/>
          <w:kern w:val="0"/>
          <w14:ligatures w14:val="none"/>
        </w:rPr>
        <w:t xml:space="preserve"> Alternative set of nested collections with the same results of the same property of two features-of-interest at two different times. </w:t>
      </w:r>
    </w:p>
    <w:p w14:paraId="767052E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Effectively, the results of each observation-collection correspond to a </w:t>
      </w:r>
      <w:r w:rsidRPr="008D2809">
        <w:rPr>
          <w:rFonts w:ascii="Times New Roman" w:eastAsia="Times New Roman" w:hAnsi="Times New Roman" w:cs="Times New Roman"/>
          <w:i/>
          <w:iCs/>
          <w:kern w:val="0"/>
          <w14:ligatures w14:val="none"/>
        </w:rPr>
        <w:t>slice</w:t>
      </w:r>
      <w:r w:rsidRPr="008D2809">
        <w:rPr>
          <w:rFonts w:ascii="Times New Roman" w:eastAsia="Times New Roman" w:hAnsi="Times New Roman" w:cs="Times New Roman"/>
          <w:kern w:val="0"/>
          <w14:ligatures w14:val="none"/>
        </w:rPr>
        <w:t xml:space="preserve"> in a data-cube which is composed of the results of the complete set of observations. </w:t>
      </w:r>
    </w:p>
    <w:p w14:paraId="4E28E585"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11FA005A"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 xml:space="preserve">This feature might also apply to collections of </w:t>
      </w:r>
      <w:r w:rsidRPr="008D2809">
        <w:rPr>
          <w:rFonts w:ascii="Times New Roman" w:eastAsia="Times New Roman" w:hAnsi="Times New Roman" w:cs="Times New Roman"/>
          <w:i/>
          <w:iCs/>
          <w:kern w:val="0"/>
          <w14:ligatures w14:val="none"/>
        </w:rPr>
        <w:t>Actuations</w:t>
      </w:r>
      <w:r w:rsidRPr="008D2809">
        <w:rPr>
          <w:rFonts w:ascii="Times New Roman" w:eastAsia="Times New Roman" w:hAnsi="Times New Roman" w:cs="Times New Roman"/>
          <w:kern w:val="0"/>
          <w14:ligatures w14:val="none"/>
        </w:rPr>
        <w:t xml:space="preserve"> but this application has not yet been explored. </w:t>
      </w:r>
    </w:p>
    <w:p w14:paraId="3EEC38CA" w14:textId="77777777" w:rsidR="008D2809" w:rsidRPr="008D2809" w:rsidRDefault="008D2809" w:rsidP="008D28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809">
        <w:rPr>
          <w:rFonts w:ascii="Times New Roman" w:eastAsia="Times New Roman" w:hAnsi="Times New Roman" w:cs="Times New Roman"/>
          <w:b/>
          <w:bCs/>
          <w:kern w:val="0"/>
          <w:sz w:val="27"/>
          <w:szCs w:val="27"/>
          <w14:ligatures w14:val="none"/>
        </w:rPr>
        <w:t>8.10 Planning executions and collections</w:t>
      </w:r>
    </w:p>
    <w:p w14:paraId="074B6ACA" w14:textId="529AE3FC"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Assets (Systems or Platforms) may be deployed with the intention of making Executions (Actuations, Observations, or Sampling) at some future time. Collections of Samples or Executions can be described ahead of their completion, to indicate the intention to make collections with the given properties at a future date. </w:t>
      </w:r>
      <w:del w:id="566" w:author="Carl Reed" w:date="2026-08-26T16:14:00Z" w16du:dateUtc="2026-08-26T22:14:00Z">
        <w:r w:rsidRPr="008D2809" w:rsidDel="00A867FD">
          <w:rPr>
            <w:rFonts w:ascii="Times New Roman" w:eastAsia="Times New Roman" w:hAnsi="Times New Roman" w:cs="Times New Roman"/>
            <w:kern w:val="0"/>
            <w14:ligatures w14:val="none"/>
          </w:rPr>
          <w:delText>Here we describe patterns</w:delText>
        </w:r>
      </w:del>
      <w:ins w:id="567" w:author="Carl Reed" w:date="2026-08-26T16:14:00Z" w16du:dateUtc="2026-08-26T22:14:00Z">
        <w:r w:rsidR="00A867FD">
          <w:rPr>
            <w:rFonts w:ascii="Times New Roman" w:eastAsia="Times New Roman" w:hAnsi="Times New Roman" w:cs="Times New Roman"/>
            <w:kern w:val="0"/>
            <w14:ligatures w14:val="none"/>
          </w:rPr>
          <w:t>Patterns</w:t>
        </w:r>
      </w:ins>
      <w:r w:rsidRPr="008D2809">
        <w:rPr>
          <w:rFonts w:ascii="Times New Roman" w:eastAsia="Times New Roman" w:hAnsi="Times New Roman" w:cs="Times New Roman"/>
          <w:kern w:val="0"/>
          <w14:ligatures w14:val="none"/>
        </w:rPr>
        <w:t xml:space="preserve"> that may be used in this way</w:t>
      </w:r>
      <w:ins w:id="568" w:author="Carl Reed" w:date="2026-08-26T16:14:00Z" w16du:dateUtc="2026-08-26T22:14:00Z">
        <w:r w:rsidR="00A867FD">
          <w:rPr>
            <w:rFonts w:ascii="Times New Roman" w:eastAsia="Times New Roman" w:hAnsi="Times New Roman" w:cs="Times New Roman"/>
            <w:kern w:val="0"/>
            <w14:ligatures w14:val="none"/>
          </w:rPr>
          <w:t xml:space="preserve"> are now d</w:t>
        </w:r>
      </w:ins>
      <w:ins w:id="569" w:author="Carl Reed" w:date="2026-08-26T16:15:00Z" w16du:dateUtc="2026-08-26T22:15:00Z">
        <w:r w:rsidR="00A867FD">
          <w:rPr>
            <w:rFonts w:ascii="Times New Roman" w:eastAsia="Times New Roman" w:hAnsi="Times New Roman" w:cs="Times New Roman"/>
            <w:kern w:val="0"/>
            <w14:ligatures w14:val="none"/>
          </w:rPr>
          <w:t>e</w:t>
        </w:r>
      </w:ins>
      <w:ins w:id="570" w:author="Carl Reed" w:date="2026-08-26T16:14:00Z" w16du:dateUtc="2026-08-26T22:14:00Z">
        <w:r w:rsidR="00A867FD">
          <w:rPr>
            <w:rFonts w:ascii="Times New Roman" w:eastAsia="Times New Roman" w:hAnsi="Times New Roman" w:cs="Times New Roman"/>
            <w:kern w:val="0"/>
            <w14:ligatures w14:val="none"/>
          </w:rPr>
          <w:t>scribed</w:t>
        </w:r>
      </w:ins>
      <w:r w:rsidRPr="008D2809">
        <w:rPr>
          <w:rFonts w:ascii="Times New Roman" w:eastAsia="Times New Roman" w:hAnsi="Times New Roman" w:cs="Times New Roman"/>
          <w:kern w:val="0"/>
          <w14:ligatures w14:val="none"/>
        </w:rPr>
        <w:t xml:space="preserve">. </w:t>
      </w:r>
    </w:p>
    <w:p w14:paraId="734C6CD8"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8.10.1 Planned System Deployment</w:t>
      </w:r>
    </w:p>
    <w:p w14:paraId="55F893C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 specific </w:t>
      </w:r>
      <w:hyperlink r:id="rId3082" w:anchor="dfn-sosa-system" w:history="1">
        <w:r w:rsidRPr="008D2809">
          <w:rPr>
            <w:rFonts w:ascii="Times New Roman" w:eastAsia="Times New Roman" w:hAnsi="Times New Roman" w:cs="Times New Roman"/>
            <w:color w:val="0000FF"/>
            <w:kern w:val="0"/>
            <w:u w:val="single"/>
            <w14:ligatures w14:val="none"/>
          </w:rPr>
          <w:t>sosa:System</w:t>
        </w:r>
      </w:hyperlink>
      <w:r w:rsidRPr="008D2809">
        <w:rPr>
          <w:rFonts w:ascii="Times New Roman" w:eastAsia="Times New Roman" w:hAnsi="Times New Roman" w:cs="Times New Roman"/>
          <w:kern w:val="0"/>
          <w14:ligatures w14:val="none"/>
        </w:rPr>
        <w:t xml:space="preserve"> (</w:t>
      </w:r>
      <w:hyperlink r:id="rId3083" w:anchor="dfn-sosa-actuator" w:history="1">
        <w:r w:rsidRPr="008D2809">
          <w:rPr>
            <w:rFonts w:ascii="Times New Roman" w:eastAsia="Times New Roman" w:hAnsi="Times New Roman" w:cs="Times New Roman"/>
            <w:color w:val="0000FF"/>
            <w:kern w:val="0"/>
            <w:u w:val="single"/>
            <w14:ligatures w14:val="none"/>
          </w:rPr>
          <w:t>sosa:Actuator</w:t>
        </w:r>
      </w:hyperlink>
      <w:r w:rsidRPr="008D2809">
        <w:rPr>
          <w:rFonts w:ascii="Times New Roman" w:eastAsia="Times New Roman" w:hAnsi="Times New Roman" w:cs="Times New Roman"/>
          <w:kern w:val="0"/>
          <w14:ligatures w14:val="none"/>
        </w:rPr>
        <w:t xml:space="preserve">, </w:t>
      </w:r>
      <w:hyperlink r:id="rId3084" w:anchor="dfn-sosa-sensor" w:history="1">
        <w:r w:rsidRPr="008D2809">
          <w:rPr>
            <w:rFonts w:ascii="Times New Roman" w:eastAsia="Times New Roman" w:hAnsi="Times New Roman" w:cs="Times New Roman"/>
            <w:color w:val="0000FF"/>
            <w:kern w:val="0"/>
            <w:u w:val="single"/>
            <w14:ligatures w14:val="none"/>
          </w:rPr>
          <w:t>sosa:Sensor</w:t>
        </w:r>
      </w:hyperlink>
      <w:r w:rsidRPr="008D2809">
        <w:rPr>
          <w:rFonts w:ascii="Times New Roman" w:eastAsia="Times New Roman" w:hAnsi="Times New Roman" w:cs="Times New Roman"/>
          <w:kern w:val="0"/>
          <w14:ligatures w14:val="none"/>
        </w:rPr>
        <w:t xml:space="preserve">, </w:t>
      </w:r>
      <w:hyperlink r:id="rId3085" w:anchor="dfn-sosa-sampler" w:history="1">
        <w:r w:rsidRPr="008D2809">
          <w:rPr>
            <w:rFonts w:ascii="Times New Roman" w:eastAsia="Times New Roman" w:hAnsi="Times New Roman" w:cs="Times New Roman"/>
            <w:color w:val="0000FF"/>
            <w:kern w:val="0"/>
            <w:u w:val="single"/>
            <w14:ligatures w14:val="none"/>
          </w:rPr>
          <w:t>sosa:Sampler</w:t>
        </w:r>
      </w:hyperlink>
      <w:r w:rsidRPr="008D2809">
        <w:rPr>
          <w:rFonts w:ascii="Times New Roman" w:eastAsia="Times New Roman" w:hAnsi="Times New Roman" w:cs="Times New Roman"/>
          <w:kern w:val="0"/>
          <w14:ligatures w14:val="none"/>
        </w:rPr>
        <w:t xml:space="preserve">) can be planned to be attached to a </w:t>
      </w:r>
      <w:hyperlink r:id="rId3086" w:anchor="dfn-sosa-platform" w:history="1">
        <w:r w:rsidRPr="008D2809">
          <w:rPr>
            <w:rFonts w:ascii="Times New Roman" w:eastAsia="Times New Roman" w:hAnsi="Times New Roman" w:cs="Times New Roman"/>
            <w:color w:val="0000FF"/>
            <w:kern w:val="0"/>
            <w:u w:val="single"/>
            <w14:ligatures w14:val="none"/>
          </w:rPr>
          <w:t>sosa:Platform</w:t>
        </w:r>
      </w:hyperlink>
      <w:r w:rsidRPr="008D2809">
        <w:rPr>
          <w:rFonts w:ascii="Times New Roman" w:eastAsia="Times New Roman" w:hAnsi="Times New Roman" w:cs="Times New Roman"/>
          <w:kern w:val="0"/>
          <w14:ligatures w14:val="none"/>
        </w:rPr>
        <w:t xml:space="preserve"> as part of a </w:t>
      </w:r>
      <w:hyperlink r:id="rId3087" w:anchor="dfn-sosa-deployment" w:history="1">
        <w:r w:rsidRPr="008D2809">
          <w:rPr>
            <w:rFonts w:ascii="Times New Roman" w:eastAsia="Times New Roman" w:hAnsi="Times New Roman" w:cs="Times New Roman"/>
            <w:color w:val="0000FF"/>
            <w:kern w:val="0"/>
            <w:u w:val="single"/>
            <w14:ligatures w14:val="none"/>
          </w:rPr>
          <w:t>sosa:Deployment</w:t>
        </w:r>
      </w:hyperlink>
      <w:r w:rsidRPr="008D2809">
        <w:rPr>
          <w:rFonts w:ascii="Times New Roman" w:eastAsia="Times New Roman" w:hAnsi="Times New Roman" w:cs="Times New Roman"/>
          <w:kern w:val="0"/>
          <w14:ligatures w14:val="none"/>
        </w:rPr>
        <w:t xml:space="preserve"> during a nominated time interval. </w:t>
      </w:r>
    </w:p>
    <w:p w14:paraId="3C4A162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For example, </w:t>
      </w:r>
      <w:hyperlink r:id="rId3088" w:anchor="Fig-PlannedDeployment" w:tooltip="Deployment of a Sampler. ex:SC-LaJ1 denotes the set of Samples that will be the result of this deployment. Explanation of the notation used in class diagrams." w:history="1">
        <w:r w:rsidRPr="008D2809">
          <w:rPr>
            <w:rFonts w:ascii="Times New Roman" w:eastAsia="Times New Roman" w:hAnsi="Times New Roman" w:cs="Times New Roman"/>
            <w:color w:val="0000FF"/>
            <w:kern w:val="0"/>
            <w:u w:val="single"/>
            <w14:ligatures w14:val="none"/>
          </w:rPr>
          <w:t>Figure 47</w:t>
        </w:r>
      </w:hyperlink>
      <w:r w:rsidRPr="008D2809">
        <w:rPr>
          <w:rFonts w:ascii="Times New Roman" w:eastAsia="Times New Roman" w:hAnsi="Times New Roman" w:cs="Times New Roman"/>
          <w:kern w:val="0"/>
          <w14:ligatures w14:val="none"/>
        </w:rPr>
        <w:t xml:space="preserve"> describes the deployment of a specific </w:t>
      </w:r>
      <w:hyperlink r:id="rId3089" w:anchor="dfn-sosa-sampler" w:history="1">
        <w:r w:rsidRPr="008D2809">
          <w:rPr>
            <w:rFonts w:ascii="Times New Roman" w:eastAsia="Times New Roman" w:hAnsi="Times New Roman" w:cs="Times New Roman"/>
            <w:color w:val="0000FF"/>
            <w:kern w:val="0"/>
            <w:u w:val="single"/>
            <w14:ligatures w14:val="none"/>
          </w:rPr>
          <w:t>sosa:Sampler</w:t>
        </w:r>
      </w:hyperlink>
      <w:r w:rsidRPr="008D2809">
        <w:rPr>
          <w:rFonts w:ascii="Times New Roman" w:eastAsia="Times New Roman" w:hAnsi="Times New Roman" w:cs="Times New Roman"/>
          <w:kern w:val="0"/>
          <w14:ligatures w14:val="none"/>
        </w:rPr>
        <w:t xml:space="preserve"> (</w:t>
      </w:r>
      <w:r w:rsidRPr="008D2809">
        <w:rPr>
          <w:rFonts w:ascii="Courier New" w:eastAsia="Times New Roman" w:hAnsi="Courier New" w:cs="Courier New"/>
          <w:kern w:val="0"/>
          <w:sz w:val="20"/>
          <w:szCs w:val="20"/>
          <w14:ligatures w14:val="none"/>
        </w:rPr>
        <w:t>ex:SA56</w:t>
      </w:r>
      <w:r w:rsidRPr="008D2809">
        <w:rPr>
          <w:rFonts w:ascii="Times New Roman" w:eastAsia="Times New Roman" w:hAnsi="Times New Roman" w:cs="Times New Roman"/>
          <w:kern w:val="0"/>
          <w14:ligatures w14:val="none"/>
        </w:rPr>
        <w:t xml:space="preserve">) on a specified </w:t>
      </w:r>
      <w:hyperlink r:id="rId3090" w:anchor="dfn-sosa-platform" w:history="1">
        <w:r w:rsidRPr="008D2809">
          <w:rPr>
            <w:rFonts w:ascii="Times New Roman" w:eastAsia="Times New Roman" w:hAnsi="Times New Roman" w:cs="Times New Roman"/>
            <w:color w:val="0000FF"/>
            <w:kern w:val="0"/>
            <w:u w:val="single"/>
            <w14:ligatures w14:val="none"/>
          </w:rPr>
          <w:t>sosa:Platform</w:t>
        </w:r>
      </w:hyperlink>
      <w:r w:rsidRPr="008D2809">
        <w:rPr>
          <w:rFonts w:ascii="Times New Roman" w:eastAsia="Times New Roman" w:hAnsi="Times New Roman" w:cs="Times New Roman"/>
          <w:kern w:val="0"/>
          <w14:ligatures w14:val="none"/>
        </w:rPr>
        <w:t xml:space="preserve"> (</w:t>
      </w:r>
      <w:r w:rsidRPr="008D2809">
        <w:rPr>
          <w:rFonts w:ascii="Courier New" w:eastAsia="Times New Roman" w:hAnsi="Courier New" w:cs="Courier New"/>
          <w:kern w:val="0"/>
          <w:sz w:val="20"/>
          <w:szCs w:val="20"/>
          <w14:ligatures w14:val="none"/>
        </w:rPr>
        <w:t>ex:LOIRE_A_JARGEAU_WQ_Station</w:t>
      </w:r>
      <w:r w:rsidRPr="008D2809">
        <w:rPr>
          <w:rFonts w:ascii="Times New Roman" w:eastAsia="Times New Roman" w:hAnsi="Times New Roman" w:cs="Times New Roman"/>
          <w:kern w:val="0"/>
          <w14:ligatures w14:val="none"/>
        </w:rPr>
        <w:t xml:space="preserve">) on the Loire River between 2026 and 2028. This Sampler implements a nominated </w:t>
      </w:r>
      <w:hyperlink r:id="rId3091" w:anchor="dfn-sosa-samplingprocedure" w:history="1">
        <w:r w:rsidRPr="008D2809">
          <w:rPr>
            <w:rFonts w:ascii="Times New Roman" w:eastAsia="Times New Roman" w:hAnsi="Times New Roman" w:cs="Times New Roman"/>
            <w:color w:val="0000FF"/>
            <w:kern w:val="0"/>
            <w:u w:val="single"/>
            <w14:ligatures w14:val="none"/>
          </w:rPr>
          <w:t>sosa:SamplingProcedure</w:t>
        </w:r>
      </w:hyperlink>
      <w:r w:rsidRPr="008D2809">
        <w:rPr>
          <w:rFonts w:ascii="Times New Roman" w:eastAsia="Times New Roman" w:hAnsi="Times New Roman" w:cs="Times New Roman"/>
          <w:kern w:val="0"/>
          <w14:ligatures w14:val="none"/>
        </w:rPr>
        <w:t xml:space="preserve">. </w:t>
      </w:r>
      <w:commentRangeStart w:id="571"/>
      <w:r w:rsidRPr="008D2809">
        <w:rPr>
          <w:rFonts w:ascii="Times New Roman" w:eastAsia="Times New Roman" w:hAnsi="Times New Roman" w:cs="Times New Roman"/>
          <w:kern w:val="0"/>
          <w14:ligatures w14:val="none"/>
        </w:rPr>
        <w:t>It</w:t>
      </w:r>
      <w:commentRangeEnd w:id="571"/>
      <w:r w:rsidR="00B82775" w:rsidRPr="008D2809">
        <w:rPr>
          <w:rStyle w:val="CommentReference"/>
          <w:rFonts w:ascii="Times New Roman" w:eastAsia="Times New Roman" w:hAnsi="Times New Roman" w:cs="Times New Roman"/>
          <w:kern w:val="0"/>
          <w:sz w:val="24"/>
          <w:szCs w:val="24"/>
          <w14:ligatures w14:val="none"/>
        </w:rPr>
        <w:commentReference w:id="571"/>
      </w:r>
      <w:r w:rsidRPr="008D2809">
        <w:rPr>
          <w:rFonts w:ascii="Times New Roman" w:eastAsia="Times New Roman" w:hAnsi="Times New Roman" w:cs="Times New Roman"/>
          <w:kern w:val="0"/>
          <w14:ligatures w14:val="none"/>
        </w:rPr>
        <w:t xml:space="preserve"> may be associated with a potential set of Samples, packaged in an empty </w:t>
      </w:r>
      <w:hyperlink r:id="rId3092" w:anchor="dfn-sosa-samplecollection" w:history="1">
        <w:r w:rsidRPr="008D2809">
          <w:rPr>
            <w:rFonts w:ascii="Times New Roman" w:eastAsia="Times New Roman" w:hAnsi="Times New Roman" w:cs="Times New Roman"/>
            <w:color w:val="0000FF"/>
            <w:kern w:val="0"/>
            <w:u w:val="single"/>
            <w14:ligatures w14:val="none"/>
          </w:rPr>
          <w:t>sosa:SampleCollection</w:t>
        </w:r>
      </w:hyperlink>
      <w:r w:rsidRPr="008D2809">
        <w:rPr>
          <w:rFonts w:ascii="Times New Roman" w:eastAsia="Times New Roman" w:hAnsi="Times New Roman" w:cs="Times New Roman"/>
          <w:kern w:val="0"/>
          <w14:ligatures w14:val="none"/>
        </w:rPr>
        <w:t xml:space="preserve"> (</w:t>
      </w:r>
      <w:r w:rsidRPr="008D2809">
        <w:rPr>
          <w:rFonts w:ascii="Courier New" w:eastAsia="Times New Roman" w:hAnsi="Courier New" w:cs="Courier New"/>
          <w:kern w:val="0"/>
          <w:sz w:val="20"/>
          <w:szCs w:val="20"/>
          <w14:ligatures w14:val="none"/>
        </w:rPr>
        <w:t>ex:SC-LaJ1</w:t>
      </w:r>
      <w:r w:rsidRPr="008D2809">
        <w:rPr>
          <w:rFonts w:ascii="Times New Roman" w:eastAsia="Times New Roman" w:hAnsi="Times New Roman" w:cs="Times New Roman"/>
          <w:kern w:val="0"/>
          <w14:ligatures w14:val="none"/>
        </w:rPr>
        <w:t xml:space="preserve">). </w:t>
      </w:r>
    </w:p>
    <w:p w14:paraId="013FCBDB"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The resulting SampleCollection has no members prior to the deployment</w:t>
      </w:r>
      <w:del w:id="572" w:author="Carl Reed" w:date="2026-08-26T16:15:00Z" w16du:dateUtc="2026-08-26T22:15:00Z">
        <w:r w:rsidRPr="008D2809" w:rsidDel="00B82775">
          <w:rPr>
            <w:rFonts w:ascii="Times New Roman" w:eastAsia="Times New Roman" w:hAnsi="Times New Roman" w:cs="Times New Roman"/>
            <w:kern w:val="0"/>
            <w14:ligatures w14:val="none"/>
          </w:rPr>
          <w:delText>,</w:delText>
        </w:r>
      </w:del>
      <w:r w:rsidRPr="008D2809">
        <w:rPr>
          <w:rFonts w:ascii="Times New Roman" w:eastAsia="Times New Roman" w:hAnsi="Times New Roman" w:cs="Times New Roman"/>
          <w:kern w:val="0"/>
          <w14:ligatures w14:val="none"/>
        </w:rPr>
        <w:t xml:space="preserve"> but can be characterized prospectively in terms of the SamplingProcedure and Platform (station) used. </w:t>
      </w:r>
    </w:p>
    <w:p w14:paraId="077C383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3093" w:anchor="Fig-PlannedDeployment" w:history="1">
        <w:r w:rsidRPr="008D2809">
          <w:rPr>
            <w:rFonts w:ascii="Times New Roman" w:eastAsia="Times New Roman" w:hAnsi="Times New Roman" w:cs="Times New Roman"/>
            <w:color w:val="0000FF"/>
            <w:kern w:val="0"/>
            <w:u w:val="single"/>
            <w14:ligatures w14:val="none"/>
          </w:rPr>
          <w:t>Figure 47</w:t>
        </w:r>
      </w:hyperlink>
      <w:r w:rsidRPr="008D2809">
        <w:rPr>
          <w:rFonts w:ascii="Times New Roman" w:eastAsia="Times New Roman" w:hAnsi="Times New Roman" w:cs="Times New Roman"/>
          <w:kern w:val="0"/>
          <w14:ligatures w14:val="none"/>
        </w:rPr>
        <w:t xml:space="preserve"> Deployment of a Sampler. </w:t>
      </w:r>
      <w:r w:rsidRPr="008D2809">
        <w:rPr>
          <w:rFonts w:ascii="Courier New" w:eastAsia="Times New Roman" w:hAnsi="Courier New" w:cs="Courier New"/>
          <w:kern w:val="0"/>
          <w:sz w:val="20"/>
          <w:szCs w:val="20"/>
          <w14:ligatures w14:val="none"/>
        </w:rPr>
        <w:t>ex:SC-LaJ1</w:t>
      </w:r>
      <w:r w:rsidRPr="008D2809">
        <w:rPr>
          <w:rFonts w:ascii="Times New Roman" w:eastAsia="Times New Roman" w:hAnsi="Times New Roman" w:cs="Times New Roman"/>
          <w:kern w:val="0"/>
          <w14:ligatures w14:val="none"/>
        </w:rPr>
        <w:t xml:space="preserve"> denotes the set of Samples that will be the result of this deployment. </w:t>
      </w:r>
      <w:r w:rsidRPr="008D2809">
        <w:rPr>
          <w:rFonts w:ascii="Times New Roman" w:eastAsia="Times New Roman" w:hAnsi="Times New Roman" w:cs="Times New Roman"/>
          <w:kern w:val="0"/>
          <w14:ligatures w14:val="none"/>
        </w:rPr>
        <w:br/>
      </w:r>
      <w:hyperlink r:id="rId3094" w:anchor="Class-diagram" w:history="1">
        <w:r w:rsidRPr="008D2809">
          <w:rPr>
            <w:rFonts w:ascii="Times New Roman" w:eastAsia="Times New Roman" w:hAnsi="Times New Roman" w:cs="Times New Roman"/>
            <w:i/>
            <w:iCs/>
            <w:color w:val="0000FF"/>
            <w:kern w:val="0"/>
            <w:u w:val="single"/>
            <w14:ligatures w14:val="none"/>
          </w:rPr>
          <w:t>Explanation of the notation used in class diagrams</w:t>
        </w:r>
      </w:hyperlink>
      <w:r w:rsidRPr="008D2809">
        <w:rPr>
          <w:rFonts w:ascii="Times New Roman" w:eastAsia="Times New Roman" w:hAnsi="Times New Roman" w:cs="Times New Roman"/>
          <w:kern w:val="0"/>
          <w14:ligatures w14:val="none"/>
        </w:rPr>
        <w:t xml:space="preserve">. </w:t>
      </w:r>
    </w:p>
    <w:p w14:paraId="4384B360"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3095" w:anchor="example-26" w:history="1">
        <w:r w:rsidRPr="008D2809">
          <w:rPr>
            <w:rFonts w:ascii="Times New Roman" w:eastAsia="Times New Roman" w:hAnsi="Times New Roman" w:cs="Times New Roman"/>
            <w:color w:val="0000FF"/>
            <w:kern w:val="0"/>
            <w:u w:val="single"/>
            <w14:ligatures w14:val="none"/>
          </w:rPr>
          <w:t>Example 26</w:t>
        </w:r>
      </w:hyperlink>
      <w:r w:rsidRPr="008D2809">
        <w:rPr>
          <w:rFonts w:ascii="Times New Roman" w:eastAsia="Times New Roman" w:hAnsi="Times New Roman" w:cs="Times New Roman"/>
          <w:kern w:val="0"/>
          <w14:ligatures w14:val="none"/>
        </w:rPr>
        <w:t xml:space="preserve"> </w:t>
      </w:r>
    </w:p>
    <w:p w14:paraId="54E24DB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ex: &lt;https://example.org/data/&gt; .</w:t>
      </w:r>
    </w:p>
    <w:p w14:paraId="08CC53E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 &lt;http://www.w3.org/1999/02/22-rdf-syntax-ns#&gt; .</w:t>
      </w:r>
    </w:p>
    <w:p w14:paraId="21BC7AE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xsd: &lt;http://www.w3.org/2001/XMLSchema#&gt;.</w:t>
      </w:r>
    </w:p>
    <w:p w14:paraId="56C38E3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sosa: &lt;http://www.w3.org/ns/sosa/&gt; .</w:t>
      </w:r>
    </w:p>
    <w:p w14:paraId="2732AFF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95591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ex:SamDepG a sosa:Deployment ;</w:t>
      </w:r>
    </w:p>
    <w:p w14:paraId="2288AB3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sosa:hasFeatureOfInterest ex:Loire_River ;</w:t>
      </w:r>
    </w:p>
    <w:p w14:paraId="701C41B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sosa:deployedOnPlatform ex:LOIRE_A_JARGEAU_WQ_Station ; </w:t>
      </w:r>
    </w:p>
    <w:p w14:paraId="07126EF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sosa:deployedSystem ex:SA56 ;</w:t>
      </w:r>
    </w:p>
    <w:p w14:paraId="6938A17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sosa:startTime "2026-05-01T00:00:00"^^xsd:dateTime ; </w:t>
      </w:r>
    </w:p>
    <w:p w14:paraId="3C97765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sosa:endTime "2028-04-30T23:59:00"^^xsd:dateTime ;</w:t>
      </w:r>
    </w:p>
    <w:p w14:paraId="19A3200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22115AA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ex:Loire_River</w:t>
      </w:r>
    </w:p>
    <w:p w14:paraId="0ECFA0E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sosa:FeatureOfInterest ;  </w:t>
      </w:r>
    </w:p>
    <w:p w14:paraId="4E5C3E1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43C5F9F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ex:LOIRE_A_JARGEAU_WQ_Station </w:t>
      </w:r>
    </w:p>
    <w:p w14:paraId="1D12CF1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sosa:Platform ;  </w:t>
      </w:r>
    </w:p>
    <w:p w14:paraId="759EBFA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w:t>
      </w:r>
    </w:p>
    <w:p w14:paraId="662C3D6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ex:SA56 </w:t>
      </w:r>
    </w:p>
    <w:p w14:paraId="4A3C14B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sosa:Sampler ;</w:t>
      </w:r>
    </w:p>
    <w:p w14:paraId="7DF4C10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sosa:implements ex:Sp-A56 ;</w:t>
      </w:r>
    </w:p>
    <w:p w14:paraId="319EC52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sosa:isHostedBy ex:LOIRE_A_JARGEAU_WQ_Station ;</w:t>
      </w:r>
    </w:p>
    <w:p w14:paraId="32FE09E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lastRenderedPageBreak/>
        <w:t xml:space="preserve">    sosa:madeSamplingHasResult ex:SC-LaJ1 ;</w:t>
      </w:r>
    </w:p>
    <w:p w14:paraId="56CF17F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61D672C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ex:Sp-A56 </w:t>
      </w:r>
    </w:p>
    <w:p w14:paraId="7AFD602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sosa:SamplingProcedure ;</w:t>
      </w:r>
    </w:p>
    <w:p w14:paraId="655DC22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w:t>
      </w:r>
    </w:p>
    <w:p w14:paraId="58EE4F3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ex:SC-LaJ1</w:t>
      </w:r>
    </w:p>
    <w:p w14:paraId="49621D9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sosa:SampleCollection ;</w:t>
      </w:r>
    </w:p>
    <w:p w14:paraId="5416FD0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10F6E6F1"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8.10.2 Planned Collection using generic system</w:t>
      </w:r>
    </w:p>
    <w:p w14:paraId="6B0671C2" w14:textId="63231EA6"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More generically, a Collection (i.e., </w:t>
      </w:r>
      <w:hyperlink r:id="rId3096" w:anchor="dfn-sosa-actuationcollection" w:history="1">
        <w:r w:rsidRPr="008D2809">
          <w:rPr>
            <w:rFonts w:ascii="Times New Roman" w:eastAsia="Times New Roman" w:hAnsi="Times New Roman" w:cs="Times New Roman"/>
            <w:color w:val="0000FF"/>
            <w:kern w:val="0"/>
            <w:u w:val="single"/>
            <w14:ligatures w14:val="none"/>
          </w:rPr>
          <w:t>sosa:ActuationCollection</w:t>
        </w:r>
      </w:hyperlink>
      <w:r w:rsidRPr="008D2809">
        <w:rPr>
          <w:rFonts w:ascii="Times New Roman" w:eastAsia="Times New Roman" w:hAnsi="Times New Roman" w:cs="Times New Roman"/>
          <w:kern w:val="0"/>
          <w14:ligatures w14:val="none"/>
        </w:rPr>
        <w:t xml:space="preserve">, </w:t>
      </w:r>
      <w:hyperlink r:id="rId3097" w:anchor="dfn-sosa-observationcollection" w:history="1">
        <w:r w:rsidRPr="008D2809">
          <w:rPr>
            <w:rFonts w:ascii="Times New Roman" w:eastAsia="Times New Roman" w:hAnsi="Times New Roman" w:cs="Times New Roman"/>
            <w:color w:val="0000FF"/>
            <w:kern w:val="0"/>
            <w:u w:val="single"/>
            <w14:ligatures w14:val="none"/>
          </w:rPr>
          <w:t>sosa:ObservationCollection</w:t>
        </w:r>
      </w:hyperlink>
      <w:r w:rsidRPr="008D2809">
        <w:rPr>
          <w:rFonts w:ascii="Times New Roman" w:eastAsia="Times New Roman" w:hAnsi="Times New Roman" w:cs="Times New Roman"/>
          <w:kern w:val="0"/>
          <w14:ligatures w14:val="none"/>
        </w:rPr>
        <w:t xml:space="preserve">, </w:t>
      </w:r>
      <w:hyperlink r:id="rId3098" w:anchor="dfn-sosa-samplingcollection" w:history="1">
        <w:r w:rsidRPr="008D2809">
          <w:rPr>
            <w:rFonts w:ascii="Times New Roman" w:eastAsia="Times New Roman" w:hAnsi="Times New Roman" w:cs="Times New Roman"/>
            <w:color w:val="0000FF"/>
            <w:kern w:val="0"/>
            <w:u w:val="single"/>
            <w14:ligatures w14:val="none"/>
          </w:rPr>
          <w:t>sosa:SamplingCollection</w:t>
        </w:r>
      </w:hyperlink>
      <w:r w:rsidRPr="008D2809">
        <w:rPr>
          <w:rFonts w:ascii="Times New Roman" w:eastAsia="Times New Roman" w:hAnsi="Times New Roman" w:cs="Times New Roman"/>
          <w:kern w:val="0"/>
          <w14:ligatures w14:val="none"/>
        </w:rPr>
        <w:t xml:space="preserve">, or </w:t>
      </w:r>
      <w:hyperlink r:id="rId3099" w:anchor="dfn-sosa-samplecollection" w:history="1">
        <w:r w:rsidRPr="008D2809">
          <w:rPr>
            <w:rFonts w:ascii="Times New Roman" w:eastAsia="Times New Roman" w:hAnsi="Times New Roman" w:cs="Times New Roman"/>
            <w:color w:val="0000FF"/>
            <w:kern w:val="0"/>
            <w:u w:val="single"/>
            <w14:ligatures w14:val="none"/>
          </w:rPr>
          <w:t>sosa:SampleCollection</w:t>
        </w:r>
      </w:hyperlink>
      <w:r w:rsidRPr="008D2809">
        <w:rPr>
          <w:rFonts w:ascii="Times New Roman" w:eastAsia="Times New Roman" w:hAnsi="Times New Roman" w:cs="Times New Roman"/>
          <w:kern w:val="0"/>
          <w14:ligatures w14:val="none"/>
        </w:rPr>
        <w:t>) can be described which is made by a potential deployment</w:t>
      </w:r>
      <w:del w:id="573" w:author="Carl Reed" w:date="2026-08-26T16:16:00Z" w16du:dateUtc="2026-08-26T22:16:00Z">
        <w:r w:rsidRPr="008D2809" w:rsidDel="004B3C7F">
          <w:rPr>
            <w:rFonts w:ascii="Times New Roman" w:eastAsia="Times New Roman" w:hAnsi="Times New Roman" w:cs="Times New Roman"/>
            <w:kern w:val="0"/>
            <w14:ligatures w14:val="none"/>
          </w:rPr>
          <w:delText>,</w:delText>
        </w:r>
      </w:del>
      <w:r w:rsidRPr="008D2809">
        <w:rPr>
          <w:rFonts w:ascii="Times New Roman" w:eastAsia="Times New Roman" w:hAnsi="Times New Roman" w:cs="Times New Roman"/>
          <w:kern w:val="0"/>
          <w14:ligatures w14:val="none"/>
        </w:rPr>
        <w:t xml:space="preserve"> </w:t>
      </w:r>
      <w:ins w:id="574" w:author="Carl Reed" w:date="2026-08-26T16:16:00Z" w16du:dateUtc="2026-08-26T22:16:00Z">
        <w:r w:rsidR="004B3C7F">
          <w:rPr>
            <w:rFonts w:ascii="Times New Roman" w:eastAsia="Times New Roman" w:hAnsi="Times New Roman" w:cs="Times New Roman"/>
            <w:kern w:val="0"/>
            <w14:ligatures w14:val="none"/>
          </w:rPr>
          <w:t>In this case</w:t>
        </w:r>
      </w:ins>
      <w:del w:id="575" w:author="Carl Reed" w:date="2026-08-26T16:16:00Z" w16du:dateUtc="2026-08-26T22:16:00Z">
        <w:r w:rsidRPr="008D2809" w:rsidDel="004B3C7F">
          <w:rPr>
            <w:rFonts w:ascii="Times New Roman" w:eastAsia="Times New Roman" w:hAnsi="Times New Roman" w:cs="Times New Roman"/>
            <w:kern w:val="0"/>
            <w14:ligatures w14:val="none"/>
          </w:rPr>
          <w:delText>where</w:delText>
        </w:r>
      </w:del>
      <w:r w:rsidRPr="008D2809">
        <w:rPr>
          <w:rFonts w:ascii="Times New Roman" w:eastAsia="Times New Roman" w:hAnsi="Times New Roman" w:cs="Times New Roman"/>
          <w:kern w:val="0"/>
          <w14:ligatures w14:val="none"/>
        </w:rPr>
        <w:t xml:space="preserve"> the actual system is only specified in terms of the Procedure implemented. </w:t>
      </w:r>
    </w:p>
    <w:p w14:paraId="714700E1"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For example, </w:t>
      </w:r>
      <w:hyperlink r:id="rId3100" w:anchor="Fig-PlannedSampleCollection" w:tooltip="A planned SampleCollection. _:b1 is a &quot;blank node&quot; denoting some Sampler that implements ex:Sp-A56 and is deployed on ex:LOIRE_A_JARGEAU_WQ_Station. Explanation of the notation used in class diagrams." w:history="1">
        <w:r w:rsidRPr="008D2809">
          <w:rPr>
            <w:rFonts w:ascii="Times New Roman" w:eastAsia="Times New Roman" w:hAnsi="Times New Roman" w:cs="Times New Roman"/>
            <w:color w:val="0000FF"/>
            <w:kern w:val="0"/>
            <w:u w:val="single"/>
            <w14:ligatures w14:val="none"/>
          </w:rPr>
          <w:t>Figure 48</w:t>
        </w:r>
      </w:hyperlink>
      <w:r w:rsidRPr="008D2809">
        <w:rPr>
          <w:rFonts w:ascii="Times New Roman" w:eastAsia="Times New Roman" w:hAnsi="Times New Roman" w:cs="Times New Roman"/>
          <w:kern w:val="0"/>
          <w14:ligatures w14:val="none"/>
        </w:rPr>
        <w:t xml:space="preserve"> describes a potential set of samples (</w:t>
      </w:r>
      <w:r w:rsidRPr="008D2809">
        <w:rPr>
          <w:rFonts w:ascii="Courier New" w:eastAsia="Times New Roman" w:hAnsi="Courier New" w:cs="Courier New"/>
          <w:kern w:val="0"/>
          <w:sz w:val="20"/>
          <w:szCs w:val="20"/>
          <w14:ligatures w14:val="none"/>
        </w:rPr>
        <w:t>ex:SC-LaJ2</w:t>
      </w:r>
      <w:r w:rsidRPr="008D2809">
        <w:rPr>
          <w:rFonts w:ascii="Times New Roman" w:eastAsia="Times New Roman" w:hAnsi="Times New Roman" w:cs="Times New Roman"/>
          <w:kern w:val="0"/>
          <w14:ligatures w14:val="none"/>
        </w:rPr>
        <w:t xml:space="preserve">) of the Loire River, packaged in a </w:t>
      </w:r>
      <w:hyperlink r:id="rId3101" w:anchor="dfn-sosa-samplecollection" w:history="1">
        <w:r w:rsidRPr="008D2809">
          <w:rPr>
            <w:rFonts w:ascii="Times New Roman" w:eastAsia="Times New Roman" w:hAnsi="Times New Roman" w:cs="Times New Roman"/>
            <w:color w:val="0000FF"/>
            <w:kern w:val="0"/>
            <w:u w:val="single"/>
            <w14:ligatures w14:val="none"/>
          </w:rPr>
          <w:t>sosa:SampleCollection</w:t>
        </w:r>
      </w:hyperlink>
      <w:r w:rsidRPr="008D2809">
        <w:rPr>
          <w:rFonts w:ascii="Times New Roman" w:eastAsia="Times New Roman" w:hAnsi="Times New Roman" w:cs="Times New Roman"/>
          <w:kern w:val="0"/>
          <w14:ligatures w14:val="none"/>
        </w:rPr>
        <w:t xml:space="preserve">, collected from a specified </w:t>
      </w:r>
      <w:hyperlink r:id="rId3102" w:anchor="dfn-sosa-platform" w:history="1">
        <w:r w:rsidRPr="008D2809">
          <w:rPr>
            <w:rFonts w:ascii="Times New Roman" w:eastAsia="Times New Roman" w:hAnsi="Times New Roman" w:cs="Times New Roman"/>
            <w:color w:val="0000FF"/>
            <w:kern w:val="0"/>
            <w:u w:val="single"/>
            <w14:ligatures w14:val="none"/>
          </w:rPr>
          <w:t>sosa:Platform</w:t>
        </w:r>
      </w:hyperlink>
      <w:r w:rsidRPr="008D2809">
        <w:rPr>
          <w:rFonts w:ascii="Times New Roman" w:eastAsia="Times New Roman" w:hAnsi="Times New Roman" w:cs="Times New Roman"/>
          <w:kern w:val="0"/>
          <w14:ligatures w14:val="none"/>
        </w:rPr>
        <w:t xml:space="preserve">, using a given </w:t>
      </w:r>
      <w:hyperlink r:id="rId3103" w:anchor="dfn-sosa-samplingprocedure" w:history="1">
        <w:r w:rsidRPr="008D2809">
          <w:rPr>
            <w:rFonts w:ascii="Times New Roman" w:eastAsia="Times New Roman" w:hAnsi="Times New Roman" w:cs="Times New Roman"/>
            <w:color w:val="0000FF"/>
            <w:kern w:val="0"/>
            <w:u w:val="single"/>
            <w14:ligatures w14:val="none"/>
          </w:rPr>
          <w:t>sosa:SamplingProcedure</w:t>
        </w:r>
      </w:hyperlink>
      <w:r w:rsidRPr="008D2809">
        <w:rPr>
          <w:rFonts w:ascii="Times New Roman" w:eastAsia="Times New Roman" w:hAnsi="Times New Roman" w:cs="Times New Roman"/>
          <w:kern w:val="0"/>
          <w14:ligatures w14:val="none"/>
        </w:rPr>
        <w:t xml:space="preserve"> (</w:t>
      </w:r>
      <w:r w:rsidRPr="008D2809">
        <w:rPr>
          <w:rFonts w:ascii="Courier New" w:eastAsia="Times New Roman" w:hAnsi="Courier New" w:cs="Courier New"/>
          <w:kern w:val="0"/>
          <w:sz w:val="20"/>
          <w:szCs w:val="20"/>
          <w14:ligatures w14:val="none"/>
        </w:rPr>
        <w:t>ex:Sp-A56</w:t>
      </w:r>
      <w:r w:rsidRPr="008D2809">
        <w:rPr>
          <w:rFonts w:ascii="Times New Roman" w:eastAsia="Times New Roman" w:hAnsi="Times New Roman" w:cs="Times New Roman"/>
          <w:kern w:val="0"/>
          <w14:ligatures w14:val="none"/>
        </w:rPr>
        <w:t xml:space="preserve">). The actual </w:t>
      </w:r>
      <w:hyperlink r:id="rId3104" w:anchor="dfn-sosa-sampler" w:history="1">
        <w:r w:rsidRPr="008D2809">
          <w:rPr>
            <w:rFonts w:ascii="Times New Roman" w:eastAsia="Times New Roman" w:hAnsi="Times New Roman" w:cs="Times New Roman"/>
            <w:color w:val="0000FF"/>
            <w:kern w:val="0"/>
            <w:u w:val="single"/>
            <w14:ligatures w14:val="none"/>
          </w:rPr>
          <w:t>sosa:Sampler</w:t>
        </w:r>
      </w:hyperlink>
      <w:r w:rsidRPr="008D2809">
        <w:rPr>
          <w:rFonts w:ascii="Times New Roman" w:eastAsia="Times New Roman" w:hAnsi="Times New Roman" w:cs="Times New Roman"/>
          <w:kern w:val="0"/>
          <w14:ligatures w14:val="none"/>
        </w:rPr>
        <w:t xml:space="preserve"> is not specified, only that it must implement the nominated SamplingProcedure, and be deployed at the nominated station. </w:t>
      </w:r>
    </w:p>
    <w:p w14:paraId="4BF9BD09"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3105" w:anchor="Fig-PlannedSampleCollection" w:history="1">
        <w:r w:rsidRPr="008D2809">
          <w:rPr>
            <w:rFonts w:ascii="Times New Roman" w:eastAsia="Times New Roman" w:hAnsi="Times New Roman" w:cs="Times New Roman"/>
            <w:color w:val="0000FF"/>
            <w:kern w:val="0"/>
            <w:u w:val="single"/>
            <w14:ligatures w14:val="none"/>
          </w:rPr>
          <w:t>Figure 48</w:t>
        </w:r>
      </w:hyperlink>
      <w:r w:rsidRPr="008D2809">
        <w:rPr>
          <w:rFonts w:ascii="Times New Roman" w:eastAsia="Times New Roman" w:hAnsi="Times New Roman" w:cs="Times New Roman"/>
          <w:kern w:val="0"/>
          <w14:ligatures w14:val="none"/>
        </w:rPr>
        <w:t xml:space="preserve"> A planned SampleCollection. </w:t>
      </w:r>
      <w:r w:rsidRPr="008D2809">
        <w:rPr>
          <w:rFonts w:ascii="Courier New" w:eastAsia="Times New Roman" w:hAnsi="Courier New" w:cs="Courier New"/>
          <w:kern w:val="0"/>
          <w:sz w:val="20"/>
          <w:szCs w:val="20"/>
          <w14:ligatures w14:val="none"/>
        </w:rPr>
        <w:t>_:b1</w:t>
      </w:r>
      <w:r w:rsidRPr="008D2809">
        <w:rPr>
          <w:rFonts w:ascii="Times New Roman" w:eastAsia="Times New Roman" w:hAnsi="Times New Roman" w:cs="Times New Roman"/>
          <w:kern w:val="0"/>
          <w14:ligatures w14:val="none"/>
        </w:rPr>
        <w:t xml:space="preserve"> is a "blank node" denoting some Sampler that implements </w:t>
      </w:r>
      <w:r w:rsidRPr="008D2809">
        <w:rPr>
          <w:rFonts w:ascii="Courier New" w:eastAsia="Times New Roman" w:hAnsi="Courier New" w:cs="Courier New"/>
          <w:kern w:val="0"/>
          <w:sz w:val="20"/>
          <w:szCs w:val="20"/>
          <w14:ligatures w14:val="none"/>
        </w:rPr>
        <w:t>ex:Sp-A56</w:t>
      </w:r>
      <w:r w:rsidRPr="008D2809">
        <w:rPr>
          <w:rFonts w:ascii="Times New Roman" w:eastAsia="Times New Roman" w:hAnsi="Times New Roman" w:cs="Times New Roman"/>
          <w:kern w:val="0"/>
          <w14:ligatures w14:val="none"/>
        </w:rPr>
        <w:t xml:space="preserve"> and is deployed on </w:t>
      </w:r>
      <w:r w:rsidRPr="008D2809">
        <w:rPr>
          <w:rFonts w:ascii="Courier New" w:eastAsia="Times New Roman" w:hAnsi="Courier New" w:cs="Courier New"/>
          <w:kern w:val="0"/>
          <w:sz w:val="20"/>
          <w:szCs w:val="20"/>
          <w14:ligatures w14:val="none"/>
        </w:rPr>
        <w:t>ex:LOIRE_A_JARGEAU_WQ_Station</w:t>
      </w:r>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3106" w:anchor="Class-diagram" w:history="1">
        <w:r w:rsidRPr="008D2809">
          <w:rPr>
            <w:rFonts w:ascii="Times New Roman" w:eastAsia="Times New Roman" w:hAnsi="Times New Roman" w:cs="Times New Roman"/>
            <w:i/>
            <w:iCs/>
            <w:color w:val="0000FF"/>
            <w:kern w:val="0"/>
            <w:u w:val="single"/>
            <w14:ligatures w14:val="none"/>
          </w:rPr>
          <w:t>Explanation of the notation used in class diagrams</w:t>
        </w:r>
      </w:hyperlink>
      <w:r w:rsidRPr="008D2809">
        <w:rPr>
          <w:rFonts w:ascii="Times New Roman" w:eastAsia="Times New Roman" w:hAnsi="Times New Roman" w:cs="Times New Roman"/>
          <w:kern w:val="0"/>
          <w14:ligatures w14:val="none"/>
        </w:rPr>
        <w:t xml:space="preserve">. </w:t>
      </w:r>
    </w:p>
    <w:p w14:paraId="46D5E181"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3107" w:anchor="example-27" w:history="1">
        <w:r w:rsidRPr="008D2809">
          <w:rPr>
            <w:rFonts w:ascii="Times New Roman" w:eastAsia="Times New Roman" w:hAnsi="Times New Roman" w:cs="Times New Roman"/>
            <w:color w:val="0000FF"/>
            <w:kern w:val="0"/>
            <w:u w:val="single"/>
            <w14:ligatures w14:val="none"/>
          </w:rPr>
          <w:t>Example 27</w:t>
        </w:r>
      </w:hyperlink>
      <w:r w:rsidRPr="008D2809">
        <w:rPr>
          <w:rFonts w:ascii="Times New Roman" w:eastAsia="Times New Roman" w:hAnsi="Times New Roman" w:cs="Times New Roman"/>
          <w:kern w:val="0"/>
          <w14:ligatures w14:val="none"/>
        </w:rPr>
        <w:t xml:space="preserve"> </w:t>
      </w:r>
    </w:p>
    <w:p w14:paraId="1638E68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ex: &lt;https://example.org/data/&gt; .</w:t>
      </w:r>
    </w:p>
    <w:p w14:paraId="1FF0D2F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 &lt;http://www.w3.org/1999/02/22-rdf-syntax-ns#&gt; .</w:t>
      </w:r>
    </w:p>
    <w:p w14:paraId="74DAF6B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sosa: &lt;http://www.w3.org/ns/sosa/&gt; .</w:t>
      </w:r>
    </w:p>
    <w:p w14:paraId="0F38D82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C81C4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ex:SC-LaJ2 a sosa:SampleCollection ;</w:t>
      </w:r>
    </w:p>
    <w:p w14:paraId="21F131F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sosa:isSampleOf ex:Loire_River ;  </w:t>
      </w:r>
    </w:p>
    <w:p w14:paraId="3D16EC0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sosa:isResultOfMadeBySampler [</w:t>
      </w:r>
    </w:p>
    <w:p w14:paraId="336AC3A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sosa:Sampler ;  </w:t>
      </w:r>
    </w:p>
    <w:p w14:paraId="21E1C7F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sosa:implements ex:Sp-A56 ; </w:t>
      </w:r>
    </w:p>
    <w:p w14:paraId="6DC071A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sosa:isHostedBy ex:LOIRE_A_JARGEAU_WQ_Station ;</w:t>
      </w:r>
    </w:p>
    <w:p w14:paraId="0AD5966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 ;</w:t>
      </w:r>
    </w:p>
    <w:p w14:paraId="3EF7827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sosa:isResultOfUsedProcedure ex:Sp-A56 ;</w:t>
      </w:r>
    </w:p>
    <w:p w14:paraId="3855375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383A021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ex:Loire_River</w:t>
      </w:r>
    </w:p>
    <w:p w14:paraId="246E15C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sosa:FeatureOfInterest ;  </w:t>
      </w:r>
    </w:p>
    <w:p w14:paraId="2E453CD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313BF8F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ex:Sp-A56 </w:t>
      </w:r>
    </w:p>
    <w:p w14:paraId="64CC0FE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sosa:SamplingProcedure ;</w:t>
      </w:r>
    </w:p>
    <w:p w14:paraId="038ACC6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w:t>
      </w:r>
    </w:p>
    <w:p w14:paraId="7ED0BA8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ex:LOIRE_A_JARGEAU_WQ_Station </w:t>
      </w:r>
    </w:p>
    <w:p w14:paraId="2890937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sosa:Platform ;  </w:t>
      </w:r>
    </w:p>
    <w:p w14:paraId="4D767F4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55FD4CA3" w14:textId="7AC83C90"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Then </w:t>
      </w:r>
      <w:hyperlink r:id="rId3108" w:anchor="Fig-PlannedObservationCollection" w:tooltip="A planned ObservationCollection. _:b3 is a &quot;blank node&quot; denoting a sosa:Sensor that is implied by the presence of the sosa:usedProcedure value. Explanation of the notation used in class diagrams." w:history="1">
        <w:r w:rsidRPr="008D2809">
          <w:rPr>
            <w:rFonts w:ascii="Times New Roman" w:eastAsia="Times New Roman" w:hAnsi="Times New Roman" w:cs="Times New Roman"/>
            <w:color w:val="0000FF"/>
            <w:kern w:val="0"/>
            <w:u w:val="single"/>
            <w14:ligatures w14:val="none"/>
          </w:rPr>
          <w:t>Figure 49</w:t>
        </w:r>
      </w:hyperlink>
      <w:r w:rsidRPr="008D2809">
        <w:rPr>
          <w:rFonts w:ascii="Times New Roman" w:eastAsia="Times New Roman" w:hAnsi="Times New Roman" w:cs="Times New Roman"/>
          <w:kern w:val="0"/>
          <w14:ligatures w14:val="none"/>
        </w:rPr>
        <w:t xml:space="preserve"> describes a potential set of observations of </w:t>
      </w:r>
      <w:r w:rsidRPr="008D2809">
        <w:rPr>
          <w:rFonts w:ascii="Times New Roman" w:eastAsia="Times New Roman" w:hAnsi="Times New Roman" w:cs="Times New Roman"/>
          <w:i/>
          <w:iCs/>
          <w:kern w:val="0"/>
          <w14:ligatures w14:val="none"/>
        </w:rPr>
        <w:t>pH</w:t>
      </w:r>
      <w:r w:rsidRPr="008D2809">
        <w:rPr>
          <w:rFonts w:ascii="Times New Roman" w:eastAsia="Times New Roman" w:hAnsi="Times New Roman" w:cs="Times New Roman"/>
          <w:kern w:val="0"/>
          <w14:ligatures w14:val="none"/>
        </w:rPr>
        <w:t xml:space="preserve"> (</w:t>
      </w:r>
      <w:r w:rsidRPr="008D2809">
        <w:rPr>
          <w:rFonts w:ascii="Courier New" w:eastAsia="Times New Roman" w:hAnsi="Courier New" w:cs="Courier New"/>
          <w:kern w:val="0"/>
          <w:sz w:val="20"/>
          <w:szCs w:val="20"/>
          <w14:ligatures w14:val="none"/>
        </w:rPr>
        <w:t>ex:ObsColpH</w:t>
      </w:r>
      <w:r w:rsidRPr="008D2809">
        <w:rPr>
          <w:rFonts w:ascii="Times New Roman" w:eastAsia="Times New Roman" w:hAnsi="Times New Roman" w:cs="Times New Roman"/>
          <w:kern w:val="0"/>
          <w14:ligatures w14:val="none"/>
        </w:rPr>
        <w:t xml:space="preserve">), packaged in a </w:t>
      </w:r>
      <w:hyperlink r:id="rId3109" w:anchor="dfn-sosa-observationcollection" w:history="1">
        <w:r w:rsidRPr="008D2809">
          <w:rPr>
            <w:rFonts w:ascii="Times New Roman" w:eastAsia="Times New Roman" w:hAnsi="Times New Roman" w:cs="Times New Roman"/>
            <w:color w:val="0000FF"/>
            <w:kern w:val="0"/>
            <w:u w:val="single"/>
            <w14:ligatures w14:val="none"/>
          </w:rPr>
          <w:t>sosa:ObservationCollection</w:t>
        </w:r>
      </w:hyperlink>
      <w:r w:rsidRPr="008D2809">
        <w:rPr>
          <w:rFonts w:ascii="Times New Roman" w:eastAsia="Times New Roman" w:hAnsi="Times New Roman" w:cs="Times New Roman"/>
          <w:kern w:val="0"/>
          <w14:ligatures w14:val="none"/>
        </w:rPr>
        <w:t>, whose (proximate) feature of interest is the set of Samples described above (</w:t>
      </w:r>
      <w:r w:rsidRPr="008D2809">
        <w:rPr>
          <w:rFonts w:ascii="Courier New" w:eastAsia="Times New Roman" w:hAnsi="Courier New" w:cs="Courier New"/>
          <w:kern w:val="0"/>
          <w:sz w:val="20"/>
          <w:szCs w:val="20"/>
          <w14:ligatures w14:val="none"/>
        </w:rPr>
        <w:t>ex:SC-LaJ2</w:t>
      </w:r>
      <w:r w:rsidRPr="008D2809">
        <w:rPr>
          <w:rFonts w:ascii="Times New Roman" w:eastAsia="Times New Roman" w:hAnsi="Times New Roman" w:cs="Times New Roman"/>
          <w:kern w:val="0"/>
          <w14:ligatures w14:val="none"/>
        </w:rPr>
        <w:t xml:space="preserve">). Each member of the </w:t>
      </w:r>
      <w:hyperlink r:id="rId3110" w:anchor="dfn-sosa-observationcollection" w:history="1">
        <w:r w:rsidRPr="008D2809">
          <w:rPr>
            <w:rFonts w:ascii="Times New Roman" w:eastAsia="Times New Roman" w:hAnsi="Times New Roman" w:cs="Times New Roman"/>
            <w:color w:val="0000FF"/>
            <w:kern w:val="0"/>
            <w:u w:val="single"/>
            <w14:ligatures w14:val="none"/>
          </w:rPr>
          <w:t>sosa:ObservationCollection</w:t>
        </w:r>
      </w:hyperlink>
      <w:ins w:id="576" w:author="Carl Reed" w:date="2026-08-26T16:17:00Z" w16du:dateUtc="2026-08-26T22:17:00Z">
        <w:r w:rsidR="007108DB">
          <w:t xml:space="preserve"> </w:t>
        </w:r>
      </w:ins>
      <w:r w:rsidRPr="008D2809">
        <w:rPr>
          <w:rFonts w:ascii="Times New Roman" w:eastAsia="Times New Roman" w:hAnsi="Times New Roman" w:cs="Times New Roman"/>
          <w:kern w:val="0"/>
          <w14:ligatures w14:val="none"/>
        </w:rPr>
        <w:t xml:space="preserve">must be consistent with the </w:t>
      </w:r>
      <w:hyperlink r:id="rId3111" w:anchor="SOSAObservationCollection" w:history="1">
        <w:r w:rsidRPr="008D2809">
          <w:rPr>
            <w:rFonts w:ascii="Times New Roman" w:eastAsia="Times New Roman" w:hAnsi="Times New Roman" w:cs="Times New Roman"/>
            <w:color w:val="0000FF"/>
            <w:kern w:val="0"/>
            <w:u w:val="single"/>
            <w14:ligatures w14:val="none"/>
          </w:rPr>
          <w:t>requirements for membership of an ObservationCollection</w:t>
        </w:r>
      </w:hyperlink>
      <w:ins w:id="577" w:author="Carl Reed" w:date="2026-08-26T16:17:00Z" w16du:dateUtc="2026-08-26T22:17:00Z">
        <w:r w:rsidR="007108DB">
          <w:t>.</w:t>
        </w:r>
      </w:ins>
      <w:r w:rsidRPr="008D2809">
        <w:rPr>
          <w:rFonts w:ascii="Times New Roman" w:eastAsia="Times New Roman" w:hAnsi="Times New Roman" w:cs="Times New Roman"/>
          <w:kern w:val="0"/>
          <w14:ligatures w14:val="none"/>
        </w:rPr>
        <w:t xml:space="preserve"> </w:t>
      </w:r>
      <w:ins w:id="578" w:author="Carl Reed" w:date="2026-08-26T16:17:00Z" w16du:dateUtc="2026-08-26T22:17:00Z">
        <w:r w:rsidR="007108DB">
          <w:rPr>
            <w:rFonts w:ascii="Times New Roman" w:eastAsia="Times New Roman" w:hAnsi="Times New Roman" w:cs="Times New Roman"/>
            <w:kern w:val="0"/>
            <w14:ligatures w14:val="none"/>
          </w:rPr>
          <w:t>In other words,</w:t>
        </w:r>
      </w:ins>
      <w:del w:id="579" w:author="Carl Reed" w:date="2026-08-26T16:17:00Z" w16du:dateUtc="2026-08-26T22:17:00Z">
        <w:r w:rsidRPr="008D2809" w:rsidDel="007108DB">
          <w:rPr>
            <w:rFonts w:ascii="Times New Roman" w:eastAsia="Times New Roman" w:hAnsi="Times New Roman" w:cs="Times New Roman"/>
            <w:kern w:val="0"/>
            <w14:ligatures w14:val="none"/>
          </w:rPr>
          <w:delText>- i.e.</w:delText>
        </w:r>
      </w:del>
      <w:r w:rsidRPr="008D2809">
        <w:rPr>
          <w:rFonts w:ascii="Times New Roman" w:eastAsia="Times New Roman" w:hAnsi="Times New Roman" w:cs="Times New Roman"/>
          <w:kern w:val="0"/>
          <w14:ligatures w14:val="none"/>
        </w:rPr>
        <w:t xml:space="preserve">, be sampled </w:t>
      </w:r>
      <w:r w:rsidRPr="008D2809">
        <w:rPr>
          <w:rFonts w:ascii="Times New Roman" w:eastAsia="Times New Roman" w:hAnsi="Times New Roman" w:cs="Times New Roman"/>
          <w:kern w:val="0"/>
          <w14:ligatures w14:val="none"/>
        </w:rPr>
        <w:lastRenderedPageBreak/>
        <w:t xml:space="preserve">on the specified </w:t>
      </w:r>
      <w:hyperlink r:id="rId3112" w:anchor="dfn-sosa-platform" w:history="1">
        <w:r w:rsidRPr="008D2809">
          <w:rPr>
            <w:rFonts w:ascii="Times New Roman" w:eastAsia="Times New Roman" w:hAnsi="Times New Roman" w:cs="Times New Roman"/>
            <w:color w:val="0000FF"/>
            <w:kern w:val="0"/>
            <w:u w:val="single"/>
            <w14:ligatures w14:val="none"/>
          </w:rPr>
          <w:t>sosa:Platform</w:t>
        </w:r>
      </w:hyperlink>
      <w:r w:rsidRPr="008D2809">
        <w:rPr>
          <w:rFonts w:ascii="Times New Roman" w:eastAsia="Times New Roman" w:hAnsi="Times New Roman" w:cs="Times New Roman"/>
          <w:kern w:val="0"/>
          <w14:ligatures w14:val="none"/>
        </w:rPr>
        <w:t xml:space="preserve"> using the nominated </w:t>
      </w:r>
      <w:hyperlink r:id="rId3113" w:anchor="dfn-sosa-observingprocedure" w:history="1">
        <w:r w:rsidRPr="008D2809">
          <w:rPr>
            <w:rFonts w:ascii="Times New Roman" w:eastAsia="Times New Roman" w:hAnsi="Times New Roman" w:cs="Times New Roman"/>
            <w:color w:val="0000FF"/>
            <w:kern w:val="0"/>
            <w:u w:val="single"/>
            <w14:ligatures w14:val="none"/>
          </w:rPr>
          <w:t>sosa:ObservingProcedure</w:t>
        </w:r>
      </w:hyperlink>
      <w:r w:rsidRPr="008D2809">
        <w:rPr>
          <w:rFonts w:ascii="Times New Roman" w:eastAsia="Times New Roman" w:hAnsi="Times New Roman" w:cs="Times New Roman"/>
          <w:kern w:val="0"/>
          <w14:ligatures w14:val="none"/>
        </w:rPr>
        <w:t xml:space="preserve"> (</w:t>
      </w:r>
      <w:r w:rsidRPr="008D2809">
        <w:rPr>
          <w:rFonts w:ascii="Courier New" w:eastAsia="Times New Roman" w:hAnsi="Courier New" w:cs="Courier New"/>
          <w:kern w:val="0"/>
          <w:sz w:val="20"/>
          <w:szCs w:val="20"/>
          <w14:ligatures w14:val="none"/>
        </w:rPr>
        <w:t>ex:pH-A56</w:t>
      </w:r>
      <w:r w:rsidRPr="008D2809">
        <w:rPr>
          <w:rFonts w:ascii="Times New Roman" w:eastAsia="Times New Roman" w:hAnsi="Times New Roman" w:cs="Times New Roman"/>
          <w:kern w:val="0"/>
          <w14:ligatures w14:val="none"/>
        </w:rPr>
        <w:t xml:space="preserve">), and whose </w:t>
      </w:r>
      <w:hyperlink r:id="rId3114" w:anchor="dfn-sosa-hasfeatureofinterest" w:history="1">
        <w:r w:rsidRPr="008D2809">
          <w:rPr>
            <w:rFonts w:ascii="Times New Roman" w:eastAsia="Times New Roman" w:hAnsi="Times New Roman" w:cs="Times New Roman"/>
            <w:color w:val="0000FF"/>
            <w:kern w:val="0"/>
            <w:u w:val="single"/>
            <w14:ligatures w14:val="none"/>
          </w:rPr>
          <w:t>sosa:hasFeatureOfInterest</w:t>
        </w:r>
      </w:hyperlink>
      <w:r w:rsidRPr="008D2809">
        <w:rPr>
          <w:rFonts w:ascii="Times New Roman" w:eastAsia="Times New Roman" w:hAnsi="Times New Roman" w:cs="Times New Roman"/>
          <w:kern w:val="0"/>
          <w14:ligatures w14:val="none"/>
        </w:rPr>
        <w:t xml:space="preserve"> must be a member of the set of Samples (</w:t>
      </w:r>
      <w:r w:rsidRPr="008D2809">
        <w:rPr>
          <w:rFonts w:ascii="Courier New" w:eastAsia="Times New Roman" w:hAnsi="Courier New" w:cs="Courier New"/>
          <w:kern w:val="0"/>
          <w:sz w:val="20"/>
          <w:szCs w:val="20"/>
          <w14:ligatures w14:val="none"/>
        </w:rPr>
        <w:t>ex:SC-LaJ2</w:t>
      </w:r>
      <w:r w:rsidRPr="008D2809">
        <w:rPr>
          <w:rFonts w:ascii="Times New Roman" w:eastAsia="Times New Roman" w:hAnsi="Times New Roman" w:cs="Times New Roman"/>
          <w:kern w:val="0"/>
          <w14:ligatures w14:val="none"/>
        </w:rPr>
        <w:t>). Again, the actual System (</w:t>
      </w:r>
      <w:hyperlink r:id="rId3115" w:anchor="dfn-sosa-sensor" w:history="1">
        <w:r w:rsidRPr="008D2809">
          <w:rPr>
            <w:rFonts w:ascii="Times New Roman" w:eastAsia="Times New Roman" w:hAnsi="Times New Roman" w:cs="Times New Roman"/>
            <w:color w:val="0000FF"/>
            <w:kern w:val="0"/>
            <w:u w:val="single"/>
            <w14:ligatures w14:val="none"/>
          </w:rPr>
          <w:t>sosa:Sensor</w:t>
        </w:r>
      </w:hyperlink>
      <w:r w:rsidRPr="008D2809">
        <w:rPr>
          <w:rFonts w:ascii="Times New Roman" w:eastAsia="Times New Roman" w:hAnsi="Times New Roman" w:cs="Times New Roman"/>
          <w:kern w:val="0"/>
          <w14:ligatures w14:val="none"/>
        </w:rPr>
        <w:t xml:space="preserve">) is not specified, only that it must implement the nominated ObservingProcedure. </w:t>
      </w:r>
    </w:p>
    <w:p w14:paraId="7171E97F"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commentRangeStart w:id="580"/>
      <w:r w:rsidRPr="008D2809">
        <w:rPr>
          <w:rFonts w:ascii="Times New Roman" w:eastAsia="Times New Roman" w:hAnsi="Times New Roman" w:cs="Times New Roman"/>
          <w:kern w:val="0"/>
          <w14:ligatures w14:val="none"/>
        </w:rPr>
        <w:t xml:space="preserve">It is not specified that the observations are made at any particular time or place, so might be </w:t>
      </w:r>
      <w:r w:rsidRPr="008D2809">
        <w:rPr>
          <w:rFonts w:ascii="Times New Roman" w:eastAsia="Times New Roman" w:hAnsi="Times New Roman" w:cs="Times New Roman"/>
          <w:i/>
          <w:iCs/>
          <w:kern w:val="0"/>
          <w14:ligatures w14:val="none"/>
        </w:rPr>
        <w:t>ex-situ</w:t>
      </w:r>
      <w:r w:rsidRPr="008D2809">
        <w:rPr>
          <w:rFonts w:ascii="Times New Roman" w:eastAsia="Times New Roman" w:hAnsi="Times New Roman" w:cs="Times New Roman"/>
          <w:kern w:val="0"/>
          <w14:ligatures w14:val="none"/>
        </w:rPr>
        <w:t xml:space="preserve">. </w:t>
      </w:r>
      <w:commentRangeEnd w:id="580"/>
      <w:r w:rsidR="00092091" w:rsidRPr="008D2809">
        <w:rPr>
          <w:rStyle w:val="CommentReference"/>
          <w:rFonts w:ascii="Times New Roman" w:eastAsia="Times New Roman" w:hAnsi="Times New Roman" w:cs="Times New Roman"/>
          <w:kern w:val="0"/>
          <w:sz w:val="24"/>
          <w:szCs w:val="24"/>
          <w14:ligatures w14:val="none"/>
        </w:rPr>
        <w:commentReference w:id="580"/>
      </w:r>
    </w:p>
    <w:p w14:paraId="3A1796A3"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3116" w:anchor="Fig-PlannedObservationCollection" w:history="1">
        <w:r w:rsidRPr="008D2809">
          <w:rPr>
            <w:rFonts w:ascii="Times New Roman" w:eastAsia="Times New Roman" w:hAnsi="Times New Roman" w:cs="Times New Roman"/>
            <w:color w:val="0000FF"/>
            <w:kern w:val="0"/>
            <w:u w:val="single"/>
            <w14:ligatures w14:val="none"/>
          </w:rPr>
          <w:t>Figure 49</w:t>
        </w:r>
      </w:hyperlink>
      <w:r w:rsidRPr="008D2809">
        <w:rPr>
          <w:rFonts w:ascii="Times New Roman" w:eastAsia="Times New Roman" w:hAnsi="Times New Roman" w:cs="Times New Roman"/>
          <w:kern w:val="0"/>
          <w14:ligatures w14:val="none"/>
        </w:rPr>
        <w:t xml:space="preserve"> A planned ObservationCollection. </w:t>
      </w:r>
      <w:r w:rsidRPr="008D2809">
        <w:rPr>
          <w:rFonts w:ascii="Courier New" w:eastAsia="Times New Roman" w:hAnsi="Courier New" w:cs="Courier New"/>
          <w:kern w:val="0"/>
          <w:sz w:val="20"/>
          <w:szCs w:val="20"/>
          <w14:ligatures w14:val="none"/>
        </w:rPr>
        <w:t>_:b3</w:t>
      </w:r>
      <w:r w:rsidRPr="008D2809">
        <w:rPr>
          <w:rFonts w:ascii="Times New Roman" w:eastAsia="Times New Roman" w:hAnsi="Times New Roman" w:cs="Times New Roman"/>
          <w:kern w:val="0"/>
          <w14:ligatures w14:val="none"/>
        </w:rPr>
        <w:t xml:space="preserve"> is a "blank node" denoting a </w:t>
      </w:r>
      <w:hyperlink r:id="rId3117" w:anchor="dfn-sosa-sensor" w:history="1">
        <w:r w:rsidRPr="008D2809">
          <w:rPr>
            <w:rFonts w:ascii="Times New Roman" w:eastAsia="Times New Roman" w:hAnsi="Times New Roman" w:cs="Times New Roman"/>
            <w:color w:val="0000FF"/>
            <w:kern w:val="0"/>
            <w:u w:val="single"/>
            <w14:ligatures w14:val="none"/>
          </w:rPr>
          <w:t>sosa:Sensor</w:t>
        </w:r>
      </w:hyperlink>
      <w:r w:rsidRPr="008D2809">
        <w:rPr>
          <w:rFonts w:ascii="Times New Roman" w:eastAsia="Times New Roman" w:hAnsi="Times New Roman" w:cs="Times New Roman"/>
          <w:kern w:val="0"/>
          <w14:ligatures w14:val="none"/>
        </w:rPr>
        <w:t xml:space="preserve"> that is implied by the presence of the </w:t>
      </w:r>
      <w:hyperlink r:id="rId3118" w:anchor="dfn-sosa-usedprocedure" w:history="1">
        <w:r w:rsidRPr="008D2809">
          <w:rPr>
            <w:rFonts w:ascii="Times New Roman" w:eastAsia="Times New Roman" w:hAnsi="Times New Roman" w:cs="Times New Roman"/>
            <w:color w:val="0000FF"/>
            <w:kern w:val="0"/>
            <w:u w:val="single"/>
            <w14:ligatures w14:val="none"/>
          </w:rPr>
          <w:t>sosa:usedProcedure</w:t>
        </w:r>
      </w:hyperlink>
      <w:r w:rsidRPr="008D2809">
        <w:rPr>
          <w:rFonts w:ascii="Times New Roman" w:eastAsia="Times New Roman" w:hAnsi="Times New Roman" w:cs="Times New Roman"/>
          <w:kern w:val="0"/>
          <w14:ligatures w14:val="none"/>
        </w:rPr>
        <w:t xml:space="preserve"> value. </w:t>
      </w:r>
      <w:r w:rsidRPr="008D2809">
        <w:rPr>
          <w:rFonts w:ascii="Times New Roman" w:eastAsia="Times New Roman" w:hAnsi="Times New Roman" w:cs="Times New Roman"/>
          <w:kern w:val="0"/>
          <w14:ligatures w14:val="none"/>
        </w:rPr>
        <w:br/>
      </w:r>
      <w:hyperlink r:id="rId3119" w:anchor="Class-diagram" w:history="1">
        <w:r w:rsidRPr="008D2809">
          <w:rPr>
            <w:rFonts w:ascii="Times New Roman" w:eastAsia="Times New Roman" w:hAnsi="Times New Roman" w:cs="Times New Roman"/>
            <w:i/>
            <w:iCs/>
            <w:color w:val="0000FF"/>
            <w:kern w:val="0"/>
            <w:u w:val="single"/>
            <w14:ligatures w14:val="none"/>
          </w:rPr>
          <w:t>Explanation of the notation used in class diagrams</w:t>
        </w:r>
      </w:hyperlink>
      <w:r w:rsidRPr="008D2809">
        <w:rPr>
          <w:rFonts w:ascii="Times New Roman" w:eastAsia="Times New Roman" w:hAnsi="Times New Roman" w:cs="Times New Roman"/>
          <w:kern w:val="0"/>
          <w14:ligatures w14:val="none"/>
        </w:rPr>
        <w:t xml:space="preserve">. </w:t>
      </w:r>
    </w:p>
    <w:p w14:paraId="35FABB7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3120" w:anchor="example-28" w:history="1">
        <w:r w:rsidRPr="008D2809">
          <w:rPr>
            <w:rFonts w:ascii="Times New Roman" w:eastAsia="Times New Roman" w:hAnsi="Times New Roman" w:cs="Times New Roman"/>
            <w:color w:val="0000FF"/>
            <w:kern w:val="0"/>
            <w:u w:val="single"/>
            <w14:ligatures w14:val="none"/>
          </w:rPr>
          <w:t>Example 28</w:t>
        </w:r>
      </w:hyperlink>
      <w:r w:rsidRPr="008D2809">
        <w:rPr>
          <w:rFonts w:ascii="Times New Roman" w:eastAsia="Times New Roman" w:hAnsi="Times New Roman" w:cs="Times New Roman"/>
          <w:kern w:val="0"/>
          <w14:ligatures w14:val="none"/>
        </w:rPr>
        <w:t xml:space="preserve"> </w:t>
      </w:r>
    </w:p>
    <w:p w14:paraId="6EF68C4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ex: &lt;https://example.org/data/&gt; .</w:t>
      </w:r>
    </w:p>
    <w:p w14:paraId="0371A8D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qk: &lt;http://qudt.org/vocab/quantitykind/&gt; .</w:t>
      </w:r>
    </w:p>
    <w:p w14:paraId="3A67EAF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 &lt;http://www.w3.org/1999/02/22-rdf-syntax-ns#&gt; .</w:t>
      </w:r>
    </w:p>
    <w:p w14:paraId="3FAF01C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rdfs: &lt;http://www.w3.org/2000/01/rdf-schema#&gt;.</w:t>
      </w:r>
    </w:p>
    <w:p w14:paraId="37E3A0D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sosa: &lt;http://www.w3.org/ns/sosa/&gt; .</w:t>
      </w:r>
    </w:p>
    <w:p w14:paraId="329DE30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1C0AC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ex:ObsColpH a sosa:ObservationCollection ;</w:t>
      </w:r>
    </w:p>
    <w:p w14:paraId="44D5DF0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sosa:hasUltimateFeatureOfInterest ex:Loire_River ; </w:t>
      </w:r>
    </w:p>
    <w:p w14:paraId="5BD95FD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sosa:observedProperty qk:PH ;</w:t>
      </w:r>
    </w:p>
    <w:p w14:paraId="3D3D93B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sosa:usedProcedure ex:pH-A56 ;</w:t>
      </w:r>
    </w:p>
    <w:p w14:paraId="7E58B58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sosa:hasFeatureOfInterest ex:SC-LaJ2 ;</w:t>
      </w:r>
    </w:p>
    <w:p w14:paraId="2C3A263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4DD9AC3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ex:Loire_River</w:t>
      </w:r>
    </w:p>
    <w:p w14:paraId="32B1248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sosa:FeatureOfInterest ;  </w:t>
      </w:r>
    </w:p>
    <w:p w14:paraId="50D2573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306961A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qk:PH </w:t>
      </w:r>
    </w:p>
    <w:p w14:paraId="55D3263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sosa:Property ;</w:t>
      </w:r>
    </w:p>
    <w:p w14:paraId="206F00A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w:t>
      </w:r>
    </w:p>
    <w:p w14:paraId="5D79B2C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ex:pH-A56 </w:t>
      </w:r>
    </w:p>
    <w:p w14:paraId="20CB820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sosa:ObservingProcedure ;</w:t>
      </w:r>
    </w:p>
    <w:p w14:paraId="3A47762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628C471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ex:SC-LaJ2 </w:t>
      </w:r>
    </w:p>
    <w:p w14:paraId="3A908C3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sosa:SampleCollection ;</w:t>
      </w:r>
    </w:p>
    <w:p w14:paraId="5660A0D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rdfs:comment "described above" ;    </w:t>
      </w:r>
    </w:p>
    <w:p w14:paraId="5406C65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22F41C4D" w14:textId="77777777" w:rsidR="008D2809" w:rsidRPr="008D2809" w:rsidRDefault="008D2809" w:rsidP="008D28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809">
        <w:rPr>
          <w:rFonts w:ascii="Times New Roman" w:eastAsia="Times New Roman" w:hAnsi="Times New Roman" w:cs="Times New Roman"/>
          <w:b/>
          <w:bCs/>
          <w:kern w:val="0"/>
          <w:sz w:val="27"/>
          <w:szCs w:val="27"/>
          <w14:ligatures w14:val="none"/>
        </w:rPr>
        <w:t>8.11 Property definitions</w:t>
      </w:r>
    </w:p>
    <w:p w14:paraId="09EE72E5"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SSN Ontology does not provide a general pattern for describing observable or actuatable properties. </w:t>
      </w:r>
    </w:p>
    <w:p w14:paraId="1BBA6228"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8.11.1 Catalogues of properties</w:t>
      </w:r>
    </w:p>
    <w:p w14:paraId="58545D64"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 number of existing catalogues of properties are available, such as: </w:t>
      </w:r>
    </w:p>
    <w:p w14:paraId="378F9C65" w14:textId="77777777" w:rsidR="008D2809" w:rsidRPr="008D2809" w:rsidRDefault="008D2809" w:rsidP="008D2809">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hyperlink r:id="rId3121" w:history="1">
        <w:r w:rsidRPr="008D2809">
          <w:rPr>
            <w:rFonts w:ascii="Times New Roman" w:eastAsia="Times New Roman" w:hAnsi="Times New Roman" w:cs="Times New Roman"/>
            <w:color w:val="0000FF"/>
            <w:kern w:val="0"/>
            <w:u w:val="single"/>
            <w14:ligatures w14:val="none"/>
          </w:rPr>
          <w:t>SI-DIGITAL framework list of Quantities</w:t>
        </w:r>
      </w:hyperlink>
    </w:p>
    <w:p w14:paraId="1B6FAB15" w14:textId="77777777" w:rsidR="008D2809" w:rsidRPr="008D2809" w:rsidRDefault="008D2809" w:rsidP="008D2809">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hyperlink r:id="rId3122" w:history="1">
        <w:r w:rsidRPr="008D2809">
          <w:rPr>
            <w:rFonts w:ascii="Times New Roman" w:eastAsia="Times New Roman" w:hAnsi="Times New Roman" w:cs="Times New Roman"/>
            <w:color w:val="0000FF"/>
            <w:kern w:val="0"/>
            <w:u w:val="single"/>
            <w14:ligatures w14:val="none"/>
          </w:rPr>
          <w:t>QUDT catalogue of Quantity Kinds</w:t>
        </w:r>
      </w:hyperlink>
    </w:p>
    <w:p w14:paraId="2602F6AF" w14:textId="77777777" w:rsidR="008D2809" w:rsidRPr="008D2809" w:rsidRDefault="008D2809" w:rsidP="008D2809">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hyperlink r:id="rId3123" w:history="1">
        <w:r w:rsidRPr="008D2809">
          <w:rPr>
            <w:rFonts w:ascii="Times New Roman" w:eastAsia="Times New Roman" w:hAnsi="Times New Roman" w:cs="Times New Roman"/>
            <w:color w:val="0000FF"/>
            <w:kern w:val="0"/>
            <w:u w:val="single"/>
            <w14:ligatures w14:val="none"/>
          </w:rPr>
          <w:t>BODC parameter entity names</w:t>
        </w:r>
      </w:hyperlink>
    </w:p>
    <w:p w14:paraId="5ABE57F0" w14:textId="77777777" w:rsidR="008D2809" w:rsidRPr="008D2809" w:rsidRDefault="008D2809" w:rsidP="008D2809">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hyperlink r:id="rId3124" w:history="1">
        <w:r w:rsidRPr="008D2809">
          <w:rPr>
            <w:rFonts w:ascii="Times New Roman" w:eastAsia="Times New Roman" w:hAnsi="Times New Roman" w:cs="Times New Roman"/>
            <w:color w:val="0000FF"/>
            <w:kern w:val="0"/>
            <w:u w:val="single"/>
            <w14:ligatures w14:val="none"/>
          </w:rPr>
          <w:t>SWEET Ontology</w:t>
        </w:r>
      </w:hyperlink>
    </w:p>
    <w:p w14:paraId="53406D26" w14:textId="77777777" w:rsidR="008D2809" w:rsidRPr="008D2809" w:rsidRDefault="008D2809" w:rsidP="008D2809">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hyperlink r:id="rId3125" w:history="1">
        <w:r w:rsidRPr="008D2809">
          <w:rPr>
            <w:rFonts w:ascii="Times New Roman" w:eastAsia="Times New Roman" w:hAnsi="Times New Roman" w:cs="Times New Roman"/>
            <w:color w:val="0000FF"/>
            <w:kern w:val="0"/>
            <w:u w:val="single"/>
            <w14:ligatures w14:val="none"/>
          </w:rPr>
          <w:t>The Environment Ontology</w:t>
        </w:r>
      </w:hyperlink>
    </w:p>
    <w:p w14:paraId="69A83846"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Each of these uses a distinct ontology — or way of formalizing the definition of a property — suitable for many applications. </w:t>
      </w:r>
    </w:p>
    <w:p w14:paraId="7583BDBA"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8.11.2 New property definitions</w:t>
      </w:r>
    </w:p>
    <w:p w14:paraId="5A1282C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Alternatively, the </w:t>
      </w:r>
      <w:hyperlink r:id="rId3126" w:history="1">
        <w:r w:rsidRPr="008D2809">
          <w:rPr>
            <w:rFonts w:ascii="Times New Roman" w:eastAsia="Times New Roman" w:hAnsi="Times New Roman" w:cs="Times New Roman"/>
            <w:color w:val="0000FF"/>
            <w:kern w:val="0"/>
            <w:u w:val="single"/>
            <w14:ligatures w14:val="none"/>
          </w:rPr>
          <w:t>Parameter Usage Vocabulary</w:t>
        </w:r>
      </w:hyperlink>
      <w:r w:rsidRPr="008D2809">
        <w:rPr>
          <w:rFonts w:ascii="Times New Roman" w:eastAsia="Times New Roman" w:hAnsi="Times New Roman" w:cs="Times New Roman"/>
          <w:kern w:val="0"/>
          <w14:ligatures w14:val="none"/>
        </w:rPr>
        <w:t xml:space="preserve"> or </w:t>
      </w:r>
      <w:hyperlink r:id="rId3127" w:history="1">
        <w:r w:rsidRPr="008D2809">
          <w:rPr>
            <w:rFonts w:ascii="Times New Roman" w:eastAsia="Times New Roman" w:hAnsi="Times New Roman" w:cs="Times New Roman"/>
            <w:color w:val="0000FF"/>
            <w:kern w:val="0"/>
            <w:u w:val="single"/>
            <w14:ligatures w14:val="none"/>
          </w:rPr>
          <w:t>I-ADOPT</w:t>
        </w:r>
      </w:hyperlink>
      <w:r w:rsidRPr="008D2809">
        <w:rPr>
          <w:rFonts w:ascii="Times New Roman" w:eastAsia="Times New Roman" w:hAnsi="Times New Roman" w:cs="Times New Roman"/>
          <w:kern w:val="0"/>
          <w14:ligatures w14:val="none"/>
        </w:rPr>
        <w:t xml:space="preserve"> may be used to define a new observable or actuatable property. For example, using the I-ADOPT terminology, the property </w:t>
      </w:r>
      <w:hyperlink r:id="rId3128" w:history="1">
        <w:r w:rsidRPr="008D2809">
          <w:rPr>
            <w:rFonts w:ascii="Times New Roman" w:eastAsia="Times New Roman" w:hAnsi="Times New Roman" w:cs="Times New Roman"/>
            <w:color w:val="0000FF"/>
            <w:kern w:val="0"/>
            <w:u w:val="single"/>
            <w14:ligatures w14:val="none"/>
          </w:rPr>
          <w:t>Temperature</w:t>
        </w:r>
      </w:hyperlink>
      <w:r w:rsidRPr="008D2809">
        <w:rPr>
          <w:rFonts w:ascii="Times New Roman" w:eastAsia="Times New Roman" w:hAnsi="Times New Roman" w:cs="Times New Roman"/>
          <w:kern w:val="0"/>
          <w14:ligatures w14:val="none"/>
        </w:rPr>
        <w:t xml:space="preserve"> may be specialized to apply to a sick child as follows: </w:t>
      </w:r>
    </w:p>
    <w:p w14:paraId="132FF00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3129" w:anchor="Fig-Temperature-i-adopt" w:history="1">
        <w:r w:rsidRPr="008D2809">
          <w:rPr>
            <w:rFonts w:ascii="Times New Roman" w:eastAsia="Times New Roman" w:hAnsi="Times New Roman" w:cs="Times New Roman"/>
            <w:color w:val="0000FF"/>
            <w:kern w:val="0"/>
            <w:u w:val="single"/>
            <w14:ligatures w14:val="none"/>
          </w:rPr>
          <w:t>Figure 50</w:t>
        </w:r>
      </w:hyperlink>
      <w:r w:rsidRPr="008D2809">
        <w:rPr>
          <w:rFonts w:ascii="Times New Roman" w:eastAsia="Times New Roman" w:hAnsi="Times New Roman" w:cs="Times New Roman"/>
          <w:kern w:val="0"/>
          <w14:ligatures w14:val="none"/>
        </w:rPr>
        <w:t xml:space="preserve"> Definition of a constrained temperature property for a sick child, using the I-ADOPT vocabulary. </w:t>
      </w:r>
      <w:r w:rsidRPr="008D2809">
        <w:rPr>
          <w:rFonts w:ascii="Times New Roman" w:eastAsia="Times New Roman" w:hAnsi="Times New Roman" w:cs="Times New Roman"/>
          <w:kern w:val="0"/>
          <w14:ligatures w14:val="none"/>
        </w:rPr>
        <w:br/>
      </w:r>
      <w:hyperlink r:id="rId3130" w:anchor="Class-diagram" w:history="1">
        <w:r w:rsidRPr="008D2809">
          <w:rPr>
            <w:rFonts w:ascii="Times New Roman" w:eastAsia="Times New Roman" w:hAnsi="Times New Roman" w:cs="Times New Roman"/>
            <w:i/>
            <w:iCs/>
            <w:color w:val="0000FF"/>
            <w:kern w:val="0"/>
            <w:u w:val="single"/>
            <w14:ligatures w14:val="none"/>
          </w:rPr>
          <w:t>Explanation of the notation used in class diagrams</w:t>
        </w:r>
      </w:hyperlink>
      <w:r w:rsidRPr="008D2809">
        <w:rPr>
          <w:rFonts w:ascii="Times New Roman" w:eastAsia="Times New Roman" w:hAnsi="Times New Roman" w:cs="Times New Roman"/>
          <w:kern w:val="0"/>
          <w14:ligatures w14:val="none"/>
        </w:rPr>
        <w:t xml:space="preserve">. </w:t>
      </w:r>
    </w:p>
    <w:p w14:paraId="3117E6F4"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3131" w:anchor="example-29" w:history="1">
        <w:r w:rsidRPr="008D2809">
          <w:rPr>
            <w:rFonts w:ascii="Times New Roman" w:eastAsia="Times New Roman" w:hAnsi="Times New Roman" w:cs="Times New Roman"/>
            <w:color w:val="0000FF"/>
            <w:kern w:val="0"/>
            <w:u w:val="single"/>
            <w14:ligatures w14:val="none"/>
          </w:rPr>
          <w:t>Example 29</w:t>
        </w:r>
      </w:hyperlink>
      <w:r w:rsidRPr="008D2809">
        <w:rPr>
          <w:rFonts w:ascii="Times New Roman" w:eastAsia="Times New Roman" w:hAnsi="Times New Roman" w:cs="Times New Roman"/>
          <w:kern w:val="0"/>
          <w14:ligatures w14:val="none"/>
        </w:rPr>
        <w:t xml:space="preserve"> </w:t>
      </w:r>
    </w:p>
    <w:p w14:paraId="7D03F12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ex: &lt;https://example.org/data/&gt; .</w:t>
      </w:r>
    </w:p>
    <w:p w14:paraId="1B46A50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iop: &lt;https://w3id.org/iadopt/ont/&gt; .</w:t>
      </w:r>
    </w:p>
    <w:p w14:paraId="0035EB2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qk: &lt;http://qudt.org/vocab/quantitykind/&gt; .</w:t>
      </w:r>
    </w:p>
    <w:p w14:paraId="2F8B7A2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 &lt;http://www.w3.org/1999/02/22-rdf-syntax-ns#&gt; .</w:t>
      </w:r>
    </w:p>
    <w:p w14:paraId="14D935F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skos: &lt;http://www.w3.org/2004/02/skos/core#&gt; .</w:t>
      </w:r>
    </w:p>
    <w:p w14:paraId="6BF7C46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sosa: &lt;http://www.w3.org/ns/sosa/&gt; .</w:t>
      </w:r>
    </w:p>
    <w:p w14:paraId="1B37944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40BD1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ex:SickChildTemperature </w:t>
      </w:r>
    </w:p>
    <w:p w14:paraId="54A3E06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iop:Variable , sosa:Property;</w:t>
      </w:r>
    </w:p>
    <w:p w14:paraId="2DE45AE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iop:hasProperty qk:Temperature ;</w:t>
      </w:r>
    </w:p>
    <w:p w14:paraId="2C7F61E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iop:hasObjectOfInterest ex:Child ;</w:t>
      </w:r>
    </w:p>
    <w:p w14:paraId="2DDC821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iop:hasConstraint [ </w:t>
      </w:r>
    </w:p>
    <w:p w14:paraId="7F7665C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iop:Constraint, ex:Sick ;</w:t>
      </w:r>
    </w:p>
    <w:p w14:paraId="7C2C0F9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iop:constrains ex:Child ] ;</w:t>
      </w:r>
    </w:p>
    <w:p w14:paraId="415FBF0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skos:prefLabel "sick child" ;</w:t>
      </w:r>
    </w:p>
    <w:p w14:paraId="1130EE1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1D2A2A0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qk:Temperature</w:t>
      </w:r>
    </w:p>
    <w:p w14:paraId="759AB07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iop:Property , sosa:Property ;</w:t>
      </w:r>
    </w:p>
    <w:p w14:paraId="4A71D83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skos:prefLabel "Temperature"@en ;</w:t>
      </w:r>
    </w:p>
    <w:p w14:paraId="0C7FCAE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1D9810D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ex:Child skos:exactMatch &lt;http://hadatac.org/ont/chear#Child&gt; .</w:t>
      </w:r>
    </w:p>
    <w:p w14:paraId="6DCA7A1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ex:Sick skos:exactMatch &lt;http://semanticscience.org/resource/SIO_000954&gt; .</w:t>
      </w:r>
    </w:p>
    <w:p w14:paraId="0BBAC5D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44516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&lt;http://hadatac.org/ont/chear#Child&gt;</w:t>
      </w:r>
    </w:p>
    <w:p w14:paraId="32F47C4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iop:Entity ;</w:t>
      </w:r>
    </w:p>
    <w:p w14:paraId="68511DD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skos:prefLabel "Child"@en ;</w:t>
      </w:r>
    </w:p>
    <w:p w14:paraId="0AF29DB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189962C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&lt;http://semanticscience.org/resource/SIO_000954&gt;</w:t>
      </w:r>
    </w:p>
    <w:p w14:paraId="4F702CD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skos:prefLabel "Sick"@en , "Krank"@de ; </w:t>
      </w:r>
    </w:p>
    <w:p w14:paraId="1D74E9D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skos:altLabel "Unwell"@en , "Poorly"@en ;</w:t>
      </w:r>
    </w:p>
    <w:p w14:paraId="293B4CE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6302CA95" w14:textId="1A284224"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key point is that an individual property, whether taken from a catalogue or defined using a specialist </w:t>
      </w:r>
      <w:del w:id="581" w:author="Carl Reed" w:date="2026-08-26T16:20:00Z" w16du:dateUtc="2026-08-26T22:20:00Z">
        <w:r w:rsidRPr="008D2809" w:rsidDel="006B2130">
          <w:rPr>
            <w:rFonts w:ascii="Times New Roman" w:eastAsia="Times New Roman" w:hAnsi="Times New Roman" w:cs="Times New Roman"/>
            <w:kern w:val="0"/>
            <w14:ligatures w14:val="none"/>
          </w:rPr>
          <w:delText>vocabaulary</w:delText>
        </w:r>
      </w:del>
      <w:ins w:id="582" w:author="Carl Reed" w:date="2026-08-26T16:20:00Z" w16du:dateUtc="2026-08-26T22:20:00Z">
        <w:r w:rsidR="006B2130" w:rsidRPr="008D2809">
          <w:rPr>
            <w:rFonts w:ascii="Times New Roman" w:eastAsia="Times New Roman" w:hAnsi="Times New Roman" w:cs="Times New Roman"/>
            <w:kern w:val="0"/>
            <w14:ligatures w14:val="none"/>
          </w:rPr>
          <w:t>vocabulary</w:t>
        </w:r>
      </w:ins>
      <w:r w:rsidRPr="008D2809">
        <w:rPr>
          <w:rFonts w:ascii="Times New Roman" w:eastAsia="Times New Roman" w:hAnsi="Times New Roman" w:cs="Times New Roman"/>
          <w:kern w:val="0"/>
          <w14:ligatures w14:val="none"/>
        </w:rPr>
        <w:t xml:space="preserve">, is denoted by a URI. This URI can then be used as the value of the </w:t>
      </w:r>
      <w:hyperlink r:id="rId3132" w:anchor="dfn-sosa-actsonproperty" w:history="1">
        <w:r w:rsidRPr="008D2809">
          <w:rPr>
            <w:rFonts w:ascii="Times New Roman" w:eastAsia="Times New Roman" w:hAnsi="Times New Roman" w:cs="Times New Roman"/>
            <w:color w:val="0000FF"/>
            <w:kern w:val="0"/>
            <w:u w:val="single"/>
            <w14:ligatures w14:val="none"/>
          </w:rPr>
          <w:t>sosa:actsOnProperty</w:t>
        </w:r>
      </w:hyperlink>
      <w:r w:rsidRPr="008D2809">
        <w:rPr>
          <w:rFonts w:ascii="Times New Roman" w:eastAsia="Times New Roman" w:hAnsi="Times New Roman" w:cs="Times New Roman"/>
          <w:kern w:val="0"/>
          <w14:ligatures w14:val="none"/>
        </w:rPr>
        <w:t xml:space="preserve"> or </w:t>
      </w:r>
      <w:hyperlink r:id="rId3133" w:anchor="dfn-sosa-observedproperty" w:history="1">
        <w:r w:rsidRPr="008D2809">
          <w:rPr>
            <w:rFonts w:ascii="Times New Roman" w:eastAsia="Times New Roman" w:hAnsi="Times New Roman" w:cs="Times New Roman"/>
            <w:color w:val="0000FF"/>
            <w:kern w:val="0"/>
            <w:u w:val="single"/>
            <w14:ligatures w14:val="none"/>
          </w:rPr>
          <w:t>sosa:observedProperty</w:t>
        </w:r>
      </w:hyperlink>
      <w:r w:rsidRPr="008D2809">
        <w:rPr>
          <w:rFonts w:ascii="Times New Roman" w:eastAsia="Times New Roman" w:hAnsi="Times New Roman" w:cs="Times New Roman"/>
          <w:kern w:val="0"/>
          <w14:ligatures w14:val="none"/>
        </w:rPr>
        <w:t xml:space="preserve"> of an Execution. </w:t>
      </w:r>
    </w:p>
    <w:p w14:paraId="7D228F97"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D2809">
        <w:rPr>
          <w:rFonts w:ascii="Times New Roman" w:eastAsia="Times New Roman" w:hAnsi="Times New Roman" w:cs="Times New Roman"/>
          <w:b/>
          <w:bCs/>
          <w:kern w:val="0"/>
          <w14:ligatures w14:val="none"/>
        </w:rPr>
        <w:t>8.11.3 Feature-specific properties</w:t>
      </w:r>
    </w:p>
    <w:p w14:paraId="31EB8F6A"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 xml:space="preserve">Most commonly an instance of </w:t>
      </w:r>
      <w:hyperlink r:id="rId3134" w:anchor="dfn-sosa-property" w:history="1">
        <w:r w:rsidRPr="008D2809">
          <w:rPr>
            <w:rFonts w:ascii="Times New Roman" w:eastAsia="Times New Roman" w:hAnsi="Times New Roman" w:cs="Times New Roman"/>
            <w:color w:val="0000FF"/>
            <w:kern w:val="0"/>
            <w:u w:val="single"/>
            <w14:ligatures w14:val="none"/>
          </w:rPr>
          <w:t>sosa:Property</w:t>
        </w:r>
      </w:hyperlink>
      <w:r w:rsidRPr="008D2809">
        <w:rPr>
          <w:rFonts w:ascii="Times New Roman" w:eastAsia="Times New Roman" w:hAnsi="Times New Roman" w:cs="Times New Roman"/>
          <w:kern w:val="0"/>
          <w14:ligatures w14:val="none"/>
        </w:rPr>
        <w:t xml:space="preserve"> is generic to many features of interest (e.g., </w:t>
      </w:r>
      <w:r w:rsidRPr="008D2809">
        <w:rPr>
          <w:rFonts w:ascii="Courier New" w:eastAsia="Times New Roman" w:hAnsi="Courier New" w:cs="Courier New"/>
          <w:kern w:val="0"/>
          <w:sz w:val="20"/>
          <w:szCs w:val="20"/>
          <w14:ligatures w14:val="none"/>
        </w:rPr>
        <w:t>ex:Temperature</w:t>
      </w:r>
      <w:r w:rsidRPr="008D2809">
        <w:rPr>
          <w:rFonts w:ascii="Times New Roman" w:eastAsia="Times New Roman" w:hAnsi="Times New Roman" w:cs="Times New Roman"/>
          <w:kern w:val="0"/>
          <w14:ligatures w14:val="none"/>
        </w:rPr>
        <w:t xml:space="preserve">, </w:t>
      </w:r>
      <w:r w:rsidRPr="008D2809">
        <w:rPr>
          <w:rFonts w:ascii="Courier New" w:eastAsia="Times New Roman" w:hAnsi="Courier New" w:cs="Courier New"/>
          <w:kern w:val="0"/>
          <w:sz w:val="20"/>
          <w:szCs w:val="20"/>
          <w14:ligatures w14:val="none"/>
        </w:rPr>
        <w:t>ex:Concentration</w:t>
      </w:r>
      <w:r w:rsidRPr="008D2809">
        <w:rPr>
          <w:rFonts w:ascii="Times New Roman" w:eastAsia="Times New Roman" w:hAnsi="Times New Roman" w:cs="Times New Roman"/>
          <w:kern w:val="0"/>
          <w14:ligatures w14:val="none"/>
        </w:rPr>
        <w:t xml:space="preserve">, or </w:t>
      </w:r>
      <w:r w:rsidRPr="008D2809">
        <w:rPr>
          <w:rFonts w:ascii="Courier New" w:eastAsia="Times New Roman" w:hAnsi="Courier New" w:cs="Courier New"/>
          <w:kern w:val="0"/>
          <w:sz w:val="20"/>
          <w:szCs w:val="20"/>
          <w14:ligatures w14:val="none"/>
        </w:rPr>
        <w:t>ex:OnOffStatus</w:t>
      </w:r>
      <w:r w:rsidRPr="008D2809">
        <w:rPr>
          <w:rFonts w:ascii="Times New Roman" w:eastAsia="Times New Roman" w:hAnsi="Times New Roman" w:cs="Times New Roman"/>
          <w:kern w:val="0"/>
          <w14:ligatures w14:val="none"/>
        </w:rPr>
        <w:t xml:space="preserve">). These </w:t>
      </w:r>
      <w:r w:rsidRPr="008D2809">
        <w:rPr>
          <w:rFonts w:ascii="Times New Roman" w:eastAsia="Times New Roman" w:hAnsi="Times New Roman" w:cs="Times New Roman"/>
          <w:i/>
          <w:iCs/>
          <w:kern w:val="0"/>
          <w14:ligatures w14:val="none"/>
        </w:rPr>
        <w:t>shared</w:t>
      </w:r>
      <w:r w:rsidRPr="008D2809">
        <w:rPr>
          <w:rFonts w:ascii="Times New Roman" w:eastAsia="Times New Roman" w:hAnsi="Times New Roman" w:cs="Times New Roman"/>
          <w:kern w:val="0"/>
          <w14:ligatures w14:val="none"/>
        </w:rPr>
        <w:t xml:space="preserve"> properties are then used across executions. For instance, thousands of observations about CO</w:t>
      </w:r>
      <w:r w:rsidRPr="008D2809">
        <w:rPr>
          <w:rFonts w:ascii="Times New Roman" w:eastAsia="Times New Roman" w:hAnsi="Times New Roman" w:cs="Times New Roman"/>
          <w:kern w:val="0"/>
          <w:vertAlign w:val="subscript"/>
          <w14:ligatures w14:val="none"/>
        </w:rPr>
        <w:t>2</w:t>
      </w:r>
      <w:r w:rsidRPr="008D2809">
        <w:rPr>
          <w:rFonts w:ascii="Times New Roman" w:eastAsia="Times New Roman" w:hAnsi="Times New Roman" w:cs="Times New Roman"/>
          <w:kern w:val="0"/>
          <w14:ligatures w14:val="none"/>
        </w:rPr>
        <w:t xml:space="preserve"> concentrations all share the same </w:t>
      </w:r>
      <w:r w:rsidRPr="008D2809">
        <w:rPr>
          <w:rFonts w:ascii="Courier New" w:eastAsia="Times New Roman" w:hAnsi="Courier New" w:cs="Courier New"/>
          <w:kern w:val="0"/>
          <w:sz w:val="20"/>
          <w:szCs w:val="20"/>
          <w14:ligatures w14:val="none"/>
        </w:rPr>
        <w:t>ex:Concentration</w:t>
      </w:r>
      <w:r w:rsidRPr="008D2809">
        <w:rPr>
          <w:rFonts w:ascii="Times New Roman" w:eastAsia="Times New Roman" w:hAnsi="Times New Roman" w:cs="Times New Roman"/>
          <w:kern w:val="0"/>
          <w14:ligatures w14:val="none"/>
        </w:rPr>
        <w:t xml:space="preserve"> property, thereby ensuring scalability, indexing, interoperability, reuse, and </w:t>
      </w:r>
      <w:del w:id="583" w:author="Carl Reed" w:date="2026-08-26T16:21:00Z" w16du:dateUtc="2026-08-26T22:21:00Z">
        <w:r w:rsidRPr="008D2809" w:rsidDel="001E4E0A">
          <w:rPr>
            <w:rFonts w:ascii="Times New Roman" w:eastAsia="Times New Roman" w:hAnsi="Times New Roman" w:cs="Times New Roman"/>
            <w:kern w:val="0"/>
            <w14:ligatures w14:val="none"/>
          </w:rPr>
          <w:delText xml:space="preserve">a </w:delText>
        </w:r>
      </w:del>
      <w:r w:rsidRPr="008D2809">
        <w:rPr>
          <w:rFonts w:ascii="Times New Roman" w:eastAsia="Times New Roman" w:hAnsi="Times New Roman" w:cs="Times New Roman"/>
          <w:kern w:val="0"/>
          <w14:ligatures w14:val="none"/>
        </w:rPr>
        <w:t xml:space="preserve">concise semantics. Similarly, one could define </w:t>
      </w:r>
      <w:r w:rsidRPr="008D2809">
        <w:rPr>
          <w:rFonts w:ascii="Courier New" w:eastAsia="Times New Roman" w:hAnsi="Courier New" w:cs="Courier New"/>
          <w:kern w:val="0"/>
          <w:sz w:val="20"/>
          <w:szCs w:val="20"/>
          <w14:ligatures w14:val="none"/>
        </w:rPr>
        <w:t>ex:CO2Concentration</w:t>
      </w:r>
      <w:r w:rsidRPr="008D2809">
        <w:rPr>
          <w:rFonts w:ascii="Times New Roman" w:eastAsia="Times New Roman" w:hAnsi="Times New Roman" w:cs="Times New Roman"/>
          <w:kern w:val="0"/>
          <w14:ligatures w14:val="none"/>
        </w:rPr>
        <w:t xml:space="preserve"> as a sub-property of </w:t>
      </w:r>
      <w:r w:rsidRPr="008D2809">
        <w:rPr>
          <w:rFonts w:ascii="Courier New" w:eastAsia="Times New Roman" w:hAnsi="Courier New" w:cs="Courier New"/>
          <w:kern w:val="0"/>
          <w:sz w:val="20"/>
          <w:szCs w:val="20"/>
          <w14:ligatures w14:val="none"/>
        </w:rPr>
        <w:t>ex:Concentration</w:t>
      </w:r>
      <w:r w:rsidRPr="008D2809">
        <w:rPr>
          <w:rFonts w:ascii="Times New Roman" w:eastAsia="Times New Roman" w:hAnsi="Times New Roman" w:cs="Times New Roman"/>
          <w:kern w:val="0"/>
          <w14:ligatures w14:val="none"/>
        </w:rPr>
        <w:t xml:space="preserve"> using a single axiom. This new property (and resulting hierarchy) can then be used to distinguish CO</w:t>
      </w:r>
      <w:r w:rsidRPr="008D2809">
        <w:rPr>
          <w:rFonts w:ascii="Times New Roman" w:eastAsia="Times New Roman" w:hAnsi="Times New Roman" w:cs="Times New Roman"/>
          <w:kern w:val="0"/>
          <w:vertAlign w:val="subscript"/>
          <w14:ligatures w14:val="none"/>
        </w:rPr>
        <w:t>2</w:t>
      </w:r>
      <w:r w:rsidRPr="008D2809">
        <w:rPr>
          <w:rFonts w:ascii="Times New Roman" w:eastAsia="Times New Roman" w:hAnsi="Times New Roman" w:cs="Times New Roman"/>
          <w:kern w:val="0"/>
          <w14:ligatures w14:val="none"/>
        </w:rPr>
        <w:t xml:space="preserve"> concentration observations from more general concentration observations without giving up on their commonality with other types of concentration observations. This improves structure and retrieval. The catalogs listed above support this usage. </w:t>
      </w:r>
    </w:p>
    <w:p w14:paraId="34E99D3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Alternatively, an </w:t>
      </w:r>
      <w:r w:rsidRPr="008D2809">
        <w:rPr>
          <w:rFonts w:ascii="Times New Roman" w:eastAsia="Times New Roman" w:hAnsi="Times New Roman" w:cs="Times New Roman"/>
          <w:i/>
          <w:iCs/>
          <w:kern w:val="0"/>
          <w14:ligatures w14:val="none"/>
        </w:rPr>
        <w:t>individual</w:t>
      </w:r>
      <w:r w:rsidRPr="008D2809">
        <w:rPr>
          <w:rFonts w:ascii="Times New Roman" w:eastAsia="Times New Roman" w:hAnsi="Times New Roman" w:cs="Times New Roman"/>
          <w:kern w:val="0"/>
          <w14:ligatures w14:val="none"/>
        </w:rPr>
        <w:t xml:space="preserve"> property may be made specific to an individual feature of interest using </w:t>
      </w:r>
      <w:hyperlink r:id="rId3135" w:anchor="dfn-sosa-ispropertyof" w:history="1">
        <w:r w:rsidRPr="008D2809">
          <w:rPr>
            <w:rFonts w:ascii="Times New Roman" w:eastAsia="Times New Roman" w:hAnsi="Times New Roman" w:cs="Times New Roman"/>
            <w:color w:val="0000FF"/>
            <w:kern w:val="0"/>
            <w:u w:val="single"/>
            <w14:ligatures w14:val="none"/>
          </w:rPr>
          <w:t>sosa:isPropertyOf</w:t>
        </w:r>
      </w:hyperlink>
      <w:r w:rsidRPr="008D2809">
        <w:rPr>
          <w:rFonts w:ascii="Times New Roman" w:eastAsia="Times New Roman" w:hAnsi="Times New Roman" w:cs="Times New Roman"/>
          <w:kern w:val="0"/>
          <w14:ligatures w14:val="none"/>
        </w:rPr>
        <w:t xml:space="preserve"> (e.g., </w:t>
      </w:r>
      <w:r w:rsidRPr="008D2809">
        <w:rPr>
          <w:rFonts w:ascii="Courier New" w:eastAsia="Times New Roman" w:hAnsi="Courier New" w:cs="Courier New"/>
          <w:kern w:val="0"/>
          <w:sz w:val="20"/>
          <w:szCs w:val="20"/>
          <w14:ligatures w14:val="none"/>
        </w:rPr>
        <w:t>ex:SickChildATemperature</w:t>
      </w:r>
      <w:r w:rsidRPr="008D2809">
        <w:rPr>
          <w:rFonts w:ascii="Times New Roman" w:eastAsia="Times New Roman" w:hAnsi="Times New Roman" w:cs="Times New Roman"/>
          <w:kern w:val="0"/>
          <w14:ligatures w14:val="none"/>
        </w:rPr>
        <w:t xml:space="preserve">, </w:t>
      </w:r>
      <w:r w:rsidRPr="008D2809">
        <w:rPr>
          <w:rFonts w:ascii="Courier New" w:eastAsia="Times New Roman" w:hAnsi="Courier New" w:cs="Courier New"/>
          <w:kern w:val="0"/>
          <w:sz w:val="20"/>
          <w:szCs w:val="20"/>
          <w14:ligatures w14:val="none"/>
        </w:rPr>
        <w:t>ex:Room34LightStatus</w:t>
      </w:r>
      <w:r w:rsidRPr="008D2809">
        <w:rPr>
          <w:rFonts w:ascii="Times New Roman" w:eastAsia="Times New Roman" w:hAnsi="Times New Roman" w:cs="Times New Roman"/>
          <w:kern w:val="0"/>
          <w14:ligatures w14:val="none"/>
        </w:rPr>
        <w:t xml:space="preserve">). Such specific properties of individual features would not usually appear in a catalogue of reusable properties and can potentially lead to reduced reuse and performance (due to data size and indexing). However, this pattern has proven useful in some applications. In that context, a key requirement is to relate the specific property to the general case for the underlying quantity-kind and -dimension. </w:t>
      </w:r>
    </w:p>
    <w:p w14:paraId="01411A4E"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The [</w:t>
      </w:r>
      <w:hyperlink r:id="rId3136" w:anchor="bib-saref" w:tooltip="ETSI TS 103 264 V4.1.1 (2025-03): SmartM2M; Smart Applications; Reference Ontology and oneM2M Mapping" w:history="1">
        <w:r w:rsidRPr="008D2809">
          <w:rPr>
            <w:rFonts w:ascii="Times New Roman" w:eastAsia="Times New Roman" w:hAnsi="Times New Roman" w:cs="Times New Roman"/>
            <w:i/>
            <w:iCs/>
            <w:color w:val="0000FF"/>
            <w:kern w:val="0"/>
            <w:u w:val="single"/>
            <w14:ligatures w14:val="none"/>
          </w:rPr>
          <w:t>SAREF</w:t>
        </w:r>
      </w:hyperlink>
      <w:r w:rsidRPr="008D2809">
        <w:rPr>
          <w:rFonts w:ascii="Times New Roman" w:eastAsia="Times New Roman" w:hAnsi="Times New Roman" w:cs="Times New Roman"/>
          <w:kern w:val="0"/>
          <w14:ligatures w14:val="none"/>
        </w:rPr>
        <w:t xml:space="preserve">] ontologies address this requirement with separate classes: </w:t>
      </w:r>
      <w:r w:rsidRPr="008D2809">
        <w:rPr>
          <w:rFonts w:ascii="Courier New" w:eastAsia="Times New Roman" w:hAnsi="Courier New" w:cs="Courier New"/>
          <w:kern w:val="0"/>
          <w:sz w:val="20"/>
          <w:szCs w:val="20"/>
          <w14:ligatures w14:val="none"/>
        </w:rPr>
        <w:t>saref:Property</w:t>
      </w:r>
      <w:r w:rsidRPr="008D2809">
        <w:rPr>
          <w:rFonts w:ascii="Times New Roman" w:eastAsia="Times New Roman" w:hAnsi="Times New Roman" w:cs="Times New Roman"/>
          <w:kern w:val="0"/>
          <w14:ligatures w14:val="none"/>
        </w:rPr>
        <w:t xml:space="preserve"> for the general case, and </w:t>
      </w:r>
      <w:r w:rsidRPr="008D2809">
        <w:rPr>
          <w:rFonts w:ascii="Courier New" w:eastAsia="Times New Roman" w:hAnsi="Courier New" w:cs="Courier New"/>
          <w:kern w:val="0"/>
          <w:sz w:val="20"/>
          <w:szCs w:val="20"/>
          <w14:ligatures w14:val="none"/>
        </w:rPr>
        <w:t>saref:PropertyOfInterest</w:t>
      </w:r>
      <w:r w:rsidRPr="008D2809">
        <w:rPr>
          <w:rFonts w:ascii="Times New Roman" w:eastAsia="Times New Roman" w:hAnsi="Times New Roman" w:cs="Times New Roman"/>
          <w:kern w:val="0"/>
          <w14:ligatures w14:val="none"/>
        </w:rPr>
        <w:t xml:space="preserve"> for the case where a property is bound to a single feature of interest. An instance of the latter may be connected to an instance of the former using the predicate </w:t>
      </w:r>
      <w:r w:rsidRPr="008D2809">
        <w:rPr>
          <w:rFonts w:ascii="Courier New" w:eastAsia="Times New Roman" w:hAnsi="Courier New" w:cs="Courier New"/>
          <w:kern w:val="0"/>
          <w:sz w:val="20"/>
          <w:szCs w:val="20"/>
          <w14:ligatures w14:val="none"/>
        </w:rPr>
        <w:t>saref:hasPropertyKind</w:t>
      </w:r>
      <w:r w:rsidRPr="008D2809">
        <w:rPr>
          <w:rFonts w:ascii="Times New Roman" w:eastAsia="Times New Roman" w:hAnsi="Times New Roman" w:cs="Times New Roman"/>
          <w:kern w:val="0"/>
          <w14:ligatures w14:val="none"/>
        </w:rPr>
        <w:t>, as shown in the following example:</w:t>
      </w:r>
      <w:del w:id="584" w:author="Carl Reed" w:date="2026-08-26T16:22:00Z" w16du:dateUtc="2026-08-26T22:22:00Z">
        <w:r w:rsidRPr="008D2809" w:rsidDel="00D92A97">
          <w:rPr>
            <w:rFonts w:ascii="Times New Roman" w:eastAsia="Times New Roman" w:hAnsi="Times New Roman" w:cs="Times New Roman"/>
            <w:kern w:val="0"/>
            <w14:ligatures w14:val="none"/>
          </w:rPr>
          <w:delText>.</w:delText>
        </w:r>
      </w:del>
      <w:r w:rsidRPr="008D2809">
        <w:rPr>
          <w:rFonts w:ascii="Times New Roman" w:eastAsia="Times New Roman" w:hAnsi="Times New Roman" w:cs="Times New Roman"/>
          <w:kern w:val="0"/>
          <w14:ligatures w14:val="none"/>
        </w:rPr>
        <w:t xml:space="preserve"> </w:t>
      </w:r>
    </w:p>
    <w:p w14:paraId="399AD53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3137" w:anchor="example-30" w:history="1">
        <w:r w:rsidRPr="008D2809">
          <w:rPr>
            <w:rFonts w:ascii="Times New Roman" w:eastAsia="Times New Roman" w:hAnsi="Times New Roman" w:cs="Times New Roman"/>
            <w:color w:val="0000FF"/>
            <w:kern w:val="0"/>
            <w:u w:val="single"/>
            <w14:ligatures w14:val="none"/>
          </w:rPr>
          <w:t>Example 30</w:t>
        </w:r>
      </w:hyperlink>
      <w:r w:rsidRPr="008D2809">
        <w:rPr>
          <w:rFonts w:ascii="Times New Roman" w:eastAsia="Times New Roman" w:hAnsi="Times New Roman" w:cs="Times New Roman"/>
          <w:kern w:val="0"/>
          <w14:ligatures w14:val="none"/>
        </w:rPr>
        <w:t xml:space="preserve"> </w:t>
      </w:r>
    </w:p>
    <w:p w14:paraId="03F25F4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ex: &lt;https://example.org/data/&gt; .</w:t>
      </w:r>
    </w:p>
    <w:p w14:paraId="043DB98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qk: &lt;http://qudt.org/vocab/quantitykind/&gt; .</w:t>
      </w:r>
    </w:p>
    <w:p w14:paraId="4F03334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 &lt;http://www.w3.org/1999/02/22-rdf-syntax-ns#&gt; .</w:t>
      </w:r>
    </w:p>
    <w:p w14:paraId="48D21BD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skos: &lt;http://www.w3.org/2004/02/skos/core#&gt; .</w:t>
      </w:r>
    </w:p>
    <w:p w14:paraId="3F827E5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saref: &lt;https://saref.etsi.org/core/&gt; .</w:t>
      </w:r>
    </w:p>
    <w:p w14:paraId="0C359FC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3F7CC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qk:Temperature</w:t>
      </w:r>
    </w:p>
    <w:p w14:paraId="1EA2657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saref:Property ;</w:t>
      </w:r>
    </w:p>
    <w:p w14:paraId="571C30A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6F840A8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ex:SickChildA</w:t>
      </w:r>
    </w:p>
    <w:p w14:paraId="3795BBC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saref:FeatureOfInterest ;</w:t>
      </w:r>
    </w:p>
    <w:p w14:paraId="0651CB8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0AFA257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ex:SickChildATemperature</w:t>
      </w:r>
    </w:p>
    <w:p w14:paraId="397CA9F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a saref:PropertyOfInterest ;</w:t>
      </w:r>
    </w:p>
    <w:p w14:paraId="7E90363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saref:hasPropertyKind qk:Temperature ;</w:t>
      </w:r>
    </w:p>
    <w:p w14:paraId="7D7E1BD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saref:isPropertyOfInterestOf ex:SickChildA ;</w:t>
      </w:r>
    </w:p>
    <w:p w14:paraId="69FE611D"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5EE0924A"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w:t>
      </w:r>
      <w:hyperlink r:id="rId3138" w:anchor="bib-saref" w:tooltip="ETSI TS 103 264 V4.1.1 (2025-03): SmartM2M; Smart Applications; Reference Ontology and oneM2M Mapping" w:history="1">
        <w:r w:rsidRPr="008D2809">
          <w:rPr>
            <w:rFonts w:ascii="Times New Roman" w:eastAsia="Times New Roman" w:hAnsi="Times New Roman" w:cs="Times New Roman"/>
            <w:i/>
            <w:iCs/>
            <w:color w:val="0000FF"/>
            <w:kern w:val="0"/>
            <w:u w:val="single"/>
            <w14:ligatures w14:val="none"/>
          </w:rPr>
          <w:t>SAREF</w:t>
        </w:r>
      </w:hyperlink>
      <w:r w:rsidRPr="008D2809">
        <w:rPr>
          <w:rFonts w:ascii="Times New Roman" w:eastAsia="Times New Roman" w:hAnsi="Times New Roman" w:cs="Times New Roman"/>
          <w:kern w:val="0"/>
          <w14:ligatures w14:val="none"/>
        </w:rPr>
        <w:t xml:space="preserve">] is closely aligned with SSN as </w:t>
      </w:r>
      <w:hyperlink r:id="rId3139" w:anchor="SAREF-alignment" w:history="1">
        <w:r w:rsidRPr="008D2809">
          <w:rPr>
            <w:rFonts w:ascii="Times New Roman" w:eastAsia="Times New Roman" w:hAnsi="Times New Roman" w:cs="Times New Roman"/>
            <w:color w:val="0000FF"/>
            <w:kern w:val="0"/>
            <w:u w:val="single"/>
            <w14:ligatures w14:val="none"/>
          </w:rPr>
          <w:t>documented in the alignments chapter</w:t>
        </w:r>
      </w:hyperlink>
      <w:r w:rsidRPr="008D2809">
        <w:rPr>
          <w:rFonts w:ascii="Times New Roman" w:eastAsia="Times New Roman" w:hAnsi="Times New Roman" w:cs="Times New Roman"/>
          <w:kern w:val="0"/>
          <w14:ligatures w14:val="none"/>
        </w:rPr>
        <w:t xml:space="preserve"> so this may be used in SSN applications. </w:t>
      </w:r>
    </w:p>
    <w:p w14:paraId="68590B4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3B12A04C"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lastRenderedPageBreak/>
        <w:t xml:space="preserve">Where a property is defined as applying to a specific feature of interest, it cannot be used for an observation concerning any other feature of interest. </w:t>
      </w:r>
    </w:p>
    <w:p w14:paraId="549C66F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Note</w:t>
      </w:r>
    </w:p>
    <w:p w14:paraId="0F26E607"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Where </w:t>
      </w:r>
      <w:hyperlink r:id="rId3140" w:anchor="dfn-sosa-actsonproperty" w:history="1">
        <w:r w:rsidRPr="008D2809">
          <w:rPr>
            <w:rFonts w:ascii="Times New Roman" w:eastAsia="Times New Roman" w:hAnsi="Times New Roman" w:cs="Times New Roman"/>
            <w:color w:val="0000FF"/>
            <w:kern w:val="0"/>
            <w:u w:val="single"/>
            <w14:ligatures w14:val="none"/>
          </w:rPr>
          <w:t>sosa:actsOnProperty</w:t>
        </w:r>
      </w:hyperlink>
      <w:r w:rsidRPr="008D2809">
        <w:rPr>
          <w:rFonts w:ascii="Times New Roman" w:eastAsia="Times New Roman" w:hAnsi="Times New Roman" w:cs="Times New Roman"/>
          <w:kern w:val="0"/>
          <w14:ligatures w14:val="none"/>
        </w:rPr>
        <w:t xml:space="preserve"> or </w:t>
      </w:r>
      <w:hyperlink r:id="rId3141" w:anchor="dfn-sosa-observedproperty" w:history="1">
        <w:r w:rsidRPr="008D2809">
          <w:rPr>
            <w:rFonts w:ascii="Times New Roman" w:eastAsia="Times New Roman" w:hAnsi="Times New Roman" w:cs="Times New Roman"/>
            <w:color w:val="0000FF"/>
            <w:kern w:val="0"/>
            <w:u w:val="single"/>
            <w14:ligatures w14:val="none"/>
          </w:rPr>
          <w:t>sosa:observedProperty</w:t>
        </w:r>
      </w:hyperlink>
      <w:r w:rsidRPr="008D2809">
        <w:rPr>
          <w:rFonts w:ascii="Times New Roman" w:eastAsia="Times New Roman" w:hAnsi="Times New Roman" w:cs="Times New Roman"/>
          <w:kern w:val="0"/>
          <w14:ligatures w14:val="none"/>
        </w:rPr>
        <w:t xml:space="preserve"> of an </w:t>
      </w:r>
      <w:hyperlink r:id="rId3142" w:anchor="dfn-sosa-actuation" w:history="1">
        <w:r w:rsidRPr="008D2809">
          <w:rPr>
            <w:rFonts w:ascii="Times New Roman" w:eastAsia="Times New Roman" w:hAnsi="Times New Roman" w:cs="Times New Roman"/>
            <w:color w:val="0000FF"/>
            <w:kern w:val="0"/>
            <w:u w:val="single"/>
            <w14:ligatures w14:val="none"/>
          </w:rPr>
          <w:t>sosa:Actuation</w:t>
        </w:r>
      </w:hyperlink>
      <w:r w:rsidRPr="008D2809">
        <w:rPr>
          <w:rFonts w:ascii="Times New Roman" w:eastAsia="Times New Roman" w:hAnsi="Times New Roman" w:cs="Times New Roman"/>
          <w:kern w:val="0"/>
          <w14:ligatures w14:val="none"/>
        </w:rPr>
        <w:t xml:space="preserve"> or </w:t>
      </w:r>
      <w:hyperlink r:id="rId3143" w:anchor="dfn-sosa-observation" w:history="1">
        <w:r w:rsidRPr="008D2809">
          <w:rPr>
            <w:rFonts w:ascii="Times New Roman" w:eastAsia="Times New Roman" w:hAnsi="Times New Roman" w:cs="Times New Roman"/>
            <w:color w:val="0000FF"/>
            <w:kern w:val="0"/>
            <w:u w:val="single"/>
            <w14:ligatures w14:val="none"/>
          </w:rPr>
          <w:t>sosa:Observation</w:t>
        </w:r>
      </w:hyperlink>
      <w:r w:rsidRPr="008D2809">
        <w:rPr>
          <w:rFonts w:ascii="Times New Roman" w:eastAsia="Times New Roman" w:hAnsi="Times New Roman" w:cs="Times New Roman"/>
          <w:kern w:val="0"/>
          <w14:ligatures w14:val="none"/>
        </w:rPr>
        <w:t xml:space="preserve"> refers to a </w:t>
      </w:r>
      <w:r w:rsidRPr="008D2809">
        <w:rPr>
          <w:rFonts w:ascii="Times New Roman" w:eastAsia="Times New Roman" w:hAnsi="Times New Roman" w:cs="Times New Roman"/>
          <w:i/>
          <w:iCs/>
          <w:kern w:val="0"/>
          <w14:ligatures w14:val="none"/>
        </w:rPr>
        <w:t>specific</w:t>
      </w:r>
      <w:r w:rsidRPr="008D2809">
        <w:rPr>
          <w:rFonts w:ascii="Times New Roman" w:eastAsia="Times New Roman" w:hAnsi="Times New Roman" w:cs="Times New Roman"/>
          <w:kern w:val="0"/>
          <w14:ligatures w14:val="none"/>
        </w:rPr>
        <w:t xml:space="preserve"> property bound to a specific feature of interest, then the </w:t>
      </w:r>
      <w:hyperlink r:id="rId3144" w:anchor="dfn-sosa-hasfeatureofinterest" w:history="1">
        <w:r w:rsidRPr="008D2809">
          <w:rPr>
            <w:rFonts w:ascii="Times New Roman" w:eastAsia="Times New Roman" w:hAnsi="Times New Roman" w:cs="Times New Roman"/>
            <w:color w:val="0000FF"/>
            <w:kern w:val="0"/>
            <w:u w:val="single"/>
            <w14:ligatures w14:val="none"/>
          </w:rPr>
          <w:t>sosa:hasFeatureOfInterest</w:t>
        </w:r>
      </w:hyperlink>
      <w:r w:rsidRPr="008D2809">
        <w:rPr>
          <w:rFonts w:ascii="Times New Roman" w:eastAsia="Times New Roman" w:hAnsi="Times New Roman" w:cs="Times New Roman"/>
          <w:kern w:val="0"/>
          <w14:ligatures w14:val="none"/>
        </w:rPr>
        <w:t xml:space="preserve"> is implied and may be omitted in the data. </w:t>
      </w:r>
    </w:p>
    <w:p w14:paraId="62535B47" w14:textId="77777777" w:rsidR="008D2809" w:rsidRPr="008D2809" w:rsidRDefault="008D2809" w:rsidP="008D28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809">
        <w:rPr>
          <w:rFonts w:ascii="Times New Roman" w:eastAsia="Times New Roman" w:hAnsi="Times New Roman" w:cs="Times New Roman"/>
          <w:b/>
          <w:bCs/>
          <w:kern w:val="0"/>
          <w:sz w:val="27"/>
          <w:szCs w:val="27"/>
          <w14:ligatures w14:val="none"/>
        </w:rPr>
        <w:t>8.12 Complex devices</w:t>
      </w:r>
    </w:p>
    <w:p w14:paraId="32E1B099" w14:textId="7A6E9899" w:rsidR="008D2809" w:rsidRPr="008D2809" w:rsidRDefault="00803821" w:rsidP="008D2809">
      <w:pPr>
        <w:spacing w:before="100" w:beforeAutospacing="1" w:after="100" w:afterAutospacing="1" w:line="240" w:lineRule="auto"/>
        <w:rPr>
          <w:rFonts w:ascii="Times New Roman" w:eastAsia="Times New Roman" w:hAnsi="Times New Roman" w:cs="Times New Roman"/>
          <w:kern w:val="0"/>
          <w14:ligatures w14:val="none"/>
        </w:rPr>
      </w:pPr>
      <w:ins w:id="585" w:author="Carl Reed" w:date="2026-08-27T14:10:00Z" w16du:dateUtc="2026-08-27T20:10:00Z">
        <w:r>
          <w:rPr>
            <w:rFonts w:ascii="Times New Roman" w:eastAsia="Times New Roman" w:hAnsi="Times New Roman" w:cs="Times New Roman"/>
            <w:kern w:val="0"/>
            <w14:ligatures w14:val="none"/>
          </w:rPr>
          <w:t xml:space="preserve">Multiple </w:t>
        </w:r>
      </w:ins>
      <w:del w:id="586" w:author="Carl Reed" w:date="2026-08-27T14:10:00Z" w16du:dateUtc="2026-08-27T20:10:00Z">
        <w:r w:rsidR="008D2809" w:rsidRPr="008D2809" w:rsidDel="00803821">
          <w:rPr>
            <w:rFonts w:ascii="Times New Roman" w:eastAsia="Times New Roman" w:hAnsi="Times New Roman" w:cs="Times New Roman"/>
            <w:kern w:val="0"/>
            <w14:ligatures w14:val="none"/>
          </w:rPr>
          <w:delText>S</w:delText>
        </w:r>
      </w:del>
      <w:ins w:id="587" w:author="Carl Reed" w:date="2026-08-27T14:10:00Z" w16du:dateUtc="2026-08-27T20:10:00Z">
        <w:r>
          <w:rPr>
            <w:rFonts w:ascii="Times New Roman" w:eastAsia="Times New Roman" w:hAnsi="Times New Roman" w:cs="Times New Roman"/>
            <w:kern w:val="0"/>
            <w14:ligatures w14:val="none"/>
          </w:rPr>
          <w:t>s</w:t>
        </w:r>
      </w:ins>
      <w:r w:rsidR="008D2809" w:rsidRPr="008D2809">
        <w:rPr>
          <w:rFonts w:ascii="Times New Roman" w:eastAsia="Times New Roman" w:hAnsi="Times New Roman" w:cs="Times New Roman"/>
          <w:kern w:val="0"/>
          <w14:ligatures w14:val="none"/>
        </w:rPr>
        <w:t xml:space="preserve">ensors and actuators may be packaged </w:t>
      </w:r>
      <w:del w:id="588" w:author="Carl Reed" w:date="2026-08-27T14:11:00Z" w16du:dateUtc="2026-08-27T20:11:00Z">
        <w:r w:rsidR="008D2809" w:rsidRPr="008D2809" w:rsidDel="00803821">
          <w:rPr>
            <w:rFonts w:ascii="Times New Roman" w:eastAsia="Times New Roman" w:hAnsi="Times New Roman" w:cs="Times New Roman"/>
            <w:kern w:val="0"/>
            <w14:ligatures w14:val="none"/>
          </w:rPr>
          <w:delText xml:space="preserve">with other sensors and actuators </w:delText>
        </w:r>
      </w:del>
      <w:r w:rsidR="008D2809" w:rsidRPr="008D2809">
        <w:rPr>
          <w:rFonts w:ascii="Times New Roman" w:eastAsia="Times New Roman" w:hAnsi="Times New Roman" w:cs="Times New Roman"/>
          <w:kern w:val="0"/>
          <w14:ligatures w14:val="none"/>
        </w:rPr>
        <w:t xml:space="preserve">in a complex device. For example, the consumer grade </w:t>
      </w:r>
      <w:hyperlink r:id="rId3145" w:history="1">
        <w:r w:rsidR="008D2809" w:rsidRPr="008D2809">
          <w:rPr>
            <w:rFonts w:ascii="Times New Roman" w:eastAsia="Times New Roman" w:hAnsi="Times New Roman" w:cs="Times New Roman"/>
            <w:color w:val="0000FF"/>
            <w:kern w:val="0"/>
            <w:u w:val="single"/>
            <w14:ligatures w14:val="none"/>
          </w:rPr>
          <w:t>Inkbird IBS-TH2-PLUS</w:t>
        </w:r>
      </w:hyperlink>
      <w:r w:rsidR="008D2809" w:rsidRPr="008D2809">
        <w:rPr>
          <w:rFonts w:ascii="Times New Roman" w:eastAsia="Times New Roman" w:hAnsi="Times New Roman" w:cs="Times New Roman"/>
          <w:kern w:val="0"/>
          <w14:ligatures w14:val="none"/>
        </w:rPr>
        <w:t xml:space="preserve"> has a temperature and relative-humidity sensor in a single package. The </w:t>
      </w:r>
      <w:hyperlink r:id="rId3146" w:anchor="dfn-sosa-system" w:history="1">
        <w:r w:rsidR="008D2809" w:rsidRPr="008D2809">
          <w:rPr>
            <w:rFonts w:ascii="Times New Roman" w:eastAsia="Times New Roman" w:hAnsi="Times New Roman" w:cs="Times New Roman"/>
            <w:color w:val="0000FF"/>
            <w:kern w:val="0"/>
            <w:u w:val="single"/>
            <w14:ligatures w14:val="none"/>
          </w:rPr>
          <w:t>sosa:System</w:t>
        </w:r>
      </w:hyperlink>
      <w:r w:rsidR="008D2809" w:rsidRPr="008D2809">
        <w:rPr>
          <w:rFonts w:ascii="Times New Roman" w:eastAsia="Times New Roman" w:hAnsi="Times New Roman" w:cs="Times New Roman"/>
          <w:kern w:val="0"/>
          <w14:ligatures w14:val="none"/>
        </w:rPr>
        <w:t xml:space="preserve"> class provides for this using the </w:t>
      </w:r>
      <w:hyperlink r:id="rId3147" w:anchor="dfn-sosa-hassubsystem" w:history="1">
        <w:r w:rsidR="008D2809" w:rsidRPr="008D2809">
          <w:rPr>
            <w:rFonts w:ascii="Times New Roman" w:eastAsia="Times New Roman" w:hAnsi="Times New Roman" w:cs="Times New Roman"/>
            <w:color w:val="0000FF"/>
            <w:kern w:val="0"/>
            <w:u w:val="single"/>
            <w14:ligatures w14:val="none"/>
          </w:rPr>
          <w:t>sosa:hasSubSystem</w:t>
        </w:r>
      </w:hyperlink>
      <w:r w:rsidR="008D2809" w:rsidRPr="008D2809">
        <w:rPr>
          <w:rFonts w:ascii="Times New Roman" w:eastAsia="Times New Roman" w:hAnsi="Times New Roman" w:cs="Times New Roman"/>
          <w:kern w:val="0"/>
          <w14:ligatures w14:val="none"/>
        </w:rPr>
        <w:t xml:space="preserve"> property. </w:t>
      </w:r>
    </w:p>
    <w:p w14:paraId="1740B673"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hyperlink r:id="rId3148" w:anchor="Fig-Inkbird-system" w:tooltip="Inkbird model IBS-TH2-PLUS temperature and humidity sensor package, with the individual sensors represented as instances of sub-classes of sosa:Sensor, and the overall package represented as an instance of a sub-classs of sosa:System. Explanation of the notati" w:history="1">
        <w:r w:rsidRPr="008D2809">
          <w:rPr>
            <w:rFonts w:ascii="Times New Roman" w:eastAsia="Times New Roman" w:hAnsi="Times New Roman" w:cs="Times New Roman"/>
            <w:color w:val="0000FF"/>
            <w:kern w:val="0"/>
            <w:u w:val="single"/>
            <w14:ligatures w14:val="none"/>
          </w:rPr>
          <w:t>Figure 51</w:t>
        </w:r>
      </w:hyperlink>
      <w:r w:rsidRPr="008D2809">
        <w:rPr>
          <w:rFonts w:ascii="Times New Roman" w:eastAsia="Times New Roman" w:hAnsi="Times New Roman" w:cs="Times New Roman"/>
          <w:kern w:val="0"/>
          <w14:ligatures w14:val="none"/>
        </w:rPr>
        <w:t xml:space="preserve"> shows how an instance and type of the IBS-TH2-PLUS may be modeled as a complex sensor. </w:t>
      </w:r>
    </w:p>
    <w:p w14:paraId="28A41D97"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3149" w:anchor="Fig-Inkbird-system" w:history="1">
        <w:r w:rsidRPr="008D2809">
          <w:rPr>
            <w:rFonts w:ascii="Times New Roman" w:eastAsia="Times New Roman" w:hAnsi="Times New Roman" w:cs="Times New Roman"/>
            <w:color w:val="0000FF"/>
            <w:kern w:val="0"/>
            <w:u w:val="single"/>
            <w14:ligatures w14:val="none"/>
          </w:rPr>
          <w:t>Figure 51</w:t>
        </w:r>
      </w:hyperlink>
      <w:r w:rsidRPr="008D2809">
        <w:rPr>
          <w:rFonts w:ascii="Times New Roman" w:eastAsia="Times New Roman" w:hAnsi="Times New Roman" w:cs="Times New Roman"/>
          <w:kern w:val="0"/>
          <w14:ligatures w14:val="none"/>
        </w:rPr>
        <w:t xml:space="preserve"> Inkbird model IBS-TH2-PLUS temperature and humidity sensor package, with the individual sensors represented as instances of sub-classes of </w:t>
      </w:r>
      <w:hyperlink r:id="rId3150" w:anchor="dfn-sosa-sensor" w:history="1">
        <w:r w:rsidRPr="008D2809">
          <w:rPr>
            <w:rFonts w:ascii="Times New Roman" w:eastAsia="Times New Roman" w:hAnsi="Times New Roman" w:cs="Times New Roman"/>
            <w:color w:val="0000FF"/>
            <w:kern w:val="0"/>
            <w:u w:val="single"/>
            <w14:ligatures w14:val="none"/>
          </w:rPr>
          <w:t>sosa:Sensor</w:t>
        </w:r>
      </w:hyperlink>
      <w:r w:rsidRPr="008D2809">
        <w:rPr>
          <w:rFonts w:ascii="Times New Roman" w:eastAsia="Times New Roman" w:hAnsi="Times New Roman" w:cs="Times New Roman"/>
          <w:kern w:val="0"/>
          <w14:ligatures w14:val="none"/>
        </w:rPr>
        <w:t xml:space="preserve">, and the overall package represented as an instance of a sub-classs of </w:t>
      </w:r>
      <w:hyperlink r:id="rId3151" w:anchor="dfn-sosa-system" w:history="1">
        <w:r w:rsidRPr="008D2809">
          <w:rPr>
            <w:rFonts w:ascii="Times New Roman" w:eastAsia="Times New Roman" w:hAnsi="Times New Roman" w:cs="Times New Roman"/>
            <w:color w:val="0000FF"/>
            <w:kern w:val="0"/>
            <w:u w:val="single"/>
            <w14:ligatures w14:val="none"/>
          </w:rPr>
          <w:t>sosa:System</w:t>
        </w:r>
      </w:hyperlink>
      <w:r w:rsidRPr="008D2809">
        <w:rPr>
          <w:rFonts w:ascii="Times New Roman" w:eastAsia="Times New Roman" w:hAnsi="Times New Roman" w:cs="Times New Roman"/>
          <w:kern w:val="0"/>
          <w14:ligatures w14:val="none"/>
        </w:rPr>
        <w:t xml:space="preserve">. </w:t>
      </w:r>
      <w:r w:rsidRPr="008D2809">
        <w:rPr>
          <w:rFonts w:ascii="Times New Roman" w:eastAsia="Times New Roman" w:hAnsi="Times New Roman" w:cs="Times New Roman"/>
          <w:kern w:val="0"/>
          <w14:ligatures w14:val="none"/>
        </w:rPr>
        <w:br/>
      </w:r>
      <w:hyperlink r:id="rId3152" w:anchor="Class-diagram" w:history="1">
        <w:r w:rsidRPr="008D2809">
          <w:rPr>
            <w:rFonts w:ascii="Times New Roman" w:eastAsia="Times New Roman" w:hAnsi="Times New Roman" w:cs="Times New Roman"/>
            <w:i/>
            <w:iCs/>
            <w:color w:val="0000FF"/>
            <w:kern w:val="0"/>
            <w:u w:val="single"/>
            <w14:ligatures w14:val="none"/>
          </w:rPr>
          <w:t>Explanation of the notation used in class diagrams</w:t>
        </w:r>
      </w:hyperlink>
      <w:r w:rsidRPr="008D2809">
        <w:rPr>
          <w:rFonts w:ascii="Times New Roman" w:eastAsia="Times New Roman" w:hAnsi="Times New Roman" w:cs="Times New Roman"/>
          <w:kern w:val="0"/>
          <w14:ligatures w14:val="none"/>
        </w:rPr>
        <w:t xml:space="preserve">. </w:t>
      </w:r>
    </w:p>
    <w:p w14:paraId="3B0FEC18" w14:textId="77777777" w:rsidR="008D2809" w:rsidRPr="008D2809" w:rsidRDefault="008D2809" w:rsidP="008D2809">
      <w:pPr>
        <w:spacing w:before="100" w:beforeAutospacing="1" w:after="100" w:afterAutospacing="1" w:line="240" w:lineRule="auto"/>
        <w:rPr>
          <w:rFonts w:ascii="Times New Roman" w:eastAsia="Times New Roman" w:hAnsi="Times New Roman" w:cs="Times New Roman"/>
          <w:kern w:val="0"/>
          <w14:ligatures w14:val="none"/>
        </w:rPr>
      </w:pPr>
      <w:r w:rsidRPr="008D2809">
        <w:rPr>
          <w:rFonts w:ascii="Times New Roman" w:eastAsia="Times New Roman" w:hAnsi="Times New Roman" w:cs="Times New Roman"/>
          <w:kern w:val="0"/>
          <w14:ligatures w14:val="none"/>
        </w:rPr>
        <w:t xml:space="preserve">The following code snippet provides an outline of the details: </w:t>
      </w:r>
    </w:p>
    <w:p w14:paraId="6CE11E12" w14:textId="77777777" w:rsidR="008D2809" w:rsidRPr="008D2809" w:rsidRDefault="008D2809" w:rsidP="008D2809">
      <w:pPr>
        <w:spacing w:after="0" w:line="240" w:lineRule="auto"/>
        <w:rPr>
          <w:rFonts w:ascii="Times New Roman" w:eastAsia="Times New Roman" w:hAnsi="Times New Roman" w:cs="Times New Roman"/>
          <w:kern w:val="0"/>
          <w14:ligatures w14:val="none"/>
        </w:rPr>
      </w:pPr>
      <w:hyperlink r:id="rId3153" w:anchor="example-31" w:history="1">
        <w:r w:rsidRPr="008D2809">
          <w:rPr>
            <w:rFonts w:ascii="Times New Roman" w:eastAsia="Times New Roman" w:hAnsi="Times New Roman" w:cs="Times New Roman"/>
            <w:color w:val="0000FF"/>
            <w:kern w:val="0"/>
            <w:u w:val="single"/>
            <w14:ligatures w14:val="none"/>
          </w:rPr>
          <w:t>Example 31</w:t>
        </w:r>
      </w:hyperlink>
      <w:r w:rsidRPr="008D2809">
        <w:rPr>
          <w:rFonts w:ascii="Times New Roman" w:eastAsia="Times New Roman" w:hAnsi="Times New Roman" w:cs="Times New Roman"/>
          <w:kern w:val="0"/>
          <w14:ligatures w14:val="none"/>
        </w:rPr>
        <w:t xml:space="preserve"> </w:t>
      </w:r>
    </w:p>
    <w:p w14:paraId="134B921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ex: &lt;https://example.org/data/&gt; .</w:t>
      </w:r>
    </w:p>
    <w:p w14:paraId="552FAE5B"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owl: &lt;http://www.w3.org/2002/07/owl#&gt; .</w:t>
      </w:r>
    </w:p>
    <w:p w14:paraId="2140AF8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prov: &lt;http://www.w3.org/ns/prov#&gt; .</w:t>
      </w:r>
    </w:p>
    <w:p w14:paraId="499A990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qk: &lt;http://qudt.org/vocab/quantitykind/&gt; .</w:t>
      </w:r>
    </w:p>
    <w:p w14:paraId="4AEE346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 &lt;http://www.w3.org/1999/02/22-rdf-syntax-ns#&gt; .</w:t>
      </w:r>
    </w:p>
    <w:p w14:paraId="2F5C50F8"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rdfs: &lt;http://www.w3.org/2000/01/rdf-schema#&gt; .</w:t>
      </w:r>
    </w:p>
    <w:p w14:paraId="039B0AD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sensor: &lt;https://example.org/sensor/&gt; .</w:t>
      </w:r>
    </w:p>
    <w:p w14:paraId="6DFCB92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@prefix sosa: &lt;http://www.w3.org/ns/sosa/&gt; .</w:t>
      </w:r>
    </w:p>
    <w:p w14:paraId="135799C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@base &lt;https://example.org/data/TH2-PLUS-b/&gt; .</w:t>
      </w:r>
    </w:p>
    <w:p w14:paraId="22B26EB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4EF22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sensor:IBS-TH2-Plus a owl:Class ;</w:t>
      </w:r>
    </w:p>
    <w:p w14:paraId="19AD4D97"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rdfs:subClassOf sosa:System ;</w:t>
      </w:r>
    </w:p>
    <w:p w14:paraId="288657E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prov:wasDerivedFrom &lt;https://inkbird.com/products/ibs-th2-plus&gt; ;</w:t>
      </w:r>
    </w:p>
    <w:p w14:paraId="44E6D551"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rdfs:label "IBS-TH2 PLUS Temperature and Humidity Sensor System" ;</w:t>
      </w:r>
    </w:p>
    <w:p w14:paraId="6692583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174E52D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sensor:IBS-TH2-Plus-H a owl:Class ;</w:t>
      </w:r>
    </w:p>
    <w:p w14:paraId="32CD431F"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rdfs:subClassOf sosa:Sensor ;</w:t>
      </w:r>
    </w:p>
    <w:p w14:paraId="0794D28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rdfs:label "IBS-TH2 PLUS Humidity Sensor type" ;</w:t>
      </w:r>
    </w:p>
    <w:p w14:paraId="735C7B5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3DF3FE89"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sensor:IBS-TH2-Plus-T a owl:Class ;</w:t>
      </w:r>
    </w:p>
    <w:p w14:paraId="5478B07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rdfs:subClassOf sosa:Sensor ;</w:t>
      </w:r>
    </w:p>
    <w:p w14:paraId="35160E1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rdfs:label "IBS-TH2 PLUS Temperature Sensor type" ;</w:t>
      </w:r>
    </w:p>
    <w:p w14:paraId="2A27217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3A3B5993"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ex:12gth456a-23190 a sensor:IBS-TH2-Plus ; </w:t>
      </w:r>
    </w:p>
    <w:p w14:paraId="11E82E9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lastRenderedPageBreak/>
        <w:t xml:space="preserve">  sosa:hasSubSystem ex:12gth456a-23190-H ;</w:t>
      </w:r>
    </w:p>
    <w:p w14:paraId="13508764"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sosa:hasSubSystem ex:12gth456a-23190-T ;</w:t>
      </w:r>
    </w:p>
    <w:p w14:paraId="1366B8B5"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w:t>
      </w:r>
    </w:p>
    <w:p w14:paraId="66C8C620"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ex:12gth456a-23190-H a sensor:IBS-TH2-Plus-H ; </w:t>
      </w:r>
    </w:p>
    <w:p w14:paraId="3F65B9AE"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sosa:observes qk:RelativeHumidity ;</w:t>
      </w:r>
    </w:p>
    <w:p w14:paraId="3C910BF2"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w:t>
      </w:r>
    </w:p>
    <w:p w14:paraId="2384248C"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ex:12gth456a-23190-T a sensor:IBS-TH2-Plus-T ; </w:t>
      </w:r>
    </w:p>
    <w:p w14:paraId="1F7ADC56"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 xml:space="preserve">  sosa:observes qk:Temperature ;</w:t>
      </w:r>
    </w:p>
    <w:p w14:paraId="4763A20A" w14:textId="77777777" w:rsidR="008D2809" w:rsidRPr="008D2809" w:rsidRDefault="008D2809" w:rsidP="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2809">
        <w:rPr>
          <w:rFonts w:ascii="Courier New" w:eastAsia="Times New Roman" w:hAnsi="Courier New" w:cs="Courier New"/>
          <w:kern w:val="0"/>
          <w:sz w:val="20"/>
          <w:szCs w:val="20"/>
          <w14:ligatures w14:val="none"/>
        </w:rPr>
        <w:t>.</w:t>
      </w:r>
    </w:p>
    <w:p w14:paraId="544C2875" w14:textId="77777777" w:rsidR="008D2809" w:rsidRPr="008D2809" w:rsidRDefault="008D2809" w:rsidP="008D28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809">
        <w:rPr>
          <w:rFonts w:ascii="Times New Roman" w:eastAsia="Times New Roman" w:hAnsi="Times New Roman" w:cs="Times New Roman"/>
          <w:b/>
          <w:bCs/>
          <w:kern w:val="0"/>
          <w:sz w:val="27"/>
          <w:szCs w:val="27"/>
          <w14:ligatures w14:val="none"/>
        </w:rPr>
        <w:t>8.13 Systems Types and Individuals</w:t>
      </w:r>
    </w:p>
    <w:p w14:paraId="73876F7E" w14:textId="09A1A75E"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hyperlink r:id="rId3154" w:anchor="dfn-sosa-system" w:history="1">
        <w:r w:rsidRPr="009D3DBB">
          <w:rPr>
            <w:rFonts w:ascii="Times New Roman" w:eastAsia="Times New Roman" w:hAnsi="Times New Roman" w:cs="Times New Roman"/>
            <w:color w:val="0000FF"/>
            <w:kern w:val="0"/>
            <w:u w:val="single"/>
            <w14:ligatures w14:val="none"/>
          </w:rPr>
          <w:t>sosa:System</w:t>
        </w:r>
      </w:hyperlink>
      <w:r w:rsidRPr="009D3DBB">
        <w:rPr>
          <w:rFonts w:ascii="Times New Roman" w:eastAsia="Times New Roman" w:hAnsi="Times New Roman" w:cs="Times New Roman"/>
          <w:kern w:val="0"/>
          <w14:ligatures w14:val="none"/>
        </w:rPr>
        <w:t xml:space="preserve"> is the class of systems</w:t>
      </w:r>
      <w:ins w:id="589" w:author="Carl Reed" w:date="2026-08-27T14:11:00Z" w16du:dateUtc="2026-08-27T20:11:00Z">
        <w:r w:rsidR="00C84042">
          <w:rPr>
            <w:rFonts w:ascii="Times New Roman" w:eastAsia="Times New Roman" w:hAnsi="Times New Roman" w:cs="Times New Roman"/>
            <w:kern w:val="0"/>
            <w14:ligatures w14:val="none"/>
          </w:rPr>
          <w:t xml:space="preserve">: </w:t>
        </w:r>
      </w:ins>
      <w:del w:id="590" w:author="Carl Reed" w:date="2026-08-27T14:11:00Z" w16du:dateUtc="2026-08-27T20:11:00Z">
        <w:r w:rsidRPr="009D3DBB" w:rsidDel="00C84042">
          <w:rPr>
            <w:rFonts w:ascii="Times New Roman" w:eastAsia="Times New Roman" w:hAnsi="Times New Roman" w:cs="Times New Roman"/>
            <w:kern w:val="0"/>
            <w14:ligatures w14:val="none"/>
          </w:rPr>
          <w:delText>, i.e., d</w:delText>
        </w:r>
      </w:del>
      <w:ins w:id="591" w:author="Carl Reed" w:date="2026-08-27T14:11:00Z" w16du:dateUtc="2026-08-27T20:11:00Z">
        <w:r w:rsidR="00C84042">
          <w:rPr>
            <w:rFonts w:ascii="Times New Roman" w:eastAsia="Times New Roman" w:hAnsi="Times New Roman" w:cs="Times New Roman"/>
            <w:kern w:val="0"/>
            <w14:ligatures w14:val="none"/>
          </w:rPr>
          <w:t>D</w:t>
        </w:r>
      </w:ins>
      <w:r w:rsidRPr="009D3DBB">
        <w:rPr>
          <w:rFonts w:ascii="Times New Roman" w:eastAsia="Times New Roman" w:hAnsi="Times New Roman" w:cs="Times New Roman"/>
          <w:kern w:val="0"/>
          <w14:ligatures w14:val="none"/>
        </w:rPr>
        <w:t xml:space="preserve">evices or entities that implements procedures to make actuations, observations, or samplings. Members of the class are </w:t>
      </w:r>
      <w:r w:rsidRPr="009D3DBB">
        <w:rPr>
          <w:rFonts w:ascii="Times New Roman" w:eastAsia="Times New Roman" w:hAnsi="Times New Roman" w:cs="Times New Roman"/>
          <w:i/>
          <w:iCs/>
          <w:kern w:val="0"/>
          <w14:ligatures w14:val="none"/>
        </w:rPr>
        <w:t>individual</w:t>
      </w:r>
      <w:r w:rsidRPr="009D3DBB">
        <w:rPr>
          <w:rFonts w:ascii="Times New Roman" w:eastAsia="Times New Roman" w:hAnsi="Times New Roman" w:cs="Times New Roman"/>
          <w:kern w:val="0"/>
          <w14:ligatures w14:val="none"/>
        </w:rPr>
        <w:t xml:space="preserve"> systems i.e., system-instances. In the physical world these will typically carry a serial-number (devices) or proper-name (people). </w:t>
      </w:r>
    </w:p>
    <w:p w14:paraId="2DCD26AA"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Nevertheless, most individual systems share a primary description with other individuals of the same system type or model number. The characteristics and capabilities of the </w:t>
      </w:r>
      <w:r w:rsidRPr="009D3DBB">
        <w:rPr>
          <w:rFonts w:ascii="Times New Roman" w:eastAsia="Times New Roman" w:hAnsi="Times New Roman" w:cs="Times New Roman"/>
          <w:i/>
          <w:iCs/>
          <w:kern w:val="0"/>
          <w14:ligatures w14:val="none"/>
        </w:rPr>
        <w:t>system type</w:t>
      </w:r>
      <w:r w:rsidRPr="009D3DBB">
        <w:rPr>
          <w:rFonts w:ascii="Times New Roman" w:eastAsia="Times New Roman" w:hAnsi="Times New Roman" w:cs="Times New Roman"/>
          <w:kern w:val="0"/>
          <w14:ligatures w14:val="none"/>
        </w:rPr>
        <w:t xml:space="preserve"> will often provide the key information about a system involved in an execution. Traditionally this information would appear in a specification or </w:t>
      </w:r>
      <w:r w:rsidRPr="009D3DBB">
        <w:rPr>
          <w:rFonts w:ascii="Times New Roman" w:eastAsia="Times New Roman" w:hAnsi="Times New Roman" w:cs="Times New Roman"/>
          <w:i/>
          <w:iCs/>
          <w:kern w:val="0"/>
          <w14:ligatures w14:val="none"/>
        </w:rPr>
        <w:t>data-sheet</w:t>
      </w:r>
      <w:r w:rsidRPr="009D3DBB">
        <w:rPr>
          <w:rFonts w:ascii="Times New Roman" w:eastAsia="Times New Roman" w:hAnsi="Times New Roman" w:cs="Times New Roman"/>
          <w:kern w:val="0"/>
          <w14:ligatures w14:val="none"/>
        </w:rPr>
        <w:t xml:space="preserve"> for a device type. </w:t>
      </w:r>
    </w:p>
    <w:p w14:paraId="32512532" w14:textId="7B495981" w:rsidR="009D3DBB" w:rsidRPr="009D3DBB" w:rsidRDefault="00F561F5" w:rsidP="009D3DBB">
      <w:pPr>
        <w:spacing w:before="100" w:beforeAutospacing="1" w:after="100" w:afterAutospacing="1" w:line="240" w:lineRule="auto"/>
        <w:rPr>
          <w:rFonts w:ascii="Times New Roman" w:eastAsia="Times New Roman" w:hAnsi="Times New Roman" w:cs="Times New Roman"/>
          <w:kern w:val="0"/>
          <w14:ligatures w14:val="none"/>
        </w:rPr>
      </w:pPr>
      <w:ins w:id="592" w:author="Carl Reed" w:date="2026-08-27T14:12:00Z" w16du:dateUtc="2026-08-27T20:12:00Z">
        <w:r>
          <w:rPr>
            <w:rFonts w:ascii="Times New Roman" w:eastAsia="Times New Roman" w:hAnsi="Times New Roman" w:cs="Times New Roman"/>
            <w:kern w:val="0"/>
            <w14:ligatures w14:val="none"/>
          </w:rPr>
          <w:t>S</w:t>
        </w:r>
        <w:r w:rsidRPr="009D3DBB">
          <w:rPr>
            <w:rFonts w:ascii="Times New Roman" w:eastAsia="Times New Roman" w:hAnsi="Times New Roman" w:cs="Times New Roman"/>
            <w:kern w:val="0"/>
            <w14:ligatures w14:val="none"/>
          </w:rPr>
          <w:t>o that system instances can be typed through them</w:t>
        </w:r>
        <w:r>
          <w:rPr>
            <w:rFonts w:ascii="Times New Roman" w:eastAsia="Times New Roman" w:hAnsi="Times New Roman" w:cs="Times New Roman"/>
            <w:kern w:val="0"/>
            <w14:ligatures w14:val="none"/>
          </w:rPr>
          <w:t>,</w:t>
        </w:r>
        <w:r w:rsidRPr="009D3DBB">
          <w:rPr>
            <w:rFonts w:ascii="Times New Roman" w:eastAsia="Times New Roman" w:hAnsi="Times New Roman" w:cs="Times New Roman"/>
            <w:kern w:val="0"/>
            <w14:ligatures w14:val="none"/>
          </w:rPr>
          <w:t xml:space="preserve"> </w:t>
        </w:r>
      </w:ins>
      <w:del w:id="593" w:author="Carl Reed" w:date="2026-08-27T14:12:00Z" w16du:dateUtc="2026-08-27T20:12:00Z">
        <w:r w:rsidR="009D3DBB" w:rsidRPr="009D3DBB" w:rsidDel="00F561F5">
          <w:rPr>
            <w:rFonts w:ascii="Times New Roman" w:eastAsia="Times New Roman" w:hAnsi="Times New Roman" w:cs="Times New Roman"/>
            <w:kern w:val="0"/>
            <w14:ligatures w14:val="none"/>
          </w:rPr>
          <w:delText>T</w:delText>
        </w:r>
      </w:del>
      <w:ins w:id="594" w:author="Carl Reed" w:date="2026-08-27T14:12:00Z" w16du:dateUtc="2026-08-27T20:12:00Z">
        <w:r>
          <w:rPr>
            <w:rFonts w:ascii="Times New Roman" w:eastAsia="Times New Roman" w:hAnsi="Times New Roman" w:cs="Times New Roman"/>
            <w:kern w:val="0"/>
            <w14:ligatures w14:val="none"/>
          </w:rPr>
          <w:t>t</w:t>
        </w:r>
      </w:ins>
      <w:r w:rsidR="009D3DBB" w:rsidRPr="009D3DBB">
        <w:rPr>
          <w:rFonts w:ascii="Times New Roman" w:eastAsia="Times New Roman" w:hAnsi="Times New Roman" w:cs="Times New Roman"/>
          <w:kern w:val="0"/>
          <w14:ligatures w14:val="none"/>
        </w:rPr>
        <w:t>he SSN Ontology may be used to describe system types as OWL Classes</w:t>
      </w:r>
      <w:del w:id="595" w:author="Carl Reed" w:date="2026-08-27T14:12:00Z" w16du:dateUtc="2026-08-27T20:12:00Z">
        <w:r w:rsidR="009D3DBB" w:rsidRPr="009D3DBB" w:rsidDel="00F561F5">
          <w:rPr>
            <w:rFonts w:ascii="Times New Roman" w:eastAsia="Times New Roman" w:hAnsi="Times New Roman" w:cs="Times New Roman"/>
            <w:kern w:val="0"/>
            <w14:ligatures w14:val="none"/>
          </w:rPr>
          <w:delText>, so that system instances can be typed through them</w:delText>
        </w:r>
      </w:del>
      <w:r w:rsidR="009D3DBB" w:rsidRPr="009D3DBB">
        <w:rPr>
          <w:rFonts w:ascii="Times New Roman" w:eastAsia="Times New Roman" w:hAnsi="Times New Roman" w:cs="Times New Roman"/>
          <w:kern w:val="0"/>
          <w14:ligatures w14:val="none"/>
        </w:rPr>
        <w:t xml:space="preserve">. The recommended pattern is for </w:t>
      </w:r>
    </w:p>
    <w:p w14:paraId="6E0CB60B" w14:textId="1A57FCFC" w:rsidR="009D3DBB" w:rsidRPr="009D3DBB" w:rsidRDefault="00F561F5" w:rsidP="009D3DB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ins w:id="596" w:author="Carl Reed" w:date="2026-08-27T14:12:00Z" w16du:dateUtc="2026-08-27T20:12:00Z">
        <w:r>
          <w:rPr>
            <w:rFonts w:ascii="Times New Roman" w:eastAsia="Times New Roman" w:hAnsi="Times New Roman" w:cs="Times New Roman"/>
            <w:kern w:val="0"/>
            <w14:ligatures w14:val="none"/>
          </w:rPr>
          <w:t>A</w:t>
        </w:r>
      </w:ins>
      <w:del w:id="597" w:author="Carl Reed" w:date="2026-08-27T14:12:00Z" w16du:dateUtc="2026-08-27T20:12:00Z">
        <w:r w:rsidR="009D3DBB" w:rsidRPr="009D3DBB" w:rsidDel="00F561F5">
          <w:rPr>
            <w:rFonts w:ascii="Times New Roman" w:eastAsia="Times New Roman" w:hAnsi="Times New Roman" w:cs="Times New Roman"/>
            <w:kern w:val="0"/>
            <w14:ligatures w14:val="none"/>
          </w:rPr>
          <w:delText>a</w:delText>
        </w:r>
      </w:del>
      <w:r w:rsidR="009D3DBB" w:rsidRPr="009D3DBB">
        <w:rPr>
          <w:rFonts w:ascii="Times New Roman" w:eastAsia="Times New Roman" w:hAnsi="Times New Roman" w:cs="Times New Roman"/>
          <w:kern w:val="0"/>
          <w14:ligatures w14:val="none"/>
        </w:rPr>
        <w:t xml:space="preserve"> generic system or system type is represented as an OWL Class, specifically as a sub-class of </w:t>
      </w:r>
      <w:hyperlink r:id="rId3155" w:anchor="dfn-sosa-system" w:history="1">
        <w:r w:rsidR="009D3DBB" w:rsidRPr="009D3DBB">
          <w:rPr>
            <w:rFonts w:ascii="Times New Roman" w:eastAsia="Times New Roman" w:hAnsi="Times New Roman" w:cs="Times New Roman"/>
            <w:color w:val="0000FF"/>
            <w:kern w:val="0"/>
            <w:u w:val="single"/>
            <w14:ligatures w14:val="none"/>
          </w:rPr>
          <w:t>sosa:System</w:t>
        </w:r>
      </w:hyperlink>
      <w:r w:rsidR="009D3DBB" w:rsidRPr="009D3DBB">
        <w:rPr>
          <w:rFonts w:ascii="Times New Roman" w:eastAsia="Times New Roman" w:hAnsi="Times New Roman" w:cs="Times New Roman"/>
          <w:kern w:val="0"/>
          <w14:ligatures w14:val="none"/>
        </w:rPr>
        <w:t xml:space="preserve"> (specifically: one of its sub-classes </w:t>
      </w:r>
      <w:hyperlink r:id="rId3156" w:anchor="dfn-sosa-actuator" w:history="1">
        <w:r w:rsidR="009D3DBB" w:rsidRPr="009D3DBB">
          <w:rPr>
            <w:rFonts w:ascii="Times New Roman" w:eastAsia="Times New Roman" w:hAnsi="Times New Roman" w:cs="Times New Roman"/>
            <w:color w:val="0000FF"/>
            <w:kern w:val="0"/>
            <w:u w:val="single"/>
            <w14:ligatures w14:val="none"/>
          </w:rPr>
          <w:t>sosa:Actuator</w:t>
        </w:r>
      </w:hyperlink>
      <w:r w:rsidR="009D3DBB" w:rsidRPr="009D3DBB">
        <w:rPr>
          <w:rFonts w:ascii="Times New Roman" w:eastAsia="Times New Roman" w:hAnsi="Times New Roman" w:cs="Times New Roman"/>
          <w:kern w:val="0"/>
          <w14:ligatures w14:val="none"/>
        </w:rPr>
        <w:t xml:space="preserve">, </w:t>
      </w:r>
      <w:hyperlink r:id="rId3157" w:anchor="dfn-sosa-sensor" w:history="1">
        <w:r w:rsidR="009D3DBB" w:rsidRPr="009D3DBB">
          <w:rPr>
            <w:rFonts w:ascii="Times New Roman" w:eastAsia="Times New Roman" w:hAnsi="Times New Roman" w:cs="Times New Roman"/>
            <w:color w:val="0000FF"/>
            <w:kern w:val="0"/>
            <w:u w:val="single"/>
            <w14:ligatures w14:val="none"/>
          </w:rPr>
          <w:t>sosa:Sensor</w:t>
        </w:r>
      </w:hyperlink>
      <w:r w:rsidR="009D3DBB" w:rsidRPr="009D3DBB">
        <w:rPr>
          <w:rFonts w:ascii="Times New Roman" w:eastAsia="Times New Roman" w:hAnsi="Times New Roman" w:cs="Times New Roman"/>
          <w:kern w:val="0"/>
          <w14:ligatures w14:val="none"/>
        </w:rPr>
        <w:t xml:space="preserve">, </w:t>
      </w:r>
      <w:hyperlink r:id="rId3158" w:anchor="dfn-sosa-sampler" w:history="1">
        <w:r w:rsidR="009D3DBB" w:rsidRPr="009D3DBB">
          <w:rPr>
            <w:rFonts w:ascii="Times New Roman" w:eastAsia="Times New Roman" w:hAnsi="Times New Roman" w:cs="Times New Roman"/>
            <w:color w:val="0000FF"/>
            <w:kern w:val="0"/>
            <w:u w:val="single"/>
            <w14:ligatures w14:val="none"/>
          </w:rPr>
          <w:t>sosa:Sampler</w:t>
        </w:r>
      </w:hyperlink>
      <w:r w:rsidR="009D3DBB" w:rsidRPr="009D3DBB">
        <w:rPr>
          <w:rFonts w:ascii="Times New Roman" w:eastAsia="Times New Roman" w:hAnsi="Times New Roman" w:cs="Times New Roman"/>
          <w:kern w:val="0"/>
          <w14:ligatures w14:val="none"/>
        </w:rPr>
        <w:t>)</w:t>
      </w:r>
      <w:ins w:id="598" w:author="Carl Reed" w:date="2026-08-27T14:12:00Z" w16du:dateUtc="2026-08-27T20:12:00Z">
        <w:r w:rsidR="00516249">
          <w:rPr>
            <w:rFonts w:ascii="Times New Roman" w:eastAsia="Times New Roman" w:hAnsi="Times New Roman" w:cs="Times New Roman"/>
            <w:kern w:val="0"/>
            <w14:ligatures w14:val="none"/>
          </w:rPr>
          <w:t xml:space="preserve">, </w:t>
        </w:r>
      </w:ins>
      <w:del w:id="599" w:author="Carl Reed" w:date="2026-08-27T14:12:00Z" w16du:dateUtc="2026-08-27T20:12:00Z">
        <w:r w:rsidR="009D3DBB" w:rsidRPr="009D3DBB" w:rsidDel="00516249">
          <w:rPr>
            <w:rFonts w:ascii="Times New Roman" w:eastAsia="Times New Roman" w:hAnsi="Times New Roman" w:cs="Times New Roman"/>
            <w:kern w:val="0"/>
            <w14:ligatures w14:val="none"/>
          </w:rPr>
          <w:delText xml:space="preserve">, while </w:delText>
        </w:r>
      </w:del>
    </w:p>
    <w:p w14:paraId="78B0BDC0" w14:textId="4F886E41" w:rsidR="009D3DBB" w:rsidRPr="009D3DBB" w:rsidRDefault="00516249" w:rsidP="009D3DB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ins w:id="600" w:author="Carl Reed" w:date="2026-08-27T14:13:00Z" w16du:dateUtc="2026-08-27T20:13:00Z">
        <w:r>
          <w:rPr>
            <w:rFonts w:ascii="Times New Roman" w:eastAsia="Times New Roman" w:hAnsi="Times New Roman" w:cs="Times New Roman"/>
            <w:kern w:val="0"/>
            <w14:ligatures w14:val="none"/>
          </w:rPr>
          <w:t>While a</w:t>
        </w:r>
      </w:ins>
      <w:del w:id="601" w:author="Carl Reed" w:date="2026-08-27T14:12:00Z" w16du:dateUtc="2026-08-27T20:12:00Z">
        <w:r w:rsidR="009D3DBB" w:rsidRPr="009D3DBB" w:rsidDel="00F561F5">
          <w:rPr>
            <w:rFonts w:ascii="Times New Roman" w:eastAsia="Times New Roman" w:hAnsi="Times New Roman" w:cs="Times New Roman"/>
            <w:kern w:val="0"/>
            <w14:ligatures w14:val="none"/>
          </w:rPr>
          <w:delText>a</w:delText>
        </w:r>
      </w:del>
      <w:r w:rsidR="009D3DBB" w:rsidRPr="009D3DBB">
        <w:rPr>
          <w:rFonts w:ascii="Times New Roman" w:eastAsia="Times New Roman" w:hAnsi="Times New Roman" w:cs="Times New Roman"/>
          <w:kern w:val="0"/>
          <w14:ligatures w14:val="none"/>
        </w:rPr>
        <w:t>n individual system or system instance is represented as an OWL Individual, specifically as an instance of the class describing the system type.</w:t>
      </w:r>
    </w:p>
    <w:p w14:paraId="2F6C7566"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hyperlink r:id="rId3159" w:anchor="Fig-clinical-thermometer" w:tooltip="Mum's clinical thermometer represented as an instance of a specific sensor type. Explanation of the notation used in class diagrams." w:history="1">
        <w:r w:rsidRPr="009D3DBB">
          <w:rPr>
            <w:rFonts w:ascii="Times New Roman" w:eastAsia="Times New Roman" w:hAnsi="Times New Roman" w:cs="Times New Roman"/>
            <w:color w:val="0000FF"/>
            <w:kern w:val="0"/>
            <w:u w:val="single"/>
            <w14:ligatures w14:val="none"/>
          </w:rPr>
          <w:t>Figure 52</w:t>
        </w:r>
      </w:hyperlink>
      <w:r w:rsidRPr="009D3DBB">
        <w:rPr>
          <w:rFonts w:ascii="Times New Roman" w:eastAsia="Times New Roman" w:hAnsi="Times New Roman" w:cs="Times New Roman"/>
          <w:kern w:val="0"/>
          <w14:ligatures w14:val="none"/>
        </w:rPr>
        <w:t xml:space="preserve"> illustrates an example of a sensor type and instance modeled this way. </w:t>
      </w:r>
    </w:p>
    <w:p w14:paraId="6EE08D43"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hyperlink r:id="rId3160" w:anchor="Fig-clinical-thermometer" w:history="1">
        <w:r w:rsidRPr="009D3DBB">
          <w:rPr>
            <w:rFonts w:ascii="Times New Roman" w:eastAsia="Times New Roman" w:hAnsi="Times New Roman" w:cs="Times New Roman"/>
            <w:color w:val="0000FF"/>
            <w:kern w:val="0"/>
            <w:u w:val="single"/>
            <w14:ligatures w14:val="none"/>
          </w:rPr>
          <w:t>Figure 52</w:t>
        </w:r>
      </w:hyperlink>
      <w:r w:rsidRPr="009D3DBB">
        <w:rPr>
          <w:rFonts w:ascii="Times New Roman" w:eastAsia="Times New Roman" w:hAnsi="Times New Roman" w:cs="Times New Roman"/>
          <w:kern w:val="0"/>
          <w14:ligatures w14:val="none"/>
        </w:rPr>
        <w:t xml:space="preserve"> Mum's clinical thermometer represented as an instance of a specific sensor type. </w:t>
      </w:r>
      <w:r w:rsidRPr="009D3DBB">
        <w:rPr>
          <w:rFonts w:ascii="Times New Roman" w:eastAsia="Times New Roman" w:hAnsi="Times New Roman" w:cs="Times New Roman"/>
          <w:kern w:val="0"/>
          <w14:ligatures w14:val="none"/>
        </w:rPr>
        <w:br/>
      </w:r>
      <w:hyperlink r:id="rId3161" w:anchor="Class-diagram" w:history="1">
        <w:r w:rsidRPr="009D3DBB">
          <w:rPr>
            <w:rFonts w:ascii="Times New Roman" w:eastAsia="Times New Roman" w:hAnsi="Times New Roman" w:cs="Times New Roman"/>
            <w:i/>
            <w:iCs/>
            <w:color w:val="0000FF"/>
            <w:kern w:val="0"/>
            <w:u w:val="single"/>
            <w14:ligatures w14:val="none"/>
          </w:rPr>
          <w:t>Explanation of the notation used in class diagrams</w:t>
        </w:r>
      </w:hyperlink>
      <w:r w:rsidRPr="009D3DBB">
        <w:rPr>
          <w:rFonts w:ascii="Times New Roman" w:eastAsia="Times New Roman" w:hAnsi="Times New Roman" w:cs="Times New Roman"/>
          <w:kern w:val="0"/>
          <w14:ligatures w14:val="none"/>
        </w:rPr>
        <w:t xml:space="preserve">. </w:t>
      </w:r>
    </w:p>
    <w:p w14:paraId="379840EC"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The following code snippet provides an outline of the details: </w:t>
      </w:r>
    </w:p>
    <w:p w14:paraId="66FF61B1"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hyperlink r:id="rId3162" w:anchor="example-32" w:history="1">
        <w:r w:rsidRPr="009D3DBB">
          <w:rPr>
            <w:rFonts w:ascii="Times New Roman" w:eastAsia="Times New Roman" w:hAnsi="Times New Roman" w:cs="Times New Roman"/>
            <w:color w:val="0000FF"/>
            <w:kern w:val="0"/>
            <w:u w:val="single"/>
            <w14:ligatures w14:val="none"/>
          </w:rPr>
          <w:t>Example 32</w:t>
        </w:r>
      </w:hyperlink>
      <w:r w:rsidRPr="009D3DBB">
        <w:rPr>
          <w:rFonts w:ascii="Times New Roman" w:eastAsia="Times New Roman" w:hAnsi="Times New Roman" w:cs="Times New Roman"/>
          <w:kern w:val="0"/>
          <w14:ligatures w14:val="none"/>
        </w:rPr>
        <w:t xml:space="preserve"> </w:t>
      </w:r>
    </w:p>
    <w:p w14:paraId="6E53B9D6"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ex: &lt;https://example.org/data/&gt; .</w:t>
      </w:r>
    </w:p>
    <w:p w14:paraId="1D0D2E38"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owl: &lt;http://www.w3.org/2002/07/owl#&gt; .</w:t>
      </w:r>
    </w:p>
    <w:p w14:paraId="1DB2EE57"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qk: &lt;http://qudt.org/vocab/quantitykind/&gt; .</w:t>
      </w:r>
    </w:p>
    <w:p w14:paraId="746E4AD5"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qudt: &lt;http://qudt.org/schema/qudt/&gt;.</w:t>
      </w:r>
    </w:p>
    <w:p w14:paraId="4639B54E"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rdf: &lt;http://www.w3.org/1999/02/22-rdf-syntax-ns#&gt; .</w:t>
      </w:r>
    </w:p>
    <w:p w14:paraId="2EED48C7"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rdfs: &lt;http://www.w3.org/2000/01/rdf-schema#&gt; .</w:t>
      </w:r>
    </w:p>
    <w:p w14:paraId="600DD328"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sensor: &lt;https://example.org/sensor/&gt; .</w:t>
      </w:r>
    </w:p>
    <w:p w14:paraId="0D6A8FB5"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sosa: &lt;http://www.w3.org/ns/sosa/&gt; .</w:t>
      </w:r>
    </w:p>
    <w:p w14:paraId="4C17D4FD"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unit: &lt;http://qudt.org/vocab/unit/&gt;.</w:t>
      </w:r>
    </w:p>
    <w:p w14:paraId="4952DDA1"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0D3CAA"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lastRenderedPageBreak/>
        <w:t>qk:Temperature</w:t>
      </w:r>
    </w:p>
    <w:p w14:paraId="15DCEAB3"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a sosa:Property ;</w:t>
      </w:r>
    </w:p>
    <w:p w14:paraId="57249D8F"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w:t>
      </w:r>
    </w:p>
    <w:p w14:paraId="32BD4A32"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sensor:TemperatureSensor</w:t>
      </w:r>
    </w:p>
    <w:p w14:paraId="22D43270"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a owl:Class ;</w:t>
      </w:r>
    </w:p>
    <w:p w14:paraId="419FB719"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rdfs:label "A generic temperature sensor" ;</w:t>
      </w:r>
    </w:p>
    <w:p w14:paraId="27400DB4"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rdfs:subClassOf sosa:Sensor ;</w:t>
      </w:r>
    </w:p>
    <w:p w14:paraId="5F5A8124"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rdfs:subClassOf [</w:t>
      </w:r>
    </w:p>
    <w:p w14:paraId="2E19183F"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a owl:Restriction ;</w:t>
      </w:r>
    </w:p>
    <w:p w14:paraId="13C3FE62"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owl:hasValue qk:Temperature ;</w:t>
      </w:r>
    </w:p>
    <w:p w14:paraId="6102B2BE"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owl:onProperty sosa:observes ;</w:t>
      </w:r>
    </w:p>
    <w:p w14:paraId="3F900541"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 ;</w:t>
      </w:r>
    </w:p>
    <w:p w14:paraId="13266D7A"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w:t>
      </w:r>
    </w:p>
    <w:p w14:paraId="44429326"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sensor:Mercury-in-glass-thermometer</w:t>
      </w:r>
    </w:p>
    <w:p w14:paraId="4913EAA0"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a owl:Class ;</w:t>
      </w:r>
    </w:p>
    <w:p w14:paraId="1C1CE374"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rdfs:label "Mercury in glass thermometer" ;</w:t>
      </w:r>
    </w:p>
    <w:p w14:paraId="1B4E9F20"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rdfs:comment "Temperature sensor based on the expansion of a column of mercury inside a glass tube" ;</w:t>
      </w:r>
    </w:p>
    <w:p w14:paraId="323B5B21"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rdfs:subClassOf sensor:TemperatureSensor ;</w:t>
      </w:r>
    </w:p>
    <w:p w14:paraId="2A23C5ED"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w:t>
      </w:r>
    </w:p>
    <w:p w14:paraId="396CCCC5"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ex:Mums-clinical-thermometer</w:t>
      </w:r>
    </w:p>
    <w:p w14:paraId="1DF879D6"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a sosa:Sensor ;</w:t>
      </w:r>
    </w:p>
    <w:p w14:paraId="6066B92B"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a sensor:TemperatureSensor ;</w:t>
      </w:r>
    </w:p>
    <w:p w14:paraId="5FDA89D3"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a sensor:Mercury-in-glass-thermometer ;</w:t>
      </w:r>
    </w:p>
    <w:p w14:paraId="5DE6505F"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w:t>
      </w:r>
    </w:p>
    <w:p w14:paraId="67A63BDA"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ex:SickChildA</w:t>
      </w:r>
    </w:p>
    <w:p w14:paraId="6F531740"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a sosa:FeatureOfInterest ;</w:t>
      </w:r>
    </w:p>
    <w:p w14:paraId="61AFD228"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w:t>
      </w:r>
    </w:p>
    <w:p w14:paraId="311E358E"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ex:SickChildATempObs</w:t>
      </w:r>
    </w:p>
    <w:p w14:paraId="6EF94713"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a sosa:Observation ;</w:t>
      </w:r>
    </w:p>
    <w:p w14:paraId="6C289079"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sosa:hasFeatureOfInterest ex:SickChildA ;</w:t>
      </w:r>
    </w:p>
    <w:p w14:paraId="6B3B5370"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sosa:hasResult [</w:t>
      </w:r>
    </w:p>
    <w:p w14:paraId="5DFCD5AA"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a qudt:QuantityValue ;</w:t>
      </w:r>
    </w:p>
    <w:p w14:paraId="479DBCD7"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qudt:hasUnit unit:DEG_C ;</w:t>
      </w:r>
    </w:p>
    <w:p w14:paraId="09625508"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qudt:value 38.2 ;</w:t>
      </w:r>
    </w:p>
    <w:p w14:paraId="1C64CDFA"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 ;</w:t>
      </w:r>
    </w:p>
    <w:p w14:paraId="623EC0E4"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sosa:madeBySensor ex:Mums-clinical-thermometer ;</w:t>
      </w:r>
    </w:p>
    <w:p w14:paraId="1C7AD933"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sosa:observedProperty qk:Temperature ;</w:t>
      </w:r>
    </w:p>
    <w:p w14:paraId="2FEB425C"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w:t>
      </w:r>
    </w:p>
    <w:p w14:paraId="6F5D8C2D"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Note</w:t>
      </w:r>
    </w:p>
    <w:p w14:paraId="72D7827F"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This approach is a clarification and adjustment relative to earlier editions of this Ontology, which suggested that instances of </w:t>
      </w:r>
      <w:hyperlink r:id="rId3163" w:anchor="dfn-sosa-system" w:history="1">
        <w:r w:rsidRPr="009D3DBB">
          <w:rPr>
            <w:rFonts w:ascii="Times New Roman" w:eastAsia="Times New Roman" w:hAnsi="Times New Roman" w:cs="Times New Roman"/>
            <w:color w:val="0000FF"/>
            <w:kern w:val="0"/>
            <w:u w:val="single"/>
            <w14:ligatures w14:val="none"/>
          </w:rPr>
          <w:t>sosa:System</w:t>
        </w:r>
      </w:hyperlink>
      <w:r w:rsidRPr="009D3DBB">
        <w:rPr>
          <w:rFonts w:ascii="Times New Roman" w:eastAsia="Times New Roman" w:hAnsi="Times New Roman" w:cs="Times New Roman"/>
          <w:kern w:val="0"/>
          <w14:ligatures w14:val="none"/>
        </w:rPr>
        <w:t xml:space="preserve"> could represent either generic systems or instances specific to a single execution. </w:t>
      </w:r>
    </w:p>
    <w:p w14:paraId="50B62E8F"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More complex systems can be described using class definitions with OWL Restrictions to fix specific properties of class members. For example, the following code illustrates how a sensor package, such as an </w:t>
      </w:r>
      <w:hyperlink r:id="rId3164" w:history="1">
        <w:r w:rsidRPr="009D3DBB">
          <w:rPr>
            <w:rFonts w:ascii="Times New Roman" w:eastAsia="Times New Roman" w:hAnsi="Times New Roman" w:cs="Times New Roman"/>
            <w:color w:val="0000FF"/>
            <w:kern w:val="0"/>
            <w:u w:val="single"/>
            <w14:ligatures w14:val="none"/>
          </w:rPr>
          <w:t>Inkbird model IBS-TH2-PLUS</w:t>
        </w:r>
      </w:hyperlink>
      <w:r w:rsidRPr="009D3DBB">
        <w:rPr>
          <w:rFonts w:ascii="Times New Roman" w:eastAsia="Times New Roman" w:hAnsi="Times New Roman" w:cs="Times New Roman"/>
          <w:kern w:val="0"/>
          <w14:ligatures w14:val="none"/>
        </w:rPr>
        <w:t xml:space="preserve">, may be described. </w:t>
      </w:r>
    </w:p>
    <w:p w14:paraId="7824F77E"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hyperlink r:id="rId3165" w:anchor="example-33" w:history="1">
        <w:r w:rsidRPr="009D3DBB">
          <w:rPr>
            <w:rFonts w:ascii="Times New Roman" w:eastAsia="Times New Roman" w:hAnsi="Times New Roman" w:cs="Times New Roman"/>
            <w:color w:val="0000FF"/>
            <w:kern w:val="0"/>
            <w:u w:val="single"/>
            <w14:ligatures w14:val="none"/>
          </w:rPr>
          <w:t>Example 33</w:t>
        </w:r>
      </w:hyperlink>
      <w:r w:rsidRPr="009D3DBB">
        <w:rPr>
          <w:rFonts w:ascii="Times New Roman" w:eastAsia="Times New Roman" w:hAnsi="Times New Roman" w:cs="Times New Roman"/>
          <w:kern w:val="0"/>
          <w14:ligatures w14:val="none"/>
        </w:rPr>
        <w:t xml:space="preserve"> </w:t>
      </w:r>
    </w:p>
    <w:p w14:paraId="3D378AEB"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ex: &lt;https://example.org/data/&gt; .</w:t>
      </w:r>
    </w:p>
    <w:p w14:paraId="16D933D0"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owl: &lt;http://www.w3.org/2002/07/owl#&gt; .</w:t>
      </w:r>
    </w:p>
    <w:p w14:paraId="25A56F42"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prov: &lt;http://www.w3.org/ns/prov#&gt; .</w:t>
      </w:r>
    </w:p>
    <w:p w14:paraId="56A9EF66"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qk: &lt;http://qudt.org/vocab/quantitykind/&gt; .</w:t>
      </w:r>
    </w:p>
    <w:p w14:paraId="5051ED47"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lastRenderedPageBreak/>
        <w:t>@prefix qudt: &lt;http://qudt.org/schema/qudt/&gt;.</w:t>
      </w:r>
    </w:p>
    <w:p w14:paraId="720892BC"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rdf: &lt;http://www.w3.org/1999/02/22-rdf-syntax-ns#&gt; .</w:t>
      </w:r>
    </w:p>
    <w:p w14:paraId="4DF21D3F"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rdfs: &lt;http://www.w3.org/2000/01/rdf-schema#&gt; .</w:t>
      </w:r>
    </w:p>
    <w:p w14:paraId="5C58E9E7"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sensor: &lt;https://example.org/sensor/&gt; .</w:t>
      </w:r>
    </w:p>
    <w:p w14:paraId="5A1231F6"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sosa: &lt;http://www.w3.org/ns/sosa/&gt; .</w:t>
      </w:r>
    </w:p>
    <w:p w14:paraId="07138B8E"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unit: &lt;http://qudt.org/vocab/unit/&gt;.</w:t>
      </w:r>
    </w:p>
    <w:p w14:paraId="13DD6A41"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xsd: &lt;http://www.w3.org/2001/XMLSchema#&gt; .</w:t>
      </w:r>
    </w:p>
    <w:p w14:paraId="304204C6"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sosa-cap: &lt;http://www.w3.org/ns/sosa/system-capability-properties#&gt; .</w:t>
      </w:r>
    </w:p>
    <w:p w14:paraId="6FBDEC81"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@base &lt;https://example.org/data/TH2-PLUS/&gt; .</w:t>
      </w:r>
    </w:p>
    <w:p w14:paraId="64270321"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AFE2FA"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sensor:IBS-TH2-Plus</w:t>
      </w:r>
    </w:p>
    <w:p w14:paraId="41A3706E"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a owl:Class ;</w:t>
      </w:r>
    </w:p>
    <w:p w14:paraId="361CFD1C"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rdfs:label "IBS-TH2 PLUS Temperature and Humidity Sensor System" ;</w:t>
      </w:r>
    </w:p>
    <w:p w14:paraId="1126EA26"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rdfs:subClassOf sosa:System ;</w:t>
      </w:r>
    </w:p>
    <w:p w14:paraId="1CF17884"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rdfs:subClassOf [</w:t>
      </w:r>
    </w:p>
    <w:p w14:paraId="76A92915"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a owl:Restriction ;</w:t>
      </w:r>
    </w:p>
    <w:p w14:paraId="5299EF42"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owl:hasValue sensor:IBS-TH2-Plus-systemCapability ;</w:t>
      </w:r>
    </w:p>
    <w:p w14:paraId="767C8EB7"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owl:onProperty sosa:hasSystemCapability ;</w:t>
      </w:r>
    </w:p>
    <w:p w14:paraId="237BF739"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 ;</w:t>
      </w:r>
    </w:p>
    <w:p w14:paraId="65C7F92E"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rdfs:subClassOf [</w:t>
      </w:r>
    </w:p>
    <w:p w14:paraId="43AF51BF"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a owl:Restriction ;</w:t>
      </w:r>
    </w:p>
    <w:p w14:paraId="37DFE5C7"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owl:onProperty sosa:hasSubSystem ;</w:t>
      </w:r>
    </w:p>
    <w:p w14:paraId="237ED185"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owl:someValuesFrom sensor:IBS-TH2-Plus-H ;</w:t>
      </w:r>
    </w:p>
    <w:p w14:paraId="5338A711"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 ;</w:t>
      </w:r>
    </w:p>
    <w:p w14:paraId="3F6E2984"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rdfs:subClassOf [</w:t>
      </w:r>
    </w:p>
    <w:p w14:paraId="003B8DD7"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a owl:Restriction ;</w:t>
      </w:r>
    </w:p>
    <w:p w14:paraId="07BD1F44"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owl:onProperty sosa:hasSubSystem ;</w:t>
      </w:r>
    </w:p>
    <w:p w14:paraId="7D6522FB"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owl:someValuesFrom sensor:IBS-TH2-Plus-T ;</w:t>
      </w:r>
    </w:p>
    <w:p w14:paraId="2BFBF701"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 ;</w:t>
      </w:r>
    </w:p>
    <w:p w14:paraId="7C3FA76B"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prov:wasDerivedFrom &lt;https://inkbird.com/products/ibs-th2-plus&gt; ;</w:t>
      </w:r>
    </w:p>
    <w:p w14:paraId="3106ADB5"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w:t>
      </w:r>
    </w:p>
    <w:p w14:paraId="6842B9B7"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sensor:IBS-TH2-Plus-systemCapability a sosa:ObservationCollection ;</w:t>
      </w:r>
    </w:p>
    <w:p w14:paraId="62DB8DD3"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qudt:hasUnit unit:HZ ;</w:t>
      </w:r>
    </w:p>
    <w:p w14:paraId="1BDCCA85"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sosa:hasMember [</w:t>
      </w:r>
    </w:p>
    <w:p w14:paraId="00521541"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a sosa:Observation ;</w:t>
      </w:r>
    </w:p>
    <w:p w14:paraId="68061648"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sosa:observedProperty sosa-cap:MaxFrequency ;</w:t>
      </w:r>
    </w:p>
    <w:p w14:paraId="4C91C6C9"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sosa:hasSimpleResult 0.1 ;</w:t>
      </w:r>
    </w:p>
    <w:p w14:paraId="0F83F433"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 ,</w:t>
      </w:r>
    </w:p>
    <w:p w14:paraId="543C0093"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w:t>
      </w:r>
    </w:p>
    <w:p w14:paraId="1CEEDC26"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a sosa:Observation ;</w:t>
      </w:r>
    </w:p>
    <w:p w14:paraId="128061FE"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sosa:observedProperty sosa-cap:MinFrequency ;</w:t>
      </w:r>
    </w:p>
    <w:p w14:paraId="623C0BFD"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sosa:hasSimpleResult ".0005556"^^xsd:decimal ;</w:t>
      </w:r>
    </w:p>
    <w:p w14:paraId="34A4C406"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w:t>
      </w:r>
    </w:p>
    <w:p w14:paraId="3000EF39"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w:t>
      </w:r>
    </w:p>
    <w:p w14:paraId="2EE63DC4"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sensor:IBS-TH2-Plus-H</w:t>
      </w:r>
    </w:p>
    <w:p w14:paraId="51DC5CCC"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a owl:Class ;</w:t>
      </w:r>
    </w:p>
    <w:p w14:paraId="0DE0DAB9"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rdfs:label "IBS-TH2 PLUS Humidity Sensor type" ;</w:t>
      </w:r>
    </w:p>
    <w:p w14:paraId="0633B22B"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rdfs:subClassOf sosa:Sensor ;</w:t>
      </w:r>
    </w:p>
    <w:p w14:paraId="0846CFA0"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rdfs:subClassOf [</w:t>
      </w:r>
    </w:p>
    <w:p w14:paraId="1F97E2DA"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a owl:Restriction ;</w:t>
      </w:r>
    </w:p>
    <w:p w14:paraId="20E681BD"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owl:hasValue qk:RelativeHumidity ;</w:t>
      </w:r>
    </w:p>
    <w:p w14:paraId="460C0082"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owl:onProperty sosa:observes ;</w:t>
      </w:r>
    </w:p>
    <w:p w14:paraId="557C54B1"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 ;</w:t>
      </w:r>
    </w:p>
    <w:p w14:paraId="1DC9DF7F"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rdfs:subClassOf [</w:t>
      </w:r>
    </w:p>
    <w:p w14:paraId="648FD2C4"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a owl:Restriction ;</w:t>
      </w:r>
    </w:p>
    <w:p w14:paraId="7C959BEA"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owl:hasValue sensor:IBS-TH2-Plus-H-systemCapability ;</w:t>
      </w:r>
    </w:p>
    <w:p w14:paraId="128B63BC"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owl:onProperty sosa:hasSystemCapability ;</w:t>
      </w:r>
    </w:p>
    <w:p w14:paraId="087DE35D"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lastRenderedPageBreak/>
        <w:t xml:space="preserve">    ] ;</w:t>
      </w:r>
    </w:p>
    <w:p w14:paraId="608825E0"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w:t>
      </w:r>
    </w:p>
    <w:p w14:paraId="6221D9F7"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sensor:IBS-TH2-Plus-T</w:t>
      </w:r>
    </w:p>
    <w:p w14:paraId="47B3BF88"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a owl:Class ;</w:t>
      </w:r>
    </w:p>
    <w:p w14:paraId="55C7A656"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rdfs:label "IBS-TH2 PLUS Temperature Sensor type" ;</w:t>
      </w:r>
    </w:p>
    <w:p w14:paraId="67451A97"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rdfs:subClassOf sosa:Sensor ;</w:t>
      </w:r>
    </w:p>
    <w:p w14:paraId="6119FB87"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rdfs:subClassOf [</w:t>
      </w:r>
    </w:p>
    <w:p w14:paraId="3CD360BB"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a owl:Restriction ;</w:t>
      </w:r>
    </w:p>
    <w:p w14:paraId="1432B4FC"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owl:hasValue qk:Temperature ;</w:t>
      </w:r>
    </w:p>
    <w:p w14:paraId="7855F339"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owl:onProperty sosa:observes ;</w:t>
      </w:r>
    </w:p>
    <w:p w14:paraId="1460BD15"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 ;</w:t>
      </w:r>
    </w:p>
    <w:p w14:paraId="5E428D58"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rdfs:subClassOf [</w:t>
      </w:r>
    </w:p>
    <w:p w14:paraId="3A354415"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a owl:Restriction ;</w:t>
      </w:r>
    </w:p>
    <w:p w14:paraId="2881AEAD"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owl:hasValue sensor:IBS-TH2-Plus-T-systemCapability ;</w:t>
      </w:r>
    </w:p>
    <w:p w14:paraId="1216DC8C"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owl:onProperty sosa:hasSystemCapability ;</w:t>
      </w:r>
    </w:p>
    <w:p w14:paraId="12179518"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 ;</w:t>
      </w:r>
    </w:p>
    <w:p w14:paraId="2DBF6FF8"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w:t>
      </w:r>
    </w:p>
    <w:p w14:paraId="2437440E"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sensor:IBS-TH2-Plus-H-systemCapability a sosa:ObservationCollection ;</w:t>
      </w:r>
    </w:p>
    <w:p w14:paraId="773A8115"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qudt:hasUnit unit:PERCENT ;</w:t>
      </w:r>
    </w:p>
    <w:p w14:paraId="1A770515"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sosa:hasMember [</w:t>
      </w:r>
    </w:p>
    <w:p w14:paraId="630AB33E"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a sosa:Observation ;</w:t>
      </w:r>
    </w:p>
    <w:p w14:paraId="2C8B4FB4"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sosa:observedProperty sosa-cap:HumidityAccuracy ;</w:t>
      </w:r>
    </w:p>
    <w:p w14:paraId="777D81BB"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sosa:hasSimpleResult 4.5 ;</w:t>
      </w:r>
    </w:p>
    <w:p w14:paraId="24E6DEDE"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 ,</w:t>
      </w:r>
    </w:p>
    <w:p w14:paraId="4800AEE8"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w:t>
      </w:r>
    </w:p>
    <w:p w14:paraId="5D42E654"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a sosa:Observation ;</w:t>
      </w:r>
    </w:p>
    <w:p w14:paraId="6A8AFB81"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sosa:observedProperty sosa-cap:MaxMeasurableHumidity ;</w:t>
      </w:r>
    </w:p>
    <w:p w14:paraId="70DF7FA4"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sosa:hasSimpleResult 99.0 ;</w:t>
      </w:r>
    </w:p>
    <w:p w14:paraId="4930B97A"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 ,</w:t>
      </w:r>
    </w:p>
    <w:p w14:paraId="6D4863BF"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w:t>
      </w:r>
    </w:p>
    <w:p w14:paraId="0D277BD8"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a sosa:Observation ;</w:t>
      </w:r>
    </w:p>
    <w:p w14:paraId="3EC6BED9"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sosa:observedProperty sosa-cap:MinMeasurableHumidity ;</w:t>
      </w:r>
    </w:p>
    <w:p w14:paraId="69945934"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sosa:hasSimpleResult 0.0 ;</w:t>
      </w:r>
    </w:p>
    <w:p w14:paraId="7B2F1FF1"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w:t>
      </w:r>
    </w:p>
    <w:p w14:paraId="59E94AA6"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w:t>
      </w:r>
    </w:p>
    <w:p w14:paraId="65E1A3EF"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sensor:IBS-TH2-Plus-T-systemCapability a sosa:ObservationCollection ;</w:t>
      </w:r>
    </w:p>
    <w:p w14:paraId="1C5AFBAA"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qudt:hasUnit unit:DEG_C ;</w:t>
      </w:r>
    </w:p>
    <w:p w14:paraId="69757B8D"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sosa:hasMember [</w:t>
      </w:r>
    </w:p>
    <w:p w14:paraId="5B11C569"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a sosa:Observation ;</w:t>
      </w:r>
    </w:p>
    <w:p w14:paraId="53CF2A48"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sosa:observedProperty sosa-cap:TemperatureAccuracy ;</w:t>
      </w:r>
    </w:p>
    <w:p w14:paraId="4D95DD87"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sosa:hasSimpleResult 0.5 ;</w:t>
      </w:r>
    </w:p>
    <w:p w14:paraId="096067ED"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 ,</w:t>
      </w:r>
    </w:p>
    <w:p w14:paraId="527FA771"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w:t>
      </w:r>
    </w:p>
    <w:p w14:paraId="06478AAC"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a sosa:Observation ;</w:t>
      </w:r>
    </w:p>
    <w:p w14:paraId="019F9C30"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sosa:observedProperty sosa-cap:MaxMeasurableTemperature ;</w:t>
      </w:r>
    </w:p>
    <w:p w14:paraId="63379DA6"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sosa:hasSimpleResult 60.0 ;</w:t>
      </w:r>
    </w:p>
    <w:p w14:paraId="67A7DCB1"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 ,</w:t>
      </w:r>
    </w:p>
    <w:p w14:paraId="2DCA737B"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w:t>
      </w:r>
    </w:p>
    <w:p w14:paraId="4ABCEEDB"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a sosa:Observation ;</w:t>
      </w:r>
    </w:p>
    <w:p w14:paraId="4D2411BD"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sosa:observedProperty sosa-cap:MinMeasurableTemperature ;</w:t>
      </w:r>
    </w:p>
    <w:p w14:paraId="7BC952C1"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sosa:hasSimpleResult -40.0 ;</w:t>
      </w:r>
    </w:p>
    <w:p w14:paraId="7578A0CF"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w:t>
      </w:r>
    </w:p>
    <w:p w14:paraId="2FBE1837"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w:t>
      </w:r>
    </w:p>
    <w:p w14:paraId="2AB3C8ED" w14:textId="77777777" w:rsidR="009D3DBB" w:rsidRPr="009D3DBB" w:rsidRDefault="009D3DBB" w:rsidP="009D3DB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Courier New" w:eastAsia="Times New Roman" w:hAnsi="Courier New" w:cs="Courier New"/>
          <w:kern w:val="0"/>
          <w:sz w:val="20"/>
          <w:szCs w:val="20"/>
          <w14:ligatures w14:val="none"/>
        </w:rPr>
        <w:lastRenderedPageBreak/>
        <w:t>sensor:IBS-TH2-Plus</w:t>
      </w:r>
      <w:r w:rsidRPr="009D3DBB">
        <w:rPr>
          <w:rFonts w:ascii="Times New Roman" w:eastAsia="Times New Roman" w:hAnsi="Times New Roman" w:cs="Times New Roman"/>
          <w:kern w:val="0"/>
          <w14:ligatures w14:val="none"/>
        </w:rPr>
        <w:t xml:space="preserve"> describes the </w:t>
      </w:r>
      <w:r w:rsidRPr="009D3DBB">
        <w:rPr>
          <w:rFonts w:ascii="Times New Roman" w:eastAsia="Times New Roman" w:hAnsi="Times New Roman" w:cs="Times New Roman"/>
          <w:i/>
          <w:iCs/>
          <w:kern w:val="0"/>
          <w14:ligatures w14:val="none"/>
        </w:rPr>
        <w:t>IBS-TH2-PLUS system type</w:t>
      </w:r>
      <w:r w:rsidRPr="009D3DBB">
        <w:rPr>
          <w:rFonts w:ascii="Times New Roman" w:eastAsia="Times New Roman" w:hAnsi="Times New Roman" w:cs="Times New Roman"/>
          <w:kern w:val="0"/>
          <w14:ligatures w14:val="none"/>
        </w:rPr>
        <w:t xml:space="preserve">. Every IBS-TH2-PLUS package records at a frequency in the range 5.556e-4 — 0.1 Hertz. Every IBS-TH2-PLUS has two subsystems, one temperature sensor, and one relative-humidity sensor. </w:t>
      </w:r>
    </w:p>
    <w:p w14:paraId="4E3008DC" w14:textId="77777777" w:rsidR="009D3DBB" w:rsidRPr="009D3DBB" w:rsidRDefault="009D3DBB" w:rsidP="009D3DB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Courier New" w:eastAsia="Times New Roman" w:hAnsi="Courier New" w:cs="Courier New"/>
          <w:kern w:val="0"/>
          <w:sz w:val="20"/>
          <w:szCs w:val="20"/>
          <w14:ligatures w14:val="none"/>
        </w:rPr>
        <w:t>sensor:IBS-TH2-Plus-H</w:t>
      </w:r>
      <w:r w:rsidRPr="009D3DBB">
        <w:rPr>
          <w:rFonts w:ascii="Times New Roman" w:eastAsia="Times New Roman" w:hAnsi="Times New Roman" w:cs="Times New Roman"/>
          <w:kern w:val="0"/>
          <w14:ligatures w14:val="none"/>
        </w:rPr>
        <w:t xml:space="preserve"> describes the </w:t>
      </w:r>
      <w:r w:rsidRPr="009D3DBB">
        <w:rPr>
          <w:rFonts w:ascii="Times New Roman" w:eastAsia="Times New Roman" w:hAnsi="Times New Roman" w:cs="Times New Roman"/>
          <w:i/>
          <w:iCs/>
          <w:kern w:val="0"/>
          <w14:ligatures w14:val="none"/>
        </w:rPr>
        <w:t>humidity sensor type</w:t>
      </w:r>
      <w:r w:rsidRPr="009D3DBB">
        <w:rPr>
          <w:rFonts w:ascii="Times New Roman" w:eastAsia="Times New Roman" w:hAnsi="Times New Roman" w:cs="Times New Roman"/>
          <w:kern w:val="0"/>
          <w14:ligatures w14:val="none"/>
        </w:rPr>
        <w:t xml:space="preserve"> in the IBS-TH2-PLUS package. Every humidity sensor has a range 0—99 % RH with an accuracy of 4.5 %. </w:t>
      </w:r>
    </w:p>
    <w:p w14:paraId="23D0B4D1" w14:textId="77777777" w:rsidR="009D3DBB" w:rsidRPr="009D3DBB" w:rsidRDefault="009D3DBB" w:rsidP="009D3DB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Courier New" w:eastAsia="Times New Roman" w:hAnsi="Courier New" w:cs="Courier New"/>
          <w:kern w:val="0"/>
          <w:sz w:val="20"/>
          <w:szCs w:val="20"/>
          <w14:ligatures w14:val="none"/>
        </w:rPr>
        <w:t>sensor:IBS-TH2-Plus-T</w:t>
      </w:r>
      <w:r w:rsidRPr="009D3DBB">
        <w:rPr>
          <w:rFonts w:ascii="Times New Roman" w:eastAsia="Times New Roman" w:hAnsi="Times New Roman" w:cs="Times New Roman"/>
          <w:kern w:val="0"/>
          <w14:ligatures w14:val="none"/>
        </w:rPr>
        <w:t xml:space="preserve"> describes the </w:t>
      </w:r>
      <w:r w:rsidRPr="009D3DBB">
        <w:rPr>
          <w:rFonts w:ascii="Times New Roman" w:eastAsia="Times New Roman" w:hAnsi="Times New Roman" w:cs="Times New Roman"/>
          <w:i/>
          <w:iCs/>
          <w:kern w:val="0"/>
          <w14:ligatures w14:val="none"/>
        </w:rPr>
        <w:t>temperature sensor type</w:t>
      </w:r>
      <w:r w:rsidRPr="009D3DBB">
        <w:rPr>
          <w:rFonts w:ascii="Times New Roman" w:eastAsia="Times New Roman" w:hAnsi="Times New Roman" w:cs="Times New Roman"/>
          <w:kern w:val="0"/>
          <w14:ligatures w14:val="none"/>
        </w:rPr>
        <w:t xml:space="preserve"> in the IBS-TH2-PLUS package. Every temperature sensor has a range -40—60 °C with an accuracy of 4.5 %. </w:t>
      </w:r>
    </w:p>
    <w:p w14:paraId="18B5880D" w14:textId="77777777" w:rsidR="009D3DBB" w:rsidRPr="009D3DBB" w:rsidRDefault="009D3DBB" w:rsidP="009D3D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commentRangeStart w:id="602"/>
      <w:r w:rsidRPr="009D3DBB">
        <w:rPr>
          <w:rFonts w:ascii="Times New Roman" w:eastAsia="Times New Roman" w:hAnsi="Times New Roman" w:cs="Times New Roman"/>
          <w:b/>
          <w:bCs/>
          <w:kern w:val="0"/>
          <w:sz w:val="36"/>
          <w:szCs w:val="36"/>
          <w14:ligatures w14:val="none"/>
        </w:rPr>
        <w:t>A. Wide review</w:t>
      </w:r>
    </w:p>
    <w:p w14:paraId="07311133"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i/>
          <w:iCs/>
          <w:kern w:val="0"/>
          <w14:ligatures w14:val="none"/>
        </w:rPr>
        <w:t>This section is non-normative.</w:t>
      </w:r>
    </w:p>
    <w:p w14:paraId="006D8708"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TBC </w:t>
      </w:r>
      <w:commentRangeEnd w:id="602"/>
      <w:r w:rsidR="009868C2" w:rsidRPr="009D3DBB">
        <w:rPr>
          <w:rStyle w:val="CommentReference"/>
          <w:rFonts w:ascii="Times New Roman" w:eastAsia="Times New Roman" w:hAnsi="Times New Roman" w:cs="Times New Roman"/>
          <w:kern w:val="0"/>
          <w:sz w:val="24"/>
          <w:szCs w:val="24"/>
          <w14:ligatures w14:val="none"/>
        </w:rPr>
        <w:commentReference w:id="602"/>
      </w:r>
    </w:p>
    <w:p w14:paraId="04E1E58C" w14:textId="77777777" w:rsidR="009D3DBB" w:rsidRPr="009D3DBB" w:rsidRDefault="009D3DBB" w:rsidP="009D3D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3DBB">
        <w:rPr>
          <w:rFonts w:ascii="Times New Roman" w:eastAsia="Times New Roman" w:hAnsi="Times New Roman" w:cs="Times New Roman"/>
          <w:b/>
          <w:bCs/>
          <w:kern w:val="0"/>
          <w:sz w:val="36"/>
          <w:szCs w:val="36"/>
          <w14:ligatures w14:val="none"/>
        </w:rPr>
        <w:t>B. Tabulation of properties and their inverses</w:t>
      </w:r>
    </w:p>
    <w:p w14:paraId="692FE2B5"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i/>
          <w:iCs/>
          <w:kern w:val="0"/>
          <w14:ligatures w14:val="none"/>
        </w:rPr>
        <w:t>This section is non-normative.</w:t>
      </w:r>
    </w:p>
    <w:p w14:paraId="6D191D97" w14:textId="7C233208" w:rsidR="009D3DBB" w:rsidRPr="009D3DBB" w:rsidRDefault="009868C2" w:rsidP="009D3DBB">
      <w:pPr>
        <w:spacing w:before="100" w:beforeAutospacing="1" w:after="100" w:afterAutospacing="1" w:line="240" w:lineRule="auto"/>
        <w:rPr>
          <w:rFonts w:ascii="Times New Roman" w:eastAsia="Times New Roman" w:hAnsi="Times New Roman" w:cs="Times New Roman"/>
          <w:kern w:val="0"/>
          <w14:ligatures w14:val="none"/>
        </w:rPr>
      </w:pPr>
      <w:ins w:id="603" w:author="Carl Reed" w:date="2026-08-27T14:13:00Z" w16du:dateUtc="2026-08-27T20:13:00Z">
        <w:r>
          <w:rPr>
            <w:rFonts w:ascii="Times New Roman" w:eastAsia="Times New Roman" w:hAnsi="Times New Roman" w:cs="Times New Roman"/>
            <w:kern w:val="0"/>
            <w14:ligatures w14:val="none"/>
          </w:rPr>
          <w:t>I</w:t>
        </w:r>
        <w:r w:rsidRPr="009D3DBB">
          <w:rPr>
            <w:rFonts w:ascii="Times New Roman" w:eastAsia="Times New Roman" w:hAnsi="Times New Roman" w:cs="Times New Roman"/>
            <w:kern w:val="0"/>
            <w14:ligatures w14:val="none"/>
          </w:rPr>
          <w:t>n order to support interoperability across a range of applications</w:t>
        </w:r>
        <w:r>
          <w:rPr>
            <w:rFonts w:ascii="Times New Roman" w:eastAsia="Times New Roman" w:hAnsi="Times New Roman" w:cs="Times New Roman"/>
            <w:kern w:val="0"/>
            <w14:ligatures w14:val="none"/>
          </w:rPr>
          <w:t>,</w:t>
        </w:r>
        <w:r w:rsidRPr="009D3DBB">
          <w:rPr>
            <w:rFonts w:ascii="Times New Roman" w:eastAsia="Times New Roman" w:hAnsi="Times New Roman" w:cs="Times New Roman"/>
            <w:kern w:val="0"/>
            <w14:ligatures w14:val="none"/>
          </w:rPr>
          <w:t xml:space="preserve"> </w:t>
        </w:r>
      </w:ins>
      <w:del w:id="604" w:author="Carl Reed" w:date="2026-08-27T14:14:00Z" w16du:dateUtc="2026-08-27T20:14:00Z">
        <w:r w:rsidR="009D3DBB" w:rsidRPr="009D3DBB" w:rsidDel="009868C2">
          <w:rPr>
            <w:rFonts w:ascii="Times New Roman" w:eastAsia="Times New Roman" w:hAnsi="Times New Roman" w:cs="Times New Roman"/>
            <w:kern w:val="0"/>
            <w14:ligatures w14:val="none"/>
          </w:rPr>
          <w:delText>I</w:delText>
        </w:r>
      </w:del>
      <w:ins w:id="605" w:author="Carl Reed" w:date="2026-08-27T14:14:00Z" w16du:dateUtc="2026-08-27T20:14:00Z">
        <w:r>
          <w:rPr>
            <w:rFonts w:ascii="Times New Roman" w:eastAsia="Times New Roman" w:hAnsi="Times New Roman" w:cs="Times New Roman"/>
            <w:kern w:val="0"/>
            <w14:ligatures w14:val="none"/>
          </w:rPr>
          <w:t>i</w:t>
        </w:r>
      </w:ins>
      <w:r w:rsidR="009D3DBB" w:rsidRPr="009D3DBB">
        <w:rPr>
          <w:rFonts w:ascii="Times New Roman" w:eastAsia="Times New Roman" w:hAnsi="Times New Roman" w:cs="Times New Roman"/>
          <w:kern w:val="0"/>
          <w14:ligatures w14:val="none"/>
        </w:rPr>
        <w:t>nverses are named for all SSN object properties,</w:t>
      </w:r>
      <w:del w:id="606" w:author="Carl Reed" w:date="2026-08-27T14:13:00Z" w16du:dateUtc="2026-08-27T20:13:00Z">
        <w:r w:rsidR="009D3DBB" w:rsidRPr="009D3DBB" w:rsidDel="009868C2">
          <w:rPr>
            <w:rFonts w:ascii="Times New Roman" w:eastAsia="Times New Roman" w:hAnsi="Times New Roman" w:cs="Times New Roman"/>
            <w:kern w:val="0"/>
            <w14:ligatures w14:val="none"/>
          </w:rPr>
          <w:delText xml:space="preserve"> in order to support interoperability across a range of applications</w:delText>
        </w:r>
      </w:del>
      <w:r w:rsidR="009D3DBB" w:rsidRPr="009D3DBB">
        <w:rPr>
          <w:rFonts w:ascii="Times New Roman" w:eastAsia="Times New Roman" w:hAnsi="Times New Roman" w:cs="Times New Roman"/>
          <w:kern w:val="0"/>
          <w14:ligatures w14:val="none"/>
        </w:rPr>
        <w:t xml:space="preserve">. </w:t>
      </w:r>
    </w:p>
    <w:p w14:paraId="779110A7"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Note</w:t>
      </w:r>
    </w:p>
    <w:p w14:paraId="1338DEF7"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Terms added in the 2023 Edition are indicated with an asterisk*. </w:t>
      </w:r>
    </w:p>
    <w:p w14:paraId="07CE6CCC"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Note</w:t>
      </w:r>
    </w:p>
    <w:p w14:paraId="15307107"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This section uses a combination of [</w:t>
      </w:r>
      <w:hyperlink r:id="rId3166" w:anchor="bib-description-logics" w:tooltip="The Description Logic Handbook: Theory, Implementation, and Applications, 2nd Edition" w:history="1">
        <w:r w:rsidRPr="009D3DBB">
          <w:rPr>
            <w:rFonts w:ascii="Times New Roman" w:eastAsia="Times New Roman" w:hAnsi="Times New Roman" w:cs="Times New Roman"/>
            <w:i/>
            <w:iCs/>
            <w:color w:val="0000FF"/>
            <w:kern w:val="0"/>
            <w:u w:val="single"/>
            <w14:ligatures w14:val="none"/>
          </w:rPr>
          <w:t>Description-Logics</w:t>
        </w:r>
      </w:hyperlink>
      <w:r w:rsidRPr="009D3DBB">
        <w:rPr>
          <w:rFonts w:ascii="Times New Roman" w:eastAsia="Times New Roman" w:hAnsi="Times New Roman" w:cs="Times New Roman"/>
          <w:kern w:val="0"/>
          <w14:ligatures w14:val="none"/>
        </w:rPr>
        <w:t>] notation (see also the [</w:t>
      </w:r>
      <w:hyperlink r:id="rId3167" w:anchor="bib-description-logics-home-page" w:tooltip="Description Logics Home Page" w:history="1">
        <w:r w:rsidRPr="009D3DBB">
          <w:rPr>
            <w:rFonts w:ascii="Times New Roman" w:eastAsia="Times New Roman" w:hAnsi="Times New Roman" w:cs="Times New Roman"/>
            <w:i/>
            <w:iCs/>
            <w:color w:val="0000FF"/>
            <w:kern w:val="0"/>
            <w:u w:val="single"/>
            <w14:ligatures w14:val="none"/>
          </w:rPr>
          <w:t>Description-Logics-Home-Page</w:t>
        </w:r>
      </w:hyperlink>
      <w:r w:rsidRPr="009D3DBB">
        <w:rPr>
          <w:rFonts w:ascii="Times New Roman" w:eastAsia="Times New Roman" w:hAnsi="Times New Roman" w:cs="Times New Roman"/>
          <w:kern w:val="0"/>
          <w14:ligatures w14:val="none"/>
        </w:rPr>
        <w:t>]) and the Manchester Syntax [</w:t>
      </w:r>
      <w:hyperlink r:id="rId3168" w:anchor="bib-owl2-manchester-syntax" w:tooltip="OWL 2 Web Ontology Language Manchester Syntax (Second Edition)" w:history="1">
        <w:r w:rsidRPr="009D3DBB">
          <w:rPr>
            <w:rFonts w:ascii="Times New Roman" w:eastAsia="Times New Roman" w:hAnsi="Times New Roman" w:cs="Times New Roman"/>
            <w:i/>
            <w:iCs/>
            <w:color w:val="0000FF"/>
            <w:kern w:val="0"/>
            <w:u w:val="single"/>
            <w14:ligatures w14:val="none"/>
          </w:rPr>
          <w:t>owl2-manchester-syntax</w:t>
        </w:r>
      </w:hyperlink>
      <w:r w:rsidRPr="009D3DBB">
        <w:rPr>
          <w:rFonts w:ascii="Times New Roman" w:eastAsia="Times New Roman" w:hAnsi="Times New Roman" w:cs="Times New Roman"/>
          <w:kern w:val="0"/>
          <w14:ligatures w14:val="none"/>
        </w:rPr>
        <w:t xml:space="preserve">]. </w:t>
      </w:r>
      <w:r w:rsidRPr="009D3DBB">
        <w:rPr>
          <w:rFonts w:ascii="Times New Roman" w:eastAsia="Times New Roman" w:hAnsi="Times New Roman" w:cs="Times New Roman"/>
          <w:kern w:val="0"/>
          <w14:ligatures w14:val="none"/>
        </w:rPr>
        <w:br/>
        <w:t xml:space="preserve">The expression </w:t>
      </w:r>
      <w:r w:rsidRPr="009D3DBB">
        <w:rPr>
          <w:rFonts w:ascii="Courier New" w:eastAsia="Times New Roman" w:hAnsi="Courier New" w:cs="Courier New"/>
          <w:kern w:val="0"/>
          <w:sz w:val="20"/>
          <w:szCs w:val="20"/>
          <w14:ligatures w14:val="none"/>
        </w:rPr>
        <w:t>OP1 ≡ inverse OP2</w:t>
      </w:r>
      <w:r w:rsidRPr="009D3DBB">
        <w:rPr>
          <w:rFonts w:ascii="Times New Roman" w:eastAsia="Times New Roman" w:hAnsi="Times New Roman" w:cs="Times New Roman"/>
          <w:kern w:val="0"/>
          <w14:ligatures w14:val="none"/>
        </w:rPr>
        <w:t xml:space="preserve"> indicates that the properties </w:t>
      </w:r>
      <w:r w:rsidRPr="009D3DBB">
        <w:rPr>
          <w:rFonts w:ascii="Courier New" w:eastAsia="Times New Roman" w:hAnsi="Courier New" w:cs="Courier New"/>
          <w:kern w:val="0"/>
          <w:sz w:val="20"/>
          <w:szCs w:val="20"/>
          <w14:ligatures w14:val="none"/>
        </w:rPr>
        <w:t>OP1</w:t>
      </w:r>
      <w:r w:rsidRPr="009D3DBB">
        <w:rPr>
          <w:rFonts w:ascii="Times New Roman" w:eastAsia="Times New Roman" w:hAnsi="Times New Roman" w:cs="Times New Roman"/>
          <w:kern w:val="0"/>
          <w14:ligatures w14:val="none"/>
        </w:rPr>
        <w:t xml:space="preserve"> and </w:t>
      </w:r>
      <w:r w:rsidRPr="009D3DBB">
        <w:rPr>
          <w:rFonts w:ascii="Courier New" w:eastAsia="Times New Roman" w:hAnsi="Courier New" w:cs="Courier New"/>
          <w:kern w:val="0"/>
          <w:sz w:val="20"/>
          <w:szCs w:val="20"/>
          <w14:ligatures w14:val="none"/>
        </w:rPr>
        <w:t>OP2</w:t>
      </w:r>
      <w:r w:rsidRPr="009D3DBB">
        <w:rPr>
          <w:rFonts w:ascii="Times New Roman" w:eastAsia="Times New Roman" w:hAnsi="Times New Roman" w:cs="Times New Roman"/>
          <w:kern w:val="0"/>
          <w14:ligatures w14:val="none"/>
        </w:rPr>
        <w:t xml:space="preserve"> are inverses of each other. </w:t>
      </w:r>
    </w:p>
    <w:p w14:paraId="7E6CE5BE" w14:textId="77777777" w:rsidR="009D3DBB" w:rsidRPr="009D3DBB" w:rsidRDefault="009D3DBB" w:rsidP="009D3DB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hyperlink r:id="rId3169" w:anchor="dfn-sosa-actson" w:history="1">
        <w:r w:rsidRPr="009D3DBB">
          <w:rPr>
            <w:rFonts w:ascii="Times New Roman" w:eastAsia="Times New Roman" w:hAnsi="Times New Roman" w:cs="Times New Roman"/>
            <w:color w:val="0000FF"/>
            <w:kern w:val="0"/>
            <w:u w:val="single"/>
            <w14:ligatures w14:val="none"/>
          </w:rPr>
          <w:t>sosa:actsOn</w:t>
        </w:r>
      </w:hyperlink>
      <w:r w:rsidRPr="009D3DBB">
        <w:rPr>
          <w:rFonts w:ascii="Times New Roman" w:eastAsia="Times New Roman" w:hAnsi="Times New Roman" w:cs="Times New Roman"/>
          <w:kern w:val="0"/>
          <w14:ligatures w14:val="none"/>
        </w:rPr>
        <w:t xml:space="preserve">* ≡ inverse </w:t>
      </w:r>
      <w:hyperlink r:id="rId3170" w:anchor="dfn-sosa-isactedonby" w:history="1">
        <w:r w:rsidRPr="009D3DBB">
          <w:rPr>
            <w:rFonts w:ascii="Times New Roman" w:eastAsia="Times New Roman" w:hAnsi="Times New Roman" w:cs="Times New Roman"/>
            <w:color w:val="0000FF"/>
            <w:kern w:val="0"/>
            <w:u w:val="single"/>
            <w14:ligatures w14:val="none"/>
          </w:rPr>
          <w:t>sosa:isActedOnBy</w:t>
        </w:r>
      </w:hyperlink>
      <w:r w:rsidRPr="009D3DBB">
        <w:rPr>
          <w:rFonts w:ascii="Times New Roman" w:eastAsia="Times New Roman" w:hAnsi="Times New Roman" w:cs="Times New Roman"/>
          <w:kern w:val="0"/>
          <w14:ligatures w14:val="none"/>
        </w:rPr>
        <w:t xml:space="preserve"> </w:t>
      </w:r>
    </w:p>
    <w:p w14:paraId="32B69FD0" w14:textId="77777777" w:rsidR="009D3DBB" w:rsidRPr="009D3DBB" w:rsidRDefault="009D3DBB" w:rsidP="009D3DB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hyperlink r:id="rId3171" w:anchor="dfn-sosa-actsonproperty" w:history="1">
        <w:r w:rsidRPr="009D3DBB">
          <w:rPr>
            <w:rFonts w:ascii="Times New Roman" w:eastAsia="Times New Roman" w:hAnsi="Times New Roman" w:cs="Times New Roman"/>
            <w:color w:val="0000FF"/>
            <w:kern w:val="0"/>
            <w:u w:val="single"/>
            <w14:ligatures w14:val="none"/>
          </w:rPr>
          <w:t>sosa:actsOnProperty</w:t>
        </w:r>
      </w:hyperlink>
      <w:r w:rsidRPr="009D3DBB">
        <w:rPr>
          <w:rFonts w:ascii="Times New Roman" w:eastAsia="Times New Roman" w:hAnsi="Times New Roman" w:cs="Times New Roman"/>
          <w:kern w:val="0"/>
          <w14:ligatures w14:val="none"/>
        </w:rPr>
        <w:t xml:space="preserve"> ≡ inverse </w:t>
      </w:r>
      <w:hyperlink r:id="rId3172" w:anchor="dfn-sosa-wasactedonby" w:history="1">
        <w:r w:rsidRPr="009D3DBB">
          <w:rPr>
            <w:rFonts w:ascii="Times New Roman" w:eastAsia="Times New Roman" w:hAnsi="Times New Roman" w:cs="Times New Roman"/>
            <w:color w:val="0000FF"/>
            <w:kern w:val="0"/>
            <w:u w:val="single"/>
            <w14:ligatures w14:val="none"/>
          </w:rPr>
          <w:t>sosa:wasActedOnBy</w:t>
        </w:r>
      </w:hyperlink>
      <w:r w:rsidRPr="009D3DBB">
        <w:rPr>
          <w:rFonts w:ascii="Times New Roman" w:eastAsia="Times New Roman" w:hAnsi="Times New Roman" w:cs="Times New Roman"/>
          <w:kern w:val="0"/>
          <w14:ligatures w14:val="none"/>
        </w:rPr>
        <w:t xml:space="preserve">* </w:t>
      </w:r>
    </w:p>
    <w:p w14:paraId="231DB6B8" w14:textId="77777777" w:rsidR="009D3DBB" w:rsidRPr="009D3DBB" w:rsidRDefault="009D3DBB" w:rsidP="009D3DB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hyperlink r:id="rId3173" w:anchor="dfn-sosa-deployedasset" w:history="1">
        <w:r w:rsidRPr="009D3DBB">
          <w:rPr>
            <w:rFonts w:ascii="Times New Roman" w:eastAsia="Times New Roman" w:hAnsi="Times New Roman" w:cs="Times New Roman"/>
            <w:color w:val="0000FF"/>
            <w:kern w:val="0"/>
            <w:u w:val="single"/>
            <w14:ligatures w14:val="none"/>
          </w:rPr>
          <w:t>sosa:deployedAsset</w:t>
        </w:r>
      </w:hyperlink>
      <w:r w:rsidRPr="009D3DBB">
        <w:rPr>
          <w:rFonts w:ascii="Times New Roman" w:eastAsia="Times New Roman" w:hAnsi="Times New Roman" w:cs="Times New Roman"/>
          <w:kern w:val="0"/>
          <w14:ligatures w14:val="none"/>
        </w:rPr>
        <w:t xml:space="preserve">* ≡ inverse </w:t>
      </w:r>
      <w:hyperlink r:id="rId3174" w:anchor="dfn-sosa-hasdeployment" w:history="1">
        <w:r w:rsidRPr="009D3DBB">
          <w:rPr>
            <w:rFonts w:ascii="Times New Roman" w:eastAsia="Times New Roman" w:hAnsi="Times New Roman" w:cs="Times New Roman"/>
            <w:color w:val="0000FF"/>
            <w:kern w:val="0"/>
            <w:u w:val="single"/>
            <w14:ligatures w14:val="none"/>
          </w:rPr>
          <w:t>sosa:hasDeployment</w:t>
        </w:r>
      </w:hyperlink>
      <w:r w:rsidRPr="009D3DBB">
        <w:rPr>
          <w:rFonts w:ascii="Times New Roman" w:eastAsia="Times New Roman" w:hAnsi="Times New Roman" w:cs="Times New Roman"/>
          <w:kern w:val="0"/>
          <w14:ligatures w14:val="none"/>
        </w:rPr>
        <w:t xml:space="preserve"> </w:t>
      </w:r>
    </w:p>
    <w:p w14:paraId="45F7879C" w14:textId="77777777" w:rsidR="009D3DBB" w:rsidRPr="009D3DBB" w:rsidRDefault="009D3DBB" w:rsidP="009D3DB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hyperlink r:id="rId3175" w:anchor="dfn-sosa-deployedonplatform" w:history="1">
        <w:r w:rsidRPr="009D3DBB">
          <w:rPr>
            <w:rFonts w:ascii="Times New Roman" w:eastAsia="Times New Roman" w:hAnsi="Times New Roman" w:cs="Times New Roman"/>
            <w:color w:val="0000FF"/>
            <w:kern w:val="0"/>
            <w:u w:val="single"/>
            <w14:ligatures w14:val="none"/>
          </w:rPr>
          <w:t>sosa:deployedOnPlatform</w:t>
        </w:r>
      </w:hyperlink>
      <w:r w:rsidRPr="009D3DBB">
        <w:rPr>
          <w:rFonts w:ascii="Times New Roman" w:eastAsia="Times New Roman" w:hAnsi="Times New Roman" w:cs="Times New Roman"/>
          <w:kern w:val="0"/>
          <w14:ligatures w14:val="none"/>
        </w:rPr>
        <w:t xml:space="preserve"> ≡ inverse </w:t>
      </w:r>
      <w:hyperlink r:id="rId3176" w:anchor="dfn-sosa-indeployment" w:history="1">
        <w:r w:rsidRPr="009D3DBB">
          <w:rPr>
            <w:rFonts w:ascii="Times New Roman" w:eastAsia="Times New Roman" w:hAnsi="Times New Roman" w:cs="Times New Roman"/>
            <w:color w:val="0000FF"/>
            <w:kern w:val="0"/>
            <w:u w:val="single"/>
            <w14:ligatures w14:val="none"/>
          </w:rPr>
          <w:t>sosa:inDeployment</w:t>
        </w:r>
      </w:hyperlink>
      <w:r w:rsidRPr="009D3DBB">
        <w:rPr>
          <w:rFonts w:ascii="Times New Roman" w:eastAsia="Times New Roman" w:hAnsi="Times New Roman" w:cs="Times New Roman"/>
          <w:kern w:val="0"/>
          <w14:ligatures w14:val="none"/>
        </w:rPr>
        <w:t xml:space="preserve"> </w:t>
      </w:r>
    </w:p>
    <w:p w14:paraId="441A528C" w14:textId="77777777" w:rsidR="009D3DBB" w:rsidRPr="009D3DBB" w:rsidRDefault="009D3DBB" w:rsidP="009D3DB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hyperlink r:id="rId3177" w:anchor="dfn-sosa-deployedsystem" w:history="1">
        <w:r w:rsidRPr="009D3DBB">
          <w:rPr>
            <w:rFonts w:ascii="Times New Roman" w:eastAsia="Times New Roman" w:hAnsi="Times New Roman" w:cs="Times New Roman"/>
            <w:color w:val="0000FF"/>
            <w:kern w:val="0"/>
            <w:u w:val="single"/>
            <w14:ligatures w14:val="none"/>
          </w:rPr>
          <w:t>sosa:deployedSystem</w:t>
        </w:r>
      </w:hyperlink>
      <w:r w:rsidRPr="009D3DBB">
        <w:rPr>
          <w:rFonts w:ascii="Times New Roman" w:eastAsia="Times New Roman" w:hAnsi="Times New Roman" w:cs="Times New Roman"/>
          <w:kern w:val="0"/>
          <w14:ligatures w14:val="none"/>
        </w:rPr>
        <w:t xml:space="preserve"> ≡ inverse </w:t>
      </w:r>
      <w:hyperlink r:id="rId3178" w:anchor="dfn-sosa-systemdeployment" w:history="1">
        <w:r w:rsidRPr="009D3DBB">
          <w:rPr>
            <w:rFonts w:ascii="Times New Roman" w:eastAsia="Times New Roman" w:hAnsi="Times New Roman" w:cs="Times New Roman"/>
            <w:color w:val="0000FF"/>
            <w:kern w:val="0"/>
            <w:u w:val="single"/>
            <w14:ligatures w14:val="none"/>
          </w:rPr>
          <w:t>sosa:systemDeployment</w:t>
        </w:r>
      </w:hyperlink>
      <w:r w:rsidRPr="009D3DBB">
        <w:rPr>
          <w:rFonts w:ascii="Times New Roman" w:eastAsia="Times New Roman" w:hAnsi="Times New Roman" w:cs="Times New Roman"/>
          <w:kern w:val="0"/>
          <w14:ligatures w14:val="none"/>
        </w:rPr>
        <w:t xml:space="preserve">* </w:t>
      </w:r>
    </w:p>
    <w:p w14:paraId="40DDADC2" w14:textId="77777777" w:rsidR="009D3DBB" w:rsidRPr="009D3DBB" w:rsidRDefault="009D3DBB" w:rsidP="009D3DB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hyperlink r:id="rId3179" w:anchor="dfn-sosa-detects" w:history="1">
        <w:r w:rsidRPr="009D3DBB">
          <w:rPr>
            <w:rFonts w:ascii="Times New Roman" w:eastAsia="Times New Roman" w:hAnsi="Times New Roman" w:cs="Times New Roman"/>
            <w:color w:val="0000FF"/>
            <w:kern w:val="0"/>
            <w:u w:val="single"/>
            <w14:ligatures w14:val="none"/>
          </w:rPr>
          <w:t>sosa:detects</w:t>
        </w:r>
      </w:hyperlink>
      <w:r w:rsidRPr="009D3DBB">
        <w:rPr>
          <w:rFonts w:ascii="Times New Roman" w:eastAsia="Times New Roman" w:hAnsi="Times New Roman" w:cs="Times New Roman"/>
          <w:kern w:val="0"/>
          <w14:ligatures w14:val="none"/>
        </w:rPr>
        <w:t xml:space="preserve"> ≡ inverse </w:t>
      </w:r>
      <w:hyperlink r:id="rId3180" w:anchor="dfn-sosa-isdetectedby" w:history="1">
        <w:r w:rsidRPr="009D3DBB">
          <w:rPr>
            <w:rFonts w:ascii="Times New Roman" w:eastAsia="Times New Roman" w:hAnsi="Times New Roman" w:cs="Times New Roman"/>
            <w:color w:val="0000FF"/>
            <w:kern w:val="0"/>
            <w:u w:val="single"/>
            <w14:ligatures w14:val="none"/>
          </w:rPr>
          <w:t>sosa:isDetectedBy</w:t>
        </w:r>
      </w:hyperlink>
      <w:r w:rsidRPr="009D3DBB">
        <w:rPr>
          <w:rFonts w:ascii="Times New Roman" w:eastAsia="Times New Roman" w:hAnsi="Times New Roman" w:cs="Times New Roman"/>
          <w:kern w:val="0"/>
          <w14:ligatures w14:val="none"/>
        </w:rPr>
        <w:t xml:space="preserve">* </w:t>
      </w:r>
    </w:p>
    <w:p w14:paraId="135FD0B5" w14:textId="77777777" w:rsidR="009D3DBB" w:rsidRPr="009D3DBB" w:rsidRDefault="009D3DBB" w:rsidP="009D3DB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hyperlink r:id="rId3181" w:anchor="dfn-sosa-forproperty" w:history="1">
        <w:r w:rsidRPr="009D3DBB">
          <w:rPr>
            <w:rFonts w:ascii="Times New Roman" w:eastAsia="Times New Roman" w:hAnsi="Times New Roman" w:cs="Times New Roman"/>
            <w:color w:val="0000FF"/>
            <w:kern w:val="0"/>
            <w:u w:val="single"/>
            <w14:ligatures w14:val="none"/>
          </w:rPr>
          <w:t>sosa:forProperty</w:t>
        </w:r>
      </w:hyperlink>
      <w:r w:rsidRPr="009D3DBB">
        <w:rPr>
          <w:rFonts w:ascii="Times New Roman" w:eastAsia="Times New Roman" w:hAnsi="Times New Roman" w:cs="Times New Roman"/>
          <w:kern w:val="0"/>
          <w14:ligatures w14:val="none"/>
        </w:rPr>
        <w:t xml:space="preserve"> ≡ inverse </w:t>
      </w:r>
      <w:hyperlink r:id="rId3182" w:anchor="dfn-sosa-propertyfor" w:history="1">
        <w:r w:rsidRPr="009D3DBB">
          <w:rPr>
            <w:rFonts w:ascii="Times New Roman" w:eastAsia="Times New Roman" w:hAnsi="Times New Roman" w:cs="Times New Roman"/>
            <w:color w:val="0000FF"/>
            <w:kern w:val="0"/>
            <w:u w:val="single"/>
            <w14:ligatures w14:val="none"/>
          </w:rPr>
          <w:t>sosa:propertyFor</w:t>
        </w:r>
      </w:hyperlink>
      <w:r w:rsidRPr="009D3DBB">
        <w:rPr>
          <w:rFonts w:ascii="Times New Roman" w:eastAsia="Times New Roman" w:hAnsi="Times New Roman" w:cs="Times New Roman"/>
          <w:kern w:val="0"/>
          <w14:ligatures w14:val="none"/>
        </w:rPr>
        <w:t xml:space="preserve">* </w:t>
      </w:r>
    </w:p>
    <w:p w14:paraId="5DD67270" w14:textId="77777777" w:rsidR="009D3DBB" w:rsidRPr="009D3DBB" w:rsidRDefault="009D3DBB" w:rsidP="009D3DB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hyperlink r:id="rId3183" w:anchor="dfn-sosa-hasfeatureofinterest" w:history="1">
        <w:r w:rsidRPr="009D3DBB">
          <w:rPr>
            <w:rFonts w:ascii="Times New Roman" w:eastAsia="Times New Roman" w:hAnsi="Times New Roman" w:cs="Times New Roman"/>
            <w:color w:val="0000FF"/>
            <w:kern w:val="0"/>
            <w:u w:val="single"/>
            <w14:ligatures w14:val="none"/>
          </w:rPr>
          <w:t>sosa:hasFeatureOfInterest</w:t>
        </w:r>
      </w:hyperlink>
      <w:r w:rsidRPr="009D3DBB">
        <w:rPr>
          <w:rFonts w:ascii="Times New Roman" w:eastAsia="Times New Roman" w:hAnsi="Times New Roman" w:cs="Times New Roman"/>
          <w:kern w:val="0"/>
          <w14:ligatures w14:val="none"/>
        </w:rPr>
        <w:t xml:space="preserve"> ≡ inverse </w:t>
      </w:r>
      <w:hyperlink r:id="rId3184" w:anchor="dfn-sosa-isfeatureofinterestof" w:history="1">
        <w:r w:rsidRPr="009D3DBB">
          <w:rPr>
            <w:rFonts w:ascii="Times New Roman" w:eastAsia="Times New Roman" w:hAnsi="Times New Roman" w:cs="Times New Roman"/>
            <w:color w:val="0000FF"/>
            <w:kern w:val="0"/>
            <w:u w:val="single"/>
            <w14:ligatures w14:val="none"/>
          </w:rPr>
          <w:t>sosa:isFeatureOfInterestOf</w:t>
        </w:r>
      </w:hyperlink>
      <w:r w:rsidRPr="009D3DBB">
        <w:rPr>
          <w:rFonts w:ascii="Times New Roman" w:eastAsia="Times New Roman" w:hAnsi="Times New Roman" w:cs="Times New Roman"/>
          <w:kern w:val="0"/>
          <w14:ligatures w14:val="none"/>
        </w:rPr>
        <w:t xml:space="preserve"> </w:t>
      </w:r>
    </w:p>
    <w:p w14:paraId="06F125DB" w14:textId="77777777" w:rsidR="009D3DBB" w:rsidRPr="009D3DBB" w:rsidRDefault="009D3DBB" w:rsidP="009D3DB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hyperlink r:id="rId3185" w:anchor="dfn-sosa-hasinput" w:history="1">
        <w:r w:rsidRPr="009D3DBB">
          <w:rPr>
            <w:rFonts w:ascii="Times New Roman" w:eastAsia="Times New Roman" w:hAnsi="Times New Roman" w:cs="Times New Roman"/>
            <w:color w:val="0000FF"/>
            <w:kern w:val="0"/>
            <w:u w:val="single"/>
            <w14:ligatures w14:val="none"/>
          </w:rPr>
          <w:t>sosa:hasInput</w:t>
        </w:r>
      </w:hyperlink>
      <w:r w:rsidRPr="009D3DBB">
        <w:rPr>
          <w:rFonts w:ascii="Times New Roman" w:eastAsia="Times New Roman" w:hAnsi="Times New Roman" w:cs="Times New Roman"/>
          <w:kern w:val="0"/>
          <w14:ligatures w14:val="none"/>
        </w:rPr>
        <w:t xml:space="preserve"> ≡ inverse </w:t>
      </w:r>
      <w:hyperlink r:id="rId3186" w:anchor="dfn-sosa-inputfor" w:history="1">
        <w:r w:rsidRPr="009D3DBB">
          <w:rPr>
            <w:rFonts w:ascii="Times New Roman" w:eastAsia="Times New Roman" w:hAnsi="Times New Roman" w:cs="Times New Roman"/>
            <w:color w:val="0000FF"/>
            <w:kern w:val="0"/>
            <w:u w:val="single"/>
            <w14:ligatures w14:val="none"/>
          </w:rPr>
          <w:t>sosa:inputFor</w:t>
        </w:r>
      </w:hyperlink>
      <w:r w:rsidRPr="009D3DBB">
        <w:rPr>
          <w:rFonts w:ascii="Times New Roman" w:eastAsia="Times New Roman" w:hAnsi="Times New Roman" w:cs="Times New Roman"/>
          <w:kern w:val="0"/>
          <w14:ligatures w14:val="none"/>
        </w:rPr>
        <w:t xml:space="preserve">* </w:t>
      </w:r>
    </w:p>
    <w:p w14:paraId="6C45FD00" w14:textId="77777777" w:rsidR="009D3DBB" w:rsidRPr="009D3DBB" w:rsidRDefault="009D3DBB" w:rsidP="009D3DB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hyperlink r:id="rId3187" w:anchor="dfn-sosa-hasinputvalue" w:history="1">
        <w:r w:rsidRPr="009D3DBB">
          <w:rPr>
            <w:rFonts w:ascii="Times New Roman" w:eastAsia="Times New Roman" w:hAnsi="Times New Roman" w:cs="Times New Roman"/>
            <w:color w:val="0000FF"/>
            <w:kern w:val="0"/>
            <w:u w:val="single"/>
            <w14:ligatures w14:val="none"/>
          </w:rPr>
          <w:t>sosa:hasInputValue</w:t>
        </w:r>
      </w:hyperlink>
      <w:r w:rsidRPr="009D3DBB">
        <w:rPr>
          <w:rFonts w:ascii="Times New Roman" w:eastAsia="Times New Roman" w:hAnsi="Times New Roman" w:cs="Times New Roman"/>
          <w:kern w:val="0"/>
          <w14:ligatures w14:val="none"/>
        </w:rPr>
        <w:t xml:space="preserve">* ≡ inverse </w:t>
      </w:r>
      <w:hyperlink r:id="rId3188" w:anchor="dfn-sosa-inputvalueforexecution" w:history="1">
        <w:r w:rsidRPr="009D3DBB">
          <w:rPr>
            <w:rFonts w:ascii="Times New Roman" w:eastAsia="Times New Roman" w:hAnsi="Times New Roman" w:cs="Times New Roman"/>
            <w:color w:val="0000FF"/>
            <w:kern w:val="0"/>
            <w:u w:val="single"/>
            <w14:ligatures w14:val="none"/>
          </w:rPr>
          <w:t>sosa:inputValueForExecution</w:t>
        </w:r>
      </w:hyperlink>
      <w:r w:rsidRPr="009D3DBB">
        <w:rPr>
          <w:rFonts w:ascii="Times New Roman" w:eastAsia="Times New Roman" w:hAnsi="Times New Roman" w:cs="Times New Roman"/>
          <w:kern w:val="0"/>
          <w14:ligatures w14:val="none"/>
        </w:rPr>
        <w:t xml:space="preserve">* </w:t>
      </w:r>
    </w:p>
    <w:p w14:paraId="5407DCEA" w14:textId="77777777" w:rsidR="009D3DBB" w:rsidRPr="009D3DBB" w:rsidRDefault="009D3DBB" w:rsidP="009D3DB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hyperlink r:id="rId3189" w:anchor="dfn-sosa-hasmember" w:history="1">
        <w:r w:rsidRPr="009D3DBB">
          <w:rPr>
            <w:rFonts w:ascii="Times New Roman" w:eastAsia="Times New Roman" w:hAnsi="Times New Roman" w:cs="Times New Roman"/>
            <w:color w:val="0000FF"/>
            <w:kern w:val="0"/>
            <w:u w:val="single"/>
            <w14:ligatures w14:val="none"/>
          </w:rPr>
          <w:t>sosa:hasMember</w:t>
        </w:r>
      </w:hyperlink>
      <w:r w:rsidRPr="009D3DBB">
        <w:rPr>
          <w:rFonts w:ascii="Times New Roman" w:eastAsia="Times New Roman" w:hAnsi="Times New Roman" w:cs="Times New Roman"/>
          <w:kern w:val="0"/>
          <w14:ligatures w14:val="none"/>
        </w:rPr>
        <w:t xml:space="preserve">* ≡ inverse </w:t>
      </w:r>
      <w:hyperlink r:id="rId3190" w:anchor="dfn-sosa-ismemberof" w:history="1">
        <w:r w:rsidRPr="009D3DBB">
          <w:rPr>
            <w:rFonts w:ascii="Times New Roman" w:eastAsia="Times New Roman" w:hAnsi="Times New Roman" w:cs="Times New Roman"/>
            <w:color w:val="0000FF"/>
            <w:kern w:val="0"/>
            <w:u w:val="single"/>
            <w14:ligatures w14:val="none"/>
          </w:rPr>
          <w:t>sosa:isMemberOf</w:t>
        </w:r>
      </w:hyperlink>
      <w:r w:rsidRPr="009D3DBB">
        <w:rPr>
          <w:rFonts w:ascii="Times New Roman" w:eastAsia="Times New Roman" w:hAnsi="Times New Roman" w:cs="Times New Roman"/>
          <w:kern w:val="0"/>
          <w14:ligatures w14:val="none"/>
        </w:rPr>
        <w:t xml:space="preserve">* </w:t>
      </w:r>
    </w:p>
    <w:p w14:paraId="4CB2D6D9" w14:textId="77777777" w:rsidR="009D3DBB" w:rsidRPr="009D3DBB" w:rsidRDefault="009D3DBB" w:rsidP="009D3DB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hyperlink r:id="rId3191" w:anchor="dfn-sosa-hasoriginalsample" w:history="1">
        <w:r w:rsidRPr="009D3DBB">
          <w:rPr>
            <w:rFonts w:ascii="Times New Roman" w:eastAsia="Times New Roman" w:hAnsi="Times New Roman" w:cs="Times New Roman"/>
            <w:color w:val="0000FF"/>
            <w:kern w:val="0"/>
            <w:u w:val="single"/>
            <w14:ligatures w14:val="none"/>
          </w:rPr>
          <w:t>sosa:hasOriginalSample</w:t>
        </w:r>
      </w:hyperlink>
      <w:r w:rsidRPr="009D3DBB">
        <w:rPr>
          <w:rFonts w:ascii="Times New Roman" w:eastAsia="Times New Roman" w:hAnsi="Times New Roman" w:cs="Times New Roman"/>
          <w:kern w:val="0"/>
          <w14:ligatures w14:val="none"/>
        </w:rPr>
        <w:t xml:space="preserve">* ≡ inverse </w:t>
      </w:r>
      <w:hyperlink r:id="rId3192" w:anchor="dfn-sosa-isoriginalsampleof" w:history="1">
        <w:r w:rsidRPr="009D3DBB">
          <w:rPr>
            <w:rFonts w:ascii="Times New Roman" w:eastAsia="Times New Roman" w:hAnsi="Times New Roman" w:cs="Times New Roman"/>
            <w:color w:val="0000FF"/>
            <w:kern w:val="0"/>
            <w:u w:val="single"/>
            <w14:ligatures w14:val="none"/>
          </w:rPr>
          <w:t>sosa:isOriginalSampleOf</w:t>
        </w:r>
      </w:hyperlink>
      <w:r w:rsidRPr="009D3DBB">
        <w:rPr>
          <w:rFonts w:ascii="Times New Roman" w:eastAsia="Times New Roman" w:hAnsi="Times New Roman" w:cs="Times New Roman"/>
          <w:kern w:val="0"/>
          <w14:ligatures w14:val="none"/>
        </w:rPr>
        <w:t xml:space="preserve">* </w:t>
      </w:r>
    </w:p>
    <w:p w14:paraId="03E91482" w14:textId="77777777" w:rsidR="009D3DBB" w:rsidRPr="009D3DBB" w:rsidRDefault="009D3DBB" w:rsidP="009D3DB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hyperlink r:id="rId3193" w:anchor="dfn-sosa-hasoutput" w:history="1">
        <w:r w:rsidRPr="009D3DBB">
          <w:rPr>
            <w:rFonts w:ascii="Times New Roman" w:eastAsia="Times New Roman" w:hAnsi="Times New Roman" w:cs="Times New Roman"/>
            <w:color w:val="0000FF"/>
            <w:kern w:val="0"/>
            <w:u w:val="single"/>
            <w14:ligatures w14:val="none"/>
          </w:rPr>
          <w:t>sosa:hasOutput</w:t>
        </w:r>
      </w:hyperlink>
      <w:r w:rsidRPr="009D3DBB">
        <w:rPr>
          <w:rFonts w:ascii="Times New Roman" w:eastAsia="Times New Roman" w:hAnsi="Times New Roman" w:cs="Times New Roman"/>
          <w:kern w:val="0"/>
          <w14:ligatures w14:val="none"/>
        </w:rPr>
        <w:t xml:space="preserve"> ≡ inverse </w:t>
      </w:r>
      <w:hyperlink r:id="rId3194" w:anchor="dfn-sosa-outputfor" w:history="1">
        <w:r w:rsidRPr="009D3DBB">
          <w:rPr>
            <w:rFonts w:ascii="Times New Roman" w:eastAsia="Times New Roman" w:hAnsi="Times New Roman" w:cs="Times New Roman"/>
            <w:color w:val="0000FF"/>
            <w:kern w:val="0"/>
            <w:u w:val="single"/>
            <w14:ligatures w14:val="none"/>
          </w:rPr>
          <w:t>sosa:outputFor</w:t>
        </w:r>
      </w:hyperlink>
      <w:r w:rsidRPr="009D3DBB">
        <w:rPr>
          <w:rFonts w:ascii="Times New Roman" w:eastAsia="Times New Roman" w:hAnsi="Times New Roman" w:cs="Times New Roman"/>
          <w:kern w:val="0"/>
          <w14:ligatures w14:val="none"/>
        </w:rPr>
        <w:t xml:space="preserve">* </w:t>
      </w:r>
    </w:p>
    <w:p w14:paraId="1FC47241" w14:textId="77777777" w:rsidR="009D3DBB" w:rsidRPr="009D3DBB" w:rsidRDefault="009D3DBB" w:rsidP="009D3DB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hyperlink r:id="rId3195" w:anchor="dfn-sosa-hasprocedure" w:history="1">
        <w:r w:rsidRPr="009D3DBB">
          <w:rPr>
            <w:rFonts w:ascii="Times New Roman" w:eastAsia="Times New Roman" w:hAnsi="Times New Roman" w:cs="Times New Roman"/>
            <w:color w:val="0000FF"/>
            <w:kern w:val="0"/>
            <w:u w:val="single"/>
            <w14:ligatures w14:val="none"/>
          </w:rPr>
          <w:t>sosa:hasProcedure</w:t>
        </w:r>
      </w:hyperlink>
      <w:r w:rsidRPr="009D3DBB">
        <w:rPr>
          <w:rFonts w:ascii="Times New Roman" w:eastAsia="Times New Roman" w:hAnsi="Times New Roman" w:cs="Times New Roman"/>
          <w:kern w:val="0"/>
          <w14:ligatures w14:val="none"/>
        </w:rPr>
        <w:t xml:space="preserve">* ≡ inverse </w:t>
      </w:r>
      <w:hyperlink r:id="rId3196" w:anchor="dfn-sosa-isprocedurefor" w:history="1">
        <w:r w:rsidRPr="009D3DBB">
          <w:rPr>
            <w:rFonts w:ascii="Times New Roman" w:eastAsia="Times New Roman" w:hAnsi="Times New Roman" w:cs="Times New Roman"/>
            <w:color w:val="0000FF"/>
            <w:kern w:val="0"/>
            <w:u w:val="single"/>
            <w14:ligatures w14:val="none"/>
          </w:rPr>
          <w:t>sosa:isProcedureFor</w:t>
        </w:r>
      </w:hyperlink>
      <w:r w:rsidRPr="009D3DBB">
        <w:rPr>
          <w:rFonts w:ascii="Times New Roman" w:eastAsia="Times New Roman" w:hAnsi="Times New Roman" w:cs="Times New Roman"/>
          <w:kern w:val="0"/>
          <w14:ligatures w14:val="none"/>
        </w:rPr>
        <w:t xml:space="preserve">* </w:t>
      </w:r>
    </w:p>
    <w:p w14:paraId="4E5FF5D6" w14:textId="77777777" w:rsidR="009D3DBB" w:rsidRPr="009D3DBB" w:rsidRDefault="009D3DBB" w:rsidP="009D3DB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hyperlink r:id="rId3197" w:anchor="dfn-sosa-hasproperty" w:history="1">
        <w:r w:rsidRPr="009D3DBB">
          <w:rPr>
            <w:rFonts w:ascii="Times New Roman" w:eastAsia="Times New Roman" w:hAnsi="Times New Roman" w:cs="Times New Roman"/>
            <w:color w:val="0000FF"/>
            <w:kern w:val="0"/>
            <w:u w:val="single"/>
            <w14:ligatures w14:val="none"/>
          </w:rPr>
          <w:t>sosa:hasProperty</w:t>
        </w:r>
      </w:hyperlink>
      <w:r w:rsidRPr="009D3DBB">
        <w:rPr>
          <w:rFonts w:ascii="Times New Roman" w:eastAsia="Times New Roman" w:hAnsi="Times New Roman" w:cs="Times New Roman"/>
          <w:kern w:val="0"/>
          <w14:ligatures w14:val="none"/>
        </w:rPr>
        <w:t xml:space="preserve"> ≡ inverse </w:t>
      </w:r>
      <w:hyperlink r:id="rId3198" w:anchor="dfn-sosa-ispropertyof" w:history="1">
        <w:r w:rsidRPr="009D3DBB">
          <w:rPr>
            <w:rFonts w:ascii="Times New Roman" w:eastAsia="Times New Roman" w:hAnsi="Times New Roman" w:cs="Times New Roman"/>
            <w:color w:val="0000FF"/>
            <w:kern w:val="0"/>
            <w:u w:val="single"/>
            <w14:ligatures w14:val="none"/>
          </w:rPr>
          <w:t>sosa:isPropertyOf</w:t>
        </w:r>
      </w:hyperlink>
      <w:r w:rsidRPr="009D3DBB">
        <w:rPr>
          <w:rFonts w:ascii="Times New Roman" w:eastAsia="Times New Roman" w:hAnsi="Times New Roman" w:cs="Times New Roman"/>
          <w:kern w:val="0"/>
          <w14:ligatures w14:val="none"/>
        </w:rPr>
        <w:t xml:space="preserve"> </w:t>
      </w:r>
    </w:p>
    <w:p w14:paraId="526704DB" w14:textId="77777777" w:rsidR="009D3DBB" w:rsidRPr="009D3DBB" w:rsidRDefault="009D3DBB" w:rsidP="009D3DB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hyperlink r:id="rId3199" w:anchor="dfn-sosa-hasresult" w:history="1">
        <w:r w:rsidRPr="009D3DBB">
          <w:rPr>
            <w:rFonts w:ascii="Times New Roman" w:eastAsia="Times New Roman" w:hAnsi="Times New Roman" w:cs="Times New Roman"/>
            <w:color w:val="0000FF"/>
            <w:kern w:val="0"/>
            <w:u w:val="single"/>
            <w14:ligatures w14:val="none"/>
          </w:rPr>
          <w:t>sosa:hasResult</w:t>
        </w:r>
      </w:hyperlink>
      <w:r w:rsidRPr="009D3DBB">
        <w:rPr>
          <w:rFonts w:ascii="Times New Roman" w:eastAsia="Times New Roman" w:hAnsi="Times New Roman" w:cs="Times New Roman"/>
          <w:kern w:val="0"/>
          <w14:ligatures w14:val="none"/>
        </w:rPr>
        <w:t xml:space="preserve"> ≡ inverse </w:t>
      </w:r>
      <w:hyperlink r:id="rId3200" w:anchor="dfn-sosa-isresultof" w:history="1">
        <w:r w:rsidRPr="009D3DBB">
          <w:rPr>
            <w:rFonts w:ascii="Times New Roman" w:eastAsia="Times New Roman" w:hAnsi="Times New Roman" w:cs="Times New Roman"/>
            <w:color w:val="0000FF"/>
            <w:kern w:val="0"/>
            <w:u w:val="single"/>
            <w14:ligatures w14:val="none"/>
          </w:rPr>
          <w:t>sosa:isResultOf</w:t>
        </w:r>
      </w:hyperlink>
      <w:r w:rsidRPr="009D3DBB">
        <w:rPr>
          <w:rFonts w:ascii="Times New Roman" w:eastAsia="Times New Roman" w:hAnsi="Times New Roman" w:cs="Times New Roman"/>
          <w:kern w:val="0"/>
          <w14:ligatures w14:val="none"/>
        </w:rPr>
        <w:t xml:space="preserve"> </w:t>
      </w:r>
    </w:p>
    <w:p w14:paraId="553237E6" w14:textId="77777777" w:rsidR="009D3DBB" w:rsidRPr="009D3DBB" w:rsidRDefault="009D3DBB" w:rsidP="009D3DB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hyperlink r:id="rId3201" w:anchor="dfn-sosa-hassubsystem" w:history="1">
        <w:r w:rsidRPr="009D3DBB">
          <w:rPr>
            <w:rFonts w:ascii="Times New Roman" w:eastAsia="Times New Roman" w:hAnsi="Times New Roman" w:cs="Times New Roman"/>
            <w:color w:val="0000FF"/>
            <w:kern w:val="0"/>
            <w:u w:val="single"/>
            <w14:ligatures w14:val="none"/>
          </w:rPr>
          <w:t>sosa:hasSubSystem</w:t>
        </w:r>
      </w:hyperlink>
      <w:r w:rsidRPr="009D3DBB">
        <w:rPr>
          <w:rFonts w:ascii="Times New Roman" w:eastAsia="Times New Roman" w:hAnsi="Times New Roman" w:cs="Times New Roman"/>
          <w:kern w:val="0"/>
          <w14:ligatures w14:val="none"/>
        </w:rPr>
        <w:t xml:space="preserve"> ≡ inverse </w:t>
      </w:r>
      <w:hyperlink r:id="rId3202" w:anchor="dfn-sosa-issubsystemof" w:history="1">
        <w:r w:rsidRPr="009D3DBB">
          <w:rPr>
            <w:rFonts w:ascii="Times New Roman" w:eastAsia="Times New Roman" w:hAnsi="Times New Roman" w:cs="Times New Roman"/>
            <w:color w:val="0000FF"/>
            <w:kern w:val="0"/>
            <w:u w:val="single"/>
            <w14:ligatures w14:val="none"/>
          </w:rPr>
          <w:t>sosa:isSubSystemOf</w:t>
        </w:r>
      </w:hyperlink>
      <w:r w:rsidRPr="009D3DBB">
        <w:rPr>
          <w:rFonts w:ascii="Times New Roman" w:eastAsia="Times New Roman" w:hAnsi="Times New Roman" w:cs="Times New Roman"/>
          <w:kern w:val="0"/>
          <w14:ligatures w14:val="none"/>
        </w:rPr>
        <w:t xml:space="preserve">* </w:t>
      </w:r>
    </w:p>
    <w:p w14:paraId="02975371" w14:textId="77777777" w:rsidR="009D3DBB" w:rsidRPr="009D3DBB" w:rsidRDefault="009D3DBB" w:rsidP="009D3DB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hyperlink r:id="rId3203" w:anchor="dfn-sosa-hasultimatefeatureofinterest" w:history="1">
        <w:r w:rsidRPr="009D3DBB">
          <w:rPr>
            <w:rFonts w:ascii="Times New Roman" w:eastAsia="Times New Roman" w:hAnsi="Times New Roman" w:cs="Times New Roman"/>
            <w:color w:val="0000FF"/>
            <w:kern w:val="0"/>
            <w:u w:val="single"/>
            <w14:ligatures w14:val="none"/>
          </w:rPr>
          <w:t>sosa:hasUltimateFeatureOfInterest</w:t>
        </w:r>
      </w:hyperlink>
      <w:r w:rsidRPr="009D3DBB">
        <w:rPr>
          <w:rFonts w:ascii="Times New Roman" w:eastAsia="Times New Roman" w:hAnsi="Times New Roman" w:cs="Times New Roman"/>
          <w:kern w:val="0"/>
          <w14:ligatures w14:val="none"/>
        </w:rPr>
        <w:t xml:space="preserve">* ≡ inverse </w:t>
      </w:r>
      <w:hyperlink r:id="rId3204" w:anchor="dfn-sosa-isultimatefeatureofinterestof" w:history="1">
        <w:r w:rsidRPr="009D3DBB">
          <w:rPr>
            <w:rFonts w:ascii="Times New Roman" w:eastAsia="Times New Roman" w:hAnsi="Times New Roman" w:cs="Times New Roman"/>
            <w:color w:val="0000FF"/>
            <w:kern w:val="0"/>
            <w:u w:val="single"/>
            <w14:ligatures w14:val="none"/>
          </w:rPr>
          <w:t>sosa:isUltimateFeatureOfInterestOf</w:t>
        </w:r>
      </w:hyperlink>
      <w:r w:rsidRPr="009D3DBB">
        <w:rPr>
          <w:rFonts w:ascii="Times New Roman" w:eastAsia="Times New Roman" w:hAnsi="Times New Roman" w:cs="Times New Roman"/>
          <w:kern w:val="0"/>
          <w14:ligatures w14:val="none"/>
        </w:rPr>
        <w:t xml:space="preserve">* </w:t>
      </w:r>
    </w:p>
    <w:p w14:paraId="0268C436" w14:textId="77777777" w:rsidR="009D3DBB" w:rsidRPr="009D3DBB" w:rsidRDefault="009D3DBB" w:rsidP="009D3DB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hyperlink r:id="rId3205" w:anchor="dfn-sosa-hosts" w:history="1">
        <w:r w:rsidRPr="009D3DBB">
          <w:rPr>
            <w:rFonts w:ascii="Times New Roman" w:eastAsia="Times New Roman" w:hAnsi="Times New Roman" w:cs="Times New Roman"/>
            <w:color w:val="0000FF"/>
            <w:kern w:val="0"/>
            <w:u w:val="single"/>
            <w14:ligatures w14:val="none"/>
          </w:rPr>
          <w:t>sosa:hosts</w:t>
        </w:r>
      </w:hyperlink>
      <w:r w:rsidRPr="009D3DBB">
        <w:rPr>
          <w:rFonts w:ascii="Times New Roman" w:eastAsia="Times New Roman" w:hAnsi="Times New Roman" w:cs="Times New Roman"/>
          <w:kern w:val="0"/>
          <w14:ligatures w14:val="none"/>
        </w:rPr>
        <w:t xml:space="preserve"> ≡ inverse </w:t>
      </w:r>
      <w:hyperlink r:id="rId3206" w:anchor="dfn-sosa-ishostedby" w:history="1">
        <w:r w:rsidRPr="009D3DBB">
          <w:rPr>
            <w:rFonts w:ascii="Times New Roman" w:eastAsia="Times New Roman" w:hAnsi="Times New Roman" w:cs="Times New Roman"/>
            <w:color w:val="0000FF"/>
            <w:kern w:val="0"/>
            <w:u w:val="single"/>
            <w14:ligatures w14:val="none"/>
          </w:rPr>
          <w:t>sosa:isHostedBy</w:t>
        </w:r>
      </w:hyperlink>
      <w:r w:rsidRPr="009D3DBB">
        <w:rPr>
          <w:rFonts w:ascii="Times New Roman" w:eastAsia="Times New Roman" w:hAnsi="Times New Roman" w:cs="Times New Roman"/>
          <w:kern w:val="0"/>
          <w14:ligatures w14:val="none"/>
        </w:rPr>
        <w:t xml:space="preserve"> </w:t>
      </w:r>
    </w:p>
    <w:p w14:paraId="083BFAE7" w14:textId="77777777" w:rsidR="009D3DBB" w:rsidRPr="009D3DBB" w:rsidRDefault="009D3DBB" w:rsidP="009D3DB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hyperlink r:id="rId3207" w:anchor="dfn-sosa-implements" w:history="1">
        <w:r w:rsidRPr="009D3DBB">
          <w:rPr>
            <w:rFonts w:ascii="Times New Roman" w:eastAsia="Times New Roman" w:hAnsi="Times New Roman" w:cs="Times New Roman"/>
            <w:color w:val="0000FF"/>
            <w:kern w:val="0"/>
            <w:u w:val="single"/>
            <w14:ligatures w14:val="none"/>
          </w:rPr>
          <w:t>sosa:implements</w:t>
        </w:r>
      </w:hyperlink>
      <w:r w:rsidRPr="009D3DBB">
        <w:rPr>
          <w:rFonts w:ascii="Times New Roman" w:eastAsia="Times New Roman" w:hAnsi="Times New Roman" w:cs="Times New Roman"/>
          <w:kern w:val="0"/>
          <w14:ligatures w14:val="none"/>
        </w:rPr>
        <w:t xml:space="preserve"> ≡ inverse </w:t>
      </w:r>
      <w:hyperlink r:id="rId3208" w:anchor="dfn-sosa-implementedby" w:history="1">
        <w:r w:rsidRPr="009D3DBB">
          <w:rPr>
            <w:rFonts w:ascii="Times New Roman" w:eastAsia="Times New Roman" w:hAnsi="Times New Roman" w:cs="Times New Roman"/>
            <w:color w:val="0000FF"/>
            <w:kern w:val="0"/>
            <w:u w:val="single"/>
            <w14:ligatures w14:val="none"/>
          </w:rPr>
          <w:t>sosa:implementedBy</w:t>
        </w:r>
      </w:hyperlink>
      <w:r w:rsidRPr="009D3DBB">
        <w:rPr>
          <w:rFonts w:ascii="Times New Roman" w:eastAsia="Times New Roman" w:hAnsi="Times New Roman" w:cs="Times New Roman"/>
          <w:kern w:val="0"/>
          <w14:ligatures w14:val="none"/>
        </w:rPr>
        <w:t xml:space="preserve"> </w:t>
      </w:r>
    </w:p>
    <w:p w14:paraId="00152BA3" w14:textId="77777777" w:rsidR="009D3DBB" w:rsidRPr="009D3DBB" w:rsidRDefault="009D3DBB" w:rsidP="009D3DB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hyperlink r:id="rId3209" w:anchor="dfn-sosa-isresultofmadebysampler" w:history="1">
        <w:r w:rsidRPr="009D3DBB">
          <w:rPr>
            <w:rFonts w:ascii="Times New Roman" w:eastAsia="Times New Roman" w:hAnsi="Times New Roman" w:cs="Times New Roman"/>
            <w:color w:val="0000FF"/>
            <w:kern w:val="0"/>
            <w:u w:val="single"/>
            <w14:ligatures w14:val="none"/>
          </w:rPr>
          <w:t>sosa:isResultOfMadeBySampler</w:t>
        </w:r>
      </w:hyperlink>
      <w:r w:rsidRPr="009D3DBB">
        <w:rPr>
          <w:rFonts w:ascii="Times New Roman" w:eastAsia="Times New Roman" w:hAnsi="Times New Roman" w:cs="Times New Roman"/>
          <w:kern w:val="0"/>
          <w14:ligatures w14:val="none"/>
        </w:rPr>
        <w:t xml:space="preserve">* ≡ inverse </w:t>
      </w:r>
      <w:hyperlink r:id="rId3210" w:anchor="dfn-sosa-madesamplinghasresult" w:history="1">
        <w:r w:rsidRPr="009D3DBB">
          <w:rPr>
            <w:rFonts w:ascii="Times New Roman" w:eastAsia="Times New Roman" w:hAnsi="Times New Roman" w:cs="Times New Roman"/>
            <w:color w:val="0000FF"/>
            <w:kern w:val="0"/>
            <w:u w:val="single"/>
            <w14:ligatures w14:val="none"/>
          </w:rPr>
          <w:t>sosa:madeSamplingHasResult</w:t>
        </w:r>
      </w:hyperlink>
      <w:r w:rsidRPr="009D3DBB">
        <w:rPr>
          <w:rFonts w:ascii="Times New Roman" w:eastAsia="Times New Roman" w:hAnsi="Times New Roman" w:cs="Times New Roman"/>
          <w:kern w:val="0"/>
          <w14:ligatures w14:val="none"/>
        </w:rPr>
        <w:t xml:space="preserve">* </w:t>
      </w:r>
    </w:p>
    <w:p w14:paraId="4737AF26" w14:textId="77777777" w:rsidR="009D3DBB" w:rsidRPr="009D3DBB" w:rsidRDefault="009D3DBB" w:rsidP="009D3DB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hyperlink r:id="rId3211" w:anchor="dfn-sosa-isresultofusedprocedure" w:history="1">
        <w:r w:rsidRPr="009D3DBB">
          <w:rPr>
            <w:rFonts w:ascii="Times New Roman" w:eastAsia="Times New Roman" w:hAnsi="Times New Roman" w:cs="Times New Roman"/>
            <w:color w:val="0000FF"/>
            <w:kern w:val="0"/>
            <w:u w:val="single"/>
            <w14:ligatures w14:val="none"/>
          </w:rPr>
          <w:t>sosa:isResultOfUsedProcedure</w:t>
        </w:r>
      </w:hyperlink>
      <w:r w:rsidRPr="009D3DBB">
        <w:rPr>
          <w:rFonts w:ascii="Times New Roman" w:eastAsia="Times New Roman" w:hAnsi="Times New Roman" w:cs="Times New Roman"/>
          <w:kern w:val="0"/>
          <w14:ligatures w14:val="none"/>
        </w:rPr>
        <w:t xml:space="preserve">* ≡ inverse </w:t>
      </w:r>
      <w:hyperlink r:id="rId3212" w:anchor="dfn-sosa-usedforexecutionhasresult" w:history="1">
        <w:r w:rsidRPr="009D3DBB">
          <w:rPr>
            <w:rFonts w:ascii="Times New Roman" w:eastAsia="Times New Roman" w:hAnsi="Times New Roman" w:cs="Times New Roman"/>
            <w:color w:val="0000FF"/>
            <w:kern w:val="0"/>
            <w:u w:val="single"/>
            <w14:ligatures w14:val="none"/>
          </w:rPr>
          <w:t>sosa:usedForExecutionHasResult</w:t>
        </w:r>
      </w:hyperlink>
      <w:r w:rsidRPr="009D3DBB">
        <w:rPr>
          <w:rFonts w:ascii="Times New Roman" w:eastAsia="Times New Roman" w:hAnsi="Times New Roman" w:cs="Times New Roman"/>
          <w:kern w:val="0"/>
          <w14:ligatures w14:val="none"/>
        </w:rPr>
        <w:t xml:space="preserve">* </w:t>
      </w:r>
    </w:p>
    <w:p w14:paraId="3E472F86" w14:textId="77777777" w:rsidR="009D3DBB" w:rsidRPr="009D3DBB" w:rsidRDefault="009D3DBB" w:rsidP="009D3DB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hyperlink r:id="rId3213" w:anchor="dfn-sosa-isproxyfor" w:history="1">
        <w:r w:rsidRPr="009D3DBB">
          <w:rPr>
            <w:rFonts w:ascii="Times New Roman" w:eastAsia="Times New Roman" w:hAnsi="Times New Roman" w:cs="Times New Roman"/>
            <w:color w:val="0000FF"/>
            <w:kern w:val="0"/>
            <w:u w:val="single"/>
            <w14:ligatures w14:val="none"/>
          </w:rPr>
          <w:t>sosa:isProxyFor</w:t>
        </w:r>
      </w:hyperlink>
      <w:r w:rsidRPr="009D3DBB">
        <w:rPr>
          <w:rFonts w:ascii="Times New Roman" w:eastAsia="Times New Roman" w:hAnsi="Times New Roman" w:cs="Times New Roman"/>
          <w:kern w:val="0"/>
          <w14:ligatures w14:val="none"/>
        </w:rPr>
        <w:t xml:space="preserve"> ≡ inverse </w:t>
      </w:r>
      <w:hyperlink r:id="rId3214" w:anchor="dfn-sosa-hasproxy" w:history="1">
        <w:r w:rsidRPr="009D3DBB">
          <w:rPr>
            <w:rFonts w:ascii="Times New Roman" w:eastAsia="Times New Roman" w:hAnsi="Times New Roman" w:cs="Times New Roman"/>
            <w:color w:val="0000FF"/>
            <w:kern w:val="0"/>
            <w:u w:val="single"/>
            <w14:ligatures w14:val="none"/>
          </w:rPr>
          <w:t>sosa:hasProxy</w:t>
        </w:r>
      </w:hyperlink>
      <w:r w:rsidRPr="009D3DBB">
        <w:rPr>
          <w:rFonts w:ascii="Times New Roman" w:eastAsia="Times New Roman" w:hAnsi="Times New Roman" w:cs="Times New Roman"/>
          <w:kern w:val="0"/>
          <w14:ligatures w14:val="none"/>
        </w:rPr>
        <w:t xml:space="preserve">* </w:t>
      </w:r>
    </w:p>
    <w:p w14:paraId="4BF6FA1A" w14:textId="77777777" w:rsidR="009D3DBB" w:rsidRPr="009D3DBB" w:rsidRDefault="009D3DBB" w:rsidP="009D3DB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hyperlink r:id="rId3215" w:anchor="dfn-sosa-issampleof" w:history="1">
        <w:r w:rsidRPr="009D3DBB">
          <w:rPr>
            <w:rFonts w:ascii="Times New Roman" w:eastAsia="Times New Roman" w:hAnsi="Times New Roman" w:cs="Times New Roman"/>
            <w:color w:val="0000FF"/>
            <w:kern w:val="0"/>
            <w:u w:val="single"/>
            <w14:ligatures w14:val="none"/>
          </w:rPr>
          <w:t>sosa:isSampleOf</w:t>
        </w:r>
      </w:hyperlink>
      <w:r w:rsidRPr="009D3DBB">
        <w:rPr>
          <w:rFonts w:ascii="Times New Roman" w:eastAsia="Times New Roman" w:hAnsi="Times New Roman" w:cs="Times New Roman"/>
          <w:kern w:val="0"/>
          <w14:ligatures w14:val="none"/>
        </w:rPr>
        <w:t xml:space="preserve"> ≡ inverse </w:t>
      </w:r>
      <w:hyperlink r:id="rId3216" w:anchor="dfn-sosa-hassample" w:history="1">
        <w:r w:rsidRPr="009D3DBB">
          <w:rPr>
            <w:rFonts w:ascii="Times New Roman" w:eastAsia="Times New Roman" w:hAnsi="Times New Roman" w:cs="Times New Roman"/>
            <w:color w:val="0000FF"/>
            <w:kern w:val="0"/>
            <w:u w:val="single"/>
            <w14:ligatures w14:val="none"/>
          </w:rPr>
          <w:t>sosa:hasSample</w:t>
        </w:r>
      </w:hyperlink>
      <w:r w:rsidRPr="009D3DBB">
        <w:rPr>
          <w:rFonts w:ascii="Times New Roman" w:eastAsia="Times New Roman" w:hAnsi="Times New Roman" w:cs="Times New Roman"/>
          <w:kern w:val="0"/>
          <w14:ligatures w14:val="none"/>
        </w:rPr>
        <w:t xml:space="preserve"> </w:t>
      </w:r>
    </w:p>
    <w:p w14:paraId="5CE589CA" w14:textId="77777777" w:rsidR="009D3DBB" w:rsidRPr="009D3DBB" w:rsidRDefault="009D3DBB" w:rsidP="009D3DB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hyperlink r:id="rId3217" w:anchor="dfn-sosa-issampleofultimatefoi" w:history="1">
        <w:r w:rsidRPr="009D3DBB">
          <w:rPr>
            <w:rFonts w:ascii="Times New Roman" w:eastAsia="Times New Roman" w:hAnsi="Times New Roman" w:cs="Times New Roman"/>
            <w:color w:val="0000FF"/>
            <w:kern w:val="0"/>
            <w:u w:val="single"/>
            <w14:ligatures w14:val="none"/>
          </w:rPr>
          <w:t>sosa:isSampleOfUltimateFOI</w:t>
        </w:r>
      </w:hyperlink>
      <w:r w:rsidRPr="009D3DBB">
        <w:rPr>
          <w:rFonts w:ascii="Times New Roman" w:eastAsia="Times New Roman" w:hAnsi="Times New Roman" w:cs="Times New Roman"/>
          <w:kern w:val="0"/>
          <w14:ligatures w14:val="none"/>
        </w:rPr>
        <w:t xml:space="preserve">* ≡ inverse </w:t>
      </w:r>
      <w:hyperlink r:id="rId3218" w:anchor="dfn-sosa-featurehasultimatesample" w:history="1">
        <w:r w:rsidRPr="009D3DBB">
          <w:rPr>
            <w:rFonts w:ascii="Times New Roman" w:eastAsia="Times New Roman" w:hAnsi="Times New Roman" w:cs="Times New Roman"/>
            <w:color w:val="0000FF"/>
            <w:kern w:val="0"/>
            <w:u w:val="single"/>
            <w14:ligatures w14:val="none"/>
          </w:rPr>
          <w:t>sosa:featureHasUltimateSample</w:t>
        </w:r>
      </w:hyperlink>
      <w:r w:rsidRPr="009D3DBB">
        <w:rPr>
          <w:rFonts w:ascii="Times New Roman" w:eastAsia="Times New Roman" w:hAnsi="Times New Roman" w:cs="Times New Roman"/>
          <w:kern w:val="0"/>
          <w14:ligatures w14:val="none"/>
        </w:rPr>
        <w:t xml:space="preserve">* </w:t>
      </w:r>
    </w:p>
    <w:p w14:paraId="6CE3FC1F" w14:textId="77777777" w:rsidR="009D3DBB" w:rsidRPr="009D3DBB" w:rsidRDefault="009D3DBB" w:rsidP="009D3DB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hyperlink r:id="rId3219" w:anchor="dfn-sosa-madebyactuator" w:history="1">
        <w:r w:rsidRPr="009D3DBB">
          <w:rPr>
            <w:rFonts w:ascii="Times New Roman" w:eastAsia="Times New Roman" w:hAnsi="Times New Roman" w:cs="Times New Roman"/>
            <w:color w:val="0000FF"/>
            <w:kern w:val="0"/>
            <w:u w:val="single"/>
            <w14:ligatures w14:val="none"/>
          </w:rPr>
          <w:t>sosa:madeByActuator</w:t>
        </w:r>
      </w:hyperlink>
      <w:r w:rsidRPr="009D3DBB">
        <w:rPr>
          <w:rFonts w:ascii="Times New Roman" w:eastAsia="Times New Roman" w:hAnsi="Times New Roman" w:cs="Times New Roman"/>
          <w:kern w:val="0"/>
          <w14:ligatures w14:val="none"/>
        </w:rPr>
        <w:t xml:space="preserve"> ≡ inverse </w:t>
      </w:r>
      <w:hyperlink r:id="rId3220" w:anchor="dfn-sosa-madeactuation" w:history="1">
        <w:r w:rsidRPr="009D3DBB">
          <w:rPr>
            <w:rFonts w:ascii="Times New Roman" w:eastAsia="Times New Roman" w:hAnsi="Times New Roman" w:cs="Times New Roman"/>
            <w:color w:val="0000FF"/>
            <w:kern w:val="0"/>
            <w:u w:val="single"/>
            <w14:ligatures w14:val="none"/>
          </w:rPr>
          <w:t>sosa:madeActuation</w:t>
        </w:r>
      </w:hyperlink>
      <w:r w:rsidRPr="009D3DBB">
        <w:rPr>
          <w:rFonts w:ascii="Times New Roman" w:eastAsia="Times New Roman" w:hAnsi="Times New Roman" w:cs="Times New Roman"/>
          <w:kern w:val="0"/>
          <w14:ligatures w14:val="none"/>
        </w:rPr>
        <w:t xml:space="preserve"> </w:t>
      </w:r>
    </w:p>
    <w:p w14:paraId="014C2721" w14:textId="77777777" w:rsidR="009D3DBB" w:rsidRPr="009D3DBB" w:rsidRDefault="009D3DBB" w:rsidP="009D3DB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hyperlink r:id="rId3221" w:anchor="dfn-sosa-madebysampler" w:history="1">
        <w:r w:rsidRPr="009D3DBB">
          <w:rPr>
            <w:rFonts w:ascii="Times New Roman" w:eastAsia="Times New Roman" w:hAnsi="Times New Roman" w:cs="Times New Roman"/>
            <w:color w:val="0000FF"/>
            <w:kern w:val="0"/>
            <w:u w:val="single"/>
            <w14:ligatures w14:val="none"/>
          </w:rPr>
          <w:t>sosa:madeBySampler</w:t>
        </w:r>
      </w:hyperlink>
      <w:r w:rsidRPr="009D3DBB">
        <w:rPr>
          <w:rFonts w:ascii="Times New Roman" w:eastAsia="Times New Roman" w:hAnsi="Times New Roman" w:cs="Times New Roman"/>
          <w:kern w:val="0"/>
          <w14:ligatures w14:val="none"/>
        </w:rPr>
        <w:t xml:space="preserve"> ≡ inverse </w:t>
      </w:r>
      <w:hyperlink r:id="rId3222" w:anchor="dfn-sosa-madesampling" w:history="1">
        <w:r w:rsidRPr="009D3DBB">
          <w:rPr>
            <w:rFonts w:ascii="Times New Roman" w:eastAsia="Times New Roman" w:hAnsi="Times New Roman" w:cs="Times New Roman"/>
            <w:color w:val="0000FF"/>
            <w:kern w:val="0"/>
            <w:u w:val="single"/>
            <w14:ligatures w14:val="none"/>
          </w:rPr>
          <w:t>sosa:madeSampling</w:t>
        </w:r>
      </w:hyperlink>
      <w:r w:rsidRPr="009D3DBB">
        <w:rPr>
          <w:rFonts w:ascii="Times New Roman" w:eastAsia="Times New Roman" w:hAnsi="Times New Roman" w:cs="Times New Roman"/>
          <w:kern w:val="0"/>
          <w14:ligatures w14:val="none"/>
        </w:rPr>
        <w:t xml:space="preserve"> </w:t>
      </w:r>
    </w:p>
    <w:p w14:paraId="6185C5D3" w14:textId="77777777" w:rsidR="009D3DBB" w:rsidRPr="009D3DBB" w:rsidRDefault="009D3DBB" w:rsidP="009D3DB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hyperlink r:id="rId3223" w:anchor="dfn-sosa-madebysensor" w:history="1">
        <w:r w:rsidRPr="009D3DBB">
          <w:rPr>
            <w:rFonts w:ascii="Times New Roman" w:eastAsia="Times New Roman" w:hAnsi="Times New Roman" w:cs="Times New Roman"/>
            <w:color w:val="0000FF"/>
            <w:kern w:val="0"/>
            <w:u w:val="single"/>
            <w14:ligatures w14:val="none"/>
          </w:rPr>
          <w:t>sosa:madeBySensor</w:t>
        </w:r>
      </w:hyperlink>
      <w:r w:rsidRPr="009D3DBB">
        <w:rPr>
          <w:rFonts w:ascii="Times New Roman" w:eastAsia="Times New Roman" w:hAnsi="Times New Roman" w:cs="Times New Roman"/>
          <w:kern w:val="0"/>
          <w14:ligatures w14:val="none"/>
        </w:rPr>
        <w:t xml:space="preserve"> ≡ inverse </w:t>
      </w:r>
      <w:hyperlink r:id="rId3224" w:anchor="dfn-sosa-madeobservation" w:history="1">
        <w:r w:rsidRPr="009D3DBB">
          <w:rPr>
            <w:rFonts w:ascii="Times New Roman" w:eastAsia="Times New Roman" w:hAnsi="Times New Roman" w:cs="Times New Roman"/>
            <w:color w:val="0000FF"/>
            <w:kern w:val="0"/>
            <w:u w:val="single"/>
            <w14:ligatures w14:val="none"/>
          </w:rPr>
          <w:t>sosa:madeObservation</w:t>
        </w:r>
      </w:hyperlink>
      <w:r w:rsidRPr="009D3DBB">
        <w:rPr>
          <w:rFonts w:ascii="Times New Roman" w:eastAsia="Times New Roman" w:hAnsi="Times New Roman" w:cs="Times New Roman"/>
          <w:kern w:val="0"/>
          <w14:ligatures w14:val="none"/>
        </w:rPr>
        <w:t xml:space="preserve"> </w:t>
      </w:r>
    </w:p>
    <w:p w14:paraId="64030944" w14:textId="77777777" w:rsidR="009D3DBB" w:rsidRPr="009D3DBB" w:rsidRDefault="009D3DBB" w:rsidP="009D3DB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hyperlink r:id="rId3225" w:anchor="dfn-sosa-madebysystem" w:history="1">
        <w:r w:rsidRPr="009D3DBB">
          <w:rPr>
            <w:rFonts w:ascii="Times New Roman" w:eastAsia="Times New Roman" w:hAnsi="Times New Roman" w:cs="Times New Roman"/>
            <w:color w:val="0000FF"/>
            <w:kern w:val="0"/>
            <w:u w:val="single"/>
            <w14:ligatures w14:val="none"/>
          </w:rPr>
          <w:t>sosa:madeBySystem</w:t>
        </w:r>
      </w:hyperlink>
      <w:r w:rsidRPr="009D3DBB">
        <w:rPr>
          <w:rFonts w:ascii="Times New Roman" w:eastAsia="Times New Roman" w:hAnsi="Times New Roman" w:cs="Times New Roman"/>
          <w:kern w:val="0"/>
          <w14:ligatures w14:val="none"/>
        </w:rPr>
        <w:t xml:space="preserve">* ≡ inverse </w:t>
      </w:r>
      <w:hyperlink r:id="rId3226" w:anchor="dfn-sosa-madeexecution" w:history="1">
        <w:r w:rsidRPr="009D3DBB">
          <w:rPr>
            <w:rFonts w:ascii="Times New Roman" w:eastAsia="Times New Roman" w:hAnsi="Times New Roman" w:cs="Times New Roman"/>
            <w:color w:val="0000FF"/>
            <w:kern w:val="0"/>
            <w:u w:val="single"/>
            <w14:ligatures w14:val="none"/>
          </w:rPr>
          <w:t>sosa:madeExecution</w:t>
        </w:r>
      </w:hyperlink>
      <w:r w:rsidRPr="009D3DBB">
        <w:rPr>
          <w:rFonts w:ascii="Times New Roman" w:eastAsia="Times New Roman" w:hAnsi="Times New Roman" w:cs="Times New Roman"/>
          <w:kern w:val="0"/>
          <w14:ligatures w14:val="none"/>
        </w:rPr>
        <w:t xml:space="preserve"> </w:t>
      </w:r>
    </w:p>
    <w:p w14:paraId="6387644C" w14:textId="77777777" w:rsidR="009D3DBB" w:rsidRPr="009D3DBB" w:rsidRDefault="009D3DBB" w:rsidP="009D3DB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hyperlink r:id="rId3227" w:anchor="dfn-sosa-observedproperty" w:history="1">
        <w:r w:rsidRPr="009D3DBB">
          <w:rPr>
            <w:rFonts w:ascii="Times New Roman" w:eastAsia="Times New Roman" w:hAnsi="Times New Roman" w:cs="Times New Roman"/>
            <w:color w:val="0000FF"/>
            <w:kern w:val="0"/>
            <w:u w:val="single"/>
            <w14:ligatures w14:val="none"/>
          </w:rPr>
          <w:t>sosa:observedProperty</w:t>
        </w:r>
      </w:hyperlink>
      <w:r w:rsidRPr="009D3DBB">
        <w:rPr>
          <w:rFonts w:ascii="Times New Roman" w:eastAsia="Times New Roman" w:hAnsi="Times New Roman" w:cs="Times New Roman"/>
          <w:kern w:val="0"/>
          <w14:ligatures w14:val="none"/>
        </w:rPr>
        <w:t xml:space="preserve"> ≡ inverse </w:t>
      </w:r>
      <w:hyperlink r:id="rId3228" w:anchor="dfn-sosa-wasobservedby" w:history="1">
        <w:r w:rsidRPr="009D3DBB">
          <w:rPr>
            <w:rFonts w:ascii="Times New Roman" w:eastAsia="Times New Roman" w:hAnsi="Times New Roman" w:cs="Times New Roman"/>
            <w:color w:val="0000FF"/>
            <w:kern w:val="0"/>
            <w:u w:val="single"/>
            <w14:ligatures w14:val="none"/>
          </w:rPr>
          <w:t>sosa:wasObservedBy</w:t>
        </w:r>
      </w:hyperlink>
      <w:r w:rsidRPr="009D3DBB">
        <w:rPr>
          <w:rFonts w:ascii="Times New Roman" w:eastAsia="Times New Roman" w:hAnsi="Times New Roman" w:cs="Times New Roman"/>
          <w:kern w:val="0"/>
          <w14:ligatures w14:val="none"/>
        </w:rPr>
        <w:t xml:space="preserve">* </w:t>
      </w:r>
    </w:p>
    <w:p w14:paraId="5C1F9558" w14:textId="77777777" w:rsidR="009D3DBB" w:rsidRPr="009D3DBB" w:rsidRDefault="009D3DBB" w:rsidP="009D3DB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hyperlink r:id="rId3229" w:anchor="dfn-sosa-observes" w:history="1">
        <w:r w:rsidRPr="009D3DBB">
          <w:rPr>
            <w:rFonts w:ascii="Times New Roman" w:eastAsia="Times New Roman" w:hAnsi="Times New Roman" w:cs="Times New Roman"/>
            <w:color w:val="0000FF"/>
            <w:kern w:val="0"/>
            <w:u w:val="single"/>
            <w14:ligatures w14:val="none"/>
          </w:rPr>
          <w:t>sosa:observes</w:t>
        </w:r>
      </w:hyperlink>
      <w:r w:rsidRPr="009D3DBB">
        <w:rPr>
          <w:rFonts w:ascii="Times New Roman" w:eastAsia="Times New Roman" w:hAnsi="Times New Roman" w:cs="Times New Roman"/>
          <w:kern w:val="0"/>
          <w14:ligatures w14:val="none"/>
        </w:rPr>
        <w:t xml:space="preserve"> ≡ inverse </w:t>
      </w:r>
      <w:hyperlink r:id="rId3230" w:anchor="dfn-sosa-isobservedby" w:history="1">
        <w:r w:rsidRPr="009D3DBB">
          <w:rPr>
            <w:rFonts w:ascii="Times New Roman" w:eastAsia="Times New Roman" w:hAnsi="Times New Roman" w:cs="Times New Roman"/>
            <w:color w:val="0000FF"/>
            <w:kern w:val="0"/>
            <w:u w:val="single"/>
            <w14:ligatures w14:val="none"/>
          </w:rPr>
          <w:t>sosa:isObservedBy</w:t>
        </w:r>
      </w:hyperlink>
      <w:r w:rsidRPr="009D3DBB">
        <w:rPr>
          <w:rFonts w:ascii="Times New Roman" w:eastAsia="Times New Roman" w:hAnsi="Times New Roman" w:cs="Times New Roman"/>
          <w:kern w:val="0"/>
          <w14:ligatures w14:val="none"/>
        </w:rPr>
        <w:t xml:space="preserve"> </w:t>
      </w:r>
    </w:p>
    <w:p w14:paraId="42B133B9" w14:textId="77777777" w:rsidR="009D3DBB" w:rsidRPr="009D3DBB" w:rsidRDefault="009D3DBB" w:rsidP="009D3DB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hyperlink r:id="rId3231" w:anchor="dfn-sosa-phenomenontime" w:history="1">
        <w:r w:rsidRPr="009D3DBB">
          <w:rPr>
            <w:rFonts w:ascii="Times New Roman" w:eastAsia="Times New Roman" w:hAnsi="Times New Roman" w:cs="Times New Roman"/>
            <w:color w:val="0000FF"/>
            <w:kern w:val="0"/>
            <w:u w:val="single"/>
            <w14:ligatures w14:val="none"/>
          </w:rPr>
          <w:t>sosa:phenomenonTime</w:t>
        </w:r>
      </w:hyperlink>
      <w:r w:rsidRPr="009D3DBB">
        <w:rPr>
          <w:rFonts w:ascii="Times New Roman" w:eastAsia="Times New Roman" w:hAnsi="Times New Roman" w:cs="Times New Roman"/>
          <w:kern w:val="0"/>
          <w14:ligatures w14:val="none"/>
        </w:rPr>
        <w:t xml:space="preserve"> ≡ inverse </w:t>
      </w:r>
      <w:hyperlink r:id="rId3232" w:anchor="dfn-sosa-phenomenonoccurred" w:history="1">
        <w:r w:rsidRPr="009D3DBB">
          <w:rPr>
            <w:rFonts w:ascii="Times New Roman" w:eastAsia="Times New Roman" w:hAnsi="Times New Roman" w:cs="Times New Roman"/>
            <w:color w:val="0000FF"/>
            <w:kern w:val="0"/>
            <w:u w:val="single"/>
            <w14:ligatures w14:val="none"/>
          </w:rPr>
          <w:t>sosa:phenomenonOccurred</w:t>
        </w:r>
      </w:hyperlink>
      <w:r w:rsidRPr="009D3DBB">
        <w:rPr>
          <w:rFonts w:ascii="Times New Roman" w:eastAsia="Times New Roman" w:hAnsi="Times New Roman" w:cs="Times New Roman"/>
          <w:kern w:val="0"/>
          <w14:ligatures w14:val="none"/>
        </w:rPr>
        <w:t xml:space="preserve">* </w:t>
      </w:r>
    </w:p>
    <w:p w14:paraId="231A297C" w14:textId="77777777" w:rsidR="009D3DBB" w:rsidRPr="009D3DBB" w:rsidRDefault="009D3DBB" w:rsidP="009D3DB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hyperlink r:id="rId3233" w:anchor="dfn-sosa-relatedobservation" w:history="1">
        <w:r w:rsidRPr="009D3DBB">
          <w:rPr>
            <w:rFonts w:ascii="Times New Roman" w:eastAsia="Times New Roman" w:hAnsi="Times New Roman" w:cs="Times New Roman"/>
            <w:color w:val="0000FF"/>
            <w:kern w:val="0"/>
            <w:u w:val="single"/>
            <w14:ligatures w14:val="none"/>
          </w:rPr>
          <w:t>sosa:relatedObservation</w:t>
        </w:r>
      </w:hyperlink>
      <w:r w:rsidRPr="009D3DBB">
        <w:rPr>
          <w:rFonts w:ascii="Times New Roman" w:eastAsia="Times New Roman" w:hAnsi="Times New Roman" w:cs="Times New Roman"/>
          <w:kern w:val="0"/>
          <w14:ligatures w14:val="none"/>
        </w:rPr>
        <w:t xml:space="preserve">* ≡ inverse </w:t>
      </w:r>
      <w:hyperlink r:id="rId3234" w:anchor="dfn-sosa-observationrelatedto" w:history="1">
        <w:r w:rsidRPr="009D3DBB">
          <w:rPr>
            <w:rFonts w:ascii="Times New Roman" w:eastAsia="Times New Roman" w:hAnsi="Times New Roman" w:cs="Times New Roman"/>
            <w:color w:val="0000FF"/>
            <w:kern w:val="0"/>
            <w:u w:val="single"/>
            <w14:ligatures w14:val="none"/>
          </w:rPr>
          <w:t>sosa:observationRelatedTo</w:t>
        </w:r>
      </w:hyperlink>
      <w:r w:rsidRPr="009D3DBB">
        <w:rPr>
          <w:rFonts w:ascii="Times New Roman" w:eastAsia="Times New Roman" w:hAnsi="Times New Roman" w:cs="Times New Roman"/>
          <w:kern w:val="0"/>
          <w14:ligatures w14:val="none"/>
        </w:rPr>
        <w:t xml:space="preserve">* </w:t>
      </w:r>
    </w:p>
    <w:p w14:paraId="3DB63564" w14:textId="77777777" w:rsidR="009D3DBB" w:rsidRPr="009D3DBB" w:rsidRDefault="009D3DBB" w:rsidP="009D3DB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hyperlink r:id="rId3235" w:anchor="dfn-sosa-resultquality" w:history="1">
        <w:r w:rsidRPr="009D3DBB">
          <w:rPr>
            <w:rFonts w:ascii="Times New Roman" w:eastAsia="Times New Roman" w:hAnsi="Times New Roman" w:cs="Times New Roman"/>
            <w:color w:val="0000FF"/>
            <w:kern w:val="0"/>
            <w:u w:val="single"/>
            <w14:ligatures w14:val="none"/>
          </w:rPr>
          <w:t>sosa:resultQuality</w:t>
        </w:r>
      </w:hyperlink>
      <w:r w:rsidRPr="009D3DBB">
        <w:rPr>
          <w:rFonts w:ascii="Times New Roman" w:eastAsia="Times New Roman" w:hAnsi="Times New Roman" w:cs="Times New Roman"/>
          <w:kern w:val="0"/>
          <w14:ligatures w14:val="none"/>
        </w:rPr>
        <w:t xml:space="preserve">* ≡ inverse </w:t>
      </w:r>
      <w:hyperlink r:id="rId3236" w:anchor="dfn-sosa-qualityof" w:history="1">
        <w:r w:rsidRPr="009D3DBB">
          <w:rPr>
            <w:rFonts w:ascii="Times New Roman" w:eastAsia="Times New Roman" w:hAnsi="Times New Roman" w:cs="Times New Roman"/>
            <w:color w:val="0000FF"/>
            <w:kern w:val="0"/>
            <w:u w:val="single"/>
            <w14:ligatures w14:val="none"/>
          </w:rPr>
          <w:t>sosa:qualityOf</w:t>
        </w:r>
      </w:hyperlink>
      <w:r w:rsidRPr="009D3DBB">
        <w:rPr>
          <w:rFonts w:ascii="Times New Roman" w:eastAsia="Times New Roman" w:hAnsi="Times New Roman" w:cs="Times New Roman"/>
          <w:kern w:val="0"/>
          <w14:ligatures w14:val="none"/>
        </w:rPr>
        <w:t xml:space="preserve">* </w:t>
      </w:r>
    </w:p>
    <w:p w14:paraId="122B11C7" w14:textId="77777777" w:rsidR="009D3DBB" w:rsidRPr="009D3DBB" w:rsidRDefault="009D3DBB" w:rsidP="009D3DB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hyperlink r:id="rId3237" w:anchor="dfn-sosa-usedprocedure" w:history="1">
        <w:r w:rsidRPr="009D3DBB">
          <w:rPr>
            <w:rFonts w:ascii="Times New Roman" w:eastAsia="Times New Roman" w:hAnsi="Times New Roman" w:cs="Times New Roman"/>
            <w:color w:val="0000FF"/>
            <w:kern w:val="0"/>
            <w:u w:val="single"/>
            <w14:ligatures w14:val="none"/>
          </w:rPr>
          <w:t>sosa:usedProcedure</w:t>
        </w:r>
      </w:hyperlink>
      <w:r w:rsidRPr="009D3DBB">
        <w:rPr>
          <w:rFonts w:ascii="Times New Roman" w:eastAsia="Times New Roman" w:hAnsi="Times New Roman" w:cs="Times New Roman"/>
          <w:kern w:val="0"/>
          <w14:ligatures w14:val="none"/>
        </w:rPr>
        <w:t xml:space="preserve"> ≡ inverse </w:t>
      </w:r>
      <w:hyperlink r:id="rId3238" w:anchor="dfn-sosa-usedforexecution" w:history="1">
        <w:r w:rsidRPr="009D3DBB">
          <w:rPr>
            <w:rFonts w:ascii="Times New Roman" w:eastAsia="Times New Roman" w:hAnsi="Times New Roman" w:cs="Times New Roman"/>
            <w:color w:val="0000FF"/>
            <w:kern w:val="0"/>
            <w:u w:val="single"/>
            <w14:ligatures w14:val="none"/>
          </w:rPr>
          <w:t>sosa:usedForExecution</w:t>
        </w:r>
      </w:hyperlink>
      <w:r w:rsidRPr="009D3DBB">
        <w:rPr>
          <w:rFonts w:ascii="Times New Roman" w:eastAsia="Times New Roman" w:hAnsi="Times New Roman" w:cs="Times New Roman"/>
          <w:kern w:val="0"/>
          <w14:ligatures w14:val="none"/>
        </w:rPr>
        <w:t xml:space="preserve">* </w:t>
      </w:r>
    </w:p>
    <w:p w14:paraId="1955A79B" w14:textId="77777777" w:rsidR="009D3DBB" w:rsidRPr="009D3DBB" w:rsidRDefault="009D3DBB" w:rsidP="009D3DB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hyperlink r:id="rId3239" w:anchor="dfn-sosa-wasoriginatedby" w:history="1">
        <w:r w:rsidRPr="009D3DBB">
          <w:rPr>
            <w:rFonts w:ascii="Times New Roman" w:eastAsia="Times New Roman" w:hAnsi="Times New Roman" w:cs="Times New Roman"/>
            <w:color w:val="0000FF"/>
            <w:kern w:val="0"/>
            <w:u w:val="single"/>
            <w14:ligatures w14:val="none"/>
          </w:rPr>
          <w:t>sosa:wasOriginatedBy</w:t>
        </w:r>
      </w:hyperlink>
      <w:r w:rsidRPr="009D3DBB">
        <w:rPr>
          <w:rFonts w:ascii="Times New Roman" w:eastAsia="Times New Roman" w:hAnsi="Times New Roman" w:cs="Times New Roman"/>
          <w:kern w:val="0"/>
          <w14:ligatures w14:val="none"/>
        </w:rPr>
        <w:t xml:space="preserve"> ≡ inverse </w:t>
      </w:r>
      <w:hyperlink r:id="rId3240" w:anchor="dfn-sosa-originated" w:history="1">
        <w:r w:rsidRPr="009D3DBB">
          <w:rPr>
            <w:rFonts w:ascii="Times New Roman" w:eastAsia="Times New Roman" w:hAnsi="Times New Roman" w:cs="Times New Roman"/>
            <w:color w:val="0000FF"/>
            <w:kern w:val="0"/>
            <w:u w:val="single"/>
            <w14:ligatures w14:val="none"/>
          </w:rPr>
          <w:t>sosa:originated</w:t>
        </w:r>
      </w:hyperlink>
      <w:r w:rsidRPr="009D3DBB">
        <w:rPr>
          <w:rFonts w:ascii="Times New Roman" w:eastAsia="Times New Roman" w:hAnsi="Times New Roman" w:cs="Times New Roman"/>
          <w:kern w:val="0"/>
          <w14:ligatures w14:val="none"/>
        </w:rPr>
        <w:t xml:space="preserve">* </w:t>
      </w:r>
    </w:p>
    <w:p w14:paraId="060BB483"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The following properties are datatype properties</w:t>
      </w:r>
      <w:del w:id="607" w:author="Carl Reed" w:date="2026-08-27T14:14:00Z" w16du:dateUtc="2026-08-27T20:14:00Z">
        <w:r w:rsidRPr="009D3DBB" w:rsidDel="009C0224">
          <w:rPr>
            <w:rFonts w:ascii="Times New Roman" w:eastAsia="Times New Roman" w:hAnsi="Times New Roman" w:cs="Times New Roman"/>
            <w:kern w:val="0"/>
            <w14:ligatures w14:val="none"/>
          </w:rPr>
          <w:delText>,</w:delText>
        </w:r>
      </w:del>
      <w:r w:rsidRPr="009D3DBB">
        <w:rPr>
          <w:rFonts w:ascii="Times New Roman" w:eastAsia="Times New Roman" w:hAnsi="Times New Roman" w:cs="Times New Roman"/>
          <w:kern w:val="0"/>
          <w14:ligatures w14:val="none"/>
        </w:rPr>
        <w:t xml:space="preserve"> and have therefore no inverses. </w:t>
      </w:r>
    </w:p>
    <w:p w14:paraId="0A18B8D8" w14:textId="77777777" w:rsidR="009D3DBB" w:rsidRPr="009D3DBB" w:rsidRDefault="009D3DBB" w:rsidP="009D3DB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hyperlink r:id="rId3241" w:anchor="dfn-sosa-endtime" w:history="1">
        <w:r w:rsidRPr="009D3DBB">
          <w:rPr>
            <w:rFonts w:ascii="Times New Roman" w:eastAsia="Times New Roman" w:hAnsi="Times New Roman" w:cs="Times New Roman"/>
            <w:color w:val="0000FF"/>
            <w:kern w:val="0"/>
            <w:u w:val="single"/>
            <w14:ligatures w14:val="none"/>
          </w:rPr>
          <w:t>sosa:endTime</w:t>
        </w:r>
      </w:hyperlink>
      <w:r w:rsidRPr="009D3DBB">
        <w:rPr>
          <w:rFonts w:ascii="Times New Roman" w:eastAsia="Times New Roman" w:hAnsi="Times New Roman" w:cs="Times New Roman"/>
          <w:kern w:val="0"/>
          <w14:ligatures w14:val="none"/>
        </w:rPr>
        <w:t xml:space="preserve">* </w:t>
      </w:r>
    </w:p>
    <w:p w14:paraId="7177F33C" w14:textId="77777777" w:rsidR="009D3DBB" w:rsidRPr="009D3DBB" w:rsidRDefault="009D3DBB" w:rsidP="009D3DB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hyperlink r:id="rId3242" w:anchor="dfn-sosa-hassimpleresult" w:history="1">
        <w:r w:rsidRPr="009D3DBB">
          <w:rPr>
            <w:rFonts w:ascii="Times New Roman" w:eastAsia="Times New Roman" w:hAnsi="Times New Roman" w:cs="Times New Roman"/>
            <w:color w:val="0000FF"/>
            <w:kern w:val="0"/>
            <w:u w:val="single"/>
            <w14:ligatures w14:val="none"/>
          </w:rPr>
          <w:t>sosa:hasSimpleResult</w:t>
        </w:r>
      </w:hyperlink>
      <w:r w:rsidRPr="009D3DBB">
        <w:rPr>
          <w:rFonts w:ascii="Times New Roman" w:eastAsia="Times New Roman" w:hAnsi="Times New Roman" w:cs="Times New Roman"/>
          <w:kern w:val="0"/>
          <w14:ligatures w14:val="none"/>
        </w:rPr>
        <w:t xml:space="preserve"> </w:t>
      </w:r>
    </w:p>
    <w:p w14:paraId="21BB2A8D" w14:textId="77777777" w:rsidR="009D3DBB" w:rsidRPr="009D3DBB" w:rsidRDefault="009D3DBB" w:rsidP="009D3DB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hyperlink r:id="rId3243" w:anchor="dfn-sosa-resulttime" w:history="1">
        <w:r w:rsidRPr="009D3DBB">
          <w:rPr>
            <w:rFonts w:ascii="Times New Roman" w:eastAsia="Times New Roman" w:hAnsi="Times New Roman" w:cs="Times New Roman"/>
            <w:color w:val="0000FF"/>
            <w:kern w:val="0"/>
            <w:u w:val="single"/>
            <w14:ligatures w14:val="none"/>
          </w:rPr>
          <w:t>sosa:resultTime</w:t>
        </w:r>
      </w:hyperlink>
      <w:r w:rsidRPr="009D3DBB">
        <w:rPr>
          <w:rFonts w:ascii="Times New Roman" w:eastAsia="Times New Roman" w:hAnsi="Times New Roman" w:cs="Times New Roman"/>
          <w:kern w:val="0"/>
          <w14:ligatures w14:val="none"/>
        </w:rPr>
        <w:t xml:space="preserve"> </w:t>
      </w:r>
    </w:p>
    <w:p w14:paraId="245C307A" w14:textId="77777777" w:rsidR="009D3DBB" w:rsidRPr="009D3DBB" w:rsidRDefault="009D3DBB" w:rsidP="009D3DB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hyperlink r:id="rId3244" w:anchor="dfn-sosa-starttime" w:history="1">
        <w:r w:rsidRPr="009D3DBB">
          <w:rPr>
            <w:rFonts w:ascii="Times New Roman" w:eastAsia="Times New Roman" w:hAnsi="Times New Roman" w:cs="Times New Roman"/>
            <w:color w:val="0000FF"/>
            <w:kern w:val="0"/>
            <w:u w:val="single"/>
            <w14:ligatures w14:val="none"/>
          </w:rPr>
          <w:t>sosa:startTime</w:t>
        </w:r>
      </w:hyperlink>
      <w:r w:rsidRPr="009D3DBB">
        <w:rPr>
          <w:rFonts w:ascii="Times New Roman" w:eastAsia="Times New Roman" w:hAnsi="Times New Roman" w:cs="Times New Roman"/>
          <w:kern w:val="0"/>
          <w14:ligatures w14:val="none"/>
        </w:rPr>
        <w:t xml:space="preserve">* </w:t>
      </w:r>
    </w:p>
    <w:p w14:paraId="7FBC7635" w14:textId="77777777" w:rsidR="009D3DBB" w:rsidRPr="009D3DBB" w:rsidRDefault="009D3DBB" w:rsidP="009D3D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3DBB">
        <w:rPr>
          <w:rFonts w:ascii="Times New Roman" w:eastAsia="Times New Roman" w:hAnsi="Times New Roman" w:cs="Times New Roman"/>
          <w:b/>
          <w:bCs/>
          <w:kern w:val="0"/>
          <w:sz w:val="36"/>
          <w:szCs w:val="36"/>
          <w14:ligatures w14:val="none"/>
        </w:rPr>
        <w:t>C. Extended Examples</w:t>
      </w:r>
    </w:p>
    <w:p w14:paraId="7C0FD0CD"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i/>
          <w:iCs/>
          <w:kern w:val="0"/>
          <w14:ligatures w14:val="none"/>
        </w:rPr>
        <w:t>This section is non-normative.</w:t>
      </w:r>
    </w:p>
    <w:p w14:paraId="05CA4AED"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A set of extended examples of instances using the SSN ontology are available in the </w:t>
      </w:r>
      <w:hyperlink r:id="rId3245" w:history="1">
        <w:r w:rsidRPr="009D3DBB">
          <w:rPr>
            <w:rFonts w:ascii="Times New Roman" w:eastAsia="Times New Roman" w:hAnsi="Times New Roman" w:cs="Times New Roman"/>
            <w:color w:val="0000FF"/>
            <w:kern w:val="0"/>
            <w:u w:val="single"/>
            <w14:ligatures w14:val="none"/>
          </w:rPr>
          <w:t>examples folder</w:t>
        </w:r>
      </w:hyperlink>
      <w:r w:rsidRPr="009D3DBB">
        <w:rPr>
          <w:rFonts w:ascii="Times New Roman" w:eastAsia="Times New Roman" w:hAnsi="Times New Roman" w:cs="Times New Roman"/>
          <w:kern w:val="0"/>
          <w14:ligatures w14:val="none"/>
        </w:rPr>
        <w:t xml:space="preserve">. </w:t>
      </w:r>
    </w:p>
    <w:p w14:paraId="3CA922B7" w14:textId="77777777" w:rsidR="009D3DBB" w:rsidRPr="009D3DBB" w:rsidRDefault="009D3DBB" w:rsidP="009D3D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3DBB">
        <w:rPr>
          <w:rFonts w:ascii="Times New Roman" w:eastAsia="Times New Roman" w:hAnsi="Times New Roman" w:cs="Times New Roman"/>
          <w:b/>
          <w:bCs/>
          <w:kern w:val="0"/>
          <w:sz w:val="36"/>
          <w:szCs w:val="36"/>
          <w14:ligatures w14:val="none"/>
        </w:rPr>
        <w:t xml:space="preserve">D. </w:t>
      </w:r>
      <w:commentRangeStart w:id="608"/>
      <w:r w:rsidRPr="009D3DBB">
        <w:rPr>
          <w:rFonts w:ascii="Times New Roman" w:eastAsia="Times New Roman" w:hAnsi="Times New Roman" w:cs="Times New Roman"/>
          <w:b/>
          <w:bCs/>
          <w:kern w:val="0"/>
          <w:sz w:val="36"/>
          <w:szCs w:val="36"/>
          <w14:ligatures w14:val="none"/>
        </w:rPr>
        <w:t>System Capabilities Module</w:t>
      </w:r>
      <w:commentRangeEnd w:id="608"/>
      <w:r w:rsidR="000176F1" w:rsidRPr="009D3DBB">
        <w:rPr>
          <w:rStyle w:val="CommentReference"/>
          <w:rFonts w:ascii="Times New Roman" w:eastAsia="Times New Roman" w:hAnsi="Times New Roman" w:cs="Times New Roman"/>
          <w:b/>
          <w:bCs/>
          <w:kern w:val="0"/>
          <w:sz w:val="36"/>
          <w:szCs w:val="36"/>
          <w14:ligatures w14:val="none"/>
        </w:rPr>
        <w:commentReference w:id="608"/>
      </w:r>
    </w:p>
    <w:p w14:paraId="3FA59E4C"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i/>
          <w:iCs/>
          <w:kern w:val="0"/>
          <w14:ligatures w14:val="none"/>
        </w:rPr>
        <w:t>This section is non-normative.</w:t>
      </w:r>
    </w:p>
    <w:p w14:paraId="4FB69EF4"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The System Capabilities Module imports SOSA and adds classes and properties required for the description of the operating conditions and capabilities of systems, in particular Sensors and Actuators. </w:t>
      </w:r>
    </w:p>
    <w:p w14:paraId="2BFCCC36"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commentRangeStart w:id="609"/>
      <w:r w:rsidRPr="009D3DBB">
        <w:rPr>
          <w:rFonts w:ascii="Times New Roman" w:eastAsia="Times New Roman" w:hAnsi="Times New Roman" w:cs="Times New Roman"/>
          <w:kern w:val="0"/>
          <w14:ligatures w14:val="none"/>
        </w:rPr>
        <w:lastRenderedPageBreak/>
        <w:t xml:space="preserve">The complexity of the SSN/SOSA ontologies is directly due to the complexity of the use-cases that they are meant to support. Previous standards and data formats have been limited by the constraints of their underlying technologies often resulting in solutions that were simple to implement but that could only handle real-life exceptions through the use of workarounds. </w:t>
      </w:r>
      <w:commentRangeEnd w:id="609"/>
      <w:r w:rsidR="00D56E0F" w:rsidRPr="009D3DBB">
        <w:rPr>
          <w:rStyle w:val="CommentReference"/>
          <w:rFonts w:ascii="Times New Roman" w:eastAsia="Times New Roman" w:hAnsi="Times New Roman" w:cs="Times New Roman"/>
          <w:kern w:val="0"/>
          <w:sz w:val="24"/>
          <w:szCs w:val="24"/>
          <w14:ligatures w14:val="none"/>
        </w:rPr>
        <w:commentReference w:id="609"/>
      </w:r>
      <w:r w:rsidRPr="009D3DBB">
        <w:rPr>
          <w:rFonts w:ascii="Times New Roman" w:eastAsia="Times New Roman" w:hAnsi="Times New Roman" w:cs="Times New Roman"/>
          <w:kern w:val="0"/>
          <w14:ligatures w14:val="none"/>
        </w:rPr>
        <w:t>The use of "fill values" or "magic numbers" were a simple and common solution to data quality requirements or to indicate equipment failure. Unfortunately, these could later be inadvertently analyzed as actual instrument readings.</w:t>
      </w:r>
    </w:p>
    <w:p w14:paraId="1C32F7BB" w14:textId="695CF08A"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The richness of RDF/S and ontological approaches offer opportunities for the rich and deep recording of system information and results. This perversely creates a new problem in that the ability to handle complexity can make implementation difficult and costly for implementers that are simply trying </w:t>
      </w:r>
      <w:ins w:id="610" w:author="Carl Reed" w:date="2026-08-27T14:15:00Z" w16du:dateUtc="2026-08-27T20:15:00Z">
        <w:r w:rsidR="00470C9C">
          <w:rPr>
            <w:rFonts w:ascii="Times New Roman" w:eastAsia="Times New Roman" w:hAnsi="Times New Roman" w:cs="Times New Roman"/>
            <w:kern w:val="0"/>
            <w14:ligatures w14:val="none"/>
          </w:rPr>
          <w:t xml:space="preserve">to </w:t>
        </w:r>
      </w:ins>
      <w:r w:rsidRPr="009D3DBB">
        <w:rPr>
          <w:rFonts w:ascii="Times New Roman" w:eastAsia="Times New Roman" w:hAnsi="Times New Roman" w:cs="Times New Roman"/>
          <w:kern w:val="0"/>
          <w14:ligatures w14:val="none"/>
        </w:rPr>
        <w:t>determine whether their ice cream is about to melt. The very richness of the semantic web ecosystem also makes it tempting to over-specify data structures to an extent</w:t>
      </w:r>
      <w:del w:id="611" w:author="Carl Reed" w:date="2026-08-27T14:15:00Z" w16du:dateUtc="2026-08-27T20:15:00Z">
        <w:r w:rsidRPr="009D3DBB" w:rsidDel="00470C9C">
          <w:rPr>
            <w:rFonts w:ascii="Times New Roman" w:eastAsia="Times New Roman" w:hAnsi="Times New Roman" w:cs="Times New Roman"/>
            <w:kern w:val="0"/>
            <w14:ligatures w14:val="none"/>
          </w:rPr>
          <w:delText>s</w:delText>
        </w:r>
      </w:del>
      <w:r w:rsidRPr="009D3DBB">
        <w:rPr>
          <w:rFonts w:ascii="Times New Roman" w:eastAsia="Times New Roman" w:hAnsi="Times New Roman" w:cs="Times New Roman"/>
          <w:kern w:val="0"/>
          <w14:ligatures w14:val="none"/>
        </w:rPr>
        <w:t xml:space="preserve"> that it becomes inflexible.</w:t>
      </w:r>
    </w:p>
    <w:p w14:paraId="6A5678AE" w14:textId="20C8FB29"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The authors often wrestled with these issues when designing this standard and attempting to support the complexity of real-life deployments: </w:t>
      </w:r>
      <w:ins w:id="612" w:author="Carl Reed" w:date="2026-08-27T14:16:00Z" w16du:dateUtc="2026-08-27T20:16:00Z">
        <w:r w:rsidR="0046325D">
          <w:rPr>
            <w:rFonts w:ascii="Times New Roman" w:eastAsia="Times New Roman" w:hAnsi="Times New Roman" w:cs="Times New Roman"/>
            <w:kern w:val="0"/>
            <w14:ligatures w14:val="none"/>
          </w:rPr>
          <w:t>D</w:t>
        </w:r>
      </w:ins>
      <w:del w:id="613" w:author="Carl Reed" w:date="2026-08-27T14:16:00Z" w16du:dateUtc="2026-08-27T20:16:00Z">
        <w:r w:rsidRPr="009D3DBB" w:rsidDel="0046325D">
          <w:rPr>
            <w:rFonts w:ascii="Times New Roman" w:eastAsia="Times New Roman" w:hAnsi="Times New Roman" w:cs="Times New Roman"/>
            <w:kern w:val="0"/>
            <w14:ligatures w14:val="none"/>
          </w:rPr>
          <w:delText>d</w:delText>
        </w:r>
      </w:del>
      <w:r w:rsidRPr="009D3DBB">
        <w:rPr>
          <w:rFonts w:ascii="Times New Roman" w:eastAsia="Times New Roman" w:hAnsi="Times New Roman" w:cs="Times New Roman"/>
          <w:kern w:val="0"/>
          <w14:ligatures w14:val="none"/>
        </w:rPr>
        <w:t xml:space="preserve">ata quality constraints must ensure that the data is sensical while making </w:t>
      </w:r>
      <w:del w:id="614" w:author="Carl Reed" w:date="2026-08-27T14:16:00Z" w16du:dateUtc="2026-08-27T20:16:00Z">
        <w:r w:rsidRPr="009D3DBB" w:rsidDel="00470C9C">
          <w:rPr>
            <w:rFonts w:ascii="Times New Roman" w:eastAsia="Times New Roman" w:hAnsi="Times New Roman" w:cs="Times New Roman"/>
            <w:kern w:val="0"/>
            <w14:ligatures w14:val="none"/>
          </w:rPr>
          <w:delText>allowanced</w:delText>
        </w:r>
      </w:del>
      <w:ins w:id="615" w:author="Carl Reed" w:date="2026-08-27T14:16:00Z" w16du:dateUtc="2026-08-27T20:16:00Z">
        <w:r w:rsidR="00470C9C" w:rsidRPr="009D3DBB">
          <w:rPr>
            <w:rFonts w:ascii="Times New Roman" w:eastAsia="Times New Roman" w:hAnsi="Times New Roman" w:cs="Times New Roman"/>
            <w:kern w:val="0"/>
            <w14:ligatures w14:val="none"/>
          </w:rPr>
          <w:t>allowance</w:t>
        </w:r>
        <w:r w:rsidR="00470C9C">
          <w:rPr>
            <w:rFonts w:ascii="Times New Roman" w:eastAsia="Times New Roman" w:hAnsi="Times New Roman" w:cs="Times New Roman"/>
            <w:kern w:val="0"/>
            <w14:ligatures w14:val="none"/>
          </w:rPr>
          <w:t>s</w:t>
        </w:r>
      </w:ins>
      <w:r w:rsidRPr="009D3DBB">
        <w:rPr>
          <w:rFonts w:ascii="Times New Roman" w:eastAsia="Times New Roman" w:hAnsi="Times New Roman" w:cs="Times New Roman"/>
          <w:kern w:val="0"/>
          <w14:ligatures w14:val="none"/>
        </w:rPr>
        <w:t xml:space="preserve"> for the storage of out-of-bounds values that may indicate a problem with a deployed sensor.</w:t>
      </w:r>
    </w:p>
    <w:p w14:paraId="12608A73"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The System Capabilities module has been downsized in this edition and its vocabulary extensively reworked with a number of classes deleted in favor of external vocabularies and property repositories. </w:t>
      </w:r>
      <w:commentRangeStart w:id="616"/>
      <w:r w:rsidRPr="009D3DBB">
        <w:rPr>
          <w:rFonts w:ascii="Times New Roman" w:eastAsia="Times New Roman" w:hAnsi="Times New Roman" w:cs="Times New Roman"/>
          <w:kern w:val="0"/>
          <w14:ligatures w14:val="none"/>
        </w:rPr>
        <w:t xml:space="preserve">The module further suffered from under specification and lacked documentation over its intended use. </w:t>
      </w:r>
      <w:commentRangeEnd w:id="616"/>
      <w:r w:rsidR="00702809" w:rsidRPr="009D3DBB">
        <w:rPr>
          <w:rStyle w:val="CommentReference"/>
          <w:rFonts w:ascii="Times New Roman" w:eastAsia="Times New Roman" w:hAnsi="Times New Roman" w:cs="Times New Roman"/>
          <w:kern w:val="0"/>
          <w:sz w:val="24"/>
          <w:szCs w:val="24"/>
          <w14:ligatures w14:val="none"/>
        </w:rPr>
        <w:commentReference w:id="616"/>
      </w:r>
    </w:p>
    <w:p w14:paraId="1CAC0C16" w14:textId="2B4B3E6D"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The usage of </w:t>
      </w:r>
      <w:hyperlink r:id="rId3246" w:anchor="SOSAObservation" w:history="1">
        <w:r w:rsidRPr="009D3DBB">
          <w:rPr>
            <w:rFonts w:ascii="Times New Roman" w:eastAsia="Times New Roman" w:hAnsi="Times New Roman" w:cs="Times New Roman"/>
            <w:color w:val="0000FF"/>
            <w:kern w:val="0"/>
            <w:u w:val="single"/>
            <w14:ligatures w14:val="none"/>
          </w:rPr>
          <w:t>observations</w:t>
        </w:r>
      </w:hyperlink>
      <w:r w:rsidRPr="009D3DBB">
        <w:rPr>
          <w:rFonts w:ascii="Times New Roman" w:eastAsia="Times New Roman" w:hAnsi="Times New Roman" w:cs="Times New Roman"/>
          <w:kern w:val="0"/>
          <w14:ligatures w14:val="none"/>
        </w:rPr>
        <w:t xml:space="preserve"> and </w:t>
      </w:r>
      <w:hyperlink r:id="rId3247" w:anchor="SOSAObservationCollection" w:history="1">
        <w:r w:rsidRPr="009D3DBB">
          <w:rPr>
            <w:rFonts w:ascii="Times New Roman" w:eastAsia="Times New Roman" w:hAnsi="Times New Roman" w:cs="Times New Roman"/>
            <w:color w:val="0000FF"/>
            <w:kern w:val="0"/>
            <w:u w:val="single"/>
            <w14:ligatures w14:val="none"/>
          </w:rPr>
          <w:t>observation collections</w:t>
        </w:r>
      </w:hyperlink>
      <w:r w:rsidRPr="009D3DBB">
        <w:rPr>
          <w:rFonts w:ascii="Times New Roman" w:eastAsia="Times New Roman" w:hAnsi="Times New Roman" w:cs="Times New Roman"/>
          <w:kern w:val="0"/>
          <w14:ligatures w14:val="none"/>
        </w:rPr>
        <w:t xml:space="preserve"> has been expanded to capabilities and conditions through the enumeration of values and constraints on those values without assigning a reporting sensor or timestamp. This allows </w:t>
      </w:r>
      <w:del w:id="617" w:author="Carl Reed" w:date="2026-08-27T14:19:00Z" w16du:dateUtc="2026-08-27T20:19:00Z">
        <w:r w:rsidRPr="009D3DBB" w:rsidDel="009B1EEC">
          <w:rPr>
            <w:rFonts w:ascii="Times New Roman" w:eastAsia="Times New Roman" w:hAnsi="Times New Roman" w:cs="Times New Roman"/>
            <w:kern w:val="0"/>
            <w14:ligatures w14:val="none"/>
          </w:rPr>
          <w:delText xml:space="preserve">to </w:delText>
        </w:r>
      </w:del>
      <w:r w:rsidRPr="009D3DBB">
        <w:rPr>
          <w:rFonts w:ascii="Times New Roman" w:eastAsia="Times New Roman" w:hAnsi="Times New Roman" w:cs="Times New Roman"/>
          <w:kern w:val="0"/>
          <w14:ligatures w14:val="none"/>
        </w:rPr>
        <w:t>reus</w:t>
      </w:r>
      <w:ins w:id="618" w:author="Carl Reed" w:date="2026-08-27T14:19:00Z" w16du:dateUtc="2026-08-27T20:19:00Z">
        <w:r w:rsidR="009B1EEC">
          <w:rPr>
            <w:rFonts w:ascii="Times New Roman" w:eastAsia="Times New Roman" w:hAnsi="Times New Roman" w:cs="Times New Roman"/>
            <w:kern w:val="0"/>
            <w14:ligatures w14:val="none"/>
          </w:rPr>
          <w:t>ing</w:t>
        </w:r>
      </w:ins>
      <w:del w:id="619" w:author="Carl Reed" w:date="2026-08-27T14:19:00Z" w16du:dateUtc="2026-08-27T20:19:00Z">
        <w:r w:rsidRPr="009D3DBB" w:rsidDel="009B1EEC">
          <w:rPr>
            <w:rFonts w:ascii="Times New Roman" w:eastAsia="Times New Roman" w:hAnsi="Times New Roman" w:cs="Times New Roman"/>
            <w:kern w:val="0"/>
            <w14:ligatures w14:val="none"/>
          </w:rPr>
          <w:delText>e</w:delText>
        </w:r>
      </w:del>
      <w:r w:rsidRPr="009D3DBB">
        <w:rPr>
          <w:rFonts w:ascii="Times New Roman" w:eastAsia="Times New Roman" w:hAnsi="Times New Roman" w:cs="Times New Roman"/>
          <w:kern w:val="0"/>
          <w14:ligatures w14:val="none"/>
        </w:rPr>
        <w:t xml:space="preserve"> the same structure to report on sensor behavior. </w:t>
      </w:r>
    </w:p>
    <w:p w14:paraId="0F586536" w14:textId="00A40B9A"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This </w:t>
      </w:r>
      <w:del w:id="620" w:author="Carl Reed" w:date="2026-08-27T14:19:00Z" w16du:dateUtc="2026-08-27T20:19:00Z">
        <w:r w:rsidRPr="009D3DBB" w:rsidDel="007C1CE3">
          <w:rPr>
            <w:rFonts w:ascii="Times New Roman" w:eastAsia="Times New Roman" w:hAnsi="Times New Roman" w:cs="Times New Roman"/>
            <w:kern w:val="0"/>
            <w14:ligatures w14:val="none"/>
          </w:rPr>
          <w:delText xml:space="preserve">edition </w:delText>
        </w:r>
      </w:del>
      <w:ins w:id="621" w:author="Carl Reed" w:date="2026-08-27T14:19:00Z" w16du:dateUtc="2026-08-27T20:19:00Z">
        <w:r w:rsidR="007C1CE3">
          <w:rPr>
            <w:rFonts w:ascii="Times New Roman" w:eastAsia="Times New Roman" w:hAnsi="Times New Roman" w:cs="Times New Roman"/>
            <w:kern w:val="0"/>
            <w14:ligatures w14:val="none"/>
          </w:rPr>
          <w:t>version</w:t>
        </w:r>
        <w:r w:rsidR="007C1CE3" w:rsidRPr="009D3DBB">
          <w:rPr>
            <w:rFonts w:ascii="Times New Roman" w:eastAsia="Times New Roman" w:hAnsi="Times New Roman" w:cs="Times New Roman"/>
            <w:kern w:val="0"/>
            <w14:ligatures w14:val="none"/>
          </w:rPr>
          <w:t xml:space="preserve"> </w:t>
        </w:r>
      </w:ins>
      <w:del w:id="622" w:author="Carl Reed" w:date="2026-08-27T14:19:00Z" w16du:dateUtc="2026-08-27T20:19:00Z">
        <w:r w:rsidRPr="009D3DBB" w:rsidDel="007C1CE3">
          <w:rPr>
            <w:rFonts w:ascii="Times New Roman" w:eastAsia="Times New Roman" w:hAnsi="Times New Roman" w:cs="Times New Roman"/>
            <w:kern w:val="0"/>
            <w14:ligatures w14:val="none"/>
          </w:rPr>
          <w:delText xml:space="preserve">has also </w:delText>
        </w:r>
      </w:del>
      <w:ins w:id="623" w:author="Carl Reed" w:date="2026-08-27T14:19:00Z" w16du:dateUtc="2026-08-27T20:19:00Z">
        <w:r w:rsidR="007C1CE3">
          <w:rPr>
            <w:rFonts w:ascii="Times New Roman" w:eastAsia="Times New Roman" w:hAnsi="Times New Roman" w:cs="Times New Roman"/>
            <w:kern w:val="0"/>
            <w14:ligatures w14:val="none"/>
          </w:rPr>
          <w:t>includes</w:t>
        </w:r>
        <w:r w:rsidR="007C1CE3" w:rsidRPr="009D3DBB">
          <w:rPr>
            <w:rFonts w:ascii="Times New Roman" w:eastAsia="Times New Roman" w:hAnsi="Times New Roman" w:cs="Times New Roman"/>
            <w:kern w:val="0"/>
            <w14:ligatures w14:val="none"/>
          </w:rPr>
          <w:t xml:space="preserve"> </w:t>
        </w:r>
      </w:ins>
      <w:r w:rsidRPr="009D3DBB">
        <w:rPr>
          <w:rFonts w:ascii="Times New Roman" w:eastAsia="Times New Roman" w:hAnsi="Times New Roman" w:cs="Times New Roman"/>
          <w:kern w:val="0"/>
          <w14:ligatures w14:val="none"/>
        </w:rPr>
        <w:t>remov</w:t>
      </w:r>
      <w:ins w:id="624" w:author="Carl Reed" w:date="2026-08-27T14:19:00Z" w16du:dateUtc="2026-08-27T20:19:00Z">
        <w:r w:rsidR="007C1CE3">
          <w:rPr>
            <w:rFonts w:ascii="Times New Roman" w:eastAsia="Times New Roman" w:hAnsi="Times New Roman" w:cs="Times New Roman"/>
            <w:kern w:val="0"/>
            <w14:ligatures w14:val="none"/>
          </w:rPr>
          <w:t>al of</w:t>
        </w:r>
      </w:ins>
      <w:del w:id="625" w:author="Carl Reed" w:date="2026-08-27T14:19:00Z" w16du:dateUtc="2026-08-27T20:19:00Z">
        <w:r w:rsidRPr="009D3DBB" w:rsidDel="007C1CE3">
          <w:rPr>
            <w:rFonts w:ascii="Times New Roman" w:eastAsia="Times New Roman" w:hAnsi="Times New Roman" w:cs="Times New Roman"/>
            <w:kern w:val="0"/>
            <w14:ligatures w14:val="none"/>
          </w:rPr>
          <w:delText>ed</w:delText>
        </w:r>
      </w:del>
      <w:r w:rsidRPr="009D3DBB">
        <w:rPr>
          <w:rFonts w:ascii="Times New Roman" w:eastAsia="Times New Roman" w:hAnsi="Times New Roman" w:cs="Times New Roman"/>
          <w:kern w:val="0"/>
          <w14:ligatures w14:val="none"/>
        </w:rPr>
        <w:t xml:space="preserve"> the notion of "Ranges" within its vocabulary</w:t>
      </w:r>
      <w:ins w:id="626" w:author="Carl Reed" w:date="2026-08-27T14:19:00Z" w16du:dateUtc="2026-08-27T20:19:00Z">
        <w:r w:rsidR="007C1CE3">
          <w:rPr>
            <w:rFonts w:ascii="Times New Roman" w:eastAsia="Times New Roman" w:hAnsi="Times New Roman" w:cs="Times New Roman"/>
            <w:kern w:val="0"/>
            <w14:ligatures w14:val="none"/>
          </w:rPr>
          <w:t>. This is</w:t>
        </w:r>
      </w:ins>
      <w:r w:rsidRPr="009D3DBB">
        <w:rPr>
          <w:rFonts w:ascii="Times New Roman" w:eastAsia="Times New Roman" w:hAnsi="Times New Roman" w:cs="Times New Roman"/>
          <w:kern w:val="0"/>
          <w14:ligatures w14:val="none"/>
        </w:rPr>
        <w:t xml:space="preserve"> due to the absence of an appropriate datatype or vocabulary to describe numerical ranges. xsd:minInclusive/xsd:maxInclusive are part of OWL reserved vocabulary, and schema:minValue/schema:maxValue created additional problems relating to the property of the feature. Instead, this </w:t>
      </w:r>
      <w:del w:id="627" w:author="Carl Reed" w:date="2026-08-27T14:20:00Z" w16du:dateUtc="2026-08-27T20:20:00Z">
        <w:r w:rsidRPr="009D3DBB" w:rsidDel="00364599">
          <w:rPr>
            <w:rFonts w:ascii="Times New Roman" w:eastAsia="Times New Roman" w:hAnsi="Times New Roman" w:cs="Times New Roman"/>
            <w:kern w:val="0"/>
            <w14:ligatures w14:val="none"/>
          </w:rPr>
          <w:delText xml:space="preserve">edition </w:delText>
        </w:r>
      </w:del>
      <w:ins w:id="628" w:author="Carl Reed" w:date="2026-08-27T14:20:00Z" w16du:dateUtc="2026-08-27T20:20:00Z">
        <w:r w:rsidR="00364599">
          <w:rPr>
            <w:rFonts w:ascii="Times New Roman" w:eastAsia="Times New Roman" w:hAnsi="Times New Roman" w:cs="Times New Roman"/>
            <w:kern w:val="0"/>
            <w14:ligatures w14:val="none"/>
          </w:rPr>
          <w:t>version</w:t>
        </w:r>
        <w:r w:rsidR="00364599" w:rsidRPr="009D3DBB">
          <w:rPr>
            <w:rFonts w:ascii="Times New Roman" w:eastAsia="Times New Roman" w:hAnsi="Times New Roman" w:cs="Times New Roman"/>
            <w:kern w:val="0"/>
            <w14:ligatures w14:val="none"/>
          </w:rPr>
          <w:t xml:space="preserve"> </w:t>
        </w:r>
      </w:ins>
      <w:r w:rsidRPr="009D3DBB">
        <w:rPr>
          <w:rFonts w:ascii="Times New Roman" w:eastAsia="Times New Roman" w:hAnsi="Times New Roman" w:cs="Times New Roman"/>
          <w:kern w:val="0"/>
          <w14:ligatures w14:val="none"/>
        </w:rPr>
        <w:t xml:space="preserve">recommends the specification of individual, simple properties such as </w:t>
      </w:r>
      <w:r w:rsidRPr="009D3DBB">
        <w:rPr>
          <w:rFonts w:ascii="Times New Roman" w:eastAsia="Times New Roman" w:hAnsi="Times New Roman" w:cs="Times New Roman"/>
          <w:i/>
          <w:iCs/>
          <w:kern w:val="0"/>
          <w14:ligatures w14:val="none"/>
        </w:rPr>
        <w:t>MinMeasurableTemperature</w:t>
      </w:r>
      <w:r w:rsidRPr="009D3DBB">
        <w:rPr>
          <w:rFonts w:ascii="Times New Roman" w:eastAsia="Times New Roman" w:hAnsi="Times New Roman" w:cs="Times New Roman"/>
          <w:kern w:val="0"/>
          <w14:ligatures w14:val="none"/>
        </w:rPr>
        <w:t xml:space="preserve"> and </w:t>
      </w:r>
      <w:r w:rsidRPr="009D3DBB">
        <w:rPr>
          <w:rFonts w:ascii="Times New Roman" w:eastAsia="Times New Roman" w:hAnsi="Times New Roman" w:cs="Times New Roman"/>
          <w:i/>
          <w:iCs/>
          <w:kern w:val="0"/>
          <w14:ligatures w14:val="none"/>
        </w:rPr>
        <w:t>MaxMeasurableTemperature</w:t>
      </w:r>
      <w:r w:rsidRPr="009D3DBB">
        <w:rPr>
          <w:rFonts w:ascii="Times New Roman" w:eastAsia="Times New Roman" w:hAnsi="Times New Roman" w:cs="Times New Roman"/>
          <w:kern w:val="0"/>
          <w14:ligatures w14:val="none"/>
        </w:rPr>
        <w:t xml:space="preserve">. Apart from </w:t>
      </w:r>
      <w:hyperlink r:id="rId3248" w:anchor="SOSAhasValidityContext" w:history="1">
        <w:r w:rsidRPr="009D3DBB">
          <w:rPr>
            <w:rFonts w:ascii="Times New Roman" w:eastAsia="Times New Roman" w:hAnsi="Times New Roman" w:cs="Times New Roman"/>
            <w:color w:val="0000FF"/>
            <w:kern w:val="0"/>
            <w:u w:val="single"/>
            <w14:ligatures w14:val="none"/>
          </w:rPr>
          <w:t>hasValidityContext</w:t>
        </w:r>
      </w:hyperlink>
      <w:r w:rsidRPr="009D3DBB">
        <w:rPr>
          <w:rFonts w:ascii="Times New Roman" w:eastAsia="Times New Roman" w:hAnsi="Times New Roman" w:cs="Times New Roman"/>
          <w:kern w:val="0"/>
          <w14:ligatures w14:val="none"/>
        </w:rPr>
        <w:t xml:space="preserve">, this </w:t>
      </w:r>
      <w:del w:id="629" w:author="Carl Reed" w:date="2026-08-27T14:20:00Z" w16du:dateUtc="2026-08-27T20:20:00Z">
        <w:r w:rsidRPr="009D3DBB" w:rsidDel="00364599">
          <w:rPr>
            <w:rFonts w:ascii="Times New Roman" w:eastAsia="Times New Roman" w:hAnsi="Times New Roman" w:cs="Times New Roman"/>
            <w:kern w:val="0"/>
            <w14:ligatures w14:val="none"/>
          </w:rPr>
          <w:delText xml:space="preserve">edition </w:delText>
        </w:r>
      </w:del>
      <w:ins w:id="630" w:author="Carl Reed" w:date="2026-08-27T14:20:00Z" w16du:dateUtc="2026-08-27T20:20:00Z">
        <w:r w:rsidR="00364599">
          <w:rPr>
            <w:rFonts w:ascii="Times New Roman" w:eastAsia="Times New Roman" w:hAnsi="Times New Roman" w:cs="Times New Roman"/>
            <w:kern w:val="0"/>
            <w14:ligatures w14:val="none"/>
          </w:rPr>
          <w:t>version</w:t>
        </w:r>
        <w:r w:rsidR="00364599" w:rsidRPr="009D3DBB">
          <w:rPr>
            <w:rFonts w:ascii="Times New Roman" w:eastAsia="Times New Roman" w:hAnsi="Times New Roman" w:cs="Times New Roman"/>
            <w:kern w:val="0"/>
            <w14:ligatures w14:val="none"/>
          </w:rPr>
          <w:t xml:space="preserve"> </w:t>
        </w:r>
      </w:ins>
      <w:r w:rsidRPr="009D3DBB">
        <w:rPr>
          <w:rFonts w:ascii="Times New Roman" w:eastAsia="Times New Roman" w:hAnsi="Times New Roman" w:cs="Times New Roman"/>
          <w:kern w:val="0"/>
          <w14:ligatures w14:val="none"/>
        </w:rPr>
        <w:t xml:space="preserve">does not provide means to relate properties or describe them further. External ontologies are expected to be complementary to this module, such as the </w:t>
      </w:r>
      <w:hyperlink r:id="rId3249" w:history="1">
        <w:r w:rsidRPr="009D3DBB">
          <w:rPr>
            <w:rFonts w:ascii="Times New Roman" w:eastAsia="Times New Roman" w:hAnsi="Times New Roman" w:cs="Times New Roman"/>
            <w:color w:val="0000FF"/>
            <w:kern w:val="0"/>
            <w:u w:val="single"/>
            <w14:ligatures w14:val="none"/>
          </w:rPr>
          <w:t>I-ADOPT Framework ontology</w:t>
        </w:r>
      </w:hyperlink>
      <w:r w:rsidRPr="009D3DBB">
        <w:rPr>
          <w:rFonts w:ascii="Times New Roman" w:eastAsia="Times New Roman" w:hAnsi="Times New Roman" w:cs="Times New Roman"/>
          <w:kern w:val="0"/>
          <w14:ligatures w14:val="none"/>
        </w:rPr>
        <w:t xml:space="preserve">, and the </w:t>
      </w:r>
      <w:hyperlink r:id="rId3250" w:history="1">
        <w:r w:rsidRPr="009D3DBB">
          <w:rPr>
            <w:rFonts w:ascii="Times New Roman" w:eastAsia="Times New Roman" w:hAnsi="Times New Roman" w:cs="Times New Roman"/>
            <w:color w:val="0000FF"/>
            <w:kern w:val="0"/>
            <w:u w:val="single"/>
            <w14:ligatures w14:val="none"/>
          </w:rPr>
          <w:t>Ontology of Units of Measure</w:t>
        </w:r>
      </w:hyperlink>
      <w:r w:rsidRPr="009D3DBB">
        <w:rPr>
          <w:rFonts w:ascii="Times New Roman" w:eastAsia="Times New Roman" w:hAnsi="Times New Roman" w:cs="Times New Roman"/>
          <w:kern w:val="0"/>
          <w14:ligatures w14:val="none"/>
        </w:rPr>
        <w:t xml:space="preserve">. </w:t>
      </w:r>
    </w:p>
    <w:p w14:paraId="4D2F8B74" w14:textId="77777777" w:rsidR="009D3DBB" w:rsidRPr="009D3DBB" w:rsidRDefault="009D3DBB" w:rsidP="009D3DBB">
      <w:pPr>
        <w:spacing w:before="100" w:beforeAutospacing="1" w:after="100" w:afterAutospacing="1" w:line="240" w:lineRule="auto"/>
        <w:jc w:val="center"/>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The namespace for the System Capabilities Module is </w:t>
      </w:r>
      <w:r w:rsidRPr="009D3DBB">
        <w:rPr>
          <w:rFonts w:ascii="Courier New" w:eastAsia="Times New Roman" w:hAnsi="Courier New" w:cs="Courier New"/>
          <w:kern w:val="0"/>
          <w:sz w:val="20"/>
          <w:szCs w:val="20"/>
          <w14:ligatures w14:val="none"/>
        </w:rPr>
        <w:t>http://www.w3.org/ns/sosa/</w:t>
      </w:r>
      <w:r w:rsidRPr="009D3DBB">
        <w:rPr>
          <w:rFonts w:ascii="Times New Roman" w:eastAsia="Times New Roman" w:hAnsi="Times New Roman" w:cs="Times New Roman"/>
          <w:kern w:val="0"/>
          <w14:ligatures w14:val="none"/>
        </w:rPr>
        <w:t>.</w:t>
      </w:r>
    </w:p>
    <w:p w14:paraId="3405BBE1" w14:textId="77777777" w:rsidR="009D3DBB" w:rsidRPr="009D3DBB" w:rsidRDefault="009D3DBB" w:rsidP="009D3DBB">
      <w:pPr>
        <w:spacing w:before="100" w:beforeAutospacing="1" w:after="100" w:afterAutospacing="1" w:line="240" w:lineRule="auto"/>
        <w:jc w:val="center"/>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The suggested prefix for the System Capabilities Module namespace is </w:t>
      </w:r>
      <w:r w:rsidRPr="009D3DBB">
        <w:rPr>
          <w:rFonts w:ascii="Courier New" w:eastAsia="Times New Roman" w:hAnsi="Courier New" w:cs="Courier New"/>
          <w:kern w:val="0"/>
          <w:sz w:val="20"/>
          <w:szCs w:val="20"/>
          <w14:ligatures w14:val="none"/>
        </w:rPr>
        <w:t>sosa</w:t>
      </w:r>
      <w:r w:rsidRPr="009D3DBB">
        <w:rPr>
          <w:rFonts w:ascii="Times New Roman" w:eastAsia="Times New Roman" w:hAnsi="Times New Roman" w:cs="Times New Roman"/>
          <w:kern w:val="0"/>
          <w14:ligatures w14:val="none"/>
        </w:rPr>
        <w:t xml:space="preserve">. </w:t>
      </w:r>
    </w:p>
    <w:p w14:paraId="5B057F4D" w14:textId="77777777" w:rsidR="009D3DBB" w:rsidRPr="009D3DBB" w:rsidRDefault="009D3DBB" w:rsidP="009D3DBB">
      <w:pPr>
        <w:spacing w:before="100" w:beforeAutospacing="1" w:after="100" w:afterAutospacing="1" w:line="240" w:lineRule="auto"/>
        <w:jc w:val="center"/>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br/>
        <w:t xml:space="preserve">The ontology IRI of the System Capabilities Module is </w:t>
      </w:r>
      <w:hyperlink r:id="rId3251" w:history="1">
        <w:r w:rsidRPr="009D3DBB">
          <w:rPr>
            <w:rFonts w:ascii="Times New Roman" w:eastAsia="Times New Roman" w:hAnsi="Times New Roman" w:cs="Times New Roman"/>
            <w:color w:val="0000FF"/>
            <w:kern w:val="0"/>
            <w:u w:val="single"/>
            <w14:ligatures w14:val="none"/>
          </w:rPr>
          <w:t>http://www.w3.org/ns/sosa/systems/</w:t>
        </w:r>
      </w:hyperlink>
      <w:r w:rsidRPr="009D3DBB">
        <w:rPr>
          <w:rFonts w:ascii="Times New Roman" w:eastAsia="Times New Roman" w:hAnsi="Times New Roman" w:cs="Times New Roman"/>
          <w:kern w:val="0"/>
          <w14:ligatures w14:val="none"/>
        </w:rPr>
        <w:t xml:space="preserve">. </w:t>
      </w:r>
      <w:r w:rsidRPr="009D3DBB">
        <w:rPr>
          <w:rFonts w:ascii="Times New Roman" w:eastAsia="Times New Roman" w:hAnsi="Times New Roman" w:cs="Times New Roman"/>
          <w:kern w:val="0"/>
          <w14:ligatures w14:val="none"/>
        </w:rPr>
        <w:br/>
      </w:r>
      <w:r w:rsidRPr="009D3DBB">
        <w:rPr>
          <w:rFonts w:ascii="Times New Roman" w:eastAsia="Times New Roman" w:hAnsi="Times New Roman" w:cs="Times New Roman"/>
          <w:kern w:val="0"/>
          <w14:ligatures w14:val="none"/>
        </w:rPr>
        <w:lastRenderedPageBreak/>
        <w:t xml:space="preserve">The version IRI of the System Capabilities Module 2023 edition is </w:t>
      </w:r>
      <w:hyperlink r:id="rId3252" w:history="1">
        <w:r w:rsidRPr="009D3DBB">
          <w:rPr>
            <w:rFonts w:ascii="Times New Roman" w:eastAsia="Times New Roman" w:hAnsi="Times New Roman" w:cs="Times New Roman"/>
            <w:color w:val="0000FF"/>
            <w:kern w:val="0"/>
            <w:u w:val="single"/>
            <w14:ligatures w14:val="none"/>
          </w:rPr>
          <w:t>http://www.w3.org/ns/sosa/2023/systems/</w:t>
        </w:r>
      </w:hyperlink>
      <w:r w:rsidRPr="009D3DBB">
        <w:rPr>
          <w:rFonts w:ascii="Times New Roman" w:eastAsia="Times New Roman" w:hAnsi="Times New Roman" w:cs="Times New Roman"/>
          <w:kern w:val="0"/>
          <w14:ligatures w14:val="none"/>
        </w:rPr>
        <w:t xml:space="preserve">. </w:t>
      </w:r>
    </w:p>
    <w:p w14:paraId="7CF1A1A2"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Note</w:t>
      </w:r>
    </w:p>
    <w:p w14:paraId="5CD2BCEF" w14:textId="76DDBFEE"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System Capabilities was a module in the 'Horizontal Segmentation' section of the previous </w:t>
      </w:r>
      <w:del w:id="631" w:author="Carl Reed" w:date="2026-08-27T14:20:00Z" w16du:dateUtc="2026-08-27T20:20:00Z">
        <w:r w:rsidRPr="009D3DBB" w:rsidDel="000C177B">
          <w:rPr>
            <w:rFonts w:ascii="Times New Roman" w:eastAsia="Times New Roman" w:hAnsi="Times New Roman" w:cs="Times New Roman"/>
            <w:kern w:val="0"/>
            <w14:ligatures w14:val="none"/>
          </w:rPr>
          <w:delText xml:space="preserve">edition </w:delText>
        </w:r>
      </w:del>
      <w:ins w:id="632" w:author="Carl Reed" w:date="2026-08-27T14:20:00Z" w16du:dateUtc="2026-08-27T20:20:00Z">
        <w:r w:rsidR="000C177B">
          <w:rPr>
            <w:rFonts w:ascii="Times New Roman" w:eastAsia="Times New Roman" w:hAnsi="Times New Roman" w:cs="Times New Roman"/>
            <w:kern w:val="0"/>
            <w14:ligatures w14:val="none"/>
          </w:rPr>
          <w:t>version</w:t>
        </w:r>
        <w:r w:rsidR="000C177B" w:rsidRPr="009D3DBB">
          <w:rPr>
            <w:rFonts w:ascii="Times New Roman" w:eastAsia="Times New Roman" w:hAnsi="Times New Roman" w:cs="Times New Roman"/>
            <w:kern w:val="0"/>
            <w14:ligatures w14:val="none"/>
          </w:rPr>
          <w:t xml:space="preserve"> </w:t>
        </w:r>
      </w:ins>
      <w:r w:rsidRPr="009D3DBB">
        <w:rPr>
          <w:rFonts w:ascii="Times New Roman" w:eastAsia="Times New Roman" w:hAnsi="Times New Roman" w:cs="Times New Roman"/>
          <w:kern w:val="0"/>
          <w14:ligatures w14:val="none"/>
        </w:rPr>
        <w:t>of the SSN Ontology [</w:t>
      </w:r>
      <w:hyperlink r:id="rId3253" w:anchor="bib-vocab-ssn-20171019" w:tooltip="Semantic Sensor Network Ontology" w:history="1">
        <w:r w:rsidRPr="009D3DBB">
          <w:rPr>
            <w:rFonts w:ascii="Times New Roman" w:eastAsia="Times New Roman" w:hAnsi="Times New Roman" w:cs="Times New Roman"/>
            <w:i/>
            <w:iCs/>
            <w:color w:val="0000FF"/>
            <w:kern w:val="0"/>
            <w:u w:val="single"/>
            <w14:ligatures w14:val="none"/>
          </w:rPr>
          <w:t>vocab-ssn-20171019</w:t>
        </w:r>
      </w:hyperlink>
      <w:r w:rsidRPr="009D3DBB">
        <w:rPr>
          <w:rFonts w:ascii="Times New Roman" w:eastAsia="Times New Roman" w:hAnsi="Times New Roman" w:cs="Times New Roman"/>
          <w:kern w:val="0"/>
          <w14:ligatures w14:val="none"/>
        </w:rPr>
        <w:t xml:space="preserve">]. This module has been heavily simplified and moved to </w:t>
      </w:r>
      <w:ins w:id="633" w:author="Carl Reed" w:date="2026-08-27T14:20:00Z" w16du:dateUtc="2026-08-27T20:20:00Z">
        <w:r w:rsidR="000C177B">
          <w:rPr>
            <w:rFonts w:ascii="Times New Roman" w:eastAsia="Times New Roman" w:hAnsi="Times New Roman" w:cs="Times New Roman"/>
            <w:kern w:val="0"/>
            <w14:ligatures w14:val="none"/>
          </w:rPr>
          <w:t xml:space="preserve">an </w:t>
        </w:r>
      </w:ins>
      <w:r w:rsidRPr="009D3DBB">
        <w:rPr>
          <w:rFonts w:ascii="Times New Roman" w:eastAsia="Times New Roman" w:hAnsi="Times New Roman" w:cs="Times New Roman"/>
          <w:kern w:val="0"/>
          <w14:ligatures w14:val="none"/>
        </w:rPr>
        <w:t xml:space="preserve">Appendix in this edition. </w:t>
      </w:r>
    </w:p>
    <w:p w14:paraId="1BA70B0C" w14:textId="77777777" w:rsidR="009D3DBB" w:rsidRPr="009D3DBB" w:rsidRDefault="009D3DBB" w:rsidP="009D3D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3DBB">
        <w:rPr>
          <w:rFonts w:ascii="Times New Roman" w:eastAsia="Times New Roman" w:hAnsi="Times New Roman" w:cs="Times New Roman"/>
          <w:b/>
          <w:bCs/>
          <w:kern w:val="0"/>
          <w:sz w:val="27"/>
          <w:szCs w:val="27"/>
          <w14:ligatures w14:val="none"/>
        </w:rPr>
        <w:t>D.1 Overview</w:t>
      </w:r>
    </w:p>
    <w:p w14:paraId="725F8640"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i/>
          <w:iCs/>
          <w:kern w:val="0"/>
          <w14:ligatures w14:val="none"/>
        </w:rPr>
        <w:t>This section is non-normative.</w:t>
      </w:r>
    </w:p>
    <w:p w14:paraId="55AE3C9C" w14:textId="0897DEEA"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The System Capabilities Module comprises of two primary concepts: </w:t>
      </w:r>
      <w:del w:id="634" w:author="Carl Reed" w:date="2026-08-27T14:21:00Z" w16du:dateUtc="2026-08-27T20:21:00Z">
        <w:r w:rsidRPr="009D3DBB" w:rsidDel="000C177B">
          <w:rPr>
            <w:rFonts w:ascii="Times New Roman" w:eastAsia="Times New Roman" w:hAnsi="Times New Roman" w:cs="Times New Roman"/>
            <w:kern w:val="0"/>
            <w14:ligatures w14:val="none"/>
          </w:rPr>
          <w:delText>t</w:delText>
        </w:r>
      </w:del>
      <w:ins w:id="635" w:author="Carl Reed" w:date="2026-08-27T14:21:00Z" w16du:dateUtc="2026-08-27T20:21:00Z">
        <w:r w:rsidR="000C177B">
          <w:rPr>
            <w:rFonts w:ascii="Times New Roman" w:eastAsia="Times New Roman" w:hAnsi="Times New Roman" w:cs="Times New Roman"/>
            <w:kern w:val="0"/>
            <w14:ligatures w14:val="none"/>
          </w:rPr>
          <w:t>T</w:t>
        </w:r>
      </w:ins>
      <w:r w:rsidRPr="009D3DBB">
        <w:rPr>
          <w:rFonts w:ascii="Times New Roman" w:eastAsia="Times New Roman" w:hAnsi="Times New Roman" w:cs="Times New Roman"/>
          <w:kern w:val="0"/>
          <w14:ligatures w14:val="none"/>
        </w:rPr>
        <w:t xml:space="preserve">he system's capability to sense and the conditions under which it can do so. Both concepts are closely related and are often described as one and the same in industrial literature. The System Capabilities describes the properties of the measurement being performed by the system while the Operating Conditions describe the potentials environments in which the system is deployed. This separation is needed in order to account for the variability in the performance of the system under different environmental or operating parameters. Furthermore: </w:t>
      </w:r>
    </w:p>
    <w:p w14:paraId="18581427" w14:textId="65A61939" w:rsidR="009D3DBB" w:rsidRPr="009D3DBB" w:rsidRDefault="009D3DBB" w:rsidP="009D3DB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Some systems depend on unreported environmental measurements in order to produce results (e.g., temperature is a component of the relative humidity calculation)</w:t>
      </w:r>
      <w:ins w:id="636" w:author="Carl Reed" w:date="2026-08-27T14:21:00Z" w16du:dateUtc="2026-08-27T20:21:00Z">
        <w:r w:rsidR="00A00402">
          <w:rPr>
            <w:rFonts w:ascii="Times New Roman" w:eastAsia="Times New Roman" w:hAnsi="Times New Roman" w:cs="Times New Roman"/>
            <w:kern w:val="0"/>
            <w14:ligatures w14:val="none"/>
          </w:rPr>
          <w:t>.</w:t>
        </w:r>
      </w:ins>
    </w:p>
    <w:p w14:paraId="0609C9BA" w14:textId="1B9525E4" w:rsidR="009D3DBB" w:rsidRPr="009D3DBB" w:rsidRDefault="009D3DBB" w:rsidP="009D3DB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Some systems have requirements for proper operation for properties that they are unable to sense themselves (e.g., minimum power supply voltage)</w:t>
      </w:r>
      <w:ins w:id="637" w:author="Carl Reed" w:date="2026-08-27T14:21:00Z" w16du:dateUtc="2026-08-27T20:21:00Z">
        <w:r w:rsidR="00A00402">
          <w:rPr>
            <w:rFonts w:ascii="Times New Roman" w:eastAsia="Times New Roman" w:hAnsi="Times New Roman" w:cs="Times New Roman"/>
            <w:kern w:val="0"/>
            <w14:ligatures w14:val="none"/>
          </w:rPr>
          <w:t>.</w:t>
        </w:r>
      </w:ins>
    </w:p>
    <w:p w14:paraId="408CA8D5" w14:textId="645A736B" w:rsidR="009D3DBB" w:rsidRPr="009D3DBB" w:rsidRDefault="009D3DBB" w:rsidP="009D3DB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The performance of some systems may vary depending on the environmental context (e.g., the accuracy of a frequency counter may be affected by ambient temperature</w:t>
      </w:r>
      <w:del w:id="638" w:author="Carl Reed" w:date="2026-08-27T14:21:00Z" w16du:dateUtc="2026-08-27T20:21:00Z">
        <w:r w:rsidRPr="009D3DBB" w:rsidDel="00A00402">
          <w:rPr>
            <w:rFonts w:ascii="Times New Roman" w:eastAsia="Times New Roman" w:hAnsi="Times New Roman" w:cs="Times New Roman"/>
            <w:kern w:val="0"/>
            <w14:ligatures w14:val="none"/>
          </w:rPr>
          <w:delText>.</w:delText>
        </w:r>
      </w:del>
      <w:r w:rsidRPr="009D3DBB">
        <w:rPr>
          <w:rFonts w:ascii="Times New Roman" w:eastAsia="Times New Roman" w:hAnsi="Times New Roman" w:cs="Times New Roman"/>
          <w:kern w:val="0"/>
          <w14:ligatures w14:val="none"/>
        </w:rPr>
        <w:t>)</w:t>
      </w:r>
      <w:ins w:id="639" w:author="Carl Reed" w:date="2026-08-27T14:21:00Z" w16du:dateUtc="2026-08-27T20:21:00Z">
        <w:r w:rsidR="00A00402">
          <w:rPr>
            <w:rFonts w:ascii="Times New Roman" w:eastAsia="Times New Roman" w:hAnsi="Times New Roman" w:cs="Times New Roman"/>
            <w:kern w:val="0"/>
            <w14:ligatures w14:val="none"/>
          </w:rPr>
          <w:t>.</w:t>
        </w:r>
      </w:ins>
    </w:p>
    <w:p w14:paraId="6F35B90F"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This information allows designers to communicate complex operating behavior to the consumer of the system results and to simplify procurement and system deployment decision by enabling searches for systems capable of fulfilling a specific requirement. </w:t>
      </w:r>
    </w:p>
    <w:p w14:paraId="7B0971CD"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The reporting of operating conditions and capabilities is done through </w:t>
      </w:r>
      <w:hyperlink r:id="rId3254" w:anchor="SOSAObservationCollection" w:history="1">
        <w:r w:rsidRPr="009D3DBB">
          <w:rPr>
            <w:rFonts w:ascii="Times New Roman" w:eastAsia="Times New Roman" w:hAnsi="Times New Roman" w:cs="Times New Roman"/>
            <w:color w:val="0000FF"/>
            <w:kern w:val="0"/>
            <w:u w:val="single"/>
            <w14:ligatures w14:val="none"/>
          </w:rPr>
          <w:t>observation collections</w:t>
        </w:r>
      </w:hyperlink>
      <w:r w:rsidRPr="009D3DBB">
        <w:rPr>
          <w:rFonts w:ascii="Times New Roman" w:eastAsia="Times New Roman" w:hAnsi="Times New Roman" w:cs="Times New Roman"/>
          <w:kern w:val="0"/>
          <w14:ligatures w14:val="none"/>
        </w:rPr>
        <w:t xml:space="preserve"> that aggregate </w:t>
      </w:r>
      <w:hyperlink r:id="rId3255" w:anchor="SOSAObservation" w:history="1">
        <w:r w:rsidRPr="009D3DBB">
          <w:rPr>
            <w:rFonts w:ascii="Times New Roman" w:eastAsia="Times New Roman" w:hAnsi="Times New Roman" w:cs="Times New Roman"/>
            <w:color w:val="0000FF"/>
            <w:kern w:val="0"/>
            <w:u w:val="single"/>
            <w14:ligatures w14:val="none"/>
          </w:rPr>
          <w:t>observations</w:t>
        </w:r>
      </w:hyperlink>
      <w:r w:rsidRPr="009D3DBB">
        <w:rPr>
          <w:rFonts w:ascii="Times New Roman" w:eastAsia="Times New Roman" w:hAnsi="Times New Roman" w:cs="Times New Roman"/>
          <w:kern w:val="0"/>
          <w14:ligatures w14:val="none"/>
        </w:rPr>
        <w:t xml:space="preserve">. Each observation gives a value for a system or environment </w:t>
      </w:r>
      <w:hyperlink r:id="rId3256" w:anchor="SOSAProperty" w:history="1">
        <w:r w:rsidRPr="009D3DBB">
          <w:rPr>
            <w:rFonts w:ascii="Times New Roman" w:eastAsia="Times New Roman" w:hAnsi="Times New Roman" w:cs="Times New Roman"/>
            <w:color w:val="0000FF"/>
            <w:kern w:val="0"/>
            <w:u w:val="single"/>
            <w14:ligatures w14:val="none"/>
          </w:rPr>
          <w:t>property</w:t>
        </w:r>
      </w:hyperlink>
      <w:r w:rsidRPr="009D3DBB">
        <w:rPr>
          <w:rFonts w:ascii="Times New Roman" w:eastAsia="Times New Roman" w:hAnsi="Times New Roman" w:cs="Times New Roman"/>
          <w:kern w:val="0"/>
          <w14:ligatures w14:val="none"/>
        </w:rPr>
        <w:t xml:space="preserve">. The information is typically provided by a system vendor, and in this context sensor, procedure, and timestamp are generally not reported. </w:t>
      </w:r>
    </w:p>
    <w:p w14:paraId="345FC155" w14:textId="1AA75155"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Reuse of </w:t>
      </w:r>
      <w:hyperlink r:id="rId3257" w:anchor="dfn-sosa-observation" w:history="1">
        <w:r w:rsidRPr="009D3DBB">
          <w:rPr>
            <w:rFonts w:ascii="Times New Roman" w:eastAsia="Times New Roman" w:hAnsi="Times New Roman" w:cs="Times New Roman"/>
            <w:color w:val="0000FF"/>
            <w:kern w:val="0"/>
            <w:u w:val="single"/>
            <w14:ligatures w14:val="none"/>
          </w:rPr>
          <w:t>sosa:Observation</w:t>
        </w:r>
      </w:hyperlink>
      <w:r w:rsidRPr="009D3DBB">
        <w:rPr>
          <w:rFonts w:ascii="Times New Roman" w:eastAsia="Times New Roman" w:hAnsi="Times New Roman" w:cs="Times New Roman"/>
          <w:kern w:val="0"/>
          <w14:ligatures w14:val="none"/>
        </w:rPr>
        <w:t xml:space="preserve"> in this way ensures consistency in reporting values across the ontology, which is particularly helpful when the same observation can be used for reporting both a capability and operating condition. Note that this is application dependent, and nuances may prevent reuse</w:t>
      </w:r>
      <w:ins w:id="640" w:author="Carl Reed" w:date="2026-08-27T14:22:00Z" w16du:dateUtc="2026-08-27T20:22:00Z">
        <w:r w:rsidR="00E62484">
          <w:rPr>
            <w:rFonts w:ascii="Times New Roman" w:eastAsia="Times New Roman" w:hAnsi="Times New Roman" w:cs="Times New Roman"/>
            <w:kern w:val="0"/>
            <w14:ligatures w14:val="none"/>
          </w:rPr>
          <w:t>.</w:t>
        </w:r>
      </w:ins>
      <w:del w:id="641" w:author="Carl Reed" w:date="2026-08-27T14:22:00Z" w16du:dateUtc="2026-08-27T20:22:00Z">
        <w:r w:rsidRPr="009D3DBB" w:rsidDel="00E62484">
          <w:rPr>
            <w:rFonts w:ascii="Times New Roman" w:eastAsia="Times New Roman" w:hAnsi="Times New Roman" w:cs="Times New Roman"/>
            <w:kern w:val="0"/>
            <w14:ligatures w14:val="none"/>
          </w:rPr>
          <w:delText>:</w:delText>
        </w:r>
      </w:del>
      <w:r w:rsidRPr="009D3DBB">
        <w:rPr>
          <w:rFonts w:ascii="Times New Roman" w:eastAsia="Times New Roman" w:hAnsi="Times New Roman" w:cs="Times New Roman"/>
          <w:kern w:val="0"/>
          <w14:ligatures w14:val="none"/>
        </w:rPr>
        <w:t xml:space="preserve"> </w:t>
      </w:r>
      <w:del w:id="642" w:author="Carl Reed" w:date="2026-08-27T14:22:00Z" w16du:dateUtc="2026-08-27T20:22:00Z">
        <w:r w:rsidRPr="009D3DBB" w:rsidDel="00E62484">
          <w:rPr>
            <w:rFonts w:ascii="Times New Roman" w:eastAsia="Times New Roman" w:hAnsi="Times New Roman" w:cs="Times New Roman"/>
            <w:kern w:val="0"/>
            <w14:ligatures w14:val="none"/>
          </w:rPr>
          <w:delText>f</w:delText>
        </w:r>
      </w:del>
      <w:ins w:id="643" w:author="Carl Reed" w:date="2026-08-27T14:22:00Z" w16du:dateUtc="2026-08-27T20:22:00Z">
        <w:r w:rsidR="00E62484">
          <w:rPr>
            <w:rFonts w:ascii="Times New Roman" w:eastAsia="Times New Roman" w:hAnsi="Times New Roman" w:cs="Times New Roman"/>
            <w:kern w:val="0"/>
            <w14:ligatures w14:val="none"/>
          </w:rPr>
          <w:t>F</w:t>
        </w:r>
      </w:ins>
      <w:r w:rsidRPr="009D3DBB">
        <w:rPr>
          <w:rFonts w:ascii="Times New Roman" w:eastAsia="Times New Roman" w:hAnsi="Times New Roman" w:cs="Times New Roman"/>
          <w:kern w:val="0"/>
          <w14:ligatures w14:val="none"/>
        </w:rPr>
        <w:t xml:space="preserve">or example, a thermometer's capability is based on its ability to measure a medium while its survival conditions are based on its own physical temperature. </w:t>
      </w:r>
    </w:p>
    <w:p w14:paraId="58889718"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hyperlink r:id="rId3258" w:anchor="fig-classes-and-relationships-involved-in-the-description-of-the-operating-conditions-and-capabilities-of-a-system-in-this-diagram-unqualified-names-refer-to-classes-and-properties-in-the-sosa-namespace-explanation-of-the-notation-used-in-class-diagrams" w:history="1">
        <w:r w:rsidRPr="009D3DBB">
          <w:rPr>
            <w:rFonts w:ascii="Times New Roman" w:eastAsia="Times New Roman" w:hAnsi="Times New Roman" w:cs="Times New Roman"/>
            <w:color w:val="0000FF"/>
            <w:kern w:val="0"/>
            <w:u w:val="single"/>
            <w14:ligatures w14:val="none"/>
          </w:rPr>
          <w:t>Figure 53</w:t>
        </w:r>
      </w:hyperlink>
      <w:r w:rsidRPr="009D3DBB">
        <w:rPr>
          <w:rFonts w:ascii="Times New Roman" w:eastAsia="Times New Roman" w:hAnsi="Times New Roman" w:cs="Times New Roman"/>
          <w:kern w:val="0"/>
          <w14:ligatures w14:val="none"/>
        </w:rPr>
        <w:t xml:space="preserve"> Classes and relationships involved in the description of the operating conditions and capabilities of a system. In this diagram, unqualified names refer to classes and properties in the </w:t>
      </w:r>
      <w:r w:rsidRPr="009D3DBB">
        <w:rPr>
          <w:rFonts w:ascii="Courier New" w:eastAsia="Times New Roman" w:hAnsi="Courier New" w:cs="Courier New"/>
          <w:kern w:val="0"/>
          <w:sz w:val="20"/>
          <w:szCs w:val="20"/>
          <w14:ligatures w14:val="none"/>
        </w:rPr>
        <w:lastRenderedPageBreak/>
        <w:t>sosa:</w:t>
      </w:r>
      <w:r w:rsidRPr="009D3DBB">
        <w:rPr>
          <w:rFonts w:ascii="Times New Roman" w:eastAsia="Times New Roman" w:hAnsi="Times New Roman" w:cs="Times New Roman"/>
          <w:kern w:val="0"/>
          <w14:ligatures w14:val="none"/>
        </w:rPr>
        <w:t xml:space="preserve"> namespace. </w:t>
      </w:r>
      <w:r w:rsidRPr="009D3DBB">
        <w:rPr>
          <w:rFonts w:ascii="Times New Roman" w:eastAsia="Times New Roman" w:hAnsi="Times New Roman" w:cs="Times New Roman"/>
          <w:kern w:val="0"/>
          <w14:ligatures w14:val="none"/>
        </w:rPr>
        <w:br/>
      </w:r>
      <w:hyperlink r:id="rId3259" w:anchor="Class-diagram" w:history="1">
        <w:r w:rsidRPr="009D3DBB">
          <w:rPr>
            <w:rFonts w:ascii="Times New Roman" w:eastAsia="Times New Roman" w:hAnsi="Times New Roman" w:cs="Times New Roman"/>
            <w:i/>
            <w:iCs/>
            <w:color w:val="0000FF"/>
            <w:kern w:val="0"/>
            <w:u w:val="single"/>
            <w14:ligatures w14:val="none"/>
          </w:rPr>
          <w:t>Explanation of the notation used in class diagrams</w:t>
        </w:r>
      </w:hyperlink>
      <w:r w:rsidRPr="009D3DBB">
        <w:rPr>
          <w:rFonts w:ascii="Times New Roman" w:eastAsia="Times New Roman" w:hAnsi="Times New Roman" w:cs="Times New Roman"/>
          <w:kern w:val="0"/>
          <w14:ligatures w14:val="none"/>
        </w:rPr>
        <w:t xml:space="preserve">. </w:t>
      </w:r>
    </w:p>
    <w:p w14:paraId="0B195CEC" w14:textId="77777777" w:rsidR="009D3DBB" w:rsidRPr="009D3DBB" w:rsidRDefault="009D3DBB" w:rsidP="009D3DB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3DBB">
        <w:rPr>
          <w:rFonts w:ascii="Times New Roman" w:eastAsia="Times New Roman" w:hAnsi="Times New Roman" w:cs="Times New Roman"/>
          <w:b/>
          <w:bCs/>
          <w:kern w:val="0"/>
          <w14:ligatures w14:val="none"/>
        </w:rPr>
        <w:t>D.1.1 Operating Conditions</w:t>
      </w:r>
    </w:p>
    <w:p w14:paraId="670E7E1B"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i/>
          <w:iCs/>
          <w:kern w:val="0"/>
          <w14:ligatures w14:val="none"/>
        </w:rPr>
        <w:t>This section is non-normative.</w:t>
      </w:r>
    </w:p>
    <w:p w14:paraId="3208D0BD"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A system is linked to its operating conditions through property </w:t>
      </w:r>
      <w:hyperlink r:id="rId3260" w:anchor="SOSAhasOperatingConditions" w:history="1">
        <w:r w:rsidRPr="009D3DBB">
          <w:rPr>
            <w:rFonts w:ascii="Times New Roman" w:eastAsia="Times New Roman" w:hAnsi="Times New Roman" w:cs="Times New Roman"/>
            <w:color w:val="0000FF"/>
            <w:kern w:val="0"/>
            <w:u w:val="single"/>
            <w14:ligatures w14:val="none"/>
          </w:rPr>
          <w:t>hasOperatingConditions</w:t>
        </w:r>
      </w:hyperlink>
      <w:r w:rsidRPr="009D3DBB">
        <w:rPr>
          <w:rFonts w:ascii="Times New Roman" w:eastAsia="Times New Roman" w:hAnsi="Times New Roman" w:cs="Times New Roman"/>
          <w:kern w:val="0"/>
          <w14:ligatures w14:val="none"/>
        </w:rPr>
        <w:t xml:space="preserve">. The operating conditions themselves are modelled as </w:t>
      </w:r>
      <w:hyperlink r:id="rId3261" w:anchor="SOSAObservation" w:history="1">
        <w:r w:rsidRPr="009D3DBB">
          <w:rPr>
            <w:rFonts w:ascii="Times New Roman" w:eastAsia="Times New Roman" w:hAnsi="Times New Roman" w:cs="Times New Roman"/>
            <w:color w:val="0000FF"/>
            <w:kern w:val="0"/>
            <w:u w:val="single"/>
            <w14:ligatures w14:val="none"/>
          </w:rPr>
          <w:t>observations</w:t>
        </w:r>
      </w:hyperlink>
      <w:r w:rsidRPr="009D3DBB">
        <w:rPr>
          <w:rFonts w:ascii="Times New Roman" w:eastAsia="Times New Roman" w:hAnsi="Times New Roman" w:cs="Times New Roman"/>
          <w:kern w:val="0"/>
          <w14:ligatures w14:val="none"/>
        </w:rPr>
        <w:t xml:space="preserve"> or </w:t>
      </w:r>
      <w:hyperlink r:id="rId3262" w:anchor="SOSAObservationCollection" w:history="1">
        <w:r w:rsidRPr="009D3DBB">
          <w:rPr>
            <w:rFonts w:ascii="Times New Roman" w:eastAsia="Times New Roman" w:hAnsi="Times New Roman" w:cs="Times New Roman"/>
            <w:color w:val="0000FF"/>
            <w:kern w:val="0"/>
            <w:u w:val="single"/>
            <w14:ligatures w14:val="none"/>
          </w:rPr>
          <w:t>observation collections</w:t>
        </w:r>
      </w:hyperlink>
      <w:r w:rsidRPr="009D3DBB">
        <w:rPr>
          <w:rFonts w:ascii="Times New Roman" w:eastAsia="Times New Roman" w:hAnsi="Times New Roman" w:cs="Times New Roman"/>
          <w:kern w:val="0"/>
          <w14:ligatures w14:val="none"/>
        </w:rPr>
        <w:t xml:space="preserve">, typically about the system environment. Furthermore, operating conditions can be typed by one of the sub-classes of </w:t>
      </w:r>
      <w:hyperlink r:id="rId3263" w:anchor="SOSAOperatingConditions" w:history="1">
        <w:r w:rsidRPr="009D3DBB">
          <w:rPr>
            <w:rFonts w:ascii="Times New Roman" w:eastAsia="Times New Roman" w:hAnsi="Times New Roman" w:cs="Times New Roman"/>
            <w:color w:val="0000FF"/>
            <w:kern w:val="0"/>
            <w:u w:val="single"/>
            <w14:ligatures w14:val="none"/>
          </w:rPr>
          <w:t>OperatingConditions</w:t>
        </w:r>
      </w:hyperlink>
      <w:r w:rsidRPr="009D3DBB">
        <w:rPr>
          <w:rFonts w:ascii="Times New Roman" w:eastAsia="Times New Roman" w:hAnsi="Times New Roman" w:cs="Times New Roman"/>
          <w:kern w:val="0"/>
          <w14:ligatures w14:val="none"/>
        </w:rPr>
        <w:t xml:space="preserve"> so as to explicit the desirability of the conditions. Three such sub-classes are provided as a basic classification: </w:t>
      </w:r>
      <w:hyperlink r:id="rId3264" w:anchor="SOSANormalOperatingConditions" w:history="1">
        <w:r w:rsidRPr="009D3DBB">
          <w:rPr>
            <w:rFonts w:ascii="Times New Roman" w:eastAsia="Times New Roman" w:hAnsi="Times New Roman" w:cs="Times New Roman"/>
            <w:color w:val="0000FF"/>
            <w:kern w:val="0"/>
            <w:u w:val="single"/>
            <w14:ligatures w14:val="none"/>
          </w:rPr>
          <w:t>NormalOperatingConditions</w:t>
        </w:r>
      </w:hyperlink>
      <w:r w:rsidRPr="009D3DBB">
        <w:rPr>
          <w:rFonts w:ascii="Times New Roman" w:eastAsia="Times New Roman" w:hAnsi="Times New Roman" w:cs="Times New Roman"/>
          <w:kern w:val="0"/>
          <w14:ligatures w14:val="none"/>
        </w:rPr>
        <w:t xml:space="preserve">, </w:t>
      </w:r>
      <w:hyperlink r:id="rId3265" w:anchor="SOSASuboptimalOperatingConditions" w:history="1">
        <w:r w:rsidRPr="009D3DBB">
          <w:rPr>
            <w:rFonts w:ascii="Times New Roman" w:eastAsia="Times New Roman" w:hAnsi="Times New Roman" w:cs="Times New Roman"/>
            <w:color w:val="0000FF"/>
            <w:kern w:val="0"/>
            <w:u w:val="single"/>
            <w14:ligatures w14:val="none"/>
          </w:rPr>
          <w:t>SuboptimalOperatingConditions</w:t>
        </w:r>
      </w:hyperlink>
      <w:r w:rsidRPr="009D3DBB">
        <w:rPr>
          <w:rFonts w:ascii="Times New Roman" w:eastAsia="Times New Roman" w:hAnsi="Times New Roman" w:cs="Times New Roman"/>
          <w:kern w:val="0"/>
          <w14:ligatures w14:val="none"/>
        </w:rPr>
        <w:t xml:space="preserve">, and </w:t>
      </w:r>
      <w:hyperlink r:id="rId3266" w:anchor="SOSASurvivableConditions" w:history="1">
        <w:r w:rsidRPr="009D3DBB">
          <w:rPr>
            <w:rFonts w:ascii="Times New Roman" w:eastAsia="Times New Roman" w:hAnsi="Times New Roman" w:cs="Times New Roman"/>
            <w:color w:val="0000FF"/>
            <w:kern w:val="0"/>
            <w:u w:val="single"/>
            <w14:ligatures w14:val="none"/>
          </w:rPr>
          <w:t>SurvivableConditions</w:t>
        </w:r>
      </w:hyperlink>
      <w:r w:rsidRPr="009D3DBB">
        <w:rPr>
          <w:rFonts w:ascii="Times New Roman" w:eastAsia="Times New Roman" w:hAnsi="Times New Roman" w:cs="Times New Roman"/>
          <w:kern w:val="0"/>
          <w14:ligatures w14:val="none"/>
        </w:rPr>
        <w:t xml:space="preserve">. </w:t>
      </w:r>
    </w:p>
    <w:p w14:paraId="173CB0F7"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Note</w:t>
      </w:r>
    </w:p>
    <w:p w14:paraId="0E5DA017"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For illustration purposes, this specification includes a </w:t>
      </w:r>
      <w:hyperlink r:id="rId3267" w:anchor="SysCap-environment-properties" w:history="1">
        <w:r w:rsidRPr="009D3DBB">
          <w:rPr>
            <w:rFonts w:ascii="Times New Roman" w:eastAsia="Times New Roman" w:hAnsi="Times New Roman" w:cs="Times New Roman"/>
            <w:color w:val="0000FF"/>
            <w:kern w:val="0"/>
            <w:u w:val="single"/>
            <w14:ligatures w14:val="none"/>
          </w:rPr>
          <w:t>sample vocabulary</w:t>
        </w:r>
      </w:hyperlink>
      <w:r w:rsidRPr="009D3DBB">
        <w:rPr>
          <w:rFonts w:ascii="Times New Roman" w:eastAsia="Times New Roman" w:hAnsi="Times New Roman" w:cs="Times New Roman"/>
          <w:kern w:val="0"/>
          <w14:ligatures w14:val="none"/>
        </w:rPr>
        <w:t xml:space="preserve"> consisting of a short list of properties about the system environment. </w:t>
      </w:r>
    </w:p>
    <w:p w14:paraId="38D35A36" w14:textId="59BAE456"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del w:id="644" w:author="Carl Reed" w:date="2026-08-27T14:24:00Z" w16du:dateUtc="2026-08-27T20:24:00Z">
        <w:r w:rsidRPr="009D3DBB" w:rsidDel="003A07EC">
          <w:rPr>
            <w:rFonts w:ascii="Times New Roman" w:eastAsia="Times New Roman" w:hAnsi="Times New Roman" w:cs="Times New Roman"/>
            <w:kern w:val="0"/>
            <w14:ligatures w14:val="none"/>
          </w:rPr>
          <w:delText>It is possible with a</w:delText>
        </w:r>
      </w:del>
      <w:ins w:id="645" w:author="Carl Reed" w:date="2026-08-27T14:24:00Z" w16du:dateUtc="2026-08-27T20:24:00Z">
        <w:r w:rsidR="003A07EC">
          <w:rPr>
            <w:rFonts w:ascii="Times New Roman" w:eastAsia="Times New Roman" w:hAnsi="Times New Roman" w:cs="Times New Roman"/>
            <w:kern w:val="0"/>
            <w14:ligatures w14:val="none"/>
          </w:rPr>
          <w:t>A</w:t>
        </w:r>
      </w:ins>
      <w:r w:rsidRPr="009D3DBB">
        <w:rPr>
          <w:rFonts w:ascii="Times New Roman" w:eastAsia="Times New Roman" w:hAnsi="Times New Roman" w:cs="Times New Roman"/>
          <w:kern w:val="0"/>
          <w14:ligatures w14:val="none"/>
        </w:rPr>
        <w:t xml:space="preserve">dditional ontological statements to </w:t>
      </w:r>
      <w:ins w:id="646" w:author="Carl Reed" w:date="2026-08-27T14:24:00Z" w16du:dateUtc="2026-08-27T20:24:00Z">
        <w:r w:rsidR="003A07EC">
          <w:rPr>
            <w:rFonts w:ascii="Times New Roman" w:eastAsia="Times New Roman" w:hAnsi="Times New Roman" w:cs="Times New Roman"/>
            <w:kern w:val="0"/>
            <w14:ligatures w14:val="none"/>
          </w:rPr>
          <w:t xml:space="preserve">could </w:t>
        </w:r>
      </w:ins>
      <w:r w:rsidRPr="009D3DBB">
        <w:rPr>
          <w:rFonts w:ascii="Times New Roman" w:eastAsia="Times New Roman" w:hAnsi="Times New Roman" w:cs="Times New Roman"/>
          <w:kern w:val="0"/>
          <w14:ligatures w14:val="none"/>
        </w:rPr>
        <w:t xml:space="preserve">create conditions that are "latching", as in the case of damaged sensors with permanently degraded operating characteristics. </w:t>
      </w:r>
      <w:del w:id="647" w:author="Carl Reed" w:date="2026-08-27T14:23:00Z" w16du:dateUtc="2026-08-27T20:23:00Z">
        <w:r w:rsidRPr="009D3DBB" w:rsidDel="009C2905">
          <w:rPr>
            <w:rFonts w:ascii="Times New Roman" w:eastAsia="Times New Roman" w:hAnsi="Times New Roman" w:cs="Times New Roman"/>
            <w:kern w:val="0"/>
            <w14:ligatures w14:val="none"/>
          </w:rPr>
          <w:delText>It is also possible to d</w:delText>
        </w:r>
      </w:del>
      <w:ins w:id="648" w:author="Carl Reed" w:date="2026-08-27T14:23:00Z" w16du:dateUtc="2026-08-27T20:23:00Z">
        <w:r w:rsidR="009C2905">
          <w:rPr>
            <w:rFonts w:ascii="Times New Roman" w:eastAsia="Times New Roman" w:hAnsi="Times New Roman" w:cs="Times New Roman"/>
            <w:kern w:val="0"/>
            <w14:ligatures w14:val="none"/>
          </w:rPr>
          <w:t>D</w:t>
        </w:r>
      </w:ins>
      <w:r w:rsidRPr="009D3DBB">
        <w:rPr>
          <w:rFonts w:ascii="Times New Roman" w:eastAsia="Times New Roman" w:hAnsi="Times New Roman" w:cs="Times New Roman"/>
          <w:kern w:val="0"/>
          <w14:ligatures w14:val="none"/>
        </w:rPr>
        <w:t>escrib</w:t>
      </w:r>
      <w:ins w:id="649" w:author="Carl Reed" w:date="2026-08-27T14:23:00Z" w16du:dateUtc="2026-08-27T20:23:00Z">
        <w:r w:rsidR="00C30B5A">
          <w:rPr>
            <w:rFonts w:ascii="Times New Roman" w:eastAsia="Times New Roman" w:hAnsi="Times New Roman" w:cs="Times New Roman"/>
            <w:kern w:val="0"/>
            <w14:ligatures w14:val="none"/>
          </w:rPr>
          <w:t>ing</w:t>
        </w:r>
      </w:ins>
      <w:del w:id="650" w:author="Carl Reed" w:date="2026-08-27T14:23:00Z" w16du:dateUtc="2026-08-27T20:23:00Z">
        <w:r w:rsidRPr="009D3DBB" w:rsidDel="00C30B5A">
          <w:rPr>
            <w:rFonts w:ascii="Times New Roman" w:eastAsia="Times New Roman" w:hAnsi="Times New Roman" w:cs="Times New Roman"/>
            <w:kern w:val="0"/>
            <w14:ligatures w14:val="none"/>
          </w:rPr>
          <w:delText>e</w:delText>
        </w:r>
      </w:del>
      <w:r w:rsidRPr="009D3DBB">
        <w:rPr>
          <w:rFonts w:ascii="Times New Roman" w:eastAsia="Times New Roman" w:hAnsi="Times New Roman" w:cs="Times New Roman"/>
          <w:kern w:val="0"/>
          <w14:ligatures w14:val="none"/>
        </w:rPr>
        <w:t xml:space="preserve"> operating modes of systems using all the expressivity of observations and observation collections</w:t>
      </w:r>
      <w:ins w:id="651" w:author="Carl Reed" w:date="2026-08-27T14:23:00Z" w16du:dateUtc="2026-08-27T20:23:00Z">
        <w:r w:rsidR="009C2905">
          <w:rPr>
            <w:rFonts w:ascii="Times New Roman" w:eastAsia="Times New Roman" w:hAnsi="Times New Roman" w:cs="Times New Roman"/>
            <w:kern w:val="0"/>
            <w14:ligatures w14:val="none"/>
          </w:rPr>
          <w:t xml:space="preserve"> is also possible</w:t>
        </w:r>
      </w:ins>
      <w:r w:rsidRPr="009D3DBB">
        <w:rPr>
          <w:rFonts w:ascii="Times New Roman" w:eastAsia="Times New Roman" w:hAnsi="Times New Roman" w:cs="Times New Roman"/>
          <w:kern w:val="0"/>
          <w14:ligatures w14:val="none"/>
        </w:rPr>
        <w:t xml:space="preserve">. Implementers may define additional sub-classes of </w:t>
      </w:r>
      <w:hyperlink r:id="rId3268" w:anchor="SOSAOperatingConditions" w:history="1">
        <w:r w:rsidRPr="009D3DBB">
          <w:rPr>
            <w:rFonts w:ascii="Times New Roman" w:eastAsia="Times New Roman" w:hAnsi="Times New Roman" w:cs="Times New Roman"/>
            <w:color w:val="0000FF"/>
            <w:kern w:val="0"/>
            <w:u w:val="single"/>
            <w14:ligatures w14:val="none"/>
          </w:rPr>
          <w:t>OperatingConditions</w:t>
        </w:r>
      </w:hyperlink>
      <w:r w:rsidRPr="009D3DBB">
        <w:rPr>
          <w:rFonts w:ascii="Times New Roman" w:eastAsia="Times New Roman" w:hAnsi="Times New Roman" w:cs="Times New Roman"/>
          <w:kern w:val="0"/>
          <w14:ligatures w14:val="none"/>
        </w:rPr>
        <w:t xml:space="preserve"> to account for such use cases. </w:t>
      </w:r>
    </w:p>
    <w:p w14:paraId="1F38AAE0"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hyperlink r:id="rId3269" w:anchor="fig-classes-and-relationships-involved-in-the-description-of-the-operating-conditions-of-a-system-typically-an-observation-collection-about-the-system-environment-in-this-diagram-unqualified-names-refer-to-classes-and-properties-in-the-sosa-namespace-explanation-of-the-notation-used-in-class-diagrams" w:history="1">
        <w:r w:rsidRPr="009D3DBB">
          <w:rPr>
            <w:rFonts w:ascii="Times New Roman" w:eastAsia="Times New Roman" w:hAnsi="Times New Roman" w:cs="Times New Roman"/>
            <w:color w:val="0000FF"/>
            <w:kern w:val="0"/>
            <w:u w:val="single"/>
            <w14:ligatures w14:val="none"/>
          </w:rPr>
          <w:t>Figure 54</w:t>
        </w:r>
      </w:hyperlink>
      <w:r w:rsidRPr="009D3DBB">
        <w:rPr>
          <w:rFonts w:ascii="Times New Roman" w:eastAsia="Times New Roman" w:hAnsi="Times New Roman" w:cs="Times New Roman"/>
          <w:kern w:val="0"/>
          <w14:ligatures w14:val="none"/>
        </w:rPr>
        <w:t xml:space="preserve"> Classes and relationships involved in the description of the operating conditions of a system (typically an observation collection about the system environment). </w:t>
      </w:r>
      <w:r w:rsidRPr="009D3DBB">
        <w:rPr>
          <w:rFonts w:ascii="Times New Roman" w:eastAsia="Times New Roman" w:hAnsi="Times New Roman" w:cs="Times New Roman"/>
          <w:kern w:val="0"/>
          <w14:ligatures w14:val="none"/>
        </w:rPr>
        <w:br/>
        <w:t xml:space="preserve">In this diagram, unqualified names refer to classes and properties in the </w:t>
      </w:r>
      <w:r w:rsidRPr="009D3DBB">
        <w:rPr>
          <w:rFonts w:ascii="Courier New" w:eastAsia="Times New Roman" w:hAnsi="Courier New" w:cs="Courier New"/>
          <w:kern w:val="0"/>
          <w:sz w:val="20"/>
          <w:szCs w:val="20"/>
          <w14:ligatures w14:val="none"/>
        </w:rPr>
        <w:t>sosa:</w:t>
      </w:r>
      <w:r w:rsidRPr="009D3DBB">
        <w:rPr>
          <w:rFonts w:ascii="Times New Roman" w:eastAsia="Times New Roman" w:hAnsi="Times New Roman" w:cs="Times New Roman"/>
          <w:kern w:val="0"/>
          <w14:ligatures w14:val="none"/>
        </w:rPr>
        <w:t xml:space="preserve"> namespace. </w:t>
      </w:r>
      <w:r w:rsidRPr="009D3DBB">
        <w:rPr>
          <w:rFonts w:ascii="Times New Roman" w:eastAsia="Times New Roman" w:hAnsi="Times New Roman" w:cs="Times New Roman"/>
          <w:kern w:val="0"/>
          <w14:ligatures w14:val="none"/>
        </w:rPr>
        <w:br/>
      </w:r>
      <w:hyperlink r:id="rId3270" w:anchor="Class-diagram" w:history="1">
        <w:r w:rsidRPr="009D3DBB">
          <w:rPr>
            <w:rFonts w:ascii="Times New Roman" w:eastAsia="Times New Roman" w:hAnsi="Times New Roman" w:cs="Times New Roman"/>
            <w:i/>
            <w:iCs/>
            <w:color w:val="0000FF"/>
            <w:kern w:val="0"/>
            <w:u w:val="single"/>
            <w14:ligatures w14:val="none"/>
          </w:rPr>
          <w:t>Explanation of the notation used in class diagrams</w:t>
        </w:r>
      </w:hyperlink>
      <w:r w:rsidRPr="009D3DBB">
        <w:rPr>
          <w:rFonts w:ascii="Times New Roman" w:eastAsia="Times New Roman" w:hAnsi="Times New Roman" w:cs="Times New Roman"/>
          <w:kern w:val="0"/>
          <w14:ligatures w14:val="none"/>
        </w:rPr>
        <w:t xml:space="preserve">. </w:t>
      </w:r>
    </w:p>
    <w:p w14:paraId="5C00245F"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Note</w:t>
      </w:r>
    </w:p>
    <w:p w14:paraId="0C8037EB"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The </w:t>
      </w:r>
      <w:hyperlink r:id="rId3271" w:anchor="SOSAhasFeatureOfInterest" w:history="1">
        <w:r w:rsidRPr="009D3DBB">
          <w:rPr>
            <w:rFonts w:ascii="Times New Roman" w:eastAsia="Times New Roman" w:hAnsi="Times New Roman" w:cs="Times New Roman"/>
            <w:color w:val="0000FF"/>
            <w:kern w:val="0"/>
            <w:u w:val="single"/>
            <w14:ligatures w14:val="none"/>
          </w:rPr>
          <w:t>feature of interest</w:t>
        </w:r>
      </w:hyperlink>
      <w:r w:rsidRPr="009D3DBB">
        <w:rPr>
          <w:rFonts w:ascii="Times New Roman" w:eastAsia="Times New Roman" w:hAnsi="Times New Roman" w:cs="Times New Roman"/>
          <w:kern w:val="0"/>
          <w14:ligatures w14:val="none"/>
        </w:rPr>
        <w:t xml:space="preserve"> of the operating conditions may be the system itself, but this is not mandatory. </w:t>
      </w:r>
      <w:r w:rsidRPr="009D3DBB">
        <w:rPr>
          <w:rFonts w:ascii="Times New Roman" w:eastAsia="Times New Roman" w:hAnsi="Times New Roman" w:cs="Times New Roman"/>
          <w:kern w:val="0"/>
          <w14:ligatures w14:val="none"/>
        </w:rPr>
        <w:br/>
        <w:t xml:space="preserve">The </w:t>
      </w:r>
      <w:hyperlink r:id="rId3272" w:anchor="SOSAmadeBySensor" w:history="1">
        <w:r w:rsidRPr="009D3DBB">
          <w:rPr>
            <w:rFonts w:ascii="Times New Roman" w:eastAsia="Times New Roman" w:hAnsi="Times New Roman" w:cs="Times New Roman"/>
            <w:color w:val="0000FF"/>
            <w:kern w:val="0"/>
            <w:u w:val="single"/>
            <w14:ligatures w14:val="none"/>
          </w:rPr>
          <w:t>sensor</w:t>
        </w:r>
      </w:hyperlink>
      <w:r w:rsidRPr="009D3DBB">
        <w:rPr>
          <w:rFonts w:ascii="Times New Roman" w:eastAsia="Times New Roman" w:hAnsi="Times New Roman" w:cs="Times New Roman"/>
          <w:kern w:val="0"/>
          <w14:ligatures w14:val="none"/>
        </w:rPr>
        <w:t xml:space="preserve"> that made the observations can be left unspecified. </w:t>
      </w:r>
    </w:p>
    <w:p w14:paraId="2DEDD8F6"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The following example describes that sensor </w:t>
      </w:r>
      <w:r w:rsidRPr="009D3DBB">
        <w:rPr>
          <w:rFonts w:ascii="Courier New" w:eastAsia="Times New Roman" w:hAnsi="Courier New" w:cs="Courier New"/>
          <w:kern w:val="0"/>
          <w:sz w:val="20"/>
          <w:szCs w:val="20"/>
          <w14:ligatures w14:val="none"/>
        </w:rPr>
        <w:t>ex:InkBird-IBS-TH2-0354313547</w:t>
      </w:r>
      <w:r w:rsidRPr="009D3DBB">
        <w:rPr>
          <w:rFonts w:ascii="Times New Roman" w:eastAsia="Times New Roman" w:hAnsi="Times New Roman" w:cs="Times New Roman"/>
          <w:kern w:val="0"/>
          <w14:ligatures w14:val="none"/>
        </w:rPr>
        <w:t xml:space="preserve"> can survive from -273.0 °C to 80.0 °C.</w:t>
      </w:r>
    </w:p>
    <w:p w14:paraId="18A91DC0"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hyperlink r:id="rId3273" w:anchor="example-34" w:history="1">
        <w:r w:rsidRPr="009D3DBB">
          <w:rPr>
            <w:rFonts w:ascii="Times New Roman" w:eastAsia="Times New Roman" w:hAnsi="Times New Roman" w:cs="Times New Roman"/>
            <w:color w:val="0000FF"/>
            <w:kern w:val="0"/>
            <w:u w:val="single"/>
            <w14:ligatures w14:val="none"/>
          </w:rPr>
          <w:t>Example 34</w:t>
        </w:r>
      </w:hyperlink>
      <w:r w:rsidRPr="009D3DBB">
        <w:rPr>
          <w:rFonts w:ascii="Times New Roman" w:eastAsia="Times New Roman" w:hAnsi="Times New Roman" w:cs="Times New Roman"/>
          <w:kern w:val="0"/>
          <w14:ligatures w14:val="none"/>
        </w:rPr>
        <w:t xml:space="preserve"> </w:t>
      </w:r>
    </w:p>
    <w:p w14:paraId="2AE7140F"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ex: &lt;https://example.org/data/&gt; .</w:t>
      </w:r>
    </w:p>
    <w:p w14:paraId="7DF95DF6"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owl: &lt;http://www.w3.org/2002/07/owl#&gt; .</w:t>
      </w:r>
    </w:p>
    <w:p w14:paraId="62969064"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qudt: &lt;http://qudt.org/schema/qudt/&gt; .</w:t>
      </w:r>
    </w:p>
    <w:p w14:paraId="452E2711"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rdfs: &lt;http://www.w3.org/2000/01/rdf-schema#&gt;.</w:t>
      </w:r>
    </w:p>
    <w:p w14:paraId="169D8FBE"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sosa: &lt;http://www.w3.org/ns/sosa/&gt; .</w:t>
      </w:r>
    </w:p>
    <w:p w14:paraId="35A03A53"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unit: &lt;http://qudt.org/vocab/unit/&gt; .</w:t>
      </w:r>
    </w:p>
    <w:p w14:paraId="5EEA54DF"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sosa-env: &lt;http://www.w3.org/ns/sosa/system-environment-properties#&gt; .</w:t>
      </w:r>
    </w:p>
    <w:p w14:paraId="5EC6DD3B"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2201B2"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lastRenderedPageBreak/>
        <w:t>ex:InkBird-IBS-TH2 a owl:Class;</w:t>
      </w:r>
    </w:p>
    <w:p w14:paraId="49A7B44C"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rdfs:label "Inkbird IBS-TH2"@en ;</w:t>
      </w:r>
    </w:p>
    <w:p w14:paraId="41BCAF03"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w:t>
      </w:r>
    </w:p>
    <w:p w14:paraId="7E92D30A"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B71560"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ex:InkBird-IBS-TH2-0354313547 a ex:InkBird-IBS-TH2 ;</w:t>
      </w:r>
    </w:p>
    <w:p w14:paraId="47BBEFB2"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rdfs:label "Inkbird IBS-TH2 instance 0354313547"@en ;</w:t>
      </w:r>
    </w:p>
    <w:p w14:paraId="0FE7681E"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sosa:hasOperatingConditions ex:IBSTH2SurvivalRange ;</w:t>
      </w:r>
    </w:p>
    <w:p w14:paraId="3B920251"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w:t>
      </w:r>
    </w:p>
    <w:p w14:paraId="6B6FB8D6"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12DAA9"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ex:IBSTH2SurvivalRange a sosa:ObservationCollection , sosa:SurvivableConditions ;</w:t>
      </w:r>
    </w:p>
    <w:p w14:paraId="465B550B"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rdfs:label "Inkbird IBS-TH2 Failiure limits"@en ;</w:t>
      </w:r>
    </w:p>
    <w:p w14:paraId="38DA640F"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sosa:hasMember [</w:t>
      </w:r>
    </w:p>
    <w:p w14:paraId="2D3D5DDB"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sosa:observedProperty sosa-env:MinAmbientTemperature ;</w:t>
      </w:r>
    </w:p>
    <w:p w14:paraId="26465C33"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sosa:hasResult [ </w:t>
      </w:r>
    </w:p>
    <w:p w14:paraId="744BC87F"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qudt:value -273.0 ;</w:t>
      </w:r>
    </w:p>
    <w:p w14:paraId="1A57A447"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qudt:hasUnit unit:DEG_C ;</w:t>
      </w:r>
    </w:p>
    <w:p w14:paraId="2F460040"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 ;</w:t>
      </w:r>
    </w:p>
    <w:p w14:paraId="2B846387"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 , [</w:t>
      </w:r>
    </w:p>
    <w:p w14:paraId="10EB0870"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sosa:observedProperty sosa-env:MaxAmbientTemperature ;</w:t>
      </w:r>
    </w:p>
    <w:p w14:paraId="23AF74B9"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sosa:hasResult [ </w:t>
      </w:r>
    </w:p>
    <w:p w14:paraId="1D1DB45A"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qudt:value 80.0 ;</w:t>
      </w:r>
    </w:p>
    <w:p w14:paraId="179C9DB1"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qudt:hasUnit unit:DEG_C ;</w:t>
      </w:r>
    </w:p>
    <w:p w14:paraId="6E5A3D3B"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 ;</w:t>
      </w:r>
    </w:p>
    <w:p w14:paraId="16EBE78A"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w:t>
      </w:r>
    </w:p>
    <w:p w14:paraId="731E4A35"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w:t>
      </w:r>
    </w:p>
    <w:p w14:paraId="6C11D27B" w14:textId="77777777" w:rsidR="009D3DBB" w:rsidRPr="009D3DBB" w:rsidRDefault="009D3DBB" w:rsidP="009D3DB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3DBB">
        <w:rPr>
          <w:rFonts w:ascii="Times New Roman" w:eastAsia="Times New Roman" w:hAnsi="Times New Roman" w:cs="Times New Roman"/>
          <w:b/>
          <w:bCs/>
          <w:kern w:val="0"/>
          <w14:ligatures w14:val="none"/>
        </w:rPr>
        <w:t>D.1.2 System Capabilities</w:t>
      </w:r>
    </w:p>
    <w:p w14:paraId="02C4A303"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i/>
          <w:iCs/>
          <w:kern w:val="0"/>
          <w14:ligatures w14:val="none"/>
        </w:rPr>
        <w:t>This section is non-normative.</w:t>
      </w:r>
    </w:p>
    <w:p w14:paraId="4CAE53F9"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A system is linked to its capabilities through property </w:t>
      </w:r>
      <w:hyperlink r:id="rId3274" w:anchor="SOSAhasSystemCapability" w:history="1">
        <w:r w:rsidRPr="009D3DBB">
          <w:rPr>
            <w:rFonts w:ascii="Times New Roman" w:eastAsia="Times New Roman" w:hAnsi="Times New Roman" w:cs="Times New Roman"/>
            <w:color w:val="0000FF"/>
            <w:kern w:val="0"/>
            <w:u w:val="single"/>
            <w14:ligatures w14:val="none"/>
          </w:rPr>
          <w:t>hasSystemCapability</w:t>
        </w:r>
      </w:hyperlink>
      <w:r w:rsidRPr="009D3DBB">
        <w:rPr>
          <w:rFonts w:ascii="Times New Roman" w:eastAsia="Times New Roman" w:hAnsi="Times New Roman" w:cs="Times New Roman"/>
          <w:kern w:val="0"/>
          <w14:ligatures w14:val="none"/>
        </w:rPr>
        <w:t xml:space="preserve">. </w:t>
      </w:r>
      <w:commentRangeStart w:id="652"/>
      <w:r w:rsidRPr="009D3DBB">
        <w:rPr>
          <w:rFonts w:ascii="Times New Roman" w:eastAsia="Times New Roman" w:hAnsi="Times New Roman" w:cs="Times New Roman"/>
          <w:kern w:val="0"/>
          <w14:ligatures w14:val="none"/>
        </w:rPr>
        <w:t xml:space="preserve">The system capabilities themselves are modelled as </w:t>
      </w:r>
      <w:hyperlink r:id="rId3275" w:anchor="SOSAObservation" w:history="1">
        <w:r w:rsidRPr="009D3DBB">
          <w:rPr>
            <w:rFonts w:ascii="Times New Roman" w:eastAsia="Times New Roman" w:hAnsi="Times New Roman" w:cs="Times New Roman"/>
            <w:color w:val="0000FF"/>
            <w:kern w:val="0"/>
            <w:u w:val="single"/>
            <w14:ligatures w14:val="none"/>
          </w:rPr>
          <w:t>observations</w:t>
        </w:r>
      </w:hyperlink>
      <w:r w:rsidRPr="009D3DBB">
        <w:rPr>
          <w:rFonts w:ascii="Times New Roman" w:eastAsia="Times New Roman" w:hAnsi="Times New Roman" w:cs="Times New Roman"/>
          <w:kern w:val="0"/>
          <w14:ligatures w14:val="none"/>
        </w:rPr>
        <w:t xml:space="preserve"> or </w:t>
      </w:r>
      <w:hyperlink r:id="rId3276" w:anchor="SOSAObservationCollection" w:history="1">
        <w:r w:rsidRPr="009D3DBB">
          <w:rPr>
            <w:rFonts w:ascii="Times New Roman" w:eastAsia="Times New Roman" w:hAnsi="Times New Roman" w:cs="Times New Roman"/>
            <w:color w:val="0000FF"/>
            <w:kern w:val="0"/>
            <w:u w:val="single"/>
            <w14:ligatures w14:val="none"/>
          </w:rPr>
          <w:t>observation collections</w:t>
        </w:r>
      </w:hyperlink>
      <w:r w:rsidRPr="009D3DBB">
        <w:rPr>
          <w:rFonts w:ascii="Times New Roman" w:eastAsia="Times New Roman" w:hAnsi="Times New Roman" w:cs="Times New Roman"/>
          <w:kern w:val="0"/>
          <w14:ligatures w14:val="none"/>
        </w:rPr>
        <w:t xml:space="preserve">, that have for </w:t>
      </w:r>
      <w:hyperlink r:id="rId3277" w:anchor="SOSAobservedProperty" w:history="1">
        <w:r w:rsidRPr="009D3DBB">
          <w:rPr>
            <w:rFonts w:ascii="Times New Roman" w:eastAsia="Times New Roman" w:hAnsi="Times New Roman" w:cs="Times New Roman"/>
            <w:color w:val="0000FF"/>
            <w:kern w:val="0"/>
            <w:u w:val="single"/>
            <w14:ligatures w14:val="none"/>
          </w:rPr>
          <w:t>observed property</w:t>
        </w:r>
      </w:hyperlink>
      <w:r w:rsidRPr="009D3DBB">
        <w:rPr>
          <w:rFonts w:ascii="Times New Roman" w:eastAsia="Times New Roman" w:hAnsi="Times New Roman" w:cs="Times New Roman"/>
          <w:kern w:val="0"/>
          <w14:ligatures w14:val="none"/>
        </w:rPr>
        <w:t xml:space="preserve"> a property that qualifies some capability of the system. </w:t>
      </w:r>
      <w:commentRangeEnd w:id="652"/>
      <w:r w:rsidR="00F1617C" w:rsidRPr="009D3DBB">
        <w:rPr>
          <w:rStyle w:val="CommentReference"/>
          <w:rFonts w:ascii="Times New Roman" w:eastAsia="Times New Roman" w:hAnsi="Times New Roman" w:cs="Times New Roman"/>
          <w:kern w:val="0"/>
          <w:sz w:val="24"/>
          <w:szCs w:val="24"/>
          <w14:ligatures w14:val="none"/>
        </w:rPr>
        <w:commentReference w:id="652"/>
      </w:r>
    </w:p>
    <w:p w14:paraId="56D865E7"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Note</w:t>
      </w:r>
    </w:p>
    <w:p w14:paraId="46CA35B8"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For illustration purposes, this specification includes a </w:t>
      </w:r>
      <w:hyperlink r:id="rId3278" w:anchor="SysCap-capability-properties" w:history="1">
        <w:r w:rsidRPr="009D3DBB">
          <w:rPr>
            <w:rFonts w:ascii="Times New Roman" w:eastAsia="Times New Roman" w:hAnsi="Times New Roman" w:cs="Times New Roman"/>
            <w:color w:val="0000FF"/>
            <w:kern w:val="0"/>
            <w:u w:val="single"/>
            <w14:ligatures w14:val="none"/>
          </w:rPr>
          <w:t>sample vocabulary</w:t>
        </w:r>
      </w:hyperlink>
      <w:r w:rsidRPr="009D3DBB">
        <w:rPr>
          <w:rFonts w:ascii="Times New Roman" w:eastAsia="Times New Roman" w:hAnsi="Times New Roman" w:cs="Times New Roman"/>
          <w:kern w:val="0"/>
          <w14:ligatures w14:val="none"/>
        </w:rPr>
        <w:t xml:space="preserve"> consisting of a short list of properties about system capabilities. </w:t>
      </w:r>
    </w:p>
    <w:p w14:paraId="567BB5C6"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Optionally, system capabilities may be linked through property </w:t>
      </w:r>
      <w:hyperlink r:id="rId3279" w:anchor="SOSAhasValidityContext" w:history="1">
        <w:r w:rsidRPr="009D3DBB">
          <w:rPr>
            <w:rFonts w:ascii="Times New Roman" w:eastAsia="Times New Roman" w:hAnsi="Times New Roman" w:cs="Times New Roman"/>
            <w:color w:val="0000FF"/>
            <w:kern w:val="0"/>
            <w:u w:val="single"/>
            <w14:ligatures w14:val="none"/>
          </w:rPr>
          <w:t>hasValidityContext</w:t>
        </w:r>
      </w:hyperlink>
      <w:r w:rsidRPr="009D3DBB">
        <w:rPr>
          <w:rFonts w:ascii="Times New Roman" w:eastAsia="Times New Roman" w:hAnsi="Times New Roman" w:cs="Times New Roman"/>
          <w:kern w:val="0"/>
          <w14:ligatures w14:val="none"/>
        </w:rPr>
        <w:t xml:space="preserve"> to some </w:t>
      </w:r>
      <w:hyperlink r:id="rId3280" w:anchor="SOSAObservation" w:history="1">
        <w:r w:rsidRPr="009D3DBB">
          <w:rPr>
            <w:rFonts w:ascii="Times New Roman" w:eastAsia="Times New Roman" w:hAnsi="Times New Roman" w:cs="Times New Roman"/>
            <w:color w:val="0000FF"/>
            <w:kern w:val="0"/>
            <w:u w:val="single"/>
            <w14:ligatures w14:val="none"/>
          </w:rPr>
          <w:t>observations</w:t>
        </w:r>
      </w:hyperlink>
      <w:r w:rsidRPr="009D3DBB">
        <w:rPr>
          <w:rFonts w:ascii="Times New Roman" w:eastAsia="Times New Roman" w:hAnsi="Times New Roman" w:cs="Times New Roman"/>
          <w:kern w:val="0"/>
          <w14:ligatures w14:val="none"/>
        </w:rPr>
        <w:t xml:space="preserve"> or </w:t>
      </w:r>
      <w:hyperlink r:id="rId3281" w:anchor="SOSAObservationCollection" w:history="1">
        <w:r w:rsidRPr="009D3DBB">
          <w:rPr>
            <w:rFonts w:ascii="Times New Roman" w:eastAsia="Times New Roman" w:hAnsi="Times New Roman" w:cs="Times New Roman"/>
            <w:color w:val="0000FF"/>
            <w:kern w:val="0"/>
            <w:u w:val="single"/>
            <w14:ligatures w14:val="none"/>
          </w:rPr>
          <w:t>observation collections</w:t>
        </w:r>
      </w:hyperlink>
      <w:r w:rsidRPr="009D3DBB">
        <w:rPr>
          <w:rFonts w:ascii="Times New Roman" w:eastAsia="Times New Roman" w:hAnsi="Times New Roman" w:cs="Times New Roman"/>
          <w:kern w:val="0"/>
          <w14:ligatures w14:val="none"/>
        </w:rPr>
        <w:t xml:space="preserve"> that model the context under which the system capabilities are valid. These observations are typically about the system environment. Validity contexts are especially useful to describe performance bands of systems. Examples include environmental sensors that present different measurement accuracies in certain concentration ranges or that offer detection-only capabilities at very low concentrations. </w:t>
      </w:r>
    </w:p>
    <w:p w14:paraId="62F95647"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Note</w:t>
      </w:r>
    </w:p>
    <w:p w14:paraId="126FCA79"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For illustration purposes, this specification includes a </w:t>
      </w:r>
      <w:hyperlink r:id="rId3282" w:anchor="SysCap-environment-properties" w:history="1">
        <w:r w:rsidRPr="009D3DBB">
          <w:rPr>
            <w:rFonts w:ascii="Times New Roman" w:eastAsia="Times New Roman" w:hAnsi="Times New Roman" w:cs="Times New Roman"/>
            <w:color w:val="0000FF"/>
            <w:kern w:val="0"/>
            <w:u w:val="single"/>
            <w14:ligatures w14:val="none"/>
          </w:rPr>
          <w:t>sample vocabulary</w:t>
        </w:r>
      </w:hyperlink>
      <w:r w:rsidRPr="009D3DBB">
        <w:rPr>
          <w:rFonts w:ascii="Times New Roman" w:eastAsia="Times New Roman" w:hAnsi="Times New Roman" w:cs="Times New Roman"/>
          <w:kern w:val="0"/>
          <w14:ligatures w14:val="none"/>
        </w:rPr>
        <w:t xml:space="preserve"> consisting of a short list of properties about the system environment. </w:t>
      </w:r>
    </w:p>
    <w:p w14:paraId="65B72DEA" w14:textId="407DA111"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lastRenderedPageBreak/>
        <w:t>System Capabilities are properties that are relevant while the system is in operation. Operating Conditions may be relevant irrespective of the operating state</w:t>
      </w:r>
      <w:ins w:id="653" w:author="Carl Reed" w:date="2026-08-27T14:25:00Z" w16du:dateUtc="2026-08-27T20:25:00Z">
        <w:r w:rsidR="00E25D21">
          <w:rPr>
            <w:rFonts w:ascii="Times New Roman" w:eastAsia="Times New Roman" w:hAnsi="Times New Roman" w:cs="Times New Roman"/>
            <w:kern w:val="0"/>
            <w14:ligatures w14:val="none"/>
          </w:rPr>
          <w:t>.</w:t>
        </w:r>
      </w:ins>
      <w:del w:id="654" w:author="Carl Reed" w:date="2026-08-27T14:25:00Z" w16du:dateUtc="2026-08-27T20:25:00Z">
        <w:r w:rsidRPr="009D3DBB" w:rsidDel="00E25D21">
          <w:rPr>
            <w:rFonts w:ascii="Times New Roman" w:eastAsia="Times New Roman" w:hAnsi="Times New Roman" w:cs="Times New Roman"/>
            <w:kern w:val="0"/>
            <w14:ligatures w14:val="none"/>
          </w:rPr>
          <w:delText>;</w:delText>
        </w:r>
      </w:del>
      <w:r w:rsidRPr="009D3DBB">
        <w:rPr>
          <w:rFonts w:ascii="Times New Roman" w:eastAsia="Times New Roman" w:hAnsi="Times New Roman" w:cs="Times New Roman"/>
          <w:kern w:val="0"/>
          <w14:ligatures w14:val="none"/>
        </w:rPr>
        <w:t xml:space="preserve"> </w:t>
      </w:r>
      <w:ins w:id="655" w:author="Carl Reed" w:date="2026-08-27T14:26:00Z" w16du:dateUtc="2026-08-27T20:26:00Z">
        <w:r w:rsidR="00E25D21">
          <w:rPr>
            <w:rFonts w:ascii="Times New Roman" w:eastAsia="Times New Roman" w:hAnsi="Times New Roman" w:cs="Times New Roman"/>
            <w:kern w:val="0"/>
            <w14:ligatures w14:val="none"/>
          </w:rPr>
          <w:t>A</w:t>
        </w:r>
      </w:ins>
      <w:del w:id="656" w:author="Carl Reed" w:date="2026-08-27T14:26:00Z" w16du:dateUtc="2026-08-27T20:26:00Z">
        <w:r w:rsidRPr="009D3DBB" w:rsidDel="00E25D21">
          <w:rPr>
            <w:rFonts w:ascii="Times New Roman" w:eastAsia="Times New Roman" w:hAnsi="Times New Roman" w:cs="Times New Roman"/>
            <w:kern w:val="0"/>
            <w14:ligatures w14:val="none"/>
          </w:rPr>
          <w:delText>a</w:delText>
        </w:r>
      </w:del>
      <w:r w:rsidRPr="009D3DBB">
        <w:rPr>
          <w:rFonts w:ascii="Times New Roman" w:eastAsia="Times New Roman" w:hAnsi="Times New Roman" w:cs="Times New Roman"/>
          <w:kern w:val="0"/>
          <w14:ligatures w14:val="none"/>
        </w:rPr>
        <w:t xml:space="preserve"> sensor that exceeds its </w:t>
      </w:r>
      <w:hyperlink r:id="rId3283" w:anchor="SOSASurvivableConditions" w:history="1">
        <w:r w:rsidRPr="009D3DBB">
          <w:rPr>
            <w:rFonts w:ascii="Times New Roman" w:eastAsia="Times New Roman" w:hAnsi="Times New Roman" w:cs="Times New Roman"/>
            <w:color w:val="0000FF"/>
            <w:kern w:val="0"/>
            <w:u w:val="single"/>
            <w14:ligatures w14:val="none"/>
          </w:rPr>
          <w:t>SurvivableConditions</w:t>
        </w:r>
      </w:hyperlink>
      <w:r w:rsidRPr="009D3DBB">
        <w:rPr>
          <w:rFonts w:ascii="Times New Roman" w:eastAsia="Times New Roman" w:hAnsi="Times New Roman" w:cs="Times New Roman"/>
          <w:kern w:val="0"/>
          <w14:ligatures w14:val="none"/>
        </w:rPr>
        <w:t xml:space="preserve"> will be rendered inoperable irrespective of whether it was powered on or off at the time, as in the case of a deep water sensor reaching its crush-depth. </w:t>
      </w:r>
    </w:p>
    <w:p w14:paraId="12688E61" w14:textId="77777777" w:rsidR="00100C63" w:rsidRDefault="009D3DBB" w:rsidP="009D3DBB">
      <w:pPr>
        <w:spacing w:after="0" w:line="240" w:lineRule="auto"/>
        <w:rPr>
          <w:ins w:id="657" w:author="Carl Reed" w:date="2026-08-27T14:26:00Z" w16du:dateUtc="2026-08-27T20:26:00Z"/>
          <w:rFonts w:ascii="Times New Roman" w:eastAsia="Times New Roman" w:hAnsi="Times New Roman" w:cs="Times New Roman"/>
          <w:kern w:val="0"/>
          <w14:ligatures w14:val="none"/>
        </w:rPr>
      </w:pPr>
      <w:hyperlink r:id="rId3284" w:anchor="fig-detailed-classes-and-relationships-involved-in-the-description-of-the-context-typically-an-observation-collection-about-the-system-environment-under-which-an-observation-typically-about-the-system-capabilities-is-valid-in-this-diagram-unqualified-names-refer-to-classes-and-properties-in-the-sosa-namespace-explanation-of-the-notation-used-in-class-diagrams" w:history="1">
        <w:r w:rsidRPr="009D3DBB">
          <w:rPr>
            <w:rFonts w:ascii="Times New Roman" w:eastAsia="Times New Roman" w:hAnsi="Times New Roman" w:cs="Times New Roman"/>
            <w:color w:val="0000FF"/>
            <w:kern w:val="0"/>
            <w:u w:val="single"/>
            <w14:ligatures w14:val="none"/>
          </w:rPr>
          <w:t>Figure 55</w:t>
        </w:r>
      </w:hyperlink>
      <w:r w:rsidRPr="009D3DBB">
        <w:rPr>
          <w:rFonts w:ascii="Times New Roman" w:eastAsia="Times New Roman" w:hAnsi="Times New Roman" w:cs="Times New Roman"/>
          <w:kern w:val="0"/>
          <w14:ligatures w14:val="none"/>
        </w:rPr>
        <w:t xml:space="preserve"> Detailed classes and relationships involved in the description of the context (typically an observation collection about the system environment) under which an observation (typically about the system capabilities) is valid. </w:t>
      </w:r>
      <w:r w:rsidRPr="009D3DBB">
        <w:rPr>
          <w:rFonts w:ascii="Times New Roman" w:eastAsia="Times New Roman" w:hAnsi="Times New Roman" w:cs="Times New Roman"/>
          <w:kern w:val="0"/>
          <w14:ligatures w14:val="none"/>
        </w:rPr>
        <w:br/>
      </w:r>
    </w:p>
    <w:p w14:paraId="3F695F6C" w14:textId="6EA6DC91"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In this diagram, unqualified names refer to classes and properties in the </w:t>
      </w:r>
      <w:r w:rsidRPr="009D3DBB">
        <w:rPr>
          <w:rFonts w:ascii="Courier New" w:eastAsia="Times New Roman" w:hAnsi="Courier New" w:cs="Courier New"/>
          <w:kern w:val="0"/>
          <w:sz w:val="20"/>
          <w:szCs w:val="20"/>
          <w14:ligatures w14:val="none"/>
        </w:rPr>
        <w:t>sosa:</w:t>
      </w:r>
      <w:r w:rsidRPr="009D3DBB">
        <w:rPr>
          <w:rFonts w:ascii="Times New Roman" w:eastAsia="Times New Roman" w:hAnsi="Times New Roman" w:cs="Times New Roman"/>
          <w:kern w:val="0"/>
          <w14:ligatures w14:val="none"/>
        </w:rPr>
        <w:t xml:space="preserve"> namespace. </w:t>
      </w:r>
      <w:r w:rsidRPr="009D3DBB">
        <w:rPr>
          <w:rFonts w:ascii="Times New Roman" w:eastAsia="Times New Roman" w:hAnsi="Times New Roman" w:cs="Times New Roman"/>
          <w:kern w:val="0"/>
          <w14:ligatures w14:val="none"/>
        </w:rPr>
        <w:br/>
      </w:r>
      <w:hyperlink r:id="rId3285" w:anchor="Class-diagram" w:history="1">
        <w:r w:rsidRPr="009D3DBB">
          <w:rPr>
            <w:rFonts w:ascii="Times New Roman" w:eastAsia="Times New Roman" w:hAnsi="Times New Roman" w:cs="Times New Roman"/>
            <w:i/>
            <w:iCs/>
            <w:color w:val="0000FF"/>
            <w:kern w:val="0"/>
            <w:u w:val="single"/>
            <w14:ligatures w14:val="none"/>
          </w:rPr>
          <w:t>Explanation of the notation used in class diagrams</w:t>
        </w:r>
      </w:hyperlink>
      <w:r w:rsidRPr="009D3DBB">
        <w:rPr>
          <w:rFonts w:ascii="Times New Roman" w:eastAsia="Times New Roman" w:hAnsi="Times New Roman" w:cs="Times New Roman"/>
          <w:kern w:val="0"/>
          <w14:ligatures w14:val="none"/>
        </w:rPr>
        <w:t xml:space="preserve">. </w:t>
      </w:r>
    </w:p>
    <w:p w14:paraId="487E7DE9"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Warning</w:t>
      </w:r>
    </w:p>
    <w:p w14:paraId="37B13F05"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The axiomatization of property </w:t>
      </w:r>
      <w:hyperlink r:id="rId3286" w:anchor="SOSAhasSystemCapability" w:history="1">
        <w:r w:rsidRPr="009D3DBB">
          <w:rPr>
            <w:rFonts w:ascii="Times New Roman" w:eastAsia="Times New Roman" w:hAnsi="Times New Roman" w:cs="Times New Roman"/>
            <w:color w:val="0000FF"/>
            <w:kern w:val="0"/>
            <w:u w:val="single"/>
            <w14:ligatures w14:val="none"/>
          </w:rPr>
          <w:t>hasSystemCapability</w:t>
        </w:r>
      </w:hyperlink>
      <w:r w:rsidRPr="009D3DBB">
        <w:rPr>
          <w:rFonts w:ascii="Times New Roman" w:eastAsia="Times New Roman" w:hAnsi="Times New Roman" w:cs="Times New Roman"/>
          <w:kern w:val="0"/>
          <w14:ligatures w14:val="none"/>
        </w:rPr>
        <w:t xml:space="preserve"> enforces that the </w:t>
      </w:r>
      <w:hyperlink r:id="rId3287" w:anchor="SOSAhasFeatureOfInterest" w:history="1">
        <w:r w:rsidRPr="009D3DBB">
          <w:rPr>
            <w:rFonts w:ascii="Times New Roman" w:eastAsia="Times New Roman" w:hAnsi="Times New Roman" w:cs="Times New Roman"/>
            <w:color w:val="0000FF"/>
            <w:kern w:val="0"/>
            <w:u w:val="single"/>
            <w14:ligatures w14:val="none"/>
          </w:rPr>
          <w:t>feature of interest</w:t>
        </w:r>
      </w:hyperlink>
      <w:r w:rsidRPr="009D3DBB">
        <w:rPr>
          <w:rFonts w:ascii="Times New Roman" w:eastAsia="Times New Roman" w:hAnsi="Times New Roman" w:cs="Times New Roman"/>
          <w:kern w:val="0"/>
          <w14:ligatures w14:val="none"/>
        </w:rPr>
        <w:t xml:space="preserve"> of the system capability is the system itself. </w:t>
      </w:r>
    </w:p>
    <w:p w14:paraId="25CB6175"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The following example describes the system capabilities of sensor </w:t>
      </w:r>
      <w:r w:rsidRPr="009D3DBB">
        <w:rPr>
          <w:rFonts w:ascii="Courier New" w:eastAsia="Times New Roman" w:hAnsi="Courier New" w:cs="Courier New"/>
          <w:kern w:val="0"/>
          <w:sz w:val="20"/>
          <w:szCs w:val="20"/>
          <w14:ligatures w14:val="none"/>
        </w:rPr>
        <w:t>ex:IBS-TH2-Plus-T-687343</w:t>
      </w:r>
      <w:r w:rsidRPr="009D3DBB">
        <w:rPr>
          <w:rFonts w:ascii="Times New Roman" w:eastAsia="Times New Roman" w:hAnsi="Times New Roman" w:cs="Times New Roman"/>
          <w:kern w:val="0"/>
          <w14:ligatures w14:val="none"/>
        </w:rPr>
        <w:t xml:space="preserve"> in terms of its accuracy and measurable temperature range, valid from 0.0 to 99.0 %R.H.</w:t>
      </w:r>
    </w:p>
    <w:p w14:paraId="066699A7"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hyperlink r:id="rId3288" w:anchor="example-35" w:history="1">
        <w:r w:rsidRPr="009D3DBB">
          <w:rPr>
            <w:rFonts w:ascii="Times New Roman" w:eastAsia="Times New Roman" w:hAnsi="Times New Roman" w:cs="Times New Roman"/>
            <w:color w:val="0000FF"/>
            <w:kern w:val="0"/>
            <w:u w:val="single"/>
            <w14:ligatures w14:val="none"/>
          </w:rPr>
          <w:t>Example 35</w:t>
        </w:r>
      </w:hyperlink>
      <w:r w:rsidRPr="009D3DBB">
        <w:rPr>
          <w:rFonts w:ascii="Times New Roman" w:eastAsia="Times New Roman" w:hAnsi="Times New Roman" w:cs="Times New Roman"/>
          <w:kern w:val="0"/>
          <w14:ligatures w14:val="none"/>
        </w:rPr>
        <w:t xml:space="preserve"> </w:t>
      </w:r>
    </w:p>
    <w:p w14:paraId="29214E79"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ex: &lt;https://example.org/data/&gt; .</w:t>
      </w:r>
    </w:p>
    <w:p w14:paraId="7DCC3146"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owl: &lt;http://www.w3.org/2002/07/owl#&gt; .</w:t>
      </w:r>
    </w:p>
    <w:p w14:paraId="1D8B48E9"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prov: &lt;http://www.w3.org/ns/prov#&gt; .</w:t>
      </w:r>
    </w:p>
    <w:p w14:paraId="0378DD80"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qudt: &lt;http://qudt.org/schema/qudt/&gt;.</w:t>
      </w:r>
    </w:p>
    <w:p w14:paraId="4ED63C95"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unit: &lt;http://qudt.org/vocab/unit/&gt;.</w:t>
      </w:r>
    </w:p>
    <w:p w14:paraId="0BDF0C1B"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qk: &lt;http://qudt.org/vocab/quantitykind/&gt; .</w:t>
      </w:r>
    </w:p>
    <w:p w14:paraId="06E01179"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rdf: &lt;http://www.w3.org/1999/02/22-rdf-syntax-ns#&gt; .</w:t>
      </w:r>
    </w:p>
    <w:p w14:paraId="5D0B0222"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rdfs: &lt;http://www.w3.org/2000/01/rdf-schema#&gt; .</w:t>
      </w:r>
    </w:p>
    <w:p w14:paraId="0A5DAE84"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sensor: &lt;https://example.org/sensor/&gt; .</w:t>
      </w:r>
    </w:p>
    <w:p w14:paraId="46FCC177"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sosa: &lt;http://www.w3.org/ns/sosa/&gt; .</w:t>
      </w:r>
    </w:p>
    <w:p w14:paraId="6996BEF4"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xsd: &lt;http://www.w3.org/2001/XMLSchema#&gt; .</w:t>
      </w:r>
    </w:p>
    <w:p w14:paraId="572896D8"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sosa-cap: &lt;http://www.w3.org/ns/sosa/system-capability-properties#&gt; .</w:t>
      </w:r>
    </w:p>
    <w:p w14:paraId="4B2FAE24"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sosa-env: &lt;http://www.w3.org/ns/sosa/system-environment-properties#&gt; .</w:t>
      </w:r>
    </w:p>
    <w:p w14:paraId="7F387477"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@base &lt;https://example.org/data/TH2-PLUS/&gt; .</w:t>
      </w:r>
    </w:p>
    <w:p w14:paraId="33D8EDD2"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285D0B"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sensor:IBS-TH2-Plus-T a owl:Class ;</w:t>
      </w:r>
    </w:p>
    <w:p w14:paraId="3B863AF9"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rdfs:label "IBS-TH2 PLUS Temperature Sensor type" ;</w:t>
      </w:r>
    </w:p>
    <w:p w14:paraId="27914357"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rdfs:subClassOf sosa:Sensor ;</w:t>
      </w:r>
    </w:p>
    <w:p w14:paraId="0AD13521"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w:t>
      </w:r>
    </w:p>
    <w:p w14:paraId="16EFE245"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ex:IBS-TH2-Plus-T-687343 a sensor:IBS-TH2-Plus-T ;</w:t>
      </w:r>
    </w:p>
    <w:p w14:paraId="0BC83C26"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rdfs:label "IBS-TH2 PLUS Temperature Sensor instance 687343" ;</w:t>
      </w:r>
    </w:p>
    <w:p w14:paraId="1BB8316F"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sosa:observes qk:Temperature ;</w:t>
      </w:r>
    </w:p>
    <w:p w14:paraId="044D2893"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sosa:hasSystemCapability sensor:IBS-TH2-Plus-T-systemCapability ;</w:t>
      </w:r>
    </w:p>
    <w:p w14:paraId="1F1A3A30"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w:t>
      </w:r>
    </w:p>
    <w:p w14:paraId="4C371269"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sensor:IBS-TH2-Plus-T-systemCapability a sosa:ObservationCollection ;</w:t>
      </w:r>
    </w:p>
    <w:p w14:paraId="77CA3137"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sosa:hasMember [</w:t>
      </w:r>
    </w:p>
    <w:p w14:paraId="22CEFA7A"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a sosa:Observation ;</w:t>
      </w:r>
    </w:p>
    <w:p w14:paraId="796BD895"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sosa:observedProperty sosa-cap:TemperatureAccuracy ;</w:t>
      </w:r>
    </w:p>
    <w:p w14:paraId="3960CA29"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sosa:hasResult [ </w:t>
      </w:r>
    </w:p>
    <w:p w14:paraId="51384E73"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qudt:value 0.5 ;</w:t>
      </w:r>
    </w:p>
    <w:p w14:paraId="78267D85"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qudt:hasUnit unit:DEG_C ;</w:t>
      </w:r>
    </w:p>
    <w:p w14:paraId="77AA5F29"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lastRenderedPageBreak/>
        <w:t xml:space="preserve">      ] ;</w:t>
      </w:r>
    </w:p>
    <w:p w14:paraId="5E118DDF"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 ,</w:t>
      </w:r>
    </w:p>
    <w:p w14:paraId="627C8617"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w:t>
      </w:r>
    </w:p>
    <w:p w14:paraId="5E3117A4"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a sosa:Observation ;</w:t>
      </w:r>
    </w:p>
    <w:p w14:paraId="1C64CF03"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sosa:observedProperty sosa-cap:MaxMeasurableTemperature ;</w:t>
      </w:r>
    </w:p>
    <w:p w14:paraId="62667729"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sosa:hasResult [ </w:t>
      </w:r>
    </w:p>
    <w:p w14:paraId="0FF64E44"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qudt:value 60.0 ;</w:t>
      </w:r>
    </w:p>
    <w:p w14:paraId="77254F88"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qudt:hasUnit unit:DEG_C ;</w:t>
      </w:r>
    </w:p>
    <w:p w14:paraId="6D690386"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 ;</w:t>
      </w:r>
    </w:p>
    <w:p w14:paraId="70B913E7"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 ,</w:t>
      </w:r>
    </w:p>
    <w:p w14:paraId="073D783D"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w:t>
      </w:r>
    </w:p>
    <w:p w14:paraId="5C3A5E40"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a sosa:Observation ;</w:t>
      </w:r>
    </w:p>
    <w:p w14:paraId="463EAFE4"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sosa:observedProperty sosa-cap:MinMeasurableTemperature ;</w:t>
      </w:r>
    </w:p>
    <w:p w14:paraId="6DEE9438"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sosa:hasResult [ </w:t>
      </w:r>
    </w:p>
    <w:p w14:paraId="74B912BD"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qudt:value -40.0 ;</w:t>
      </w:r>
    </w:p>
    <w:p w14:paraId="7B10DA29"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qudt:hasUnit unit:DEG_C ;</w:t>
      </w:r>
    </w:p>
    <w:p w14:paraId="508E60B0"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 ;</w:t>
      </w:r>
    </w:p>
    <w:p w14:paraId="01201B47"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 ;</w:t>
      </w:r>
    </w:p>
    <w:p w14:paraId="47C33661"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sosa:hasValidityContext sensor:IBS-TH2-Plus-T-normalHumidityConditions ;</w:t>
      </w:r>
    </w:p>
    <w:p w14:paraId="2709FAF0"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w:t>
      </w:r>
    </w:p>
    <w:p w14:paraId="44EC8402"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sensor:IBS-TH2-Plus-T-normalHumidityConditions a sosa:Observation ;</w:t>
      </w:r>
    </w:p>
    <w:p w14:paraId="40910AC2"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sosa:hasMember [</w:t>
      </w:r>
    </w:p>
    <w:p w14:paraId="175679A3"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a sosa:Observation ;</w:t>
      </w:r>
    </w:p>
    <w:p w14:paraId="6B852ECA"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sosa:observedProperty sosa-env:MinAmbientRelativeHumidity ;</w:t>
      </w:r>
    </w:p>
    <w:p w14:paraId="6F60EDA5"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sosa:hasResult [ </w:t>
      </w:r>
    </w:p>
    <w:p w14:paraId="7489D34A"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qudt:value 0.0 ;</w:t>
      </w:r>
    </w:p>
    <w:p w14:paraId="667BC3ED"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qudt:hasUnit unit:PERCENT ;</w:t>
      </w:r>
    </w:p>
    <w:p w14:paraId="351859A7"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 ;</w:t>
      </w:r>
    </w:p>
    <w:p w14:paraId="02342D7E"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 ,</w:t>
      </w:r>
    </w:p>
    <w:p w14:paraId="26C1FBBD"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w:t>
      </w:r>
    </w:p>
    <w:p w14:paraId="7AE347A4"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a sosa:Observation ;</w:t>
      </w:r>
    </w:p>
    <w:p w14:paraId="7C406871"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sosa:observedProperty sosa-env:MaxAmbientRelativeHumidity ;</w:t>
      </w:r>
    </w:p>
    <w:p w14:paraId="4DF3BFA5"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sosa:hasResult [ </w:t>
      </w:r>
    </w:p>
    <w:p w14:paraId="1B0BFBE1"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qudt:value 99.0 ;</w:t>
      </w:r>
    </w:p>
    <w:p w14:paraId="35CA9F89"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qudt:hasUnit unit:PERCENT ;</w:t>
      </w:r>
    </w:p>
    <w:p w14:paraId="39571879"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 ;</w:t>
      </w:r>
    </w:p>
    <w:p w14:paraId="5D529B4B"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 .</w:t>
      </w:r>
    </w:p>
    <w:p w14:paraId="451C7512" w14:textId="77777777" w:rsidR="009D3DBB" w:rsidRPr="009D3DBB" w:rsidRDefault="009D3DBB" w:rsidP="009D3DB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3DBB">
        <w:rPr>
          <w:rFonts w:ascii="Times New Roman" w:eastAsia="Times New Roman" w:hAnsi="Times New Roman" w:cs="Times New Roman"/>
          <w:b/>
          <w:bCs/>
          <w:kern w:val="0"/>
          <w14:ligatures w14:val="none"/>
        </w:rPr>
        <w:t>D.1.3 Property Validity Context</w:t>
      </w:r>
    </w:p>
    <w:p w14:paraId="6FC411CC"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i/>
          <w:iCs/>
          <w:kern w:val="0"/>
          <w14:ligatures w14:val="none"/>
        </w:rPr>
        <w:t>This section is non-normative.</w:t>
      </w:r>
    </w:p>
    <w:p w14:paraId="4FEBAC47"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The object property </w:t>
      </w:r>
      <w:hyperlink r:id="rId3289" w:anchor="SOSAhasValidityContext" w:history="1">
        <w:r w:rsidRPr="009D3DBB">
          <w:rPr>
            <w:rFonts w:ascii="Times New Roman" w:eastAsia="Times New Roman" w:hAnsi="Times New Roman" w:cs="Times New Roman"/>
            <w:color w:val="0000FF"/>
            <w:kern w:val="0"/>
            <w:u w:val="single"/>
            <w14:ligatures w14:val="none"/>
          </w:rPr>
          <w:t>hasValidityContext</w:t>
        </w:r>
      </w:hyperlink>
      <w:r w:rsidRPr="009D3DBB">
        <w:rPr>
          <w:rFonts w:ascii="Times New Roman" w:eastAsia="Times New Roman" w:hAnsi="Times New Roman" w:cs="Times New Roman"/>
          <w:kern w:val="0"/>
          <w14:ligatures w14:val="none"/>
        </w:rPr>
        <w:t xml:space="preserve"> may be used to qualify the context in which a SOSA </w:t>
      </w:r>
      <w:hyperlink r:id="rId3290" w:anchor="SOSAProperty" w:history="1">
        <w:r w:rsidRPr="009D3DBB">
          <w:rPr>
            <w:rFonts w:ascii="Times New Roman" w:eastAsia="Times New Roman" w:hAnsi="Times New Roman" w:cs="Times New Roman"/>
            <w:color w:val="0000FF"/>
            <w:kern w:val="0"/>
            <w:u w:val="single"/>
            <w14:ligatures w14:val="none"/>
          </w:rPr>
          <w:t>Property</w:t>
        </w:r>
      </w:hyperlink>
      <w:r w:rsidRPr="009D3DBB">
        <w:rPr>
          <w:rFonts w:ascii="Times New Roman" w:eastAsia="Times New Roman" w:hAnsi="Times New Roman" w:cs="Times New Roman"/>
          <w:kern w:val="0"/>
          <w14:ligatures w14:val="none"/>
        </w:rPr>
        <w:t xml:space="preserve"> is valid. This context is modelled as individual </w:t>
      </w:r>
      <w:hyperlink r:id="rId3291" w:anchor="SOSAObservation" w:history="1">
        <w:r w:rsidRPr="009D3DBB">
          <w:rPr>
            <w:rFonts w:ascii="Times New Roman" w:eastAsia="Times New Roman" w:hAnsi="Times New Roman" w:cs="Times New Roman"/>
            <w:color w:val="0000FF"/>
            <w:kern w:val="0"/>
            <w:u w:val="single"/>
            <w14:ligatures w14:val="none"/>
          </w:rPr>
          <w:t>observations</w:t>
        </w:r>
      </w:hyperlink>
      <w:r w:rsidRPr="009D3DBB">
        <w:rPr>
          <w:rFonts w:ascii="Times New Roman" w:eastAsia="Times New Roman" w:hAnsi="Times New Roman" w:cs="Times New Roman"/>
          <w:kern w:val="0"/>
          <w14:ligatures w14:val="none"/>
        </w:rPr>
        <w:t xml:space="preserve"> or as grouped </w:t>
      </w:r>
      <w:hyperlink r:id="rId3292" w:anchor="SOSAObservationCollection" w:history="1">
        <w:r w:rsidRPr="009D3DBB">
          <w:rPr>
            <w:rFonts w:ascii="Times New Roman" w:eastAsia="Times New Roman" w:hAnsi="Times New Roman" w:cs="Times New Roman"/>
            <w:color w:val="0000FF"/>
            <w:kern w:val="0"/>
            <w:u w:val="single"/>
            <w14:ligatures w14:val="none"/>
          </w:rPr>
          <w:t>observation collections</w:t>
        </w:r>
      </w:hyperlink>
      <w:r w:rsidRPr="009D3DBB">
        <w:rPr>
          <w:rFonts w:ascii="Times New Roman" w:eastAsia="Times New Roman" w:hAnsi="Times New Roman" w:cs="Times New Roman"/>
          <w:kern w:val="0"/>
          <w14:ligatures w14:val="none"/>
        </w:rPr>
        <w:t xml:space="preserve">. When the qualified </w:t>
      </w:r>
      <w:hyperlink r:id="rId3293" w:anchor="SOSAProperty" w:history="1">
        <w:r w:rsidRPr="009D3DBB">
          <w:rPr>
            <w:rFonts w:ascii="Times New Roman" w:eastAsia="Times New Roman" w:hAnsi="Times New Roman" w:cs="Times New Roman"/>
            <w:color w:val="0000FF"/>
            <w:kern w:val="0"/>
            <w:u w:val="single"/>
            <w14:ligatures w14:val="none"/>
          </w:rPr>
          <w:t>Property</w:t>
        </w:r>
      </w:hyperlink>
      <w:r w:rsidRPr="009D3DBB">
        <w:rPr>
          <w:rFonts w:ascii="Times New Roman" w:eastAsia="Times New Roman" w:hAnsi="Times New Roman" w:cs="Times New Roman"/>
          <w:kern w:val="0"/>
          <w14:ligatures w14:val="none"/>
        </w:rPr>
        <w:t xml:space="preserve"> represents a system capability, the observed properties in the validity context typically refer to aspects of the system's operating environment. For example, water heaters are characterized by nominal power and efficiency values under specified inlet and outlet temperatures and flow rates, and their energy consumption at steady temperature is typically expressed in kWh/24h in the context where the water temperature is maintained at 65 °C. </w:t>
      </w:r>
    </w:p>
    <w:p w14:paraId="30A9DED8" w14:textId="77777777" w:rsidR="002C6993" w:rsidRDefault="009D3DBB" w:rsidP="009D3DBB">
      <w:pPr>
        <w:spacing w:after="0" w:line="240" w:lineRule="auto"/>
        <w:rPr>
          <w:ins w:id="658" w:author="Carl Reed" w:date="2026-08-27T14:33:00Z" w16du:dateUtc="2026-08-27T20:33:00Z"/>
          <w:rFonts w:ascii="Times New Roman" w:eastAsia="Times New Roman" w:hAnsi="Times New Roman" w:cs="Times New Roman"/>
          <w:kern w:val="0"/>
          <w14:ligatures w14:val="none"/>
        </w:rPr>
      </w:pPr>
      <w:hyperlink r:id="rId3294" w:anchor="fig-detailed-classes-and-relationships-involved-in-the-description-of-the-context-typically-an-observation-collection-about-the-system-environment-in-which-a-property-typically-about-the-system-capabilities-is-valid-in-this-diagram-unqualified-names-refer-to-classes-and-properties-in-the-sosa-namespace-explanation-of-the-notation-used-in-class-diagrams" w:history="1">
        <w:r w:rsidRPr="009D3DBB">
          <w:rPr>
            <w:rFonts w:ascii="Times New Roman" w:eastAsia="Times New Roman" w:hAnsi="Times New Roman" w:cs="Times New Roman"/>
            <w:color w:val="0000FF"/>
            <w:kern w:val="0"/>
            <w:u w:val="single"/>
            <w14:ligatures w14:val="none"/>
          </w:rPr>
          <w:t>Figure 56</w:t>
        </w:r>
      </w:hyperlink>
      <w:r w:rsidRPr="009D3DBB">
        <w:rPr>
          <w:rFonts w:ascii="Times New Roman" w:eastAsia="Times New Roman" w:hAnsi="Times New Roman" w:cs="Times New Roman"/>
          <w:kern w:val="0"/>
          <w14:ligatures w14:val="none"/>
        </w:rPr>
        <w:t xml:space="preserve"> Detailed classes and relationships involved in the description of the context (typically an observation collection about the system environment) in which a property (typically about the </w:t>
      </w:r>
      <w:r w:rsidRPr="009D3DBB">
        <w:rPr>
          <w:rFonts w:ascii="Times New Roman" w:eastAsia="Times New Roman" w:hAnsi="Times New Roman" w:cs="Times New Roman"/>
          <w:kern w:val="0"/>
          <w14:ligatures w14:val="none"/>
        </w:rPr>
        <w:lastRenderedPageBreak/>
        <w:t xml:space="preserve">system capabilities) is valid. </w:t>
      </w:r>
      <w:r w:rsidRPr="009D3DBB">
        <w:rPr>
          <w:rFonts w:ascii="Times New Roman" w:eastAsia="Times New Roman" w:hAnsi="Times New Roman" w:cs="Times New Roman"/>
          <w:kern w:val="0"/>
          <w14:ligatures w14:val="none"/>
        </w:rPr>
        <w:br/>
      </w:r>
    </w:p>
    <w:p w14:paraId="1F3D12A9" w14:textId="6B86E270"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In this diagram, unqualified names refer to classes and properties in the </w:t>
      </w:r>
      <w:r w:rsidRPr="009D3DBB">
        <w:rPr>
          <w:rFonts w:ascii="Courier New" w:eastAsia="Times New Roman" w:hAnsi="Courier New" w:cs="Courier New"/>
          <w:kern w:val="0"/>
          <w:sz w:val="20"/>
          <w:szCs w:val="20"/>
          <w14:ligatures w14:val="none"/>
        </w:rPr>
        <w:t>sosa:</w:t>
      </w:r>
      <w:r w:rsidRPr="009D3DBB">
        <w:rPr>
          <w:rFonts w:ascii="Times New Roman" w:eastAsia="Times New Roman" w:hAnsi="Times New Roman" w:cs="Times New Roman"/>
          <w:kern w:val="0"/>
          <w14:ligatures w14:val="none"/>
        </w:rPr>
        <w:t xml:space="preserve"> namespace. </w:t>
      </w:r>
      <w:r w:rsidRPr="009D3DBB">
        <w:rPr>
          <w:rFonts w:ascii="Times New Roman" w:eastAsia="Times New Roman" w:hAnsi="Times New Roman" w:cs="Times New Roman"/>
          <w:kern w:val="0"/>
          <w14:ligatures w14:val="none"/>
        </w:rPr>
        <w:br/>
      </w:r>
      <w:hyperlink r:id="rId3295" w:anchor="Class-diagram" w:history="1">
        <w:r w:rsidRPr="009D3DBB">
          <w:rPr>
            <w:rFonts w:ascii="Times New Roman" w:eastAsia="Times New Roman" w:hAnsi="Times New Roman" w:cs="Times New Roman"/>
            <w:i/>
            <w:iCs/>
            <w:color w:val="0000FF"/>
            <w:kern w:val="0"/>
            <w:u w:val="single"/>
            <w14:ligatures w14:val="none"/>
          </w:rPr>
          <w:t>Explanation of the notation used in class diagrams</w:t>
        </w:r>
      </w:hyperlink>
      <w:r w:rsidRPr="009D3DBB">
        <w:rPr>
          <w:rFonts w:ascii="Times New Roman" w:eastAsia="Times New Roman" w:hAnsi="Times New Roman" w:cs="Times New Roman"/>
          <w:kern w:val="0"/>
          <w14:ligatures w14:val="none"/>
        </w:rPr>
        <w:t xml:space="preserve">. </w:t>
      </w:r>
    </w:p>
    <w:p w14:paraId="0501A255"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Note</w:t>
      </w:r>
    </w:p>
    <w:p w14:paraId="2ABD4E8D" w14:textId="6C98248A"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Beyond the scope of the System Capabilities module, </w:t>
      </w:r>
      <w:hyperlink r:id="rId3296" w:anchor="SOSAProperty" w:history="1">
        <w:r w:rsidRPr="009D3DBB">
          <w:rPr>
            <w:rFonts w:ascii="Times New Roman" w:eastAsia="Times New Roman" w:hAnsi="Times New Roman" w:cs="Times New Roman"/>
            <w:color w:val="0000FF"/>
            <w:kern w:val="0"/>
            <w:u w:val="single"/>
            <w14:ligatures w14:val="none"/>
          </w:rPr>
          <w:t>Properties</w:t>
        </w:r>
      </w:hyperlink>
      <w:r w:rsidRPr="009D3DBB">
        <w:rPr>
          <w:rFonts w:ascii="Times New Roman" w:eastAsia="Times New Roman" w:hAnsi="Times New Roman" w:cs="Times New Roman"/>
          <w:kern w:val="0"/>
          <w14:ligatures w14:val="none"/>
        </w:rPr>
        <w:t xml:space="preserve"> may also be further described with validity contexts. For example</w:t>
      </w:r>
      <w:ins w:id="659" w:author="Carl Reed" w:date="2026-08-27T14:34:00Z" w16du:dateUtc="2026-08-27T20:34:00Z">
        <w:r w:rsidR="002C6993">
          <w:rPr>
            <w:rFonts w:ascii="Times New Roman" w:eastAsia="Times New Roman" w:hAnsi="Times New Roman" w:cs="Times New Roman"/>
            <w:kern w:val="0"/>
            <w14:ligatures w14:val="none"/>
          </w:rPr>
          <w:t>,</w:t>
        </w:r>
      </w:ins>
      <w:r w:rsidRPr="009D3DBB">
        <w:rPr>
          <w:rFonts w:ascii="Times New Roman" w:eastAsia="Times New Roman" w:hAnsi="Times New Roman" w:cs="Times New Roman"/>
          <w:kern w:val="0"/>
          <w14:ligatures w14:val="none"/>
        </w:rPr>
        <w:t xml:space="preserve"> standard meteorological practice defines reference measurement heights, such as 10 m for wind and 2 m for air temperature. </w:t>
      </w:r>
    </w:p>
    <w:p w14:paraId="3B7B4F7D"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The following example describes the humidity accuracy property </w:t>
      </w:r>
      <w:r w:rsidRPr="009D3DBB">
        <w:rPr>
          <w:rFonts w:ascii="Courier New" w:eastAsia="Times New Roman" w:hAnsi="Courier New" w:cs="Courier New"/>
          <w:kern w:val="0"/>
          <w:sz w:val="20"/>
          <w:szCs w:val="20"/>
          <w14:ligatures w14:val="none"/>
        </w:rPr>
        <w:t>ex:IBSTH2HumidityAccuracy</w:t>
      </w:r>
      <w:r w:rsidRPr="009D3DBB">
        <w:rPr>
          <w:rFonts w:ascii="Times New Roman" w:eastAsia="Times New Roman" w:hAnsi="Times New Roman" w:cs="Times New Roman"/>
          <w:kern w:val="0"/>
          <w14:ligatures w14:val="none"/>
        </w:rPr>
        <w:t>, valid at certain temperatures and relative humidities.</w:t>
      </w:r>
    </w:p>
    <w:p w14:paraId="04A54734"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hyperlink r:id="rId3297" w:anchor="example-36" w:history="1">
        <w:r w:rsidRPr="009D3DBB">
          <w:rPr>
            <w:rFonts w:ascii="Times New Roman" w:eastAsia="Times New Roman" w:hAnsi="Times New Roman" w:cs="Times New Roman"/>
            <w:color w:val="0000FF"/>
            <w:kern w:val="0"/>
            <w:u w:val="single"/>
            <w14:ligatures w14:val="none"/>
          </w:rPr>
          <w:t>Example 36</w:t>
        </w:r>
      </w:hyperlink>
      <w:r w:rsidRPr="009D3DBB">
        <w:rPr>
          <w:rFonts w:ascii="Times New Roman" w:eastAsia="Times New Roman" w:hAnsi="Times New Roman" w:cs="Times New Roman"/>
          <w:kern w:val="0"/>
          <w14:ligatures w14:val="none"/>
        </w:rPr>
        <w:t xml:space="preserve"> </w:t>
      </w:r>
    </w:p>
    <w:p w14:paraId="53A952BB"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ex: &lt;https://example.org/data/&gt; .</w:t>
      </w:r>
    </w:p>
    <w:p w14:paraId="21D7BCA8"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qudt: &lt;http://qudt.org/schema/qudt/&gt; .</w:t>
      </w:r>
    </w:p>
    <w:p w14:paraId="6C6D4202"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rdfs: &lt;http://www.w3.org/2000/01/rdf-schema#&gt;.</w:t>
      </w:r>
    </w:p>
    <w:p w14:paraId="368A43C8"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sosa: &lt;http://www.w3.org/ns/sosa/&gt; .</w:t>
      </w:r>
    </w:p>
    <w:p w14:paraId="71572FA3"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unit: &lt;http://qudt.org/vocab/unit/&gt; .</w:t>
      </w:r>
    </w:p>
    <w:p w14:paraId="38CB7434"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sosa-env: &lt;http://www.w3.org/ns/sosa/system-environment-properties#&gt; .</w:t>
      </w:r>
    </w:p>
    <w:p w14:paraId="7035CF9F"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6AF3B5"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ex:IBSTH2HumidityAccuracy a sosa:Property ;</w:t>
      </w:r>
    </w:p>
    <w:p w14:paraId="311444CA"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rdfs:label "Humidity Accuracy (25°C/77°C, 20%~80%RH)"@en ;</w:t>
      </w:r>
    </w:p>
    <w:p w14:paraId="719FD1A5"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sosa:hasValidityContext [ </w:t>
      </w:r>
    </w:p>
    <w:p w14:paraId="1B3AA619"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a sosa:ObservationCollection ;</w:t>
      </w:r>
    </w:p>
    <w:p w14:paraId="3402CA00"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sosa:hasMember [</w:t>
      </w:r>
    </w:p>
    <w:p w14:paraId="6A0C2F53"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sosa:observedProperty sosa-env:AmbientTemperature ;</w:t>
      </w:r>
    </w:p>
    <w:p w14:paraId="70806E5F"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sosa:hasResult [ </w:t>
      </w:r>
    </w:p>
    <w:p w14:paraId="0A172FF2"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qudt:value 25.0 ;</w:t>
      </w:r>
    </w:p>
    <w:p w14:paraId="36970D17"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qudt:hasUnit unit:DEG_C ;</w:t>
      </w:r>
    </w:p>
    <w:p w14:paraId="5BDDEB58"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 ;</w:t>
      </w:r>
    </w:p>
    <w:p w14:paraId="6B9A6D73"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 , [</w:t>
      </w:r>
    </w:p>
    <w:p w14:paraId="1E65D6DB"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sosa:observedProperty sosa-env:MinAmbientRelativeHumidity ;</w:t>
      </w:r>
    </w:p>
    <w:p w14:paraId="43F04F9F"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sosa:hasResult [ </w:t>
      </w:r>
    </w:p>
    <w:p w14:paraId="752B6C36"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qudt:value 20.0 ;</w:t>
      </w:r>
    </w:p>
    <w:p w14:paraId="1DE35193"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qudt:hasUnit unit:PERCENT ;</w:t>
      </w:r>
    </w:p>
    <w:p w14:paraId="34BD34EB"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 ;</w:t>
      </w:r>
    </w:p>
    <w:p w14:paraId="59A3DDE8"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 , [</w:t>
      </w:r>
    </w:p>
    <w:p w14:paraId="7E84F282"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sosa:observedProperty sosa-env:MaxAmbientRelativeHumidity ;</w:t>
      </w:r>
    </w:p>
    <w:p w14:paraId="4D584E47"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sosa:hasResult [ </w:t>
      </w:r>
    </w:p>
    <w:p w14:paraId="4FBFC6BE"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qudt:value 80.0 ;</w:t>
      </w:r>
    </w:p>
    <w:p w14:paraId="0B3855C5"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qudt:hasUnit unit:PERCENT ;</w:t>
      </w:r>
    </w:p>
    <w:p w14:paraId="0B3F2BE1"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 ;</w:t>
      </w:r>
    </w:p>
    <w:p w14:paraId="11830AE4"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w:t>
      </w:r>
    </w:p>
    <w:p w14:paraId="6B45907C"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w:t>
      </w:r>
    </w:p>
    <w:p w14:paraId="66C4E612"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w:t>
      </w:r>
    </w:p>
    <w:p w14:paraId="2ABB38A7" w14:textId="77777777" w:rsidR="009D3DBB" w:rsidRPr="009D3DBB" w:rsidRDefault="009D3DBB" w:rsidP="009D3DB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3DBB">
        <w:rPr>
          <w:rFonts w:ascii="Times New Roman" w:eastAsia="Times New Roman" w:hAnsi="Times New Roman" w:cs="Times New Roman"/>
          <w:b/>
          <w:bCs/>
          <w:kern w:val="0"/>
          <w14:ligatures w14:val="none"/>
        </w:rPr>
        <w:t>D.1.4 Guidance on System Capability properties and ranges</w:t>
      </w:r>
    </w:p>
    <w:p w14:paraId="6B7918A9"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The following example demonstrates a possible solution for describing sensor reading limitations using other ontologies such as I-ADOPT:</w:t>
      </w:r>
    </w:p>
    <w:p w14:paraId="1FB3FBDD"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hyperlink r:id="rId3298" w:anchor="example-37" w:history="1">
        <w:r w:rsidRPr="009D3DBB">
          <w:rPr>
            <w:rFonts w:ascii="Times New Roman" w:eastAsia="Times New Roman" w:hAnsi="Times New Roman" w:cs="Times New Roman"/>
            <w:color w:val="0000FF"/>
            <w:kern w:val="0"/>
            <w:u w:val="single"/>
            <w14:ligatures w14:val="none"/>
          </w:rPr>
          <w:t>Example 37</w:t>
        </w:r>
      </w:hyperlink>
      <w:r w:rsidRPr="009D3DBB">
        <w:rPr>
          <w:rFonts w:ascii="Times New Roman" w:eastAsia="Times New Roman" w:hAnsi="Times New Roman" w:cs="Times New Roman"/>
          <w:kern w:val="0"/>
          <w14:ligatures w14:val="none"/>
        </w:rPr>
        <w:t xml:space="preserve"> </w:t>
      </w:r>
    </w:p>
    <w:p w14:paraId="56D2197C"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ex:   &lt;http://example.org/&gt;.</w:t>
      </w:r>
    </w:p>
    <w:p w14:paraId="55289FD5"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sosa: &lt;https://www.w3.org/TR/vocab-ssn/&gt;.</w:t>
      </w:r>
    </w:p>
    <w:p w14:paraId="12889CE7"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xsd:  &lt;http://www.w3.org/2001/XMLSchema#&gt;.</w:t>
      </w:r>
    </w:p>
    <w:p w14:paraId="1DF7FA53"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qudt: &lt;http://qudt.org/schema/qudt/&gt;.</w:t>
      </w:r>
    </w:p>
    <w:p w14:paraId="4D4B02AA"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unit: &lt;http://qudt.org/vocab/unit/&gt;.</w:t>
      </w:r>
    </w:p>
    <w:p w14:paraId="51B21CA8"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iop:  &lt;https://w3id.org/iadopt/ont/&gt;.</w:t>
      </w:r>
    </w:p>
    <w:p w14:paraId="39023E43"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uom:  &lt;http://www.opengis.net/def/uom/OGC/1.0/&gt;.</w:t>
      </w:r>
    </w:p>
    <w:p w14:paraId="261B5307"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4D0059"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ex:SensorCapabilityObservation a sosa:Observation ;</w:t>
      </w:r>
    </w:p>
    <w:p w14:paraId="021310C8"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sosa:hasFeatureOfInterest ex:Sensor ;</w:t>
      </w:r>
    </w:p>
    <w:p w14:paraId="30776FD9"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sosa:observedProperty ex:SensorMinimumLimit;</w:t>
      </w:r>
    </w:p>
    <w:p w14:paraId="710A96BB"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sosa:hasResult [ </w:t>
      </w:r>
    </w:p>
    <w:p w14:paraId="3E456CA5"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qudt:value -40.0 ;</w:t>
      </w:r>
    </w:p>
    <w:p w14:paraId="0865DCF9"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qudt:hasUnit unit:DEG_C ;</w:t>
      </w:r>
    </w:p>
    <w:p w14:paraId="46DAE691"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 ;</w:t>
      </w:r>
    </w:p>
    <w:p w14:paraId="56CC25A9"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w:t>
      </w:r>
    </w:p>
    <w:p w14:paraId="70CDAE31"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A079ED"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ex:SensorMinimumLimit a iop:Variable, sosa:Property;</w:t>
      </w:r>
    </w:p>
    <w:p w14:paraId="307230C5"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iop:hasStatisticalModifier uom:minimum ;</w:t>
      </w:r>
    </w:p>
    <w:p w14:paraId="27C5CDD5"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iop:hasObjectOfInterest ex:air ;</w:t>
      </w:r>
    </w:p>
    <w:p w14:paraId="6A763D2B"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iop:hasProperty qudt:Temperature ;</w:t>
      </w:r>
    </w:p>
    <w:p w14:paraId="55157DD3"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w:t>
      </w:r>
    </w:p>
    <w:p w14:paraId="3488F460"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The advantage of this approach is that multiple statistical statements can be made about the property beyond that of simple maximum / minimum values, such as nominal or peak values. </w:t>
      </w:r>
    </w:p>
    <w:p w14:paraId="0513CFDC"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The Observation structure can similarly be used to report on the quality of individual results using the </w:t>
      </w:r>
      <w:hyperlink r:id="rId3299" w:history="1">
        <w:r w:rsidRPr="009D3DBB">
          <w:rPr>
            <w:rFonts w:ascii="Times New Roman" w:eastAsia="Times New Roman" w:hAnsi="Times New Roman" w:cs="Times New Roman"/>
            <w:color w:val="0000FF"/>
            <w:kern w:val="0"/>
            <w:u w:val="single"/>
            <w14:ligatures w14:val="none"/>
          </w:rPr>
          <w:t>Data Quality Vocabulary</w:t>
        </w:r>
      </w:hyperlink>
      <w:r w:rsidRPr="009D3DBB">
        <w:rPr>
          <w:rFonts w:ascii="Times New Roman" w:eastAsia="Times New Roman" w:hAnsi="Times New Roman" w:cs="Times New Roman"/>
          <w:kern w:val="0"/>
          <w14:ligatures w14:val="none"/>
        </w:rPr>
        <w:t xml:space="preserve">. In some applications, the properties of individual measurements vary within the operating conditions of the sensor. The values of these properties can then be reported alongside the individual result entries. </w:t>
      </w:r>
    </w:p>
    <w:p w14:paraId="6419DB40"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hyperlink r:id="rId3300" w:anchor="example-38" w:history="1">
        <w:r w:rsidRPr="009D3DBB">
          <w:rPr>
            <w:rFonts w:ascii="Times New Roman" w:eastAsia="Times New Roman" w:hAnsi="Times New Roman" w:cs="Times New Roman"/>
            <w:color w:val="0000FF"/>
            <w:kern w:val="0"/>
            <w:u w:val="single"/>
            <w14:ligatures w14:val="none"/>
          </w:rPr>
          <w:t>Example 38</w:t>
        </w:r>
      </w:hyperlink>
      <w:r w:rsidRPr="009D3DBB">
        <w:rPr>
          <w:rFonts w:ascii="Times New Roman" w:eastAsia="Times New Roman" w:hAnsi="Times New Roman" w:cs="Times New Roman"/>
          <w:kern w:val="0"/>
          <w14:ligatures w14:val="none"/>
        </w:rPr>
        <w:t xml:space="preserve"> </w:t>
      </w:r>
    </w:p>
    <w:p w14:paraId="4EFD0628"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ex:   &lt;http://example.org/&gt;.</w:t>
      </w:r>
    </w:p>
    <w:p w14:paraId="5BE2198D"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sosa: &lt;https://www.w3.org/TR/vocab-ssn/&gt;.</w:t>
      </w:r>
    </w:p>
    <w:p w14:paraId="0BFB1B14"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xsd:  &lt;http://www.w3.org/2001/XMLSchema#&gt;.</w:t>
      </w:r>
    </w:p>
    <w:p w14:paraId="3B4A9479"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qudt: &lt;http://qudt.org/schema/qudt/&gt;.</w:t>
      </w:r>
    </w:p>
    <w:p w14:paraId="372EC75D"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unit: &lt;http://qudt.org/vocab/unit/&gt;.</w:t>
      </w:r>
    </w:p>
    <w:p w14:paraId="18A319B9"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sosa-cap: &lt;http://www.w3.org/ns/sosa/system-capability-properties#&gt; .</w:t>
      </w:r>
    </w:p>
    <w:p w14:paraId="441E8701"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sosa-env: &lt;http://www.w3.org/ns/sosa/system-environment-properties#&gt; .</w:t>
      </w:r>
    </w:p>
    <w:p w14:paraId="622DFF10"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9EF084"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ex:observation_233 a sosa:Observation ;</w:t>
      </w:r>
    </w:p>
    <w:p w14:paraId="017DBA6B"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sosa:hasFeatureOfInterest ex:TheAir;</w:t>
      </w:r>
    </w:p>
    <w:p w14:paraId="4F6552C4"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sosa:observedProperty sosa-env:AmbientTemperature;</w:t>
      </w:r>
    </w:p>
    <w:p w14:paraId="7D25165F"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sosa:madeBySensor ex:TemperatureSensor ;</w:t>
      </w:r>
    </w:p>
    <w:p w14:paraId="12D838C5"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sosa:resultQuality ex:observation_233_MeasurementAccuracy ;</w:t>
      </w:r>
    </w:p>
    <w:p w14:paraId="0C069398"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sosa:hasResult [ </w:t>
      </w:r>
    </w:p>
    <w:p w14:paraId="7358E045"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qudt:value 21.4 ;</w:t>
      </w:r>
    </w:p>
    <w:p w14:paraId="33A09DCB"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qudt:hasUnit unit:DEG_C ;</w:t>
      </w:r>
    </w:p>
    <w:p w14:paraId="33D24FC9"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 ;</w:t>
      </w:r>
    </w:p>
    <w:p w14:paraId="264BA019"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w:t>
      </w:r>
    </w:p>
    <w:p w14:paraId="3E499CE6"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w:t>
      </w:r>
    </w:p>
    <w:p w14:paraId="2914F7C7"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ex:observation_233_MeasurementAccuracy a sosa:Observation ;</w:t>
      </w:r>
    </w:p>
    <w:p w14:paraId="24724711"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lastRenderedPageBreak/>
        <w:t xml:space="preserve">  sosa:hasFeatureOfInterest ex:observation_233 ;</w:t>
      </w:r>
    </w:p>
    <w:p w14:paraId="4F1D0C60"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sosa:observedProperty sosa-cap:TemperatureAccuracy ;</w:t>
      </w:r>
    </w:p>
    <w:p w14:paraId="2870975E"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sosa:hasResult [ </w:t>
      </w:r>
    </w:p>
    <w:p w14:paraId="026BB87C"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qudt:value 1.5 ;</w:t>
      </w:r>
    </w:p>
    <w:p w14:paraId="79911D86"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qudt:hasUnit unit:DEG_C ;</w:t>
      </w:r>
    </w:p>
    <w:p w14:paraId="4F268B87"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 ;</w:t>
      </w:r>
    </w:p>
    <w:p w14:paraId="14C38F8A"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w:t>
      </w:r>
    </w:p>
    <w:p w14:paraId="2D665E47"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The System Capabilities Module also introduced a </w:t>
      </w:r>
      <w:hyperlink r:id="rId3301" w:anchor="SOSABattery" w:history="1">
        <w:r w:rsidRPr="009D3DBB">
          <w:rPr>
            <w:rFonts w:ascii="Times New Roman" w:eastAsia="Times New Roman" w:hAnsi="Times New Roman" w:cs="Times New Roman"/>
            <w:color w:val="0000FF"/>
            <w:kern w:val="0"/>
            <w:u w:val="single"/>
            <w14:ligatures w14:val="none"/>
          </w:rPr>
          <w:t>Battery</w:t>
        </w:r>
      </w:hyperlink>
      <w:r w:rsidRPr="009D3DBB">
        <w:rPr>
          <w:rFonts w:ascii="Times New Roman" w:eastAsia="Times New Roman" w:hAnsi="Times New Roman" w:cs="Times New Roman"/>
          <w:kern w:val="0"/>
          <w14:ligatures w14:val="none"/>
        </w:rPr>
        <w:t xml:space="preserve"> class to represent power supply requirements for mobile sensors. The illustrative </w:t>
      </w:r>
      <w:hyperlink r:id="rId3302" w:anchor="SOSACAPBatteryLifetime" w:history="1">
        <w:r w:rsidRPr="009D3DBB">
          <w:rPr>
            <w:rFonts w:ascii="Courier New" w:eastAsia="Times New Roman" w:hAnsi="Courier New" w:cs="Courier New"/>
            <w:color w:val="0000FF"/>
            <w:kern w:val="0"/>
            <w:sz w:val="20"/>
            <w:szCs w:val="20"/>
            <w:u w:val="single"/>
            <w14:ligatures w14:val="none"/>
          </w:rPr>
          <w:t>sosa-cap:BatteryLifetime</w:t>
        </w:r>
      </w:hyperlink>
      <w:r w:rsidRPr="009D3DBB">
        <w:rPr>
          <w:rFonts w:ascii="Times New Roman" w:eastAsia="Times New Roman" w:hAnsi="Times New Roman" w:cs="Times New Roman"/>
          <w:kern w:val="0"/>
          <w14:ligatures w14:val="none"/>
        </w:rPr>
        <w:t xml:space="preserve"> system capability property allows to record expected battery utilization either on a nominal basis or within different operating conditions. </w:t>
      </w:r>
    </w:p>
    <w:p w14:paraId="4B3B85A9"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hyperlink r:id="rId3303" w:anchor="example-39" w:history="1">
        <w:r w:rsidRPr="009D3DBB">
          <w:rPr>
            <w:rFonts w:ascii="Times New Roman" w:eastAsia="Times New Roman" w:hAnsi="Times New Roman" w:cs="Times New Roman"/>
            <w:color w:val="0000FF"/>
            <w:kern w:val="0"/>
            <w:u w:val="single"/>
            <w14:ligatures w14:val="none"/>
          </w:rPr>
          <w:t>Example 39</w:t>
        </w:r>
      </w:hyperlink>
      <w:r w:rsidRPr="009D3DBB">
        <w:rPr>
          <w:rFonts w:ascii="Times New Roman" w:eastAsia="Times New Roman" w:hAnsi="Times New Roman" w:cs="Times New Roman"/>
          <w:kern w:val="0"/>
          <w14:ligatures w14:val="none"/>
        </w:rPr>
        <w:t xml:space="preserve"> </w:t>
      </w:r>
    </w:p>
    <w:p w14:paraId="45838341"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ex:   &lt;http://example.org/&gt;.</w:t>
      </w:r>
    </w:p>
    <w:p w14:paraId="614F2CCD"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sosa: &lt;https://www.w3.org/TR/vocab-ssn/&gt;.</w:t>
      </w:r>
    </w:p>
    <w:p w14:paraId="3576ACA9"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rdfs: &lt;http://www.w3.org/2000/01/rdf-schema#&gt;.</w:t>
      </w:r>
    </w:p>
    <w:p w14:paraId="24CA905C"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qudt: &lt;http://qudt.org/schema/qudt/&gt;.</w:t>
      </w:r>
    </w:p>
    <w:p w14:paraId="0A10DF69"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unit: &lt;http://qudt.org/vocab/unit/&gt;.</w:t>
      </w:r>
    </w:p>
    <w:p w14:paraId="44576548"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iop:  &lt;https://w3id.org/iadopt/ont/&gt;.</w:t>
      </w:r>
    </w:p>
    <w:p w14:paraId="67D56674"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uom: &lt;http://www.ontology-of-units-of-measure.org/resource/om-2/&gt; .</w:t>
      </w:r>
    </w:p>
    <w:p w14:paraId="00C84E2E"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@prefix sosa-cap: &lt;http://www.w3.org/ns/sosa/system-capability-properties#&gt; .</w:t>
      </w:r>
    </w:p>
    <w:p w14:paraId="1F6BEC9E"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611BD4"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ex:AABattery a sosa:Battery ;</w:t>
      </w:r>
    </w:p>
    <w:p w14:paraId="4A755C5C"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rdfs:label "An AA battery." .</w:t>
      </w:r>
    </w:p>
    <w:p w14:paraId="13650A6E"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4DE764"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ex:sensor a sosa:Sensor;</w:t>
      </w:r>
    </w:p>
    <w:p w14:paraId="15B2C178"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sosa:hasSubSystem ex:AABattery .</w:t>
      </w:r>
    </w:p>
    <w:p w14:paraId="05B4DFC8"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F99E34"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ex:nominalLifetimeRestriction a iop:Variable, sosa:Property;</w:t>
      </w:r>
    </w:p>
    <w:p w14:paraId="3136DA41"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iop:hasStatisticalModifier uom:average ;</w:t>
      </w:r>
    </w:p>
    <w:p w14:paraId="205FAD48"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iop:hasObjectOfInterest ex:AABattery ;</w:t>
      </w:r>
    </w:p>
    <w:p w14:paraId="11876971"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iop:hasProperty sosa-cap:BatteryLifetime .</w:t>
      </w:r>
    </w:p>
    <w:p w14:paraId="12E4D611"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w:t>
      </w:r>
    </w:p>
    <w:p w14:paraId="6FF4FE9F"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ex:nominalLifetime a sosa:Observation ;</w:t>
      </w:r>
    </w:p>
    <w:p w14:paraId="24D91FA9"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sosa:hasFeatureOfInterest ex:sensor ;</w:t>
      </w:r>
    </w:p>
    <w:p w14:paraId="38A060A6"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sosa:observedProperty ex:nominalLifetimeRestriction ;</w:t>
      </w:r>
    </w:p>
    <w:p w14:paraId="7BA89A5D"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sosa:hasResult [ </w:t>
      </w:r>
    </w:p>
    <w:p w14:paraId="0E36EEBB"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qudt:value 1.0 ;</w:t>
      </w:r>
    </w:p>
    <w:p w14:paraId="6C7122AB"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qudt:hasUnit unit:YR ;</w:t>
      </w:r>
    </w:p>
    <w:p w14:paraId="4B4BF6CD"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 xml:space="preserve">  ] ;</w:t>
      </w:r>
    </w:p>
    <w:p w14:paraId="3C47F9E7" w14:textId="77777777" w:rsidR="009D3DBB" w:rsidRPr="009D3DBB" w:rsidRDefault="009D3DBB" w:rsidP="009D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D3DBB">
        <w:rPr>
          <w:rFonts w:ascii="Courier New" w:eastAsia="Times New Roman" w:hAnsi="Courier New" w:cs="Courier New"/>
          <w:kern w:val="0"/>
          <w:sz w:val="20"/>
          <w:szCs w:val="20"/>
          <w14:ligatures w14:val="none"/>
        </w:rPr>
        <w:t>.</w:t>
      </w:r>
    </w:p>
    <w:p w14:paraId="304AEE2F" w14:textId="77777777" w:rsidR="009D3DBB" w:rsidRPr="009D3DBB" w:rsidRDefault="009D3DBB" w:rsidP="009D3DB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3DBB">
        <w:rPr>
          <w:rFonts w:ascii="Times New Roman" w:eastAsia="Times New Roman" w:hAnsi="Times New Roman" w:cs="Times New Roman"/>
          <w:b/>
          <w:bCs/>
          <w:kern w:val="0"/>
          <w14:ligatures w14:val="none"/>
        </w:rPr>
        <w:t>D.1.5 Complete examples</w:t>
      </w:r>
    </w:p>
    <w:p w14:paraId="2439662F"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The following examples illustrate the terms related to System capabilities and operating conditions:</w:t>
      </w:r>
    </w:p>
    <w:p w14:paraId="4911DCE2" w14:textId="77777777" w:rsidR="009D3DBB" w:rsidRPr="009D3DBB" w:rsidRDefault="009D3DBB" w:rsidP="009D3DB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hyperlink r:id="rId3304" w:history="1">
        <w:r w:rsidRPr="009D3DBB">
          <w:rPr>
            <w:rFonts w:ascii="Times New Roman" w:eastAsia="Times New Roman" w:hAnsi="Times New Roman" w:cs="Times New Roman"/>
            <w:color w:val="0000FF"/>
            <w:kern w:val="0"/>
            <w:u w:val="single"/>
            <w14:ligatures w14:val="none"/>
          </w:rPr>
          <w:t>DHT22 Description</w:t>
        </w:r>
      </w:hyperlink>
      <w:r w:rsidRPr="009D3DBB">
        <w:rPr>
          <w:rFonts w:ascii="Times New Roman" w:eastAsia="Times New Roman" w:hAnsi="Times New Roman" w:cs="Times New Roman"/>
          <w:kern w:val="0"/>
          <w14:ligatures w14:val="none"/>
        </w:rPr>
        <w:t xml:space="preserve"> </w:t>
      </w:r>
    </w:p>
    <w:p w14:paraId="4D53B2B3" w14:textId="77777777" w:rsidR="009D3DBB" w:rsidRPr="009D3DBB" w:rsidRDefault="009D3DBB" w:rsidP="009D3DB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hyperlink r:id="rId3305" w:history="1">
        <w:r w:rsidRPr="009D3DBB">
          <w:rPr>
            <w:rFonts w:ascii="Times New Roman" w:eastAsia="Times New Roman" w:hAnsi="Times New Roman" w:cs="Times New Roman"/>
            <w:color w:val="0000FF"/>
            <w:kern w:val="0"/>
            <w:u w:val="single"/>
            <w14:ligatures w14:val="none"/>
          </w:rPr>
          <w:t>IP68 Smart Sensor</w:t>
        </w:r>
      </w:hyperlink>
      <w:r w:rsidRPr="009D3DBB">
        <w:rPr>
          <w:rFonts w:ascii="Times New Roman" w:eastAsia="Times New Roman" w:hAnsi="Times New Roman" w:cs="Times New Roman"/>
          <w:kern w:val="0"/>
          <w14:ligatures w14:val="none"/>
        </w:rPr>
        <w:t xml:space="preserve"> </w:t>
      </w:r>
    </w:p>
    <w:p w14:paraId="1EFB6CBF" w14:textId="77777777" w:rsidR="009D3DBB" w:rsidRPr="009D3DBB" w:rsidRDefault="009D3DBB" w:rsidP="009D3DB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hyperlink r:id="rId3306" w:history="1">
        <w:r w:rsidRPr="009D3DBB">
          <w:rPr>
            <w:rFonts w:ascii="Times New Roman" w:eastAsia="Times New Roman" w:hAnsi="Times New Roman" w:cs="Times New Roman"/>
            <w:color w:val="0000FF"/>
            <w:kern w:val="0"/>
            <w:u w:val="single"/>
            <w14:ligatures w14:val="none"/>
          </w:rPr>
          <w:t>InkBird IBS TH2 Smart Sensor</w:t>
        </w:r>
      </w:hyperlink>
      <w:r w:rsidRPr="009D3DBB">
        <w:rPr>
          <w:rFonts w:ascii="Times New Roman" w:eastAsia="Times New Roman" w:hAnsi="Times New Roman" w:cs="Times New Roman"/>
          <w:kern w:val="0"/>
          <w14:ligatures w14:val="none"/>
        </w:rPr>
        <w:t xml:space="preserve"> </w:t>
      </w:r>
    </w:p>
    <w:p w14:paraId="2E87AE8F" w14:textId="77777777" w:rsidR="009D3DBB" w:rsidRPr="009D3DBB" w:rsidRDefault="009D3DBB" w:rsidP="009D3D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3DBB">
        <w:rPr>
          <w:rFonts w:ascii="Times New Roman" w:eastAsia="Times New Roman" w:hAnsi="Times New Roman" w:cs="Times New Roman"/>
          <w:b/>
          <w:bCs/>
          <w:kern w:val="0"/>
          <w:sz w:val="27"/>
          <w:szCs w:val="27"/>
          <w14:ligatures w14:val="none"/>
        </w:rPr>
        <w:lastRenderedPageBreak/>
        <w:t>D.2 Specification</w:t>
      </w:r>
    </w:p>
    <w:p w14:paraId="26406F41"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This section introduces the following classes and properties:</w:t>
      </w:r>
    </w:p>
    <w:p w14:paraId="10F8D926"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hyperlink r:id="rId3307" w:anchor="dfn-sosa-battery" w:history="1">
        <w:r w:rsidRPr="009D3DBB">
          <w:rPr>
            <w:rFonts w:ascii="Times New Roman" w:eastAsia="Times New Roman" w:hAnsi="Times New Roman" w:cs="Times New Roman"/>
            <w:color w:val="0000FF"/>
            <w:kern w:val="0"/>
            <w:u w:val="single"/>
            <w14:ligatures w14:val="none"/>
          </w:rPr>
          <w:t>sosa:Battery</w:t>
        </w:r>
      </w:hyperlink>
      <w:r w:rsidRPr="009D3DBB">
        <w:rPr>
          <w:rFonts w:ascii="Times New Roman" w:eastAsia="Times New Roman" w:hAnsi="Times New Roman" w:cs="Times New Roman"/>
          <w:kern w:val="0"/>
          <w14:ligatures w14:val="none"/>
        </w:rPr>
        <w:t xml:space="preserve">, </w:t>
      </w:r>
      <w:hyperlink r:id="rId3308" w:anchor="dfn-sosa-hasoperatingconditions" w:history="1">
        <w:r w:rsidRPr="009D3DBB">
          <w:rPr>
            <w:rFonts w:ascii="Times New Roman" w:eastAsia="Times New Roman" w:hAnsi="Times New Roman" w:cs="Times New Roman"/>
            <w:color w:val="0000FF"/>
            <w:kern w:val="0"/>
            <w:u w:val="single"/>
            <w14:ligatures w14:val="none"/>
          </w:rPr>
          <w:t>sosa:hasOperatingConditions</w:t>
        </w:r>
      </w:hyperlink>
      <w:r w:rsidRPr="009D3DBB">
        <w:rPr>
          <w:rFonts w:ascii="Times New Roman" w:eastAsia="Times New Roman" w:hAnsi="Times New Roman" w:cs="Times New Roman"/>
          <w:kern w:val="0"/>
          <w14:ligatures w14:val="none"/>
        </w:rPr>
        <w:t xml:space="preserve">, </w:t>
      </w:r>
      <w:hyperlink r:id="rId3309" w:anchor="dfn-sosa-hassystemcapability" w:history="1">
        <w:r w:rsidRPr="009D3DBB">
          <w:rPr>
            <w:rFonts w:ascii="Times New Roman" w:eastAsia="Times New Roman" w:hAnsi="Times New Roman" w:cs="Times New Roman"/>
            <w:color w:val="0000FF"/>
            <w:kern w:val="0"/>
            <w:u w:val="single"/>
            <w14:ligatures w14:val="none"/>
          </w:rPr>
          <w:t>sosa:hasSystemCapability</w:t>
        </w:r>
      </w:hyperlink>
      <w:r w:rsidRPr="009D3DBB">
        <w:rPr>
          <w:rFonts w:ascii="Times New Roman" w:eastAsia="Times New Roman" w:hAnsi="Times New Roman" w:cs="Times New Roman"/>
          <w:kern w:val="0"/>
          <w14:ligatures w14:val="none"/>
        </w:rPr>
        <w:t xml:space="preserve">, </w:t>
      </w:r>
      <w:hyperlink r:id="rId3310" w:anchor="dfn-sosa-hasvaliditycontext" w:history="1">
        <w:r w:rsidRPr="009D3DBB">
          <w:rPr>
            <w:rFonts w:ascii="Times New Roman" w:eastAsia="Times New Roman" w:hAnsi="Times New Roman" w:cs="Times New Roman"/>
            <w:color w:val="0000FF"/>
            <w:kern w:val="0"/>
            <w:u w:val="single"/>
            <w14:ligatures w14:val="none"/>
          </w:rPr>
          <w:t>sosa:hasValidityContext</w:t>
        </w:r>
      </w:hyperlink>
      <w:r w:rsidRPr="009D3DBB">
        <w:rPr>
          <w:rFonts w:ascii="Times New Roman" w:eastAsia="Times New Roman" w:hAnsi="Times New Roman" w:cs="Times New Roman"/>
          <w:kern w:val="0"/>
          <w14:ligatures w14:val="none"/>
        </w:rPr>
        <w:t xml:space="preserve">, </w:t>
      </w:r>
      <w:hyperlink r:id="rId3311" w:anchor="dfn-sosa-normaloperatingconditions" w:history="1">
        <w:r w:rsidRPr="009D3DBB">
          <w:rPr>
            <w:rFonts w:ascii="Times New Roman" w:eastAsia="Times New Roman" w:hAnsi="Times New Roman" w:cs="Times New Roman"/>
            <w:color w:val="0000FF"/>
            <w:kern w:val="0"/>
            <w:u w:val="single"/>
            <w14:ligatures w14:val="none"/>
          </w:rPr>
          <w:t>sosa:NormalOperatingConditions</w:t>
        </w:r>
      </w:hyperlink>
      <w:r w:rsidRPr="009D3DBB">
        <w:rPr>
          <w:rFonts w:ascii="Times New Roman" w:eastAsia="Times New Roman" w:hAnsi="Times New Roman" w:cs="Times New Roman"/>
          <w:kern w:val="0"/>
          <w14:ligatures w14:val="none"/>
        </w:rPr>
        <w:t xml:space="preserve">, </w:t>
      </w:r>
      <w:hyperlink r:id="rId3312" w:anchor="dfn-sosa-operatingconditions" w:history="1">
        <w:r w:rsidRPr="009D3DBB">
          <w:rPr>
            <w:rFonts w:ascii="Times New Roman" w:eastAsia="Times New Roman" w:hAnsi="Times New Roman" w:cs="Times New Roman"/>
            <w:color w:val="0000FF"/>
            <w:kern w:val="0"/>
            <w:u w:val="single"/>
            <w14:ligatures w14:val="none"/>
          </w:rPr>
          <w:t>sosa:OperatingConditions</w:t>
        </w:r>
      </w:hyperlink>
      <w:r w:rsidRPr="009D3DBB">
        <w:rPr>
          <w:rFonts w:ascii="Times New Roman" w:eastAsia="Times New Roman" w:hAnsi="Times New Roman" w:cs="Times New Roman"/>
          <w:kern w:val="0"/>
          <w14:ligatures w14:val="none"/>
        </w:rPr>
        <w:t xml:space="preserve">, </w:t>
      </w:r>
      <w:hyperlink r:id="rId3313" w:anchor="dfn-sosa-suboptimaloperatingconditions" w:history="1">
        <w:r w:rsidRPr="009D3DBB">
          <w:rPr>
            <w:rFonts w:ascii="Times New Roman" w:eastAsia="Times New Roman" w:hAnsi="Times New Roman" w:cs="Times New Roman"/>
            <w:color w:val="0000FF"/>
            <w:kern w:val="0"/>
            <w:u w:val="single"/>
            <w14:ligatures w14:val="none"/>
          </w:rPr>
          <w:t>sosa:SuboptimalOperatingConditions</w:t>
        </w:r>
      </w:hyperlink>
      <w:r w:rsidRPr="009D3DBB">
        <w:rPr>
          <w:rFonts w:ascii="Times New Roman" w:eastAsia="Times New Roman" w:hAnsi="Times New Roman" w:cs="Times New Roman"/>
          <w:kern w:val="0"/>
          <w14:ligatures w14:val="none"/>
        </w:rPr>
        <w:t xml:space="preserve">, </w:t>
      </w:r>
      <w:hyperlink r:id="rId3314" w:anchor="dfn-sosa-survivableconditions" w:history="1">
        <w:r w:rsidRPr="009D3DBB">
          <w:rPr>
            <w:rFonts w:ascii="Times New Roman" w:eastAsia="Times New Roman" w:hAnsi="Times New Roman" w:cs="Times New Roman"/>
            <w:color w:val="0000FF"/>
            <w:kern w:val="0"/>
            <w:u w:val="single"/>
            <w14:ligatures w14:val="none"/>
          </w:rPr>
          <w:t>sosa:SurvivableConditions</w:t>
        </w:r>
      </w:hyperlink>
      <w:r w:rsidRPr="009D3DBB">
        <w:rPr>
          <w:rFonts w:ascii="Times New Roman" w:eastAsia="Times New Roman" w:hAnsi="Times New Roman" w:cs="Times New Roman"/>
          <w:kern w:val="0"/>
          <w14:ligatures w14:val="none"/>
        </w:rPr>
        <w:t xml:space="preserve"> </w:t>
      </w:r>
    </w:p>
    <w:p w14:paraId="35AF33B0" w14:textId="77777777" w:rsidR="009D3DBB" w:rsidRPr="009D3DBB" w:rsidRDefault="009D3DBB" w:rsidP="009D3DB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3DBB">
        <w:rPr>
          <w:rFonts w:ascii="Times New Roman" w:eastAsia="Times New Roman" w:hAnsi="Times New Roman" w:cs="Times New Roman"/>
          <w:b/>
          <w:bCs/>
          <w:kern w:val="0"/>
          <w14:ligatures w14:val="none"/>
        </w:rPr>
        <w:t xml:space="preserve">D.2.1 </w:t>
      </w:r>
      <w:r w:rsidRPr="009D3DBB">
        <w:rPr>
          <w:rFonts w:ascii="Times New Roman" w:eastAsia="Times New Roman" w:hAnsi="Times New Roman" w:cs="Times New Roman"/>
          <w:b/>
          <w:bCs/>
          <w:i/>
          <w:iCs/>
          <w:kern w:val="0"/>
          <w14:ligatures w14:val="none"/>
        </w:rPr>
        <w:t>sosa:Battery</w:t>
      </w:r>
    </w:p>
    <w:p w14:paraId="1D5EB936"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b/>
          <w:bCs/>
          <w:kern w:val="0"/>
          <w14:ligatures w14:val="none"/>
        </w:rPr>
        <w:t>IRI:</w:t>
      </w:r>
      <w:r w:rsidRPr="009D3DBB">
        <w:rPr>
          <w:rFonts w:ascii="Times New Roman" w:eastAsia="Times New Roman" w:hAnsi="Times New Roman" w:cs="Times New Roman"/>
          <w:kern w:val="0"/>
          <w14:ligatures w14:val="none"/>
        </w:rPr>
        <w:t xml:space="preserve"> http://www.w3.org/ns/sosa/Battery </w:t>
      </w:r>
    </w:p>
    <w:p w14:paraId="55F41107"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b/>
          <w:bCs/>
          <w:kern w:val="0"/>
          <w14:ligatures w14:val="none"/>
        </w:rPr>
        <w:t>an OWL Class</w:t>
      </w:r>
      <w:r w:rsidRPr="009D3DBB">
        <w:rPr>
          <w:rFonts w:ascii="Times New Roman" w:eastAsia="Times New Roman" w:hAnsi="Times New Roman" w:cs="Times New Roman"/>
          <w:kern w:val="0"/>
          <w14:ligatures w14:val="none"/>
        </w:rPr>
        <w:t xml:space="preserve"> </w:t>
      </w:r>
    </w:p>
    <w:p w14:paraId="0F3E0D2B"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i/>
          <w:iCs/>
          <w:kern w:val="0"/>
          <w14:ligatures w14:val="none"/>
        </w:rPr>
        <w:t>Battery</w:t>
      </w:r>
      <w:r w:rsidRPr="009D3DBB">
        <w:rPr>
          <w:rFonts w:ascii="Times New Roman" w:eastAsia="Times New Roman" w:hAnsi="Times New Roman" w:cs="Times New Roman"/>
          <w:kern w:val="0"/>
          <w14:ligatures w14:val="none"/>
        </w:rPr>
        <w:t xml:space="preserve"> — A Battery powering a </w:t>
      </w:r>
      <w:hyperlink r:id="rId3315" w:anchor="SOSASystem" w:history="1">
        <w:r w:rsidRPr="009D3DBB">
          <w:rPr>
            <w:rFonts w:ascii="Times New Roman" w:eastAsia="Times New Roman" w:hAnsi="Times New Roman" w:cs="Times New Roman"/>
            <w:color w:val="0000FF"/>
            <w:kern w:val="0"/>
            <w:u w:val="single"/>
            <w14:ligatures w14:val="none"/>
          </w:rPr>
          <w:t>System</w:t>
        </w:r>
      </w:hyperlink>
      <w:r w:rsidRPr="009D3DBB">
        <w:rPr>
          <w:rFonts w:ascii="Times New Roman" w:eastAsia="Times New Roman" w:hAnsi="Times New Roman" w:cs="Times New Roman"/>
          <w:kern w:val="0"/>
          <w14:ligatures w14:val="none"/>
        </w:rPr>
        <w:t xml:space="preserve"> as its primary or secondary power source. As this is a specialization of the </w:t>
      </w:r>
      <w:hyperlink r:id="rId3316" w:anchor="SOSASystem" w:history="1">
        <w:r w:rsidRPr="009D3DBB">
          <w:rPr>
            <w:rFonts w:ascii="Times New Roman" w:eastAsia="Times New Roman" w:hAnsi="Times New Roman" w:cs="Times New Roman"/>
            <w:color w:val="0000FF"/>
            <w:kern w:val="0"/>
            <w:u w:val="single"/>
            <w14:ligatures w14:val="none"/>
          </w:rPr>
          <w:t>System</w:t>
        </w:r>
      </w:hyperlink>
      <w:r w:rsidRPr="009D3DBB">
        <w:rPr>
          <w:rFonts w:ascii="Times New Roman" w:eastAsia="Times New Roman" w:hAnsi="Times New Roman" w:cs="Times New Roman"/>
          <w:kern w:val="0"/>
          <w14:ligatures w14:val="none"/>
        </w:rPr>
        <w:t xml:space="preserve"> class, modeling of integrated battery management systems is also possible. </w:t>
      </w:r>
    </w:p>
    <w:p w14:paraId="5A8BD302"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Subclass of</w:t>
      </w:r>
    </w:p>
    <w:p w14:paraId="412AC9E5"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317" w:history="1">
        <w:r w:rsidRPr="009D3DBB">
          <w:rPr>
            <w:rFonts w:ascii="Times New Roman" w:eastAsia="Times New Roman" w:hAnsi="Times New Roman" w:cs="Times New Roman"/>
            <w:color w:val="0000FF"/>
            <w:kern w:val="0"/>
            <w:u w:val="single"/>
            <w14:ligatures w14:val="none"/>
          </w:rPr>
          <w:t>sosa:System</w:t>
        </w:r>
      </w:hyperlink>
      <w:r w:rsidRPr="009D3DBB">
        <w:rPr>
          <w:rFonts w:ascii="Times New Roman" w:eastAsia="Times New Roman" w:hAnsi="Times New Roman" w:cs="Times New Roman"/>
          <w:kern w:val="0"/>
          <w14:ligatures w14:val="none"/>
        </w:rPr>
        <w:t xml:space="preserve"> </w:t>
      </w:r>
    </w:p>
    <w:p w14:paraId="21902BB0"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is Defined By</w:t>
      </w:r>
    </w:p>
    <w:p w14:paraId="32E8BC15"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318" w:history="1">
        <w:r w:rsidRPr="009D3DBB">
          <w:rPr>
            <w:rFonts w:ascii="Times New Roman" w:eastAsia="Times New Roman" w:hAnsi="Times New Roman" w:cs="Times New Roman"/>
            <w:color w:val="0000FF"/>
            <w:kern w:val="0"/>
            <w:u w:val="single"/>
            <w14:ligatures w14:val="none"/>
          </w:rPr>
          <w:t>http://www.w3.org/ns/sosa/systems/</w:t>
        </w:r>
      </w:hyperlink>
      <w:r w:rsidRPr="009D3DBB">
        <w:rPr>
          <w:rFonts w:ascii="Times New Roman" w:eastAsia="Times New Roman" w:hAnsi="Times New Roman" w:cs="Times New Roman"/>
          <w:kern w:val="0"/>
          <w14:ligatures w14:val="none"/>
        </w:rPr>
        <w:t xml:space="preserve"> </w:t>
      </w:r>
    </w:p>
    <w:p w14:paraId="25842D80"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w:t>
      </w:r>
      <w:hyperlink r:id="rId3319" w:anchor="System-capabilities" w:history="1">
        <w:r w:rsidRPr="009D3DBB">
          <w:rPr>
            <w:rFonts w:ascii="Times New Roman" w:eastAsia="Times New Roman" w:hAnsi="Times New Roman" w:cs="Times New Roman"/>
            <w:color w:val="0000FF"/>
            <w:kern w:val="0"/>
            <w:u w:val="single"/>
            <w14:ligatures w14:val="none"/>
          </w:rPr>
          <w:t>Back to module overview and examples</w:t>
        </w:r>
      </w:hyperlink>
      <w:r w:rsidRPr="009D3DBB">
        <w:rPr>
          <w:rFonts w:ascii="Times New Roman" w:eastAsia="Times New Roman" w:hAnsi="Times New Roman" w:cs="Times New Roman"/>
          <w:kern w:val="0"/>
          <w14:ligatures w14:val="none"/>
        </w:rPr>
        <w:t>] [</w:t>
      </w:r>
      <w:hyperlink r:id="rId3320" w:anchor="Overview" w:history="1">
        <w:r w:rsidRPr="009D3DBB">
          <w:rPr>
            <w:rFonts w:ascii="Times New Roman" w:eastAsia="Times New Roman" w:hAnsi="Times New Roman" w:cs="Times New Roman"/>
            <w:color w:val="0000FF"/>
            <w:kern w:val="0"/>
            <w:u w:val="single"/>
            <w14:ligatures w14:val="none"/>
          </w:rPr>
          <w:t>Back to top</w:t>
        </w:r>
      </w:hyperlink>
      <w:r w:rsidRPr="009D3DBB">
        <w:rPr>
          <w:rFonts w:ascii="Times New Roman" w:eastAsia="Times New Roman" w:hAnsi="Times New Roman" w:cs="Times New Roman"/>
          <w:kern w:val="0"/>
          <w14:ligatures w14:val="none"/>
        </w:rPr>
        <w:t xml:space="preserve">] </w:t>
      </w:r>
    </w:p>
    <w:p w14:paraId="5AD23FFF" w14:textId="77777777" w:rsidR="009D3DBB" w:rsidRPr="009D3DBB" w:rsidRDefault="009D3DBB" w:rsidP="009D3DB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3DBB">
        <w:rPr>
          <w:rFonts w:ascii="Times New Roman" w:eastAsia="Times New Roman" w:hAnsi="Times New Roman" w:cs="Times New Roman"/>
          <w:b/>
          <w:bCs/>
          <w:kern w:val="0"/>
          <w14:ligatures w14:val="none"/>
        </w:rPr>
        <w:t xml:space="preserve">D.2.2 </w:t>
      </w:r>
      <w:r w:rsidRPr="009D3DBB">
        <w:rPr>
          <w:rFonts w:ascii="Times New Roman" w:eastAsia="Times New Roman" w:hAnsi="Times New Roman" w:cs="Times New Roman"/>
          <w:b/>
          <w:bCs/>
          <w:i/>
          <w:iCs/>
          <w:kern w:val="0"/>
          <w14:ligatures w14:val="none"/>
        </w:rPr>
        <w:t>sosa:hasOperatingConditions</w:t>
      </w:r>
    </w:p>
    <w:p w14:paraId="4EEDF1D4"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b/>
          <w:bCs/>
          <w:kern w:val="0"/>
          <w14:ligatures w14:val="none"/>
        </w:rPr>
        <w:t>IRI:</w:t>
      </w:r>
      <w:r w:rsidRPr="009D3DBB">
        <w:rPr>
          <w:rFonts w:ascii="Times New Roman" w:eastAsia="Times New Roman" w:hAnsi="Times New Roman" w:cs="Times New Roman"/>
          <w:kern w:val="0"/>
          <w14:ligatures w14:val="none"/>
        </w:rPr>
        <w:t xml:space="preserve"> http://www.w3.org/ns/sosa/hasOperatingConditions </w:t>
      </w:r>
    </w:p>
    <w:p w14:paraId="196323D7"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b/>
          <w:bCs/>
          <w:kern w:val="0"/>
          <w14:ligatures w14:val="none"/>
        </w:rPr>
        <w:t>an OWL Object Property</w:t>
      </w:r>
      <w:r w:rsidRPr="009D3DBB">
        <w:rPr>
          <w:rFonts w:ascii="Times New Roman" w:eastAsia="Times New Roman" w:hAnsi="Times New Roman" w:cs="Times New Roman"/>
          <w:kern w:val="0"/>
          <w14:ligatures w14:val="none"/>
        </w:rPr>
        <w:t xml:space="preserve"> </w:t>
      </w:r>
    </w:p>
    <w:p w14:paraId="0B62B012"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i/>
          <w:iCs/>
          <w:kern w:val="0"/>
          <w14:ligatures w14:val="none"/>
        </w:rPr>
        <w:t>has operating conditions</w:t>
      </w:r>
      <w:r w:rsidRPr="009D3DBB">
        <w:rPr>
          <w:rFonts w:ascii="Times New Roman" w:eastAsia="Times New Roman" w:hAnsi="Times New Roman" w:cs="Times New Roman"/>
          <w:kern w:val="0"/>
          <w14:ligatures w14:val="none"/>
        </w:rPr>
        <w:t xml:space="preserve"> — Relation between a System and its Operating Conditions, modelled as ObservationCollection (or Observation) describing conditions under which the System can operate. A short but extensible list of sub-classes of OperatingConditions is provided in SSN-System, such as normal operating conditions, suboptimal operating conditions, and survivable conditions. </w:t>
      </w:r>
    </w:p>
    <w:p w14:paraId="64096885"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Domain Includes</w:t>
      </w:r>
    </w:p>
    <w:p w14:paraId="57FBA92E"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321" w:anchor="dfn-sosa-system" w:history="1">
        <w:r w:rsidRPr="009D3DBB">
          <w:rPr>
            <w:rFonts w:ascii="Times New Roman" w:eastAsia="Times New Roman" w:hAnsi="Times New Roman" w:cs="Times New Roman"/>
            <w:color w:val="0000FF"/>
            <w:kern w:val="0"/>
            <w:u w:val="single"/>
            <w14:ligatures w14:val="none"/>
          </w:rPr>
          <w:t>sosa:System</w:t>
        </w:r>
      </w:hyperlink>
      <w:r w:rsidRPr="009D3DBB">
        <w:rPr>
          <w:rFonts w:ascii="Times New Roman" w:eastAsia="Times New Roman" w:hAnsi="Times New Roman" w:cs="Times New Roman"/>
          <w:kern w:val="0"/>
          <w14:ligatures w14:val="none"/>
        </w:rPr>
        <w:t xml:space="preserve">, </w:t>
      </w:r>
      <w:hyperlink r:id="rId3322" w:anchor="dfn-sosa-sensor" w:history="1">
        <w:r w:rsidRPr="009D3DBB">
          <w:rPr>
            <w:rFonts w:ascii="Times New Roman" w:eastAsia="Times New Roman" w:hAnsi="Times New Roman" w:cs="Times New Roman"/>
            <w:color w:val="0000FF"/>
            <w:kern w:val="0"/>
            <w:u w:val="single"/>
            <w14:ligatures w14:val="none"/>
          </w:rPr>
          <w:t>sosa:Sensor</w:t>
        </w:r>
      </w:hyperlink>
      <w:r w:rsidRPr="009D3DBB">
        <w:rPr>
          <w:rFonts w:ascii="Times New Roman" w:eastAsia="Times New Roman" w:hAnsi="Times New Roman" w:cs="Times New Roman"/>
          <w:kern w:val="0"/>
          <w14:ligatures w14:val="none"/>
        </w:rPr>
        <w:t xml:space="preserve">, </w:t>
      </w:r>
      <w:hyperlink r:id="rId3323" w:anchor="dfn-sosa-actuator" w:history="1">
        <w:r w:rsidRPr="009D3DBB">
          <w:rPr>
            <w:rFonts w:ascii="Times New Roman" w:eastAsia="Times New Roman" w:hAnsi="Times New Roman" w:cs="Times New Roman"/>
            <w:color w:val="0000FF"/>
            <w:kern w:val="0"/>
            <w:u w:val="single"/>
            <w14:ligatures w14:val="none"/>
          </w:rPr>
          <w:t>sosa:Actuator</w:t>
        </w:r>
      </w:hyperlink>
      <w:r w:rsidRPr="009D3DBB">
        <w:rPr>
          <w:rFonts w:ascii="Times New Roman" w:eastAsia="Times New Roman" w:hAnsi="Times New Roman" w:cs="Times New Roman"/>
          <w:kern w:val="0"/>
          <w14:ligatures w14:val="none"/>
        </w:rPr>
        <w:t xml:space="preserve">, </w:t>
      </w:r>
      <w:hyperlink r:id="rId3324" w:anchor="dfn-sosa-sampler" w:history="1">
        <w:r w:rsidRPr="009D3DBB">
          <w:rPr>
            <w:rFonts w:ascii="Times New Roman" w:eastAsia="Times New Roman" w:hAnsi="Times New Roman" w:cs="Times New Roman"/>
            <w:color w:val="0000FF"/>
            <w:kern w:val="0"/>
            <w:u w:val="single"/>
            <w14:ligatures w14:val="none"/>
          </w:rPr>
          <w:t>sosa:Sampler</w:t>
        </w:r>
      </w:hyperlink>
      <w:r w:rsidRPr="009D3DBB">
        <w:rPr>
          <w:rFonts w:ascii="Times New Roman" w:eastAsia="Times New Roman" w:hAnsi="Times New Roman" w:cs="Times New Roman"/>
          <w:kern w:val="0"/>
          <w14:ligatures w14:val="none"/>
        </w:rPr>
        <w:t xml:space="preserve"> </w:t>
      </w:r>
    </w:p>
    <w:p w14:paraId="6C963501"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Range Includes</w:t>
      </w:r>
    </w:p>
    <w:p w14:paraId="597C6BC3"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325" w:anchor="dfn-sosa-observation" w:history="1">
        <w:r w:rsidRPr="009D3DBB">
          <w:rPr>
            <w:rFonts w:ascii="Times New Roman" w:eastAsia="Times New Roman" w:hAnsi="Times New Roman" w:cs="Times New Roman"/>
            <w:color w:val="0000FF"/>
            <w:kern w:val="0"/>
            <w:u w:val="single"/>
            <w14:ligatures w14:val="none"/>
          </w:rPr>
          <w:t>sosa:Observation</w:t>
        </w:r>
      </w:hyperlink>
      <w:r w:rsidRPr="009D3DBB">
        <w:rPr>
          <w:rFonts w:ascii="Times New Roman" w:eastAsia="Times New Roman" w:hAnsi="Times New Roman" w:cs="Times New Roman"/>
          <w:kern w:val="0"/>
          <w14:ligatures w14:val="none"/>
        </w:rPr>
        <w:t xml:space="preserve">, </w:t>
      </w:r>
      <w:hyperlink r:id="rId3326" w:anchor="dfn-sosa-observationcollection" w:history="1">
        <w:r w:rsidRPr="009D3DBB">
          <w:rPr>
            <w:rFonts w:ascii="Times New Roman" w:eastAsia="Times New Roman" w:hAnsi="Times New Roman" w:cs="Times New Roman"/>
            <w:color w:val="0000FF"/>
            <w:kern w:val="0"/>
            <w:u w:val="single"/>
            <w14:ligatures w14:val="none"/>
          </w:rPr>
          <w:t>sosa:ObservationCollection</w:t>
        </w:r>
      </w:hyperlink>
      <w:r w:rsidRPr="009D3DBB">
        <w:rPr>
          <w:rFonts w:ascii="Times New Roman" w:eastAsia="Times New Roman" w:hAnsi="Times New Roman" w:cs="Times New Roman"/>
          <w:kern w:val="0"/>
          <w14:ligatures w14:val="none"/>
        </w:rPr>
        <w:t xml:space="preserve"> </w:t>
      </w:r>
      <w:hyperlink r:id="rId3327" w:anchor="dfn-sosa-operatingconditions" w:history="1">
        <w:r w:rsidRPr="009D3DBB">
          <w:rPr>
            <w:rFonts w:ascii="Times New Roman" w:eastAsia="Times New Roman" w:hAnsi="Times New Roman" w:cs="Times New Roman"/>
            <w:color w:val="0000FF"/>
            <w:kern w:val="0"/>
            <w:u w:val="single"/>
            <w14:ligatures w14:val="none"/>
          </w:rPr>
          <w:t>sosa:OperatingConditions</w:t>
        </w:r>
      </w:hyperlink>
      <w:r w:rsidRPr="009D3DBB">
        <w:rPr>
          <w:rFonts w:ascii="Times New Roman" w:eastAsia="Times New Roman" w:hAnsi="Times New Roman" w:cs="Times New Roman"/>
          <w:kern w:val="0"/>
          <w14:ligatures w14:val="none"/>
        </w:rPr>
        <w:t xml:space="preserve">, </w:t>
      </w:r>
    </w:p>
    <w:p w14:paraId="153EF02F"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is Defined By</w:t>
      </w:r>
    </w:p>
    <w:p w14:paraId="2A90F479"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328" w:history="1">
        <w:r w:rsidRPr="009D3DBB">
          <w:rPr>
            <w:rFonts w:ascii="Times New Roman" w:eastAsia="Times New Roman" w:hAnsi="Times New Roman" w:cs="Times New Roman"/>
            <w:color w:val="0000FF"/>
            <w:kern w:val="0"/>
            <w:u w:val="single"/>
            <w14:ligatures w14:val="none"/>
          </w:rPr>
          <w:t>http://www.w3.org/ns/sosa/systems/</w:t>
        </w:r>
      </w:hyperlink>
      <w:r w:rsidRPr="009D3DBB">
        <w:rPr>
          <w:rFonts w:ascii="Times New Roman" w:eastAsia="Times New Roman" w:hAnsi="Times New Roman" w:cs="Times New Roman"/>
          <w:kern w:val="0"/>
          <w14:ligatures w14:val="none"/>
        </w:rPr>
        <w:t xml:space="preserve"> </w:t>
      </w:r>
    </w:p>
    <w:p w14:paraId="15FF7EAE"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w:t>
      </w:r>
      <w:hyperlink r:id="rId3329" w:anchor="System-capabilities" w:history="1">
        <w:r w:rsidRPr="009D3DBB">
          <w:rPr>
            <w:rFonts w:ascii="Times New Roman" w:eastAsia="Times New Roman" w:hAnsi="Times New Roman" w:cs="Times New Roman"/>
            <w:color w:val="0000FF"/>
            <w:kern w:val="0"/>
            <w:u w:val="single"/>
            <w14:ligatures w14:val="none"/>
          </w:rPr>
          <w:t>Back to module overview and examples</w:t>
        </w:r>
      </w:hyperlink>
      <w:r w:rsidRPr="009D3DBB">
        <w:rPr>
          <w:rFonts w:ascii="Times New Roman" w:eastAsia="Times New Roman" w:hAnsi="Times New Roman" w:cs="Times New Roman"/>
          <w:kern w:val="0"/>
          <w14:ligatures w14:val="none"/>
        </w:rPr>
        <w:t>] [</w:t>
      </w:r>
      <w:hyperlink r:id="rId3330" w:anchor="Overview" w:history="1">
        <w:r w:rsidRPr="009D3DBB">
          <w:rPr>
            <w:rFonts w:ascii="Times New Roman" w:eastAsia="Times New Roman" w:hAnsi="Times New Roman" w:cs="Times New Roman"/>
            <w:color w:val="0000FF"/>
            <w:kern w:val="0"/>
            <w:u w:val="single"/>
            <w14:ligatures w14:val="none"/>
          </w:rPr>
          <w:t>Back to top</w:t>
        </w:r>
      </w:hyperlink>
      <w:r w:rsidRPr="009D3DBB">
        <w:rPr>
          <w:rFonts w:ascii="Times New Roman" w:eastAsia="Times New Roman" w:hAnsi="Times New Roman" w:cs="Times New Roman"/>
          <w:kern w:val="0"/>
          <w14:ligatures w14:val="none"/>
        </w:rPr>
        <w:t xml:space="preserve">] </w:t>
      </w:r>
    </w:p>
    <w:p w14:paraId="05AB9FF2" w14:textId="77777777" w:rsidR="009D3DBB" w:rsidRPr="009D3DBB" w:rsidRDefault="009D3DBB" w:rsidP="009D3DB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3DBB">
        <w:rPr>
          <w:rFonts w:ascii="Times New Roman" w:eastAsia="Times New Roman" w:hAnsi="Times New Roman" w:cs="Times New Roman"/>
          <w:b/>
          <w:bCs/>
          <w:kern w:val="0"/>
          <w14:ligatures w14:val="none"/>
        </w:rPr>
        <w:t xml:space="preserve">D.2.3 </w:t>
      </w:r>
      <w:r w:rsidRPr="009D3DBB">
        <w:rPr>
          <w:rFonts w:ascii="Times New Roman" w:eastAsia="Times New Roman" w:hAnsi="Times New Roman" w:cs="Times New Roman"/>
          <w:b/>
          <w:bCs/>
          <w:i/>
          <w:iCs/>
          <w:kern w:val="0"/>
          <w14:ligatures w14:val="none"/>
        </w:rPr>
        <w:t>sosa:hasSystemCapability</w:t>
      </w:r>
    </w:p>
    <w:p w14:paraId="2423CC60"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b/>
          <w:bCs/>
          <w:kern w:val="0"/>
          <w14:ligatures w14:val="none"/>
        </w:rPr>
        <w:lastRenderedPageBreak/>
        <w:t>IRI:</w:t>
      </w:r>
      <w:r w:rsidRPr="009D3DBB">
        <w:rPr>
          <w:rFonts w:ascii="Times New Roman" w:eastAsia="Times New Roman" w:hAnsi="Times New Roman" w:cs="Times New Roman"/>
          <w:kern w:val="0"/>
          <w14:ligatures w14:val="none"/>
        </w:rPr>
        <w:t xml:space="preserve"> http://www.w3.org/ns/sosa/hasSystemCapability </w:t>
      </w:r>
    </w:p>
    <w:p w14:paraId="0C6440F7"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b/>
          <w:bCs/>
          <w:kern w:val="0"/>
          <w14:ligatures w14:val="none"/>
        </w:rPr>
        <w:t>an OWL Object Property</w:t>
      </w:r>
      <w:r w:rsidRPr="009D3DBB">
        <w:rPr>
          <w:rFonts w:ascii="Times New Roman" w:eastAsia="Times New Roman" w:hAnsi="Times New Roman" w:cs="Times New Roman"/>
          <w:kern w:val="0"/>
          <w14:ligatures w14:val="none"/>
        </w:rPr>
        <w:t xml:space="preserve"> </w:t>
      </w:r>
    </w:p>
    <w:p w14:paraId="7D1CFF25"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i/>
          <w:iCs/>
          <w:kern w:val="0"/>
          <w14:ligatures w14:val="none"/>
        </w:rPr>
        <w:t>has System Capability</w:t>
      </w:r>
      <w:r w:rsidRPr="009D3DBB">
        <w:rPr>
          <w:rFonts w:ascii="Times New Roman" w:eastAsia="Times New Roman" w:hAnsi="Times New Roman" w:cs="Times New Roman"/>
          <w:kern w:val="0"/>
          <w14:ligatures w14:val="none"/>
        </w:rPr>
        <w:t xml:space="preserve"> — Relation between a System and an ObservationCollection (or Observation) describing the capability of the system. A sensor or system may have more than one set of system capabilities with different validity contexts. </w:t>
      </w:r>
    </w:p>
    <w:p w14:paraId="5C753037"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Domain Includes</w:t>
      </w:r>
    </w:p>
    <w:p w14:paraId="16C79EE6"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331" w:anchor="dfn-sosa-system" w:history="1">
        <w:r w:rsidRPr="009D3DBB">
          <w:rPr>
            <w:rFonts w:ascii="Times New Roman" w:eastAsia="Times New Roman" w:hAnsi="Times New Roman" w:cs="Times New Roman"/>
            <w:color w:val="0000FF"/>
            <w:kern w:val="0"/>
            <w:u w:val="single"/>
            <w14:ligatures w14:val="none"/>
          </w:rPr>
          <w:t>sosa:System</w:t>
        </w:r>
      </w:hyperlink>
      <w:r w:rsidRPr="009D3DBB">
        <w:rPr>
          <w:rFonts w:ascii="Times New Roman" w:eastAsia="Times New Roman" w:hAnsi="Times New Roman" w:cs="Times New Roman"/>
          <w:kern w:val="0"/>
          <w14:ligatures w14:val="none"/>
        </w:rPr>
        <w:t xml:space="preserve">, </w:t>
      </w:r>
      <w:hyperlink r:id="rId3332" w:anchor="dfn-sosa-sensor" w:history="1">
        <w:r w:rsidRPr="009D3DBB">
          <w:rPr>
            <w:rFonts w:ascii="Times New Roman" w:eastAsia="Times New Roman" w:hAnsi="Times New Roman" w:cs="Times New Roman"/>
            <w:color w:val="0000FF"/>
            <w:kern w:val="0"/>
            <w:u w:val="single"/>
            <w14:ligatures w14:val="none"/>
          </w:rPr>
          <w:t>sosa:Sensor</w:t>
        </w:r>
      </w:hyperlink>
      <w:r w:rsidRPr="009D3DBB">
        <w:rPr>
          <w:rFonts w:ascii="Times New Roman" w:eastAsia="Times New Roman" w:hAnsi="Times New Roman" w:cs="Times New Roman"/>
          <w:kern w:val="0"/>
          <w14:ligatures w14:val="none"/>
        </w:rPr>
        <w:t xml:space="preserve">, </w:t>
      </w:r>
      <w:hyperlink r:id="rId3333" w:anchor="dfn-sosa-actuator" w:history="1">
        <w:r w:rsidRPr="009D3DBB">
          <w:rPr>
            <w:rFonts w:ascii="Times New Roman" w:eastAsia="Times New Roman" w:hAnsi="Times New Roman" w:cs="Times New Roman"/>
            <w:color w:val="0000FF"/>
            <w:kern w:val="0"/>
            <w:u w:val="single"/>
            <w14:ligatures w14:val="none"/>
          </w:rPr>
          <w:t>sosa:Actuator</w:t>
        </w:r>
      </w:hyperlink>
      <w:r w:rsidRPr="009D3DBB">
        <w:rPr>
          <w:rFonts w:ascii="Times New Roman" w:eastAsia="Times New Roman" w:hAnsi="Times New Roman" w:cs="Times New Roman"/>
          <w:kern w:val="0"/>
          <w14:ligatures w14:val="none"/>
        </w:rPr>
        <w:t xml:space="preserve">, </w:t>
      </w:r>
      <w:hyperlink r:id="rId3334" w:anchor="dfn-sosa-sampler" w:history="1">
        <w:r w:rsidRPr="009D3DBB">
          <w:rPr>
            <w:rFonts w:ascii="Times New Roman" w:eastAsia="Times New Roman" w:hAnsi="Times New Roman" w:cs="Times New Roman"/>
            <w:color w:val="0000FF"/>
            <w:kern w:val="0"/>
            <w:u w:val="single"/>
            <w14:ligatures w14:val="none"/>
          </w:rPr>
          <w:t>sosa:Sampler</w:t>
        </w:r>
      </w:hyperlink>
      <w:r w:rsidRPr="009D3DBB">
        <w:rPr>
          <w:rFonts w:ascii="Times New Roman" w:eastAsia="Times New Roman" w:hAnsi="Times New Roman" w:cs="Times New Roman"/>
          <w:kern w:val="0"/>
          <w14:ligatures w14:val="none"/>
        </w:rPr>
        <w:t xml:space="preserve"> </w:t>
      </w:r>
    </w:p>
    <w:p w14:paraId="0327AD22"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Range Includes</w:t>
      </w:r>
    </w:p>
    <w:p w14:paraId="2429A115"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335" w:anchor="dfn-sosa-observation" w:history="1">
        <w:r w:rsidRPr="009D3DBB">
          <w:rPr>
            <w:rFonts w:ascii="Times New Roman" w:eastAsia="Times New Roman" w:hAnsi="Times New Roman" w:cs="Times New Roman"/>
            <w:color w:val="0000FF"/>
            <w:kern w:val="0"/>
            <w:u w:val="single"/>
            <w14:ligatures w14:val="none"/>
          </w:rPr>
          <w:t>sosa:Observation</w:t>
        </w:r>
      </w:hyperlink>
      <w:r w:rsidRPr="009D3DBB">
        <w:rPr>
          <w:rFonts w:ascii="Times New Roman" w:eastAsia="Times New Roman" w:hAnsi="Times New Roman" w:cs="Times New Roman"/>
          <w:kern w:val="0"/>
          <w14:ligatures w14:val="none"/>
        </w:rPr>
        <w:t xml:space="preserve">, </w:t>
      </w:r>
      <w:hyperlink r:id="rId3336" w:anchor="dfn-sosa-observationcollection" w:history="1">
        <w:r w:rsidRPr="009D3DBB">
          <w:rPr>
            <w:rFonts w:ascii="Times New Roman" w:eastAsia="Times New Roman" w:hAnsi="Times New Roman" w:cs="Times New Roman"/>
            <w:color w:val="0000FF"/>
            <w:kern w:val="0"/>
            <w:u w:val="single"/>
            <w14:ligatures w14:val="none"/>
          </w:rPr>
          <w:t>sosa:ObservationCollection</w:t>
        </w:r>
      </w:hyperlink>
      <w:r w:rsidRPr="009D3DBB">
        <w:rPr>
          <w:rFonts w:ascii="Times New Roman" w:eastAsia="Times New Roman" w:hAnsi="Times New Roman" w:cs="Times New Roman"/>
          <w:kern w:val="0"/>
          <w14:ligatures w14:val="none"/>
        </w:rPr>
        <w:t xml:space="preserve"> </w:t>
      </w:r>
    </w:p>
    <w:p w14:paraId="6C157127"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Subproperty of</w:t>
      </w:r>
    </w:p>
    <w:p w14:paraId="0DA2E3CD"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337" w:anchor="dfn-sosa-isfeatureofinterestof" w:history="1">
        <w:r w:rsidRPr="009D3DBB">
          <w:rPr>
            <w:rFonts w:ascii="Times New Roman" w:eastAsia="Times New Roman" w:hAnsi="Times New Roman" w:cs="Times New Roman"/>
            <w:color w:val="0000FF"/>
            <w:kern w:val="0"/>
            <w:u w:val="single"/>
            <w14:ligatures w14:val="none"/>
          </w:rPr>
          <w:t>sosa:isFeatureOfInterestOf</w:t>
        </w:r>
      </w:hyperlink>
      <w:r w:rsidRPr="009D3DBB">
        <w:rPr>
          <w:rFonts w:ascii="Times New Roman" w:eastAsia="Times New Roman" w:hAnsi="Times New Roman" w:cs="Times New Roman"/>
          <w:kern w:val="0"/>
          <w14:ligatures w14:val="none"/>
        </w:rPr>
        <w:t xml:space="preserve"> </w:t>
      </w:r>
    </w:p>
    <w:p w14:paraId="3D09E20D"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is Defined By</w:t>
      </w:r>
    </w:p>
    <w:p w14:paraId="3F31D780"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338" w:history="1">
        <w:r w:rsidRPr="009D3DBB">
          <w:rPr>
            <w:rFonts w:ascii="Times New Roman" w:eastAsia="Times New Roman" w:hAnsi="Times New Roman" w:cs="Times New Roman"/>
            <w:color w:val="0000FF"/>
            <w:kern w:val="0"/>
            <w:u w:val="single"/>
            <w14:ligatures w14:val="none"/>
          </w:rPr>
          <w:t>http://www.w3.org/ns/sosa/systems/</w:t>
        </w:r>
      </w:hyperlink>
      <w:r w:rsidRPr="009D3DBB">
        <w:rPr>
          <w:rFonts w:ascii="Times New Roman" w:eastAsia="Times New Roman" w:hAnsi="Times New Roman" w:cs="Times New Roman"/>
          <w:kern w:val="0"/>
          <w14:ligatures w14:val="none"/>
        </w:rPr>
        <w:t xml:space="preserve"> </w:t>
      </w:r>
    </w:p>
    <w:p w14:paraId="76252DFA"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w:t>
      </w:r>
      <w:hyperlink r:id="rId3339" w:anchor="System-capabilities" w:history="1">
        <w:r w:rsidRPr="009D3DBB">
          <w:rPr>
            <w:rFonts w:ascii="Times New Roman" w:eastAsia="Times New Roman" w:hAnsi="Times New Roman" w:cs="Times New Roman"/>
            <w:color w:val="0000FF"/>
            <w:kern w:val="0"/>
            <w:u w:val="single"/>
            <w14:ligatures w14:val="none"/>
          </w:rPr>
          <w:t>Back to module overview and examples</w:t>
        </w:r>
      </w:hyperlink>
      <w:r w:rsidRPr="009D3DBB">
        <w:rPr>
          <w:rFonts w:ascii="Times New Roman" w:eastAsia="Times New Roman" w:hAnsi="Times New Roman" w:cs="Times New Roman"/>
          <w:kern w:val="0"/>
          <w14:ligatures w14:val="none"/>
        </w:rPr>
        <w:t>] [</w:t>
      </w:r>
      <w:hyperlink r:id="rId3340" w:anchor="Overview" w:history="1">
        <w:r w:rsidRPr="009D3DBB">
          <w:rPr>
            <w:rFonts w:ascii="Times New Roman" w:eastAsia="Times New Roman" w:hAnsi="Times New Roman" w:cs="Times New Roman"/>
            <w:color w:val="0000FF"/>
            <w:kern w:val="0"/>
            <w:u w:val="single"/>
            <w14:ligatures w14:val="none"/>
          </w:rPr>
          <w:t>Back to top</w:t>
        </w:r>
      </w:hyperlink>
      <w:r w:rsidRPr="009D3DBB">
        <w:rPr>
          <w:rFonts w:ascii="Times New Roman" w:eastAsia="Times New Roman" w:hAnsi="Times New Roman" w:cs="Times New Roman"/>
          <w:kern w:val="0"/>
          <w14:ligatures w14:val="none"/>
        </w:rPr>
        <w:t xml:space="preserve">] </w:t>
      </w:r>
    </w:p>
    <w:p w14:paraId="0B61BFEB" w14:textId="77777777" w:rsidR="009D3DBB" w:rsidRPr="009D3DBB" w:rsidRDefault="009D3DBB" w:rsidP="009D3DB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3DBB">
        <w:rPr>
          <w:rFonts w:ascii="Times New Roman" w:eastAsia="Times New Roman" w:hAnsi="Times New Roman" w:cs="Times New Roman"/>
          <w:b/>
          <w:bCs/>
          <w:kern w:val="0"/>
          <w14:ligatures w14:val="none"/>
        </w:rPr>
        <w:t xml:space="preserve">D.2.4 </w:t>
      </w:r>
      <w:r w:rsidRPr="009D3DBB">
        <w:rPr>
          <w:rFonts w:ascii="Times New Roman" w:eastAsia="Times New Roman" w:hAnsi="Times New Roman" w:cs="Times New Roman"/>
          <w:b/>
          <w:bCs/>
          <w:i/>
          <w:iCs/>
          <w:kern w:val="0"/>
          <w14:ligatures w14:val="none"/>
        </w:rPr>
        <w:t>sosa:hasValidityContext</w:t>
      </w:r>
    </w:p>
    <w:p w14:paraId="400C43A8"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b/>
          <w:bCs/>
          <w:kern w:val="0"/>
          <w14:ligatures w14:val="none"/>
        </w:rPr>
        <w:t>IRI:</w:t>
      </w:r>
      <w:r w:rsidRPr="009D3DBB">
        <w:rPr>
          <w:rFonts w:ascii="Times New Roman" w:eastAsia="Times New Roman" w:hAnsi="Times New Roman" w:cs="Times New Roman"/>
          <w:kern w:val="0"/>
          <w14:ligatures w14:val="none"/>
        </w:rPr>
        <w:t xml:space="preserve"> http://www.w3.org/ns/sosa/hasValidityContext </w:t>
      </w:r>
    </w:p>
    <w:p w14:paraId="318C6118"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b/>
          <w:bCs/>
          <w:kern w:val="0"/>
          <w14:ligatures w14:val="none"/>
        </w:rPr>
        <w:t>an OWL Object Property</w:t>
      </w:r>
      <w:r w:rsidRPr="009D3DBB">
        <w:rPr>
          <w:rFonts w:ascii="Times New Roman" w:eastAsia="Times New Roman" w:hAnsi="Times New Roman" w:cs="Times New Roman"/>
          <w:kern w:val="0"/>
          <w14:ligatures w14:val="none"/>
        </w:rPr>
        <w:t xml:space="preserve"> </w:t>
      </w:r>
    </w:p>
    <w:p w14:paraId="7175A01F" w14:textId="1EA3DBD5"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i/>
          <w:iCs/>
          <w:kern w:val="0"/>
          <w14:ligatures w14:val="none"/>
        </w:rPr>
        <w:t>has validity context</w:t>
      </w:r>
      <w:r w:rsidRPr="009D3DBB">
        <w:rPr>
          <w:rFonts w:ascii="Times New Roman" w:eastAsia="Times New Roman" w:hAnsi="Times New Roman" w:cs="Times New Roman"/>
          <w:kern w:val="0"/>
          <w14:ligatures w14:val="none"/>
        </w:rPr>
        <w:t xml:space="preserve"> — Links an observation collection or observation (typically about the system capabilities) or a property (typically about the system capabilities) to its validity context, described as an observation collection or observation (typically about the system environment)</w:t>
      </w:r>
      <w:ins w:id="660" w:author="Carl Reed" w:date="2026-08-27T14:35:00Z" w16du:dateUtc="2026-08-27T20:35:00Z">
        <w:r w:rsidR="003643C5">
          <w:rPr>
            <w:rFonts w:ascii="Times New Roman" w:eastAsia="Times New Roman" w:hAnsi="Times New Roman" w:cs="Times New Roman"/>
            <w:kern w:val="0"/>
            <w14:ligatures w14:val="none"/>
          </w:rPr>
          <w:t>.</w:t>
        </w:r>
      </w:ins>
      <w:r w:rsidRPr="009D3DBB">
        <w:rPr>
          <w:rFonts w:ascii="Times New Roman" w:eastAsia="Times New Roman" w:hAnsi="Times New Roman" w:cs="Times New Roman"/>
          <w:kern w:val="0"/>
          <w14:ligatures w14:val="none"/>
        </w:rPr>
        <w:t xml:space="preserve"> </w:t>
      </w:r>
    </w:p>
    <w:p w14:paraId="488CAD43"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Domain Includes</w:t>
      </w:r>
    </w:p>
    <w:p w14:paraId="57DFC1AC"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341" w:anchor="dfn-sosa-observation" w:history="1">
        <w:r w:rsidRPr="009D3DBB">
          <w:rPr>
            <w:rFonts w:ascii="Times New Roman" w:eastAsia="Times New Roman" w:hAnsi="Times New Roman" w:cs="Times New Roman"/>
            <w:color w:val="0000FF"/>
            <w:kern w:val="0"/>
            <w:u w:val="single"/>
            <w14:ligatures w14:val="none"/>
          </w:rPr>
          <w:t>sosa:Observation</w:t>
        </w:r>
      </w:hyperlink>
      <w:r w:rsidRPr="009D3DBB">
        <w:rPr>
          <w:rFonts w:ascii="Times New Roman" w:eastAsia="Times New Roman" w:hAnsi="Times New Roman" w:cs="Times New Roman"/>
          <w:kern w:val="0"/>
          <w14:ligatures w14:val="none"/>
        </w:rPr>
        <w:t xml:space="preserve">, </w:t>
      </w:r>
      <w:hyperlink r:id="rId3342" w:anchor="dfn-sosa-observationcollection" w:history="1">
        <w:r w:rsidRPr="009D3DBB">
          <w:rPr>
            <w:rFonts w:ascii="Times New Roman" w:eastAsia="Times New Roman" w:hAnsi="Times New Roman" w:cs="Times New Roman"/>
            <w:color w:val="0000FF"/>
            <w:kern w:val="0"/>
            <w:u w:val="single"/>
            <w14:ligatures w14:val="none"/>
          </w:rPr>
          <w:t>sosa:ObservationCollection</w:t>
        </w:r>
      </w:hyperlink>
      <w:r w:rsidRPr="009D3DBB">
        <w:rPr>
          <w:rFonts w:ascii="Times New Roman" w:eastAsia="Times New Roman" w:hAnsi="Times New Roman" w:cs="Times New Roman"/>
          <w:kern w:val="0"/>
          <w14:ligatures w14:val="none"/>
        </w:rPr>
        <w:t xml:space="preserve"> </w:t>
      </w:r>
      <w:hyperlink r:id="rId3343" w:anchor="dfn-sosa-property" w:history="1">
        <w:r w:rsidRPr="009D3DBB">
          <w:rPr>
            <w:rFonts w:ascii="Times New Roman" w:eastAsia="Times New Roman" w:hAnsi="Times New Roman" w:cs="Times New Roman"/>
            <w:color w:val="0000FF"/>
            <w:kern w:val="0"/>
            <w:u w:val="single"/>
            <w14:ligatures w14:val="none"/>
          </w:rPr>
          <w:t>sosa:Property</w:t>
        </w:r>
      </w:hyperlink>
      <w:r w:rsidRPr="009D3DBB">
        <w:rPr>
          <w:rFonts w:ascii="Times New Roman" w:eastAsia="Times New Roman" w:hAnsi="Times New Roman" w:cs="Times New Roman"/>
          <w:kern w:val="0"/>
          <w14:ligatures w14:val="none"/>
        </w:rPr>
        <w:t xml:space="preserve"> </w:t>
      </w:r>
    </w:p>
    <w:p w14:paraId="3E15D7A0"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Range Includes</w:t>
      </w:r>
    </w:p>
    <w:p w14:paraId="66FDDD6E"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344" w:anchor="dfn-sosa-observation" w:history="1">
        <w:r w:rsidRPr="009D3DBB">
          <w:rPr>
            <w:rFonts w:ascii="Times New Roman" w:eastAsia="Times New Roman" w:hAnsi="Times New Roman" w:cs="Times New Roman"/>
            <w:color w:val="0000FF"/>
            <w:kern w:val="0"/>
            <w:u w:val="single"/>
            <w14:ligatures w14:val="none"/>
          </w:rPr>
          <w:t>sosa:Observation</w:t>
        </w:r>
      </w:hyperlink>
      <w:r w:rsidRPr="009D3DBB">
        <w:rPr>
          <w:rFonts w:ascii="Times New Roman" w:eastAsia="Times New Roman" w:hAnsi="Times New Roman" w:cs="Times New Roman"/>
          <w:kern w:val="0"/>
          <w14:ligatures w14:val="none"/>
        </w:rPr>
        <w:t xml:space="preserve">, </w:t>
      </w:r>
      <w:hyperlink r:id="rId3345" w:anchor="dfn-sosa-observationcollection" w:history="1">
        <w:r w:rsidRPr="009D3DBB">
          <w:rPr>
            <w:rFonts w:ascii="Times New Roman" w:eastAsia="Times New Roman" w:hAnsi="Times New Roman" w:cs="Times New Roman"/>
            <w:color w:val="0000FF"/>
            <w:kern w:val="0"/>
            <w:u w:val="single"/>
            <w14:ligatures w14:val="none"/>
          </w:rPr>
          <w:t>sosa:ObservationCollection</w:t>
        </w:r>
      </w:hyperlink>
      <w:r w:rsidRPr="009D3DBB">
        <w:rPr>
          <w:rFonts w:ascii="Times New Roman" w:eastAsia="Times New Roman" w:hAnsi="Times New Roman" w:cs="Times New Roman"/>
          <w:kern w:val="0"/>
          <w14:ligatures w14:val="none"/>
        </w:rPr>
        <w:t xml:space="preserve"> </w:t>
      </w:r>
    </w:p>
    <w:p w14:paraId="3424A9AA"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is Defined By</w:t>
      </w:r>
    </w:p>
    <w:p w14:paraId="7D8DBD64"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346" w:history="1">
        <w:r w:rsidRPr="009D3DBB">
          <w:rPr>
            <w:rFonts w:ascii="Times New Roman" w:eastAsia="Times New Roman" w:hAnsi="Times New Roman" w:cs="Times New Roman"/>
            <w:color w:val="0000FF"/>
            <w:kern w:val="0"/>
            <w:u w:val="single"/>
            <w14:ligatures w14:val="none"/>
          </w:rPr>
          <w:t>http://www.w3.org/ns/sosa/systems/</w:t>
        </w:r>
      </w:hyperlink>
      <w:r w:rsidRPr="009D3DBB">
        <w:rPr>
          <w:rFonts w:ascii="Times New Roman" w:eastAsia="Times New Roman" w:hAnsi="Times New Roman" w:cs="Times New Roman"/>
          <w:kern w:val="0"/>
          <w14:ligatures w14:val="none"/>
        </w:rPr>
        <w:t xml:space="preserve"> </w:t>
      </w:r>
    </w:p>
    <w:p w14:paraId="41A78EFA"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w:t>
      </w:r>
      <w:hyperlink r:id="rId3347" w:anchor="System-capabilities" w:history="1">
        <w:r w:rsidRPr="009D3DBB">
          <w:rPr>
            <w:rFonts w:ascii="Times New Roman" w:eastAsia="Times New Roman" w:hAnsi="Times New Roman" w:cs="Times New Roman"/>
            <w:color w:val="0000FF"/>
            <w:kern w:val="0"/>
            <w:u w:val="single"/>
            <w14:ligatures w14:val="none"/>
          </w:rPr>
          <w:t>Back to module overview and examples</w:t>
        </w:r>
      </w:hyperlink>
      <w:r w:rsidRPr="009D3DBB">
        <w:rPr>
          <w:rFonts w:ascii="Times New Roman" w:eastAsia="Times New Roman" w:hAnsi="Times New Roman" w:cs="Times New Roman"/>
          <w:kern w:val="0"/>
          <w14:ligatures w14:val="none"/>
        </w:rPr>
        <w:t>] [</w:t>
      </w:r>
      <w:hyperlink r:id="rId3348" w:anchor="Overview" w:history="1">
        <w:r w:rsidRPr="009D3DBB">
          <w:rPr>
            <w:rFonts w:ascii="Times New Roman" w:eastAsia="Times New Roman" w:hAnsi="Times New Roman" w:cs="Times New Roman"/>
            <w:color w:val="0000FF"/>
            <w:kern w:val="0"/>
            <w:u w:val="single"/>
            <w14:ligatures w14:val="none"/>
          </w:rPr>
          <w:t>Back to top</w:t>
        </w:r>
      </w:hyperlink>
      <w:r w:rsidRPr="009D3DBB">
        <w:rPr>
          <w:rFonts w:ascii="Times New Roman" w:eastAsia="Times New Roman" w:hAnsi="Times New Roman" w:cs="Times New Roman"/>
          <w:kern w:val="0"/>
          <w14:ligatures w14:val="none"/>
        </w:rPr>
        <w:t xml:space="preserve">] </w:t>
      </w:r>
    </w:p>
    <w:p w14:paraId="5424EB27" w14:textId="77777777" w:rsidR="009D3DBB" w:rsidRPr="009D3DBB" w:rsidRDefault="009D3DBB" w:rsidP="009D3DB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3DBB">
        <w:rPr>
          <w:rFonts w:ascii="Times New Roman" w:eastAsia="Times New Roman" w:hAnsi="Times New Roman" w:cs="Times New Roman"/>
          <w:b/>
          <w:bCs/>
          <w:kern w:val="0"/>
          <w14:ligatures w14:val="none"/>
        </w:rPr>
        <w:t xml:space="preserve">D.2.5 </w:t>
      </w:r>
      <w:r w:rsidRPr="009D3DBB">
        <w:rPr>
          <w:rFonts w:ascii="Times New Roman" w:eastAsia="Times New Roman" w:hAnsi="Times New Roman" w:cs="Times New Roman"/>
          <w:b/>
          <w:bCs/>
          <w:i/>
          <w:iCs/>
          <w:kern w:val="0"/>
          <w14:ligatures w14:val="none"/>
        </w:rPr>
        <w:t>sosa:NormalOperatingConditions</w:t>
      </w:r>
    </w:p>
    <w:p w14:paraId="275E2B4F"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b/>
          <w:bCs/>
          <w:kern w:val="0"/>
          <w14:ligatures w14:val="none"/>
        </w:rPr>
        <w:t>IRI:</w:t>
      </w:r>
      <w:r w:rsidRPr="009D3DBB">
        <w:rPr>
          <w:rFonts w:ascii="Times New Roman" w:eastAsia="Times New Roman" w:hAnsi="Times New Roman" w:cs="Times New Roman"/>
          <w:kern w:val="0"/>
          <w14:ligatures w14:val="none"/>
        </w:rPr>
        <w:t xml:space="preserve"> http://www.w3.org/ns/sosa/NormalOperatingConditions </w:t>
      </w:r>
    </w:p>
    <w:p w14:paraId="62B03E01"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b/>
          <w:bCs/>
          <w:kern w:val="0"/>
          <w14:ligatures w14:val="none"/>
        </w:rPr>
        <w:t>an OWL Class</w:t>
      </w:r>
      <w:r w:rsidRPr="009D3DBB">
        <w:rPr>
          <w:rFonts w:ascii="Times New Roman" w:eastAsia="Times New Roman" w:hAnsi="Times New Roman" w:cs="Times New Roman"/>
          <w:kern w:val="0"/>
          <w14:ligatures w14:val="none"/>
        </w:rPr>
        <w:t xml:space="preserve"> </w:t>
      </w:r>
    </w:p>
    <w:p w14:paraId="1E479112"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i/>
          <w:iCs/>
          <w:kern w:val="0"/>
          <w14:ligatures w14:val="none"/>
        </w:rPr>
        <w:t>Normal Operating Conditions</w:t>
      </w:r>
      <w:r w:rsidRPr="009D3DBB">
        <w:rPr>
          <w:rFonts w:ascii="Times New Roman" w:eastAsia="Times New Roman" w:hAnsi="Times New Roman" w:cs="Times New Roman"/>
          <w:kern w:val="0"/>
          <w14:ligatures w14:val="none"/>
        </w:rPr>
        <w:t xml:space="preserve"> — Type of </w:t>
      </w:r>
      <w:hyperlink r:id="rId3349" w:anchor="SOSAObservation" w:history="1">
        <w:r w:rsidRPr="009D3DBB">
          <w:rPr>
            <w:rFonts w:ascii="Times New Roman" w:eastAsia="Times New Roman" w:hAnsi="Times New Roman" w:cs="Times New Roman"/>
            <w:color w:val="0000FF"/>
            <w:kern w:val="0"/>
            <w:u w:val="single"/>
            <w14:ligatures w14:val="none"/>
          </w:rPr>
          <w:t>observation</w:t>
        </w:r>
      </w:hyperlink>
      <w:r w:rsidRPr="009D3DBB">
        <w:rPr>
          <w:rFonts w:ascii="Times New Roman" w:eastAsia="Times New Roman" w:hAnsi="Times New Roman" w:cs="Times New Roman"/>
          <w:kern w:val="0"/>
          <w14:ligatures w14:val="none"/>
        </w:rPr>
        <w:t xml:space="preserve"> or </w:t>
      </w:r>
      <w:hyperlink r:id="rId3350" w:anchor="SOSAObservationCollection" w:history="1">
        <w:r w:rsidRPr="009D3DBB">
          <w:rPr>
            <w:rFonts w:ascii="Times New Roman" w:eastAsia="Times New Roman" w:hAnsi="Times New Roman" w:cs="Times New Roman"/>
            <w:color w:val="0000FF"/>
            <w:kern w:val="0"/>
            <w:u w:val="single"/>
            <w14:ligatures w14:val="none"/>
          </w:rPr>
          <w:t>observation collection</w:t>
        </w:r>
      </w:hyperlink>
      <w:r w:rsidRPr="009D3DBB">
        <w:rPr>
          <w:rFonts w:ascii="Times New Roman" w:eastAsia="Times New Roman" w:hAnsi="Times New Roman" w:cs="Times New Roman"/>
          <w:kern w:val="0"/>
          <w14:ligatures w14:val="none"/>
        </w:rPr>
        <w:t xml:space="preserve"> that describe the conditions under which a system is expected to operate normally. </w:t>
      </w:r>
    </w:p>
    <w:p w14:paraId="3A9517D0"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Subclass of</w:t>
      </w:r>
    </w:p>
    <w:p w14:paraId="04BF49DA"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351" w:history="1">
        <w:r w:rsidRPr="009D3DBB">
          <w:rPr>
            <w:rFonts w:ascii="Times New Roman" w:eastAsia="Times New Roman" w:hAnsi="Times New Roman" w:cs="Times New Roman"/>
            <w:color w:val="0000FF"/>
            <w:kern w:val="0"/>
            <w:u w:val="single"/>
            <w14:ligatures w14:val="none"/>
          </w:rPr>
          <w:t>sosa:OperatingConditions</w:t>
        </w:r>
      </w:hyperlink>
      <w:r w:rsidRPr="009D3DBB">
        <w:rPr>
          <w:rFonts w:ascii="Times New Roman" w:eastAsia="Times New Roman" w:hAnsi="Times New Roman" w:cs="Times New Roman"/>
          <w:kern w:val="0"/>
          <w14:ligatures w14:val="none"/>
        </w:rPr>
        <w:t xml:space="preserve"> </w:t>
      </w:r>
    </w:p>
    <w:p w14:paraId="3980E805"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is Defined By</w:t>
      </w:r>
    </w:p>
    <w:p w14:paraId="2151C7A8"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352" w:history="1">
        <w:r w:rsidRPr="009D3DBB">
          <w:rPr>
            <w:rFonts w:ascii="Times New Roman" w:eastAsia="Times New Roman" w:hAnsi="Times New Roman" w:cs="Times New Roman"/>
            <w:color w:val="0000FF"/>
            <w:kern w:val="0"/>
            <w:u w:val="single"/>
            <w14:ligatures w14:val="none"/>
          </w:rPr>
          <w:t>http://www.w3.org/ns/sosa/systems/</w:t>
        </w:r>
      </w:hyperlink>
      <w:r w:rsidRPr="009D3DBB">
        <w:rPr>
          <w:rFonts w:ascii="Times New Roman" w:eastAsia="Times New Roman" w:hAnsi="Times New Roman" w:cs="Times New Roman"/>
          <w:kern w:val="0"/>
          <w14:ligatures w14:val="none"/>
        </w:rPr>
        <w:t xml:space="preserve"> </w:t>
      </w:r>
    </w:p>
    <w:p w14:paraId="59654894"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w:t>
      </w:r>
      <w:hyperlink r:id="rId3353" w:anchor="System-capabilities" w:history="1">
        <w:r w:rsidRPr="009D3DBB">
          <w:rPr>
            <w:rFonts w:ascii="Times New Roman" w:eastAsia="Times New Roman" w:hAnsi="Times New Roman" w:cs="Times New Roman"/>
            <w:color w:val="0000FF"/>
            <w:kern w:val="0"/>
            <w:u w:val="single"/>
            <w14:ligatures w14:val="none"/>
          </w:rPr>
          <w:t>Back to module overview and examples</w:t>
        </w:r>
      </w:hyperlink>
      <w:r w:rsidRPr="009D3DBB">
        <w:rPr>
          <w:rFonts w:ascii="Times New Roman" w:eastAsia="Times New Roman" w:hAnsi="Times New Roman" w:cs="Times New Roman"/>
          <w:kern w:val="0"/>
          <w14:ligatures w14:val="none"/>
        </w:rPr>
        <w:t>] [</w:t>
      </w:r>
      <w:hyperlink r:id="rId3354" w:anchor="Overview" w:history="1">
        <w:r w:rsidRPr="009D3DBB">
          <w:rPr>
            <w:rFonts w:ascii="Times New Roman" w:eastAsia="Times New Roman" w:hAnsi="Times New Roman" w:cs="Times New Roman"/>
            <w:color w:val="0000FF"/>
            <w:kern w:val="0"/>
            <w:u w:val="single"/>
            <w14:ligatures w14:val="none"/>
          </w:rPr>
          <w:t>Back to top</w:t>
        </w:r>
      </w:hyperlink>
      <w:r w:rsidRPr="009D3DBB">
        <w:rPr>
          <w:rFonts w:ascii="Times New Roman" w:eastAsia="Times New Roman" w:hAnsi="Times New Roman" w:cs="Times New Roman"/>
          <w:kern w:val="0"/>
          <w14:ligatures w14:val="none"/>
        </w:rPr>
        <w:t xml:space="preserve">] </w:t>
      </w:r>
    </w:p>
    <w:p w14:paraId="1D9E39B9" w14:textId="77777777" w:rsidR="009D3DBB" w:rsidRPr="009D3DBB" w:rsidRDefault="009D3DBB" w:rsidP="009D3DB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3DBB">
        <w:rPr>
          <w:rFonts w:ascii="Times New Roman" w:eastAsia="Times New Roman" w:hAnsi="Times New Roman" w:cs="Times New Roman"/>
          <w:b/>
          <w:bCs/>
          <w:kern w:val="0"/>
          <w14:ligatures w14:val="none"/>
        </w:rPr>
        <w:t xml:space="preserve">D.2.6 </w:t>
      </w:r>
      <w:r w:rsidRPr="009D3DBB">
        <w:rPr>
          <w:rFonts w:ascii="Times New Roman" w:eastAsia="Times New Roman" w:hAnsi="Times New Roman" w:cs="Times New Roman"/>
          <w:b/>
          <w:bCs/>
          <w:i/>
          <w:iCs/>
          <w:kern w:val="0"/>
          <w14:ligatures w14:val="none"/>
        </w:rPr>
        <w:t>sosa:OperatingConditions</w:t>
      </w:r>
    </w:p>
    <w:p w14:paraId="5A192D85"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b/>
          <w:bCs/>
          <w:kern w:val="0"/>
          <w14:ligatures w14:val="none"/>
        </w:rPr>
        <w:t>IRI:</w:t>
      </w:r>
      <w:r w:rsidRPr="009D3DBB">
        <w:rPr>
          <w:rFonts w:ascii="Times New Roman" w:eastAsia="Times New Roman" w:hAnsi="Times New Roman" w:cs="Times New Roman"/>
          <w:kern w:val="0"/>
          <w14:ligatures w14:val="none"/>
        </w:rPr>
        <w:t xml:space="preserve"> http://www.w3.org/ns/sosa/OperatingConditions </w:t>
      </w:r>
    </w:p>
    <w:p w14:paraId="12F433D1"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b/>
          <w:bCs/>
          <w:kern w:val="0"/>
          <w14:ligatures w14:val="none"/>
        </w:rPr>
        <w:t>an OWL Class</w:t>
      </w:r>
      <w:r w:rsidRPr="009D3DBB">
        <w:rPr>
          <w:rFonts w:ascii="Times New Roman" w:eastAsia="Times New Roman" w:hAnsi="Times New Roman" w:cs="Times New Roman"/>
          <w:kern w:val="0"/>
          <w14:ligatures w14:val="none"/>
        </w:rPr>
        <w:t xml:space="preserve"> </w:t>
      </w:r>
    </w:p>
    <w:p w14:paraId="3D748D00"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i/>
          <w:iCs/>
          <w:kern w:val="0"/>
          <w14:ligatures w14:val="none"/>
        </w:rPr>
        <w:t>Operating Condition</w:t>
      </w:r>
      <w:r w:rsidRPr="009D3DBB">
        <w:rPr>
          <w:rFonts w:ascii="Times New Roman" w:eastAsia="Times New Roman" w:hAnsi="Times New Roman" w:cs="Times New Roman"/>
          <w:kern w:val="0"/>
          <w14:ligatures w14:val="none"/>
        </w:rPr>
        <w:t xml:space="preserve"> — Type of </w:t>
      </w:r>
      <w:hyperlink r:id="rId3355" w:anchor="SOSAObservation" w:history="1">
        <w:r w:rsidRPr="009D3DBB">
          <w:rPr>
            <w:rFonts w:ascii="Times New Roman" w:eastAsia="Times New Roman" w:hAnsi="Times New Roman" w:cs="Times New Roman"/>
            <w:color w:val="0000FF"/>
            <w:kern w:val="0"/>
            <w:u w:val="single"/>
            <w14:ligatures w14:val="none"/>
          </w:rPr>
          <w:t>observation</w:t>
        </w:r>
      </w:hyperlink>
      <w:r w:rsidRPr="009D3DBB">
        <w:rPr>
          <w:rFonts w:ascii="Times New Roman" w:eastAsia="Times New Roman" w:hAnsi="Times New Roman" w:cs="Times New Roman"/>
          <w:kern w:val="0"/>
          <w14:ligatures w14:val="none"/>
        </w:rPr>
        <w:t xml:space="preserve"> or </w:t>
      </w:r>
      <w:hyperlink r:id="rId3356" w:anchor="SOSAObservationCollection" w:history="1">
        <w:r w:rsidRPr="009D3DBB">
          <w:rPr>
            <w:rFonts w:ascii="Times New Roman" w:eastAsia="Times New Roman" w:hAnsi="Times New Roman" w:cs="Times New Roman"/>
            <w:color w:val="0000FF"/>
            <w:kern w:val="0"/>
            <w:u w:val="single"/>
            <w14:ligatures w14:val="none"/>
          </w:rPr>
          <w:t>observation collection</w:t>
        </w:r>
      </w:hyperlink>
      <w:r w:rsidRPr="009D3DBB">
        <w:rPr>
          <w:rFonts w:ascii="Times New Roman" w:eastAsia="Times New Roman" w:hAnsi="Times New Roman" w:cs="Times New Roman"/>
          <w:kern w:val="0"/>
          <w14:ligatures w14:val="none"/>
        </w:rPr>
        <w:t xml:space="preserve"> that describe operating conditions of systems. Sub-classes of this class explicit the desirability of the conditions. Three such sub-classes are provided as a basic classification: </w:t>
      </w:r>
      <w:hyperlink r:id="rId3357" w:anchor="SOSANormalOperatingConditions" w:history="1">
        <w:r w:rsidRPr="009D3DBB">
          <w:rPr>
            <w:rFonts w:ascii="Times New Roman" w:eastAsia="Times New Roman" w:hAnsi="Times New Roman" w:cs="Times New Roman"/>
            <w:color w:val="0000FF"/>
            <w:kern w:val="0"/>
            <w:u w:val="single"/>
            <w14:ligatures w14:val="none"/>
          </w:rPr>
          <w:t>NormalOperatingConditions</w:t>
        </w:r>
      </w:hyperlink>
      <w:r w:rsidRPr="009D3DBB">
        <w:rPr>
          <w:rFonts w:ascii="Times New Roman" w:eastAsia="Times New Roman" w:hAnsi="Times New Roman" w:cs="Times New Roman"/>
          <w:kern w:val="0"/>
          <w14:ligatures w14:val="none"/>
        </w:rPr>
        <w:t xml:space="preserve">, </w:t>
      </w:r>
      <w:hyperlink r:id="rId3358" w:anchor="SOSASuboptimalOperatingConditions" w:history="1">
        <w:r w:rsidRPr="009D3DBB">
          <w:rPr>
            <w:rFonts w:ascii="Times New Roman" w:eastAsia="Times New Roman" w:hAnsi="Times New Roman" w:cs="Times New Roman"/>
            <w:color w:val="0000FF"/>
            <w:kern w:val="0"/>
            <w:u w:val="single"/>
            <w14:ligatures w14:val="none"/>
          </w:rPr>
          <w:t>SuboptimalOperatingConditions</w:t>
        </w:r>
      </w:hyperlink>
      <w:r w:rsidRPr="009D3DBB">
        <w:rPr>
          <w:rFonts w:ascii="Times New Roman" w:eastAsia="Times New Roman" w:hAnsi="Times New Roman" w:cs="Times New Roman"/>
          <w:kern w:val="0"/>
          <w14:ligatures w14:val="none"/>
        </w:rPr>
        <w:t xml:space="preserve">, and </w:t>
      </w:r>
      <w:hyperlink r:id="rId3359" w:anchor="SOSASurvivableConditions" w:history="1">
        <w:r w:rsidRPr="009D3DBB">
          <w:rPr>
            <w:rFonts w:ascii="Times New Roman" w:eastAsia="Times New Roman" w:hAnsi="Times New Roman" w:cs="Times New Roman"/>
            <w:color w:val="0000FF"/>
            <w:kern w:val="0"/>
            <w:u w:val="single"/>
            <w14:ligatures w14:val="none"/>
          </w:rPr>
          <w:t>SurvivableConditions</w:t>
        </w:r>
      </w:hyperlink>
      <w:r w:rsidRPr="009D3DBB">
        <w:rPr>
          <w:rFonts w:ascii="Times New Roman" w:eastAsia="Times New Roman" w:hAnsi="Times New Roman" w:cs="Times New Roman"/>
          <w:kern w:val="0"/>
          <w14:ligatures w14:val="none"/>
        </w:rPr>
        <w:t xml:space="preserve">. </w:t>
      </w:r>
    </w:p>
    <w:p w14:paraId="3B521C0E"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is Defined By</w:t>
      </w:r>
    </w:p>
    <w:p w14:paraId="580B23DE"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360" w:history="1">
        <w:r w:rsidRPr="009D3DBB">
          <w:rPr>
            <w:rFonts w:ascii="Times New Roman" w:eastAsia="Times New Roman" w:hAnsi="Times New Roman" w:cs="Times New Roman"/>
            <w:color w:val="0000FF"/>
            <w:kern w:val="0"/>
            <w:u w:val="single"/>
            <w14:ligatures w14:val="none"/>
          </w:rPr>
          <w:t>http://www.w3.org/ns/sosa/systems/</w:t>
        </w:r>
      </w:hyperlink>
      <w:r w:rsidRPr="009D3DBB">
        <w:rPr>
          <w:rFonts w:ascii="Times New Roman" w:eastAsia="Times New Roman" w:hAnsi="Times New Roman" w:cs="Times New Roman"/>
          <w:kern w:val="0"/>
          <w14:ligatures w14:val="none"/>
        </w:rPr>
        <w:t xml:space="preserve"> </w:t>
      </w:r>
    </w:p>
    <w:p w14:paraId="3E6BF33C"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w:t>
      </w:r>
      <w:hyperlink r:id="rId3361" w:anchor="System-capabilities" w:history="1">
        <w:r w:rsidRPr="009D3DBB">
          <w:rPr>
            <w:rFonts w:ascii="Times New Roman" w:eastAsia="Times New Roman" w:hAnsi="Times New Roman" w:cs="Times New Roman"/>
            <w:color w:val="0000FF"/>
            <w:kern w:val="0"/>
            <w:u w:val="single"/>
            <w14:ligatures w14:val="none"/>
          </w:rPr>
          <w:t>Back to module overview and examples</w:t>
        </w:r>
      </w:hyperlink>
      <w:r w:rsidRPr="009D3DBB">
        <w:rPr>
          <w:rFonts w:ascii="Times New Roman" w:eastAsia="Times New Roman" w:hAnsi="Times New Roman" w:cs="Times New Roman"/>
          <w:kern w:val="0"/>
          <w14:ligatures w14:val="none"/>
        </w:rPr>
        <w:t>] [</w:t>
      </w:r>
      <w:hyperlink r:id="rId3362" w:anchor="Overview" w:history="1">
        <w:r w:rsidRPr="009D3DBB">
          <w:rPr>
            <w:rFonts w:ascii="Times New Roman" w:eastAsia="Times New Roman" w:hAnsi="Times New Roman" w:cs="Times New Roman"/>
            <w:color w:val="0000FF"/>
            <w:kern w:val="0"/>
            <w:u w:val="single"/>
            <w14:ligatures w14:val="none"/>
          </w:rPr>
          <w:t>Back to top</w:t>
        </w:r>
      </w:hyperlink>
      <w:r w:rsidRPr="009D3DBB">
        <w:rPr>
          <w:rFonts w:ascii="Times New Roman" w:eastAsia="Times New Roman" w:hAnsi="Times New Roman" w:cs="Times New Roman"/>
          <w:kern w:val="0"/>
          <w14:ligatures w14:val="none"/>
        </w:rPr>
        <w:t xml:space="preserve">] </w:t>
      </w:r>
    </w:p>
    <w:p w14:paraId="4E5F1ABD" w14:textId="77777777" w:rsidR="009D3DBB" w:rsidRPr="009D3DBB" w:rsidRDefault="009D3DBB" w:rsidP="009D3DB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3DBB">
        <w:rPr>
          <w:rFonts w:ascii="Times New Roman" w:eastAsia="Times New Roman" w:hAnsi="Times New Roman" w:cs="Times New Roman"/>
          <w:b/>
          <w:bCs/>
          <w:kern w:val="0"/>
          <w14:ligatures w14:val="none"/>
        </w:rPr>
        <w:t xml:space="preserve">D.2.7 </w:t>
      </w:r>
      <w:r w:rsidRPr="009D3DBB">
        <w:rPr>
          <w:rFonts w:ascii="Times New Roman" w:eastAsia="Times New Roman" w:hAnsi="Times New Roman" w:cs="Times New Roman"/>
          <w:b/>
          <w:bCs/>
          <w:i/>
          <w:iCs/>
          <w:kern w:val="0"/>
          <w14:ligatures w14:val="none"/>
        </w:rPr>
        <w:t>sosa:SuboptimalOperatingConditions</w:t>
      </w:r>
    </w:p>
    <w:p w14:paraId="3191AB9D"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b/>
          <w:bCs/>
          <w:kern w:val="0"/>
          <w14:ligatures w14:val="none"/>
        </w:rPr>
        <w:t>IRI:</w:t>
      </w:r>
      <w:r w:rsidRPr="009D3DBB">
        <w:rPr>
          <w:rFonts w:ascii="Times New Roman" w:eastAsia="Times New Roman" w:hAnsi="Times New Roman" w:cs="Times New Roman"/>
          <w:kern w:val="0"/>
          <w14:ligatures w14:val="none"/>
        </w:rPr>
        <w:t xml:space="preserve"> http://www.w3.org/ns/sosa/SuboptimalOperatingConditions </w:t>
      </w:r>
    </w:p>
    <w:p w14:paraId="3C716F8A"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b/>
          <w:bCs/>
          <w:kern w:val="0"/>
          <w14:ligatures w14:val="none"/>
        </w:rPr>
        <w:t>an OWL Class</w:t>
      </w:r>
      <w:r w:rsidRPr="009D3DBB">
        <w:rPr>
          <w:rFonts w:ascii="Times New Roman" w:eastAsia="Times New Roman" w:hAnsi="Times New Roman" w:cs="Times New Roman"/>
          <w:kern w:val="0"/>
          <w14:ligatures w14:val="none"/>
        </w:rPr>
        <w:t xml:space="preserve"> </w:t>
      </w:r>
    </w:p>
    <w:p w14:paraId="66D0E23D" w14:textId="75EDE44F"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i/>
          <w:iCs/>
          <w:kern w:val="0"/>
          <w14:ligatures w14:val="none"/>
        </w:rPr>
        <w:t>Suboptimal Operating Conditions</w:t>
      </w:r>
      <w:r w:rsidRPr="009D3DBB">
        <w:rPr>
          <w:rFonts w:ascii="Times New Roman" w:eastAsia="Times New Roman" w:hAnsi="Times New Roman" w:cs="Times New Roman"/>
          <w:kern w:val="0"/>
          <w14:ligatures w14:val="none"/>
        </w:rPr>
        <w:t xml:space="preserve"> — Type of </w:t>
      </w:r>
      <w:hyperlink r:id="rId3363" w:anchor="SOSAObservation" w:history="1">
        <w:r w:rsidRPr="009D3DBB">
          <w:rPr>
            <w:rFonts w:ascii="Times New Roman" w:eastAsia="Times New Roman" w:hAnsi="Times New Roman" w:cs="Times New Roman"/>
            <w:color w:val="0000FF"/>
            <w:kern w:val="0"/>
            <w:u w:val="single"/>
            <w14:ligatures w14:val="none"/>
          </w:rPr>
          <w:t>observation</w:t>
        </w:r>
      </w:hyperlink>
      <w:r w:rsidRPr="009D3DBB">
        <w:rPr>
          <w:rFonts w:ascii="Times New Roman" w:eastAsia="Times New Roman" w:hAnsi="Times New Roman" w:cs="Times New Roman"/>
          <w:kern w:val="0"/>
          <w14:ligatures w14:val="none"/>
        </w:rPr>
        <w:t xml:space="preserve"> or </w:t>
      </w:r>
      <w:hyperlink r:id="rId3364" w:anchor="SOSAObservationCollection" w:history="1">
        <w:r w:rsidRPr="009D3DBB">
          <w:rPr>
            <w:rFonts w:ascii="Times New Roman" w:eastAsia="Times New Roman" w:hAnsi="Times New Roman" w:cs="Times New Roman"/>
            <w:color w:val="0000FF"/>
            <w:kern w:val="0"/>
            <w:u w:val="single"/>
            <w14:ligatures w14:val="none"/>
          </w:rPr>
          <w:t>observation collection</w:t>
        </w:r>
      </w:hyperlink>
      <w:r w:rsidRPr="009D3DBB">
        <w:rPr>
          <w:rFonts w:ascii="Times New Roman" w:eastAsia="Times New Roman" w:hAnsi="Times New Roman" w:cs="Times New Roman"/>
          <w:kern w:val="0"/>
          <w14:ligatures w14:val="none"/>
        </w:rPr>
        <w:t xml:space="preserve"> that describe the conditions under which a system is expected to operate sub-optimally. Results will still be reported but the performance of the sensor, in term</w:t>
      </w:r>
      <w:ins w:id="661" w:author="Carl Reed" w:date="2026-08-27T14:35:00Z" w16du:dateUtc="2026-08-27T20:35:00Z">
        <w:r w:rsidR="00C902EA">
          <w:rPr>
            <w:rFonts w:ascii="Times New Roman" w:eastAsia="Times New Roman" w:hAnsi="Times New Roman" w:cs="Times New Roman"/>
            <w:kern w:val="0"/>
            <w14:ligatures w14:val="none"/>
          </w:rPr>
          <w:t>s</w:t>
        </w:r>
      </w:ins>
      <w:r w:rsidRPr="009D3DBB">
        <w:rPr>
          <w:rFonts w:ascii="Times New Roman" w:eastAsia="Times New Roman" w:hAnsi="Times New Roman" w:cs="Times New Roman"/>
          <w:kern w:val="0"/>
          <w14:ligatures w14:val="none"/>
        </w:rPr>
        <w:t xml:space="preserve"> of precision for example, will be impaired. </w:t>
      </w:r>
    </w:p>
    <w:p w14:paraId="76842795"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Subclass of</w:t>
      </w:r>
    </w:p>
    <w:p w14:paraId="46EF6EC6"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365" w:history="1">
        <w:r w:rsidRPr="009D3DBB">
          <w:rPr>
            <w:rFonts w:ascii="Times New Roman" w:eastAsia="Times New Roman" w:hAnsi="Times New Roman" w:cs="Times New Roman"/>
            <w:color w:val="0000FF"/>
            <w:kern w:val="0"/>
            <w:u w:val="single"/>
            <w14:ligatures w14:val="none"/>
          </w:rPr>
          <w:t>sosa:OperatingConditions</w:t>
        </w:r>
      </w:hyperlink>
      <w:r w:rsidRPr="009D3DBB">
        <w:rPr>
          <w:rFonts w:ascii="Times New Roman" w:eastAsia="Times New Roman" w:hAnsi="Times New Roman" w:cs="Times New Roman"/>
          <w:kern w:val="0"/>
          <w14:ligatures w14:val="none"/>
        </w:rPr>
        <w:t xml:space="preserve"> </w:t>
      </w:r>
    </w:p>
    <w:p w14:paraId="6A796E48"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is Defined By</w:t>
      </w:r>
    </w:p>
    <w:p w14:paraId="4F889D84"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366" w:history="1">
        <w:r w:rsidRPr="009D3DBB">
          <w:rPr>
            <w:rFonts w:ascii="Times New Roman" w:eastAsia="Times New Roman" w:hAnsi="Times New Roman" w:cs="Times New Roman"/>
            <w:color w:val="0000FF"/>
            <w:kern w:val="0"/>
            <w:u w:val="single"/>
            <w14:ligatures w14:val="none"/>
          </w:rPr>
          <w:t>http://www.w3.org/ns/sosa/systems/</w:t>
        </w:r>
      </w:hyperlink>
      <w:r w:rsidRPr="009D3DBB">
        <w:rPr>
          <w:rFonts w:ascii="Times New Roman" w:eastAsia="Times New Roman" w:hAnsi="Times New Roman" w:cs="Times New Roman"/>
          <w:kern w:val="0"/>
          <w14:ligatures w14:val="none"/>
        </w:rPr>
        <w:t xml:space="preserve"> </w:t>
      </w:r>
    </w:p>
    <w:p w14:paraId="470FB73B"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w:t>
      </w:r>
      <w:hyperlink r:id="rId3367" w:anchor="System-capabilities" w:history="1">
        <w:r w:rsidRPr="009D3DBB">
          <w:rPr>
            <w:rFonts w:ascii="Times New Roman" w:eastAsia="Times New Roman" w:hAnsi="Times New Roman" w:cs="Times New Roman"/>
            <w:color w:val="0000FF"/>
            <w:kern w:val="0"/>
            <w:u w:val="single"/>
            <w14:ligatures w14:val="none"/>
          </w:rPr>
          <w:t>Back to module overview and examples</w:t>
        </w:r>
      </w:hyperlink>
      <w:r w:rsidRPr="009D3DBB">
        <w:rPr>
          <w:rFonts w:ascii="Times New Roman" w:eastAsia="Times New Roman" w:hAnsi="Times New Roman" w:cs="Times New Roman"/>
          <w:kern w:val="0"/>
          <w14:ligatures w14:val="none"/>
        </w:rPr>
        <w:t>] [</w:t>
      </w:r>
      <w:hyperlink r:id="rId3368" w:anchor="Overview" w:history="1">
        <w:r w:rsidRPr="009D3DBB">
          <w:rPr>
            <w:rFonts w:ascii="Times New Roman" w:eastAsia="Times New Roman" w:hAnsi="Times New Roman" w:cs="Times New Roman"/>
            <w:color w:val="0000FF"/>
            <w:kern w:val="0"/>
            <w:u w:val="single"/>
            <w14:ligatures w14:val="none"/>
          </w:rPr>
          <w:t>Back to top</w:t>
        </w:r>
      </w:hyperlink>
      <w:r w:rsidRPr="009D3DBB">
        <w:rPr>
          <w:rFonts w:ascii="Times New Roman" w:eastAsia="Times New Roman" w:hAnsi="Times New Roman" w:cs="Times New Roman"/>
          <w:kern w:val="0"/>
          <w14:ligatures w14:val="none"/>
        </w:rPr>
        <w:t xml:space="preserve">] </w:t>
      </w:r>
    </w:p>
    <w:p w14:paraId="40F529F3" w14:textId="77777777" w:rsidR="009D3DBB" w:rsidRPr="009D3DBB" w:rsidRDefault="009D3DBB" w:rsidP="009D3DB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3DBB">
        <w:rPr>
          <w:rFonts w:ascii="Times New Roman" w:eastAsia="Times New Roman" w:hAnsi="Times New Roman" w:cs="Times New Roman"/>
          <w:b/>
          <w:bCs/>
          <w:kern w:val="0"/>
          <w14:ligatures w14:val="none"/>
        </w:rPr>
        <w:t xml:space="preserve">D.2.8 </w:t>
      </w:r>
      <w:r w:rsidRPr="009D3DBB">
        <w:rPr>
          <w:rFonts w:ascii="Times New Roman" w:eastAsia="Times New Roman" w:hAnsi="Times New Roman" w:cs="Times New Roman"/>
          <w:b/>
          <w:bCs/>
          <w:i/>
          <w:iCs/>
          <w:kern w:val="0"/>
          <w14:ligatures w14:val="none"/>
        </w:rPr>
        <w:t>sosa:SurvivableConditions</w:t>
      </w:r>
    </w:p>
    <w:p w14:paraId="18572F1D"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b/>
          <w:bCs/>
          <w:kern w:val="0"/>
          <w14:ligatures w14:val="none"/>
        </w:rPr>
        <w:t>IRI:</w:t>
      </w:r>
      <w:r w:rsidRPr="009D3DBB">
        <w:rPr>
          <w:rFonts w:ascii="Times New Roman" w:eastAsia="Times New Roman" w:hAnsi="Times New Roman" w:cs="Times New Roman"/>
          <w:kern w:val="0"/>
          <w14:ligatures w14:val="none"/>
        </w:rPr>
        <w:t xml:space="preserve"> http://www.w3.org/ns/sosa/SurvivableConditions </w:t>
      </w:r>
    </w:p>
    <w:p w14:paraId="63B72B39"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b/>
          <w:bCs/>
          <w:kern w:val="0"/>
          <w14:ligatures w14:val="none"/>
        </w:rPr>
        <w:t>an OWL Named Individual</w:t>
      </w:r>
      <w:r w:rsidRPr="009D3DBB">
        <w:rPr>
          <w:rFonts w:ascii="Times New Roman" w:eastAsia="Times New Roman" w:hAnsi="Times New Roman" w:cs="Times New Roman"/>
          <w:kern w:val="0"/>
          <w14:ligatures w14:val="none"/>
        </w:rPr>
        <w:t xml:space="preserve"> </w:t>
      </w:r>
    </w:p>
    <w:p w14:paraId="050212AF"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i/>
          <w:iCs/>
          <w:kern w:val="0"/>
          <w14:ligatures w14:val="none"/>
        </w:rPr>
        <w:t>Survivable Conditions</w:t>
      </w:r>
      <w:r w:rsidRPr="009D3DBB">
        <w:rPr>
          <w:rFonts w:ascii="Times New Roman" w:eastAsia="Times New Roman" w:hAnsi="Times New Roman" w:cs="Times New Roman"/>
          <w:kern w:val="0"/>
          <w14:ligatures w14:val="none"/>
        </w:rPr>
        <w:t xml:space="preserve"> — Type of </w:t>
      </w:r>
      <w:hyperlink r:id="rId3369" w:anchor="SOSAObservation" w:history="1">
        <w:r w:rsidRPr="009D3DBB">
          <w:rPr>
            <w:rFonts w:ascii="Times New Roman" w:eastAsia="Times New Roman" w:hAnsi="Times New Roman" w:cs="Times New Roman"/>
            <w:color w:val="0000FF"/>
            <w:kern w:val="0"/>
            <w:u w:val="single"/>
            <w14:ligatures w14:val="none"/>
          </w:rPr>
          <w:t>observation</w:t>
        </w:r>
      </w:hyperlink>
      <w:r w:rsidRPr="009D3DBB">
        <w:rPr>
          <w:rFonts w:ascii="Times New Roman" w:eastAsia="Times New Roman" w:hAnsi="Times New Roman" w:cs="Times New Roman"/>
          <w:kern w:val="0"/>
          <w14:ligatures w14:val="none"/>
        </w:rPr>
        <w:t xml:space="preserve"> or </w:t>
      </w:r>
      <w:hyperlink r:id="rId3370" w:anchor="SOSAObservationCollection" w:history="1">
        <w:r w:rsidRPr="009D3DBB">
          <w:rPr>
            <w:rFonts w:ascii="Times New Roman" w:eastAsia="Times New Roman" w:hAnsi="Times New Roman" w:cs="Times New Roman"/>
            <w:color w:val="0000FF"/>
            <w:kern w:val="0"/>
            <w:u w:val="single"/>
            <w14:ligatures w14:val="none"/>
          </w:rPr>
          <w:t>observation collection</w:t>
        </w:r>
      </w:hyperlink>
      <w:r w:rsidRPr="009D3DBB">
        <w:rPr>
          <w:rFonts w:ascii="Times New Roman" w:eastAsia="Times New Roman" w:hAnsi="Times New Roman" w:cs="Times New Roman"/>
          <w:kern w:val="0"/>
          <w14:ligatures w14:val="none"/>
        </w:rPr>
        <w:t xml:space="preserve"> that describe the conditions under which a system is expected to survive, that is to continue to exist in its current form, even if its future operations are impaired. A typical example is the temperature at which a </w:t>
      </w:r>
      <w:r w:rsidRPr="009D3DBB">
        <w:rPr>
          <w:rFonts w:ascii="Times New Roman" w:eastAsia="Times New Roman" w:hAnsi="Times New Roman" w:cs="Times New Roman"/>
          <w:kern w:val="0"/>
          <w14:ligatures w14:val="none"/>
        </w:rPr>
        <w:lastRenderedPageBreak/>
        <w:t xml:space="preserve">sensor loses physical integrity and loses its shape. A system or sensor exposed to conditions outside of those reported by SurvivableConditions will no longer be serviceable. </w:t>
      </w:r>
    </w:p>
    <w:p w14:paraId="3B938968"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Subclass of</w:t>
      </w:r>
    </w:p>
    <w:p w14:paraId="260B3FB6"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371" w:history="1">
        <w:r w:rsidRPr="009D3DBB">
          <w:rPr>
            <w:rFonts w:ascii="Times New Roman" w:eastAsia="Times New Roman" w:hAnsi="Times New Roman" w:cs="Times New Roman"/>
            <w:color w:val="0000FF"/>
            <w:kern w:val="0"/>
            <w:u w:val="single"/>
            <w14:ligatures w14:val="none"/>
          </w:rPr>
          <w:t>sosa:OperatingConditions</w:t>
        </w:r>
      </w:hyperlink>
      <w:r w:rsidRPr="009D3DBB">
        <w:rPr>
          <w:rFonts w:ascii="Times New Roman" w:eastAsia="Times New Roman" w:hAnsi="Times New Roman" w:cs="Times New Roman"/>
          <w:kern w:val="0"/>
          <w14:ligatures w14:val="none"/>
        </w:rPr>
        <w:t xml:space="preserve"> </w:t>
      </w:r>
    </w:p>
    <w:p w14:paraId="1897F64C"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is Defined By</w:t>
      </w:r>
    </w:p>
    <w:p w14:paraId="18D07889"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372" w:history="1">
        <w:r w:rsidRPr="009D3DBB">
          <w:rPr>
            <w:rFonts w:ascii="Times New Roman" w:eastAsia="Times New Roman" w:hAnsi="Times New Roman" w:cs="Times New Roman"/>
            <w:color w:val="0000FF"/>
            <w:kern w:val="0"/>
            <w:u w:val="single"/>
            <w14:ligatures w14:val="none"/>
          </w:rPr>
          <w:t>http://www.w3.org/ns/sosa/systems/</w:t>
        </w:r>
      </w:hyperlink>
      <w:r w:rsidRPr="009D3DBB">
        <w:rPr>
          <w:rFonts w:ascii="Times New Roman" w:eastAsia="Times New Roman" w:hAnsi="Times New Roman" w:cs="Times New Roman"/>
          <w:kern w:val="0"/>
          <w14:ligatures w14:val="none"/>
        </w:rPr>
        <w:t xml:space="preserve"> </w:t>
      </w:r>
    </w:p>
    <w:p w14:paraId="10ACD8B8"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w:t>
      </w:r>
      <w:hyperlink r:id="rId3373" w:anchor="System-capabilities" w:history="1">
        <w:r w:rsidRPr="009D3DBB">
          <w:rPr>
            <w:rFonts w:ascii="Times New Roman" w:eastAsia="Times New Roman" w:hAnsi="Times New Roman" w:cs="Times New Roman"/>
            <w:color w:val="0000FF"/>
            <w:kern w:val="0"/>
            <w:u w:val="single"/>
            <w14:ligatures w14:val="none"/>
          </w:rPr>
          <w:t>Back to module overview and examples</w:t>
        </w:r>
      </w:hyperlink>
      <w:r w:rsidRPr="009D3DBB">
        <w:rPr>
          <w:rFonts w:ascii="Times New Roman" w:eastAsia="Times New Roman" w:hAnsi="Times New Roman" w:cs="Times New Roman"/>
          <w:kern w:val="0"/>
          <w14:ligatures w14:val="none"/>
        </w:rPr>
        <w:t>] [</w:t>
      </w:r>
      <w:hyperlink r:id="rId3374" w:anchor="Overview" w:history="1">
        <w:r w:rsidRPr="009D3DBB">
          <w:rPr>
            <w:rFonts w:ascii="Times New Roman" w:eastAsia="Times New Roman" w:hAnsi="Times New Roman" w:cs="Times New Roman"/>
            <w:color w:val="0000FF"/>
            <w:kern w:val="0"/>
            <w:u w:val="single"/>
            <w14:ligatures w14:val="none"/>
          </w:rPr>
          <w:t>Back to top</w:t>
        </w:r>
      </w:hyperlink>
      <w:r w:rsidRPr="009D3DBB">
        <w:rPr>
          <w:rFonts w:ascii="Times New Roman" w:eastAsia="Times New Roman" w:hAnsi="Times New Roman" w:cs="Times New Roman"/>
          <w:kern w:val="0"/>
          <w14:ligatures w14:val="none"/>
        </w:rPr>
        <w:t xml:space="preserve">] </w:t>
      </w:r>
    </w:p>
    <w:p w14:paraId="5202C01E" w14:textId="77777777" w:rsidR="009D3DBB" w:rsidRPr="009D3DBB" w:rsidRDefault="009D3DBB" w:rsidP="009D3D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3DBB">
        <w:rPr>
          <w:rFonts w:ascii="Times New Roman" w:eastAsia="Times New Roman" w:hAnsi="Times New Roman" w:cs="Times New Roman"/>
          <w:b/>
          <w:bCs/>
          <w:kern w:val="0"/>
          <w:sz w:val="27"/>
          <w:szCs w:val="27"/>
          <w14:ligatures w14:val="none"/>
        </w:rPr>
        <w:t>D.3 Sample vocabularies of properties</w:t>
      </w:r>
    </w:p>
    <w:p w14:paraId="4E911E5B"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For illustration purposes, this section describes sample vocabularies consisting of short lists of properties about system capabilities and the system environment.</w:t>
      </w:r>
    </w:p>
    <w:p w14:paraId="304672A2"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Warning</w:t>
      </w:r>
    </w:p>
    <w:p w14:paraId="19A88812"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These vocabularies have been partially generated by a large language model and are intended for illustrative purposes only. The Spatio-temporal Data on the Web Working Group does not aim to maintain comprehensive or authoritative lists of properties. Users </w:t>
      </w:r>
      <w:r w:rsidRPr="009D3DBB">
        <w:rPr>
          <w:rFonts w:ascii="Times New Roman" w:eastAsia="Times New Roman" w:hAnsi="Times New Roman" w:cs="Times New Roman"/>
          <w:i/>
          <w:iCs/>
          <w:kern w:val="0"/>
          <w14:ligatures w14:val="none"/>
        </w:rPr>
        <w:t>SHOULD</w:t>
      </w:r>
      <w:r w:rsidRPr="009D3DBB">
        <w:rPr>
          <w:rFonts w:ascii="Times New Roman" w:eastAsia="Times New Roman" w:hAnsi="Times New Roman" w:cs="Times New Roman"/>
          <w:kern w:val="0"/>
          <w14:ligatures w14:val="none"/>
        </w:rPr>
        <w:t xml:space="preserve"> instead adopt concepts defined by other organizations and published through appropriate vocabulary portals. </w:t>
      </w:r>
    </w:p>
    <w:p w14:paraId="7178DE7F" w14:textId="77777777" w:rsidR="009D3DBB" w:rsidRPr="009D3DBB" w:rsidRDefault="009D3DBB" w:rsidP="009D3DB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3DBB">
        <w:rPr>
          <w:rFonts w:ascii="Times New Roman" w:eastAsia="Times New Roman" w:hAnsi="Times New Roman" w:cs="Times New Roman"/>
          <w:b/>
          <w:bCs/>
          <w:kern w:val="0"/>
          <w14:ligatures w14:val="none"/>
        </w:rPr>
        <w:t>D.3.1 Sample vocabulary of properties about system capabilities</w:t>
      </w:r>
    </w:p>
    <w:p w14:paraId="44FCA4AC"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SOSA/SSN includes a sample vocabulary consisting of a short list of properties about system capabilities.</w:t>
      </w:r>
    </w:p>
    <w:p w14:paraId="2B46421D" w14:textId="77777777" w:rsidR="009D3DBB" w:rsidRPr="009D3DBB" w:rsidRDefault="009D3DBB" w:rsidP="009D3DBB">
      <w:pPr>
        <w:spacing w:before="100" w:beforeAutospacing="1" w:after="100" w:afterAutospacing="1" w:line="240" w:lineRule="auto"/>
        <w:jc w:val="center"/>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The namespace for this sample vocabulary is </w:t>
      </w:r>
      <w:r w:rsidRPr="009D3DBB">
        <w:rPr>
          <w:rFonts w:ascii="Courier New" w:eastAsia="Times New Roman" w:hAnsi="Courier New" w:cs="Courier New"/>
          <w:kern w:val="0"/>
          <w:sz w:val="20"/>
          <w:szCs w:val="20"/>
          <w14:ligatures w14:val="none"/>
        </w:rPr>
        <w:t>http://www.w3.org/ns/sosa/system-capability-properties#</w:t>
      </w:r>
      <w:r w:rsidRPr="009D3DBB">
        <w:rPr>
          <w:rFonts w:ascii="Times New Roman" w:eastAsia="Times New Roman" w:hAnsi="Times New Roman" w:cs="Times New Roman"/>
          <w:kern w:val="0"/>
          <w14:ligatures w14:val="none"/>
        </w:rPr>
        <w:t xml:space="preserve">. </w:t>
      </w:r>
    </w:p>
    <w:p w14:paraId="41630E07" w14:textId="77777777" w:rsidR="009D3DBB" w:rsidRPr="009D3DBB" w:rsidRDefault="009D3DBB" w:rsidP="009D3DBB">
      <w:pPr>
        <w:spacing w:before="100" w:beforeAutospacing="1" w:after="100" w:afterAutospacing="1" w:line="240" w:lineRule="auto"/>
        <w:jc w:val="center"/>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The suggested prefix for this sample vocabulary is </w:t>
      </w:r>
      <w:r w:rsidRPr="009D3DBB">
        <w:rPr>
          <w:rFonts w:ascii="Courier New" w:eastAsia="Times New Roman" w:hAnsi="Courier New" w:cs="Courier New"/>
          <w:kern w:val="0"/>
          <w:sz w:val="20"/>
          <w:szCs w:val="20"/>
          <w14:ligatures w14:val="none"/>
        </w:rPr>
        <w:t>sosa-cap</w:t>
      </w:r>
      <w:r w:rsidRPr="009D3DBB">
        <w:rPr>
          <w:rFonts w:ascii="Times New Roman" w:eastAsia="Times New Roman" w:hAnsi="Times New Roman" w:cs="Times New Roman"/>
          <w:kern w:val="0"/>
          <w14:ligatures w14:val="none"/>
        </w:rPr>
        <w:t xml:space="preserve">. </w:t>
      </w:r>
    </w:p>
    <w:p w14:paraId="101E04ED" w14:textId="77777777" w:rsidR="009D3DBB" w:rsidRPr="009D3DBB" w:rsidRDefault="009D3DBB" w:rsidP="009D3DBB">
      <w:pPr>
        <w:spacing w:before="100" w:beforeAutospacing="1" w:after="100" w:afterAutospacing="1" w:line="240" w:lineRule="auto"/>
        <w:jc w:val="center"/>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The RDF graph containing the definition of terms in this sample vocabulary is available at </w:t>
      </w:r>
      <w:hyperlink r:id="rId3375" w:history="1">
        <w:r w:rsidRPr="009D3DBB">
          <w:rPr>
            <w:rFonts w:ascii="Times New Roman" w:eastAsia="Times New Roman" w:hAnsi="Times New Roman" w:cs="Times New Roman"/>
            <w:color w:val="0000FF"/>
            <w:kern w:val="0"/>
            <w:u w:val="single"/>
            <w14:ligatures w14:val="none"/>
          </w:rPr>
          <w:t>http://www.w3.org/ns/sosa/system-capability-properties</w:t>
        </w:r>
      </w:hyperlink>
      <w:r w:rsidRPr="009D3DBB">
        <w:rPr>
          <w:rFonts w:ascii="Times New Roman" w:eastAsia="Times New Roman" w:hAnsi="Times New Roman" w:cs="Times New Roman"/>
          <w:kern w:val="0"/>
          <w14:ligatures w14:val="none"/>
        </w:rPr>
        <w:t xml:space="preserve">, </w:t>
      </w:r>
      <w:r w:rsidRPr="009D3DBB">
        <w:rPr>
          <w:rFonts w:ascii="Times New Roman" w:eastAsia="Times New Roman" w:hAnsi="Times New Roman" w:cs="Times New Roman"/>
          <w:kern w:val="0"/>
          <w14:ligatures w14:val="none"/>
        </w:rPr>
        <w:br/>
        <w:t xml:space="preserve">with permanent IRI </w:t>
      </w:r>
      <w:hyperlink r:id="rId3376" w:history="1">
        <w:r w:rsidRPr="009D3DBB">
          <w:rPr>
            <w:rFonts w:ascii="Times New Roman" w:eastAsia="Times New Roman" w:hAnsi="Times New Roman" w:cs="Times New Roman"/>
            <w:color w:val="0000FF"/>
            <w:kern w:val="0"/>
            <w:u w:val="single"/>
            <w14:ligatures w14:val="none"/>
          </w:rPr>
          <w:t>http://www.w3.org/ns/sosa/2023/system-capability-properties</w:t>
        </w:r>
      </w:hyperlink>
      <w:r w:rsidRPr="009D3DBB">
        <w:rPr>
          <w:rFonts w:ascii="Times New Roman" w:eastAsia="Times New Roman" w:hAnsi="Times New Roman" w:cs="Times New Roman"/>
          <w:kern w:val="0"/>
          <w14:ligatures w14:val="none"/>
        </w:rPr>
        <w:t xml:space="preserve">. </w:t>
      </w:r>
    </w:p>
    <w:p w14:paraId="6AAFBE87"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Note</w:t>
      </w:r>
    </w:p>
    <w:p w14:paraId="732D375A"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The definition of each concept is displayed as a tooltip when hovering over the concept. </w:t>
      </w:r>
    </w:p>
    <w:p w14:paraId="28B170A2"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Courier New" w:eastAsia="Times New Roman" w:hAnsi="Courier New" w:cs="Courier New"/>
          <w:kern w:val="0"/>
          <w:sz w:val="20"/>
          <w:szCs w:val="20"/>
          <w14:ligatures w14:val="none"/>
        </w:rPr>
        <w:t>sosa-cap:Accuracy</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sosa-cap:BatteryLifetime</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sosa-cap:BatteryResolution</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sosa-cap:Drift</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sosa-cap:Frequency</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sosa-cap:HumidityAccuracy</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sosa-cap:Latency</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sosa-cap:LowerDetectionLimit</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sosa-cap:MaintenanceSchedule</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sosa-cap:MaxFrequency</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sosa-cap:MaxMeasurableHumidity</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sosa-cap:MaxMeasurableTemperature</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sosa-cap:MaxOperatingPower</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sosa-cap:MinFrequency</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sosa-cap:MinMeasurableHumidity</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sosa-cap:MinMeasurableTemperature</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sosa-cap:MinOperatingPower</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sosa-cap:Precision</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sosa-cap:Resolution</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sosa-cap:ResponseTime</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w:t>
      </w:r>
      <w:r w:rsidRPr="009D3DBB">
        <w:rPr>
          <w:rFonts w:ascii="Courier New" w:eastAsia="Times New Roman" w:hAnsi="Courier New" w:cs="Courier New"/>
          <w:kern w:val="0"/>
          <w:sz w:val="20"/>
          <w:szCs w:val="20"/>
          <w14:ligatures w14:val="none"/>
        </w:rPr>
        <w:lastRenderedPageBreak/>
        <w:t>cap:RFSensitivity</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sosa-cap:Selectivity</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sosa-cap:Sensitivity</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sosa-cap:TemperatureAccuracy</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sosa-cap:TemperaturePrecision</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sosa-cap:TemperatureResolution</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sosa-cap:UpperDetectionLimit</w:t>
      </w:r>
      <w:r w:rsidRPr="009D3DBB">
        <w:rPr>
          <w:rFonts w:ascii="Times New Roman" w:eastAsia="Times New Roman" w:hAnsi="Times New Roman" w:cs="Times New Roman"/>
          <w:kern w:val="0"/>
          <w14:ligatures w14:val="none"/>
        </w:rPr>
        <w:t xml:space="preserve">, </w:t>
      </w:r>
    </w:p>
    <w:p w14:paraId="3A3AB0EC" w14:textId="77777777" w:rsidR="009D3DBB" w:rsidRPr="009D3DBB" w:rsidRDefault="009D3DBB" w:rsidP="009D3DB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3DBB">
        <w:rPr>
          <w:rFonts w:ascii="Times New Roman" w:eastAsia="Times New Roman" w:hAnsi="Times New Roman" w:cs="Times New Roman"/>
          <w:b/>
          <w:bCs/>
          <w:kern w:val="0"/>
          <w14:ligatures w14:val="none"/>
        </w:rPr>
        <w:t>D.3.2 Sample vocabulary of properties about the system environment</w:t>
      </w:r>
    </w:p>
    <w:p w14:paraId="78A21ECE"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SOSA/SSN includes a sample vocabulary consisting of a short list of properties about the system environment. </w:t>
      </w:r>
    </w:p>
    <w:p w14:paraId="7E84B334" w14:textId="77777777" w:rsidR="009D3DBB" w:rsidRPr="009D3DBB" w:rsidRDefault="009D3DBB" w:rsidP="009D3DBB">
      <w:pPr>
        <w:spacing w:before="100" w:beforeAutospacing="1" w:after="100" w:afterAutospacing="1" w:line="240" w:lineRule="auto"/>
        <w:jc w:val="center"/>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The namespace for this sample vocabulary is </w:t>
      </w:r>
      <w:r w:rsidRPr="009D3DBB">
        <w:rPr>
          <w:rFonts w:ascii="Courier New" w:eastAsia="Times New Roman" w:hAnsi="Courier New" w:cs="Courier New"/>
          <w:kern w:val="0"/>
          <w:sz w:val="20"/>
          <w:szCs w:val="20"/>
          <w14:ligatures w14:val="none"/>
        </w:rPr>
        <w:t>http://www.w3.org/ns/sosa/system-environment-properties#</w:t>
      </w:r>
      <w:r w:rsidRPr="009D3DBB">
        <w:rPr>
          <w:rFonts w:ascii="Times New Roman" w:eastAsia="Times New Roman" w:hAnsi="Times New Roman" w:cs="Times New Roman"/>
          <w:kern w:val="0"/>
          <w14:ligatures w14:val="none"/>
        </w:rPr>
        <w:t xml:space="preserve">. </w:t>
      </w:r>
    </w:p>
    <w:p w14:paraId="43DBC129" w14:textId="77777777" w:rsidR="009D3DBB" w:rsidRPr="009D3DBB" w:rsidRDefault="009D3DBB" w:rsidP="009D3DBB">
      <w:pPr>
        <w:spacing w:before="100" w:beforeAutospacing="1" w:after="100" w:afterAutospacing="1" w:line="240" w:lineRule="auto"/>
        <w:jc w:val="center"/>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The suggested prefix for this sample vocabulary is </w:t>
      </w:r>
      <w:r w:rsidRPr="009D3DBB">
        <w:rPr>
          <w:rFonts w:ascii="Courier New" w:eastAsia="Times New Roman" w:hAnsi="Courier New" w:cs="Courier New"/>
          <w:kern w:val="0"/>
          <w:sz w:val="20"/>
          <w:szCs w:val="20"/>
          <w14:ligatures w14:val="none"/>
        </w:rPr>
        <w:t>sosa-env</w:t>
      </w:r>
      <w:r w:rsidRPr="009D3DBB">
        <w:rPr>
          <w:rFonts w:ascii="Times New Roman" w:eastAsia="Times New Roman" w:hAnsi="Times New Roman" w:cs="Times New Roman"/>
          <w:kern w:val="0"/>
          <w14:ligatures w14:val="none"/>
        </w:rPr>
        <w:t xml:space="preserve">. </w:t>
      </w:r>
    </w:p>
    <w:p w14:paraId="608E11B1" w14:textId="77777777" w:rsidR="009D3DBB" w:rsidRPr="009D3DBB" w:rsidRDefault="009D3DBB" w:rsidP="009D3DBB">
      <w:pPr>
        <w:spacing w:before="100" w:beforeAutospacing="1" w:after="100" w:afterAutospacing="1" w:line="240" w:lineRule="auto"/>
        <w:jc w:val="center"/>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The RDF graph containing the definition of terms in this sample vocabulary is available at </w:t>
      </w:r>
      <w:hyperlink r:id="rId3377" w:history="1">
        <w:r w:rsidRPr="009D3DBB">
          <w:rPr>
            <w:rFonts w:ascii="Times New Roman" w:eastAsia="Times New Roman" w:hAnsi="Times New Roman" w:cs="Times New Roman"/>
            <w:color w:val="0000FF"/>
            <w:kern w:val="0"/>
            <w:u w:val="single"/>
            <w14:ligatures w14:val="none"/>
          </w:rPr>
          <w:t>http://www.w3.org/ns/sosa/system-environment-properties</w:t>
        </w:r>
      </w:hyperlink>
      <w:r w:rsidRPr="009D3DBB">
        <w:rPr>
          <w:rFonts w:ascii="Times New Roman" w:eastAsia="Times New Roman" w:hAnsi="Times New Roman" w:cs="Times New Roman"/>
          <w:kern w:val="0"/>
          <w14:ligatures w14:val="none"/>
        </w:rPr>
        <w:t xml:space="preserve">. </w:t>
      </w:r>
      <w:r w:rsidRPr="009D3DBB">
        <w:rPr>
          <w:rFonts w:ascii="Times New Roman" w:eastAsia="Times New Roman" w:hAnsi="Times New Roman" w:cs="Times New Roman"/>
          <w:kern w:val="0"/>
          <w14:ligatures w14:val="none"/>
        </w:rPr>
        <w:br/>
        <w:t xml:space="preserve">with permanent IRI </w:t>
      </w:r>
      <w:hyperlink r:id="rId3378" w:history="1">
        <w:r w:rsidRPr="009D3DBB">
          <w:rPr>
            <w:rFonts w:ascii="Times New Roman" w:eastAsia="Times New Roman" w:hAnsi="Times New Roman" w:cs="Times New Roman"/>
            <w:color w:val="0000FF"/>
            <w:kern w:val="0"/>
            <w:u w:val="single"/>
            <w14:ligatures w14:val="none"/>
          </w:rPr>
          <w:t>http://www.w3.org/ns/sosa/2023/system-environment-properties</w:t>
        </w:r>
      </w:hyperlink>
      <w:r w:rsidRPr="009D3DBB">
        <w:rPr>
          <w:rFonts w:ascii="Times New Roman" w:eastAsia="Times New Roman" w:hAnsi="Times New Roman" w:cs="Times New Roman"/>
          <w:kern w:val="0"/>
          <w14:ligatures w14:val="none"/>
        </w:rPr>
        <w:t xml:space="preserve">. </w:t>
      </w:r>
    </w:p>
    <w:p w14:paraId="45499E4C"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Note</w:t>
      </w:r>
    </w:p>
    <w:p w14:paraId="344AB223"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The definition of each concept is displayed as a tooltip when hovering over the concept. </w:t>
      </w:r>
    </w:p>
    <w:p w14:paraId="30A0AB1A"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Courier New" w:eastAsia="Times New Roman" w:hAnsi="Courier New" w:cs="Courier New"/>
          <w:kern w:val="0"/>
          <w:sz w:val="20"/>
          <w:szCs w:val="20"/>
          <w14:ligatures w14:val="none"/>
        </w:rPr>
        <w:t>sosa-env:AmbientTemperature</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sosa-env:AmbientHumidity</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sosa-env:AmbientPressure</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sosa-env:AmbientLightLevel</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sosa-env:Altitude</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sosa-env:DeploymentLocation</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sosa-env:DeploymentEnvironmentType</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sosa-env:ExposureToVibration</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sosa-env:MinAmbientRelativeHumidity</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sosa-env:MinAmbientTemperature</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sosa-env:MagneticInterferenceLevel</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sosa-env:MaxAmbientRelativeHumidity</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sosa-env:MaxAmbientTemperature</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sosa-env:PollutionLevel</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sosa-env:Salinity</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sosa-env:UVExposure</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sosa-env:WindSpeed</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sosa-env:WindDirection</w:t>
      </w:r>
      <w:r w:rsidRPr="009D3DBB">
        <w:rPr>
          <w:rFonts w:ascii="Times New Roman" w:eastAsia="Times New Roman" w:hAnsi="Times New Roman" w:cs="Times New Roman"/>
          <w:kern w:val="0"/>
          <w14:ligatures w14:val="none"/>
        </w:rPr>
        <w:t xml:space="preserve"> </w:t>
      </w:r>
    </w:p>
    <w:p w14:paraId="1ED0DBBD" w14:textId="77777777" w:rsidR="009D3DBB" w:rsidRPr="009D3DBB" w:rsidRDefault="009D3DBB" w:rsidP="009D3D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3DBB">
        <w:rPr>
          <w:rFonts w:ascii="Times New Roman" w:eastAsia="Times New Roman" w:hAnsi="Times New Roman" w:cs="Times New Roman"/>
          <w:b/>
          <w:bCs/>
          <w:kern w:val="0"/>
          <w:sz w:val="36"/>
          <w:szCs w:val="36"/>
          <w14:ligatures w14:val="none"/>
        </w:rPr>
        <w:t>E. Origins of SSN and SOSA</w:t>
      </w:r>
    </w:p>
    <w:p w14:paraId="4D8AAC97"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i/>
          <w:iCs/>
          <w:kern w:val="0"/>
          <w14:ligatures w14:val="none"/>
        </w:rPr>
        <w:t>This section is non-normative.</w:t>
      </w:r>
    </w:p>
    <w:p w14:paraId="5C0BE8E8" w14:textId="77777777" w:rsidR="009D3DBB" w:rsidRPr="009D3DBB" w:rsidRDefault="009D3DBB" w:rsidP="009D3D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3DBB">
        <w:rPr>
          <w:rFonts w:ascii="Times New Roman" w:eastAsia="Times New Roman" w:hAnsi="Times New Roman" w:cs="Times New Roman"/>
          <w:b/>
          <w:bCs/>
          <w:kern w:val="0"/>
          <w:sz w:val="27"/>
          <w:szCs w:val="27"/>
          <w14:ligatures w14:val="none"/>
        </w:rPr>
        <w:t>E.1 OGC Sensor Web Enablement</w:t>
      </w:r>
    </w:p>
    <w:p w14:paraId="4FF2F422" w14:textId="046B8D04"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del w:id="662" w:author="Carl Reed" w:date="2026-08-27T14:35:00Z" w16du:dateUtc="2026-08-27T20:35:00Z">
        <w:r w:rsidRPr="009D3DBB" w:rsidDel="00C902EA">
          <w:rPr>
            <w:rFonts w:ascii="Times New Roman" w:eastAsia="Times New Roman" w:hAnsi="Times New Roman" w:cs="Times New Roman"/>
            <w:kern w:val="0"/>
            <w14:ligatures w14:val="none"/>
          </w:rPr>
          <w:delText xml:space="preserve">Starting </w:delText>
        </w:r>
      </w:del>
      <w:ins w:id="663" w:author="Carl Reed" w:date="2026-08-27T14:35:00Z" w16du:dateUtc="2026-08-27T20:35:00Z">
        <w:r w:rsidR="00C902EA">
          <w:rPr>
            <w:rFonts w:ascii="Times New Roman" w:eastAsia="Times New Roman" w:hAnsi="Times New Roman" w:cs="Times New Roman"/>
            <w:kern w:val="0"/>
            <w14:ligatures w14:val="none"/>
          </w:rPr>
          <w:t>Beginning</w:t>
        </w:r>
        <w:r w:rsidR="00C902EA" w:rsidRPr="009D3DBB">
          <w:rPr>
            <w:rFonts w:ascii="Times New Roman" w:eastAsia="Times New Roman" w:hAnsi="Times New Roman" w:cs="Times New Roman"/>
            <w:kern w:val="0"/>
            <w14:ligatures w14:val="none"/>
          </w:rPr>
          <w:t xml:space="preserve"> </w:t>
        </w:r>
      </w:ins>
      <w:r w:rsidRPr="009D3DBB">
        <w:rPr>
          <w:rFonts w:ascii="Times New Roman" w:eastAsia="Times New Roman" w:hAnsi="Times New Roman" w:cs="Times New Roman"/>
          <w:kern w:val="0"/>
          <w14:ligatures w14:val="none"/>
        </w:rPr>
        <w:t>in 2002, the OGC's Sensor Web Enablement initiative [</w:t>
      </w:r>
      <w:hyperlink r:id="rId3379" w:anchor="bib-swe" w:tooltip="Sensor Web Enablement (SWE)" w:history="1">
        <w:r w:rsidRPr="009D3DBB">
          <w:rPr>
            <w:rFonts w:ascii="Times New Roman" w:eastAsia="Times New Roman" w:hAnsi="Times New Roman" w:cs="Times New Roman"/>
            <w:i/>
            <w:iCs/>
            <w:color w:val="0000FF"/>
            <w:kern w:val="0"/>
            <w:u w:val="single"/>
            <w14:ligatures w14:val="none"/>
          </w:rPr>
          <w:t>SWE</w:t>
        </w:r>
      </w:hyperlink>
      <w:r w:rsidRPr="009D3DBB">
        <w:rPr>
          <w:rFonts w:ascii="Times New Roman" w:eastAsia="Times New Roman" w:hAnsi="Times New Roman" w:cs="Times New Roman"/>
          <w:kern w:val="0"/>
          <w14:ligatures w14:val="none"/>
        </w:rPr>
        <w:t>] developed a generic framework for delivering sensor data, dealing with remote-sensing, moving platforms, and in-situ monitoring and sensing. In particular, the key standards SensorML and O&amp;M provided complementary viewpoints:</w:t>
      </w:r>
    </w:p>
    <w:p w14:paraId="368C8CC0" w14:textId="74743B3B" w:rsidR="009D3DBB" w:rsidRPr="009D3DBB" w:rsidRDefault="009D3DBB" w:rsidP="009D3DB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b/>
          <w:bCs/>
          <w:kern w:val="0"/>
          <w14:ligatures w14:val="none"/>
        </w:rPr>
        <w:t>SensorML</w:t>
      </w:r>
      <w:r w:rsidRPr="009D3DBB">
        <w:rPr>
          <w:rFonts w:ascii="Times New Roman" w:eastAsia="Times New Roman" w:hAnsi="Times New Roman" w:cs="Times New Roman"/>
          <w:kern w:val="0"/>
          <w14:ligatures w14:val="none"/>
        </w:rPr>
        <w:t xml:space="preserve"> [</w:t>
      </w:r>
      <w:hyperlink r:id="rId3380" w:anchor="bib-sensorml" w:tooltip="SensorML: Model and XML Encoding Standard 2.0" w:history="1">
        <w:r w:rsidRPr="009D3DBB">
          <w:rPr>
            <w:rFonts w:ascii="Times New Roman" w:eastAsia="Times New Roman" w:hAnsi="Times New Roman" w:cs="Times New Roman"/>
            <w:i/>
            <w:iCs/>
            <w:color w:val="0000FF"/>
            <w:kern w:val="0"/>
            <w:u w:val="single"/>
            <w14:ligatures w14:val="none"/>
          </w:rPr>
          <w:t>SensorML</w:t>
        </w:r>
      </w:hyperlink>
      <w:r w:rsidRPr="009D3DBB">
        <w:rPr>
          <w:rFonts w:ascii="Times New Roman" w:eastAsia="Times New Roman" w:hAnsi="Times New Roman" w:cs="Times New Roman"/>
          <w:kern w:val="0"/>
          <w14:ligatures w14:val="none"/>
        </w:rPr>
        <w:t>] is 'provider-centric' and encodes details of the sensor along with raw observation data</w:t>
      </w:r>
      <w:ins w:id="664" w:author="Carl Reed" w:date="2026-08-27T14:36:00Z" w16du:dateUtc="2026-08-27T20:36:00Z">
        <w:r w:rsidR="00830FEB">
          <w:rPr>
            <w:rFonts w:ascii="Times New Roman" w:eastAsia="Times New Roman" w:hAnsi="Times New Roman" w:cs="Times New Roman"/>
            <w:kern w:val="0"/>
            <w14:ligatures w14:val="none"/>
          </w:rPr>
          <w:t>.</w:t>
        </w:r>
      </w:ins>
      <w:del w:id="665" w:author="Carl Reed" w:date="2026-08-27T14:36:00Z" w16du:dateUtc="2026-08-27T20:36:00Z">
        <w:r w:rsidRPr="009D3DBB" w:rsidDel="00830FEB">
          <w:rPr>
            <w:rFonts w:ascii="Times New Roman" w:eastAsia="Times New Roman" w:hAnsi="Times New Roman" w:cs="Times New Roman"/>
            <w:kern w:val="0"/>
            <w14:ligatures w14:val="none"/>
          </w:rPr>
          <w:delText xml:space="preserve"> </w:delText>
        </w:r>
      </w:del>
    </w:p>
    <w:p w14:paraId="490077C4" w14:textId="77777777" w:rsidR="009D3DBB" w:rsidRPr="009D3DBB" w:rsidRDefault="009D3DBB" w:rsidP="009D3DB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lastRenderedPageBreak/>
        <w:t>Observations and Measurements (</w:t>
      </w:r>
      <w:r w:rsidRPr="009D3DBB">
        <w:rPr>
          <w:rFonts w:ascii="Times New Roman" w:eastAsia="Times New Roman" w:hAnsi="Times New Roman" w:cs="Times New Roman"/>
          <w:b/>
          <w:bCs/>
          <w:kern w:val="0"/>
          <w14:ligatures w14:val="none"/>
        </w:rPr>
        <w:t>O&amp;M</w:t>
      </w:r>
      <w:r w:rsidRPr="009D3DBB">
        <w:rPr>
          <w:rFonts w:ascii="Times New Roman" w:eastAsia="Times New Roman" w:hAnsi="Times New Roman" w:cs="Times New Roman"/>
          <w:kern w:val="0"/>
          <w14:ligatures w14:val="none"/>
        </w:rPr>
        <w:t>) [</w:t>
      </w:r>
      <w:hyperlink r:id="rId3381" w:anchor="bib-oandm" w:tooltip="Observations and Measurements (O&amp;M) v2" w:history="1">
        <w:r w:rsidRPr="009D3DBB">
          <w:rPr>
            <w:rFonts w:ascii="Times New Roman" w:eastAsia="Times New Roman" w:hAnsi="Times New Roman" w:cs="Times New Roman"/>
            <w:i/>
            <w:iCs/>
            <w:color w:val="0000FF"/>
            <w:kern w:val="0"/>
            <w:u w:val="single"/>
            <w14:ligatures w14:val="none"/>
          </w:rPr>
          <w:t>OandM</w:t>
        </w:r>
      </w:hyperlink>
      <w:r w:rsidRPr="009D3DBB">
        <w:rPr>
          <w:rFonts w:ascii="Times New Roman" w:eastAsia="Times New Roman" w:hAnsi="Times New Roman" w:cs="Times New Roman"/>
          <w:kern w:val="0"/>
          <w14:ligatures w14:val="none"/>
        </w:rPr>
        <w:t>] [</w:t>
      </w:r>
      <w:hyperlink r:id="rId3382" w:anchor="bib-iso-19156-2011" w:tooltip="Geographic information -- Observations and measurements" w:history="1">
        <w:r w:rsidRPr="009D3DBB">
          <w:rPr>
            <w:rFonts w:ascii="Times New Roman" w:eastAsia="Times New Roman" w:hAnsi="Times New Roman" w:cs="Times New Roman"/>
            <w:i/>
            <w:iCs/>
            <w:color w:val="0000FF"/>
            <w:kern w:val="0"/>
            <w:u w:val="single"/>
            <w14:ligatures w14:val="none"/>
          </w:rPr>
          <w:t>iso-19156-2011</w:t>
        </w:r>
      </w:hyperlink>
      <w:r w:rsidRPr="009D3DBB">
        <w:rPr>
          <w:rFonts w:ascii="Times New Roman" w:eastAsia="Times New Roman" w:hAnsi="Times New Roman" w:cs="Times New Roman"/>
          <w:kern w:val="0"/>
          <w14:ligatures w14:val="none"/>
        </w:rPr>
        <w:t xml:space="preserve">] was designed to be more 'user-centric', with the target of the observation and the observed property as first-class objects. </w:t>
      </w:r>
    </w:p>
    <w:p w14:paraId="31FF8820"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O&amp;M also provided a model for sampling, since almost all scientific observations are made on a subset of, or proxy for, the ultimate feature of interest. </w:t>
      </w:r>
    </w:p>
    <w:p w14:paraId="3315F902" w14:textId="77777777" w:rsidR="009D3DBB" w:rsidRPr="009D3DBB" w:rsidRDefault="009D3DBB" w:rsidP="009D3D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3DBB">
        <w:rPr>
          <w:rFonts w:ascii="Times New Roman" w:eastAsia="Times New Roman" w:hAnsi="Times New Roman" w:cs="Times New Roman"/>
          <w:b/>
          <w:bCs/>
          <w:kern w:val="0"/>
          <w:sz w:val="27"/>
          <w:szCs w:val="27"/>
          <w14:ligatures w14:val="none"/>
        </w:rPr>
        <w:t>E.2 W3C Semantic Sensor Network Incubator</w:t>
      </w:r>
    </w:p>
    <w:p w14:paraId="6CFEA335"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The initial Semantic Sensor Network ontology — now known as </w:t>
      </w:r>
      <w:r w:rsidRPr="009D3DBB">
        <w:rPr>
          <w:rFonts w:ascii="Times New Roman" w:eastAsia="Times New Roman" w:hAnsi="Times New Roman" w:cs="Times New Roman"/>
          <w:b/>
          <w:bCs/>
          <w:kern w:val="0"/>
          <w14:ligatures w14:val="none"/>
        </w:rPr>
        <w:t>SSNX</w:t>
      </w:r>
      <w:r w:rsidRPr="009D3DBB">
        <w:rPr>
          <w:rFonts w:ascii="Times New Roman" w:eastAsia="Times New Roman" w:hAnsi="Times New Roman" w:cs="Times New Roman"/>
          <w:kern w:val="0"/>
          <w14:ligatures w14:val="none"/>
        </w:rPr>
        <w:t xml:space="preserve"> [</w:t>
      </w:r>
      <w:hyperlink r:id="rId3383" w:anchor="bib-ssnx" w:tooltip="Semantic Sensor Network Ontology" w:history="1">
        <w:r w:rsidRPr="009D3DBB">
          <w:rPr>
            <w:rFonts w:ascii="Times New Roman" w:eastAsia="Times New Roman" w:hAnsi="Times New Roman" w:cs="Times New Roman"/>
            <w:i/>
            <w:iCs/>
            <w:color w:val="0000FF"/>
            <w:kern w:val="0"/>
            <w:u w:val="single"/>
            <w14:ligatures w14:val="none"/>
          </w:rPr>
          <w:t>SSNX</w:t>
        </w:r>
      </w:hyperlink>
      <w:r w:rsidRPr="009D3DBB">
        <w:rPr>
          <w:rFonts w:ascii="Times New Roman" w:eastAsia="Times New Roman" w:hAnsi="Times New Roman" w:cs="Times New Roman"/>
          <w:kern w:val="0"/>
          <w14:ligatures w14:val="none"/>
        </w:rPr>
        <w:t xml:space="preserve">] — was developed by the </w:t>
      </w:r>
      <w:hyperlink r:id="rId3384" w:history="1">
        <w:r w:rsidRPr="009D3DBB">
          <w:rPr>
            <w:rFonts w:ascii="Times New Roman" w:eastAsia="Times New Roman" w:hAnsi="Times New Roman" w:cs="Times New Roman"/>
            <w:color w:val="0000FF"/>
            <w:kern w:val="0"/>
            <w:u w:val="single"/>
            <w14:ligatures w14:val="none"/>
          </w:rPr>
          <w:t>W3C Semantic Sensor Network Incubator Group</w:t>
        </w:r>
      </w:hyperlink>
      <w:r w:rsidRPr="009D3DBB">
        <w:rPr>
          <w:rFonts w:ascii="Times New Roman" w:eastAsia="Times New Roman" w:hAnsi="Times New Roman" w:cs="Times New Roman"/>
          <w:kern w:val="0"/>
          <w14:ligatures w14:val="none"/>
        </w:rPr>
        <w:t xml:space="preserve">. SSNX was influenced by SWE, but was primarily built around the </w:t>
      </w:r>
      <w:r w:rsidRPr="009D3DBB">
        <w:rPr>
          <w:rFonts w:ascii="Times New Roman" w:eastAsia="Times New Roman" w:hAnsi="Times New Roman" w:cs="Times New Roman"/>
          <w:i/>
          <w:iCs/>
          <w:kern w:val="0"/>
          <w14:ligatures w14:val="none"/>
        </w:rPr>
        <w:t>Stimulus Sensor Observation</w:t>
      </w:r>
      <w:r w:rsidRPr="009D3DBB">
        <w:rPr>
          <w:rFonts w:ascii="Times New Roman" w:eastAsia="Times New Roman" w:hAnsi="Times New Roman" w:cs="Times New Roman"/>
          <w:kern w:val="0"/>
          <w14:ligatures w14:val="none"/>
        </w:rPr>
        <w:t xml:space="preserve"> (</w:t>
      </w:r>
      <w:r w:rsidRPr="009D3DBB">
        <w:rPr>
          <w:rFonts w:ascii="Times New Roman" w:eastAsia="Times New Roman" w:hAnsi="Times New Roman" w:cs="Times New Roman"/>
          <w:b/>
          <w:bCs/>
          <w:kern w:val="0"/>
          <w14:ligatures w14:val="none"/>
        </w:rPr>
        <w:t>SSO</w:t>
      </w:r>
      <w:r w:rsidRPr="009D3DBB">
        <w:rPr>
          <w:rFonts w:ascii="Times New Roman" w:eastAsia="Times New Roman" w:hAnsi="Times New Roman" w:cs="Times New Roman"/>
          <w:kern w:val="0"/>
          <w14:ligatures w14:val="none"/>
        </w:rPr>
        <w:t>) ontology design pattern ([</w:t>
      </w:r>
      <w:hyperlink r:id="rId3385" w:anchor="bib-sso-pattern" w:tooltip="The Stimulus-Sensor-Observation Ontology Design Pattern and its Integration into the Semantic Sensor Network Ontology" w:history="1">
        <w:r w:rsidRPr="009D3DBB">
          <w:rPr>
            <w:rFonts w:ascii="Times New Roman" w:eastAsia="Times New Roman" w:hAnsi="Times New Roman" w:cs="Times New Roman"/>
            <w:i/>
            <w:iCs/>
            <w:color w:val="0000FF"/>
            <w:kern w:val="0"/>
            <w:u w:val="single"/>
            <w14:ligatures w14:val="none"/>
          </w:rPr>
          <w:t>SSO-Pattern</w:t>
        </w:r>
      </w:hyperlink>
      <w:r w:rsidRPr="009D3DBB">
        <w:rPr>
          <w:rFonts w:ascii="Times New Roman" w:eastAsia="Times New Roman" w:hAnsi="Times New Roman" w:cs="Times New Roman"/>
          <w:kern w:val="0"/>
          <w14:ligatures w14:val="none"/>
        </w:rPr>
        <w:t>], [</w:t>
      </w:r>
      <w:hyperlink r:id="rId3386" w:anchor="bib-ssnx-paper" w:tooltip="The SSN ontology of the W3C semantic sensor network incubator group" w:history="1">
        <w:r w:rsidRPr="009D3DBB">
          <w:rPr>
            <w:rFonts w:ascii="Times New Roman" w:eastAsia="Times New Roman" w:hAnsi="Times New Roman" w:cs="Times New Roman"/>
            <w:i/>
            <w:iCs/>
            <w:color w:val="0000FF"/>
            <w:kern w:val="0"/>
            <w:u w:val="single"/>
            <w14:ligatures w14:val="none"/>
          </w:rPr>
          <w:t>SSNX-Paper</w:t>
        </w:r>
      </w:hyperlink>
      <w:r w:rsidRPr="009D3DBB">
        <w:rPr>
          <w:rFonts w:ascii="Times New Roman" w:eastAsia="Times New Roman" w:hAnsi="Times New Roman" w:cs="Times New Roman"/>
          <w:kern w:val="0"/>
          <w14:ligatures w14:val="none"/>
        </w:rPr>
        <w:t xml:space="preserve">]). The SSO was also aligned to the </w:t>
      </w:r>
      <w:r w:rsidRPr="009D3DBB">
        <w:rPr>
          <w:rFonts w:ascii="Times New Roman" w:eastAsia="Times New Roman" w:hAnsi="Times New Roman" w:cs="Times New Roman"/>
          <w:i/>
          <w:iCs/>
          <w:kern w:val="0"/>
          <w14:ligatures w14:val="none"/>
        </w:rPr>
        <w:t>Dolce-Ultralite</w:t>
      </w:r>
      <w:r w:rsidRPr="009D3DBB">
        <w:rPr>
          <w:rFonts w:ascii="Times New Roman" w:eastAsia="Times New Roman" w:hAnsi="Times New Roman" w:cs="Times New Roman"/>
          <w:kern w:val="0"/>
          <w14:ligatures w14:val="none"/>
        </w:rPr>
        <w:t xml:space="preserve"> upper ontology [</w:t>
      </w:r>
      <w:hyperlink r:id="rId3387" w:anchor="bib-dul" w:tooltip="Dolce+ D&amp;S Ultralite and its main ontology design patterns" w:history="1">
        <w:r w:rsidRPr="009D3DBB">
          <w:rPr>
            <w:rFonts w:ascii="Times New Roman" w:eastAsia="Times New Roman" w:hAnsi="Times New Roman" w:cs="Times New Roman"/>
            <w:i/>
            <w:iCs/>
            <w:color w:val="0000FF"/>
            <w:kern w:val="0"/>
            <w:u w:val="single"/>
            <w14:ligatures w14:val="none"/>
          </w:rPr>
          <w:t>DUL</w:t>
        </w:r>
      </w:hyperlink>
      <w:r w:rsidRPr="009D3DBB">
        <w:rPr>
          <w:rFonts w:ascii="Times New Roman" w:eastAsia="Times New Roman" w:hAnsi="Times New Roman" w:cs="Times New Roman"/>
          <w:kern w:val="0"/>
          <w14:ligatures w14:val="none"/>
        </w:rPr>
        <w:t xml:space="preserve">]. </w:t>
      </w:r>
    </w:p>
    <w:p w14:paraId="7FC80E27" w14:textId="77777777" w:rsidR="009D3DBB" w:rsidRPr="009D3DBB" w:rsidRDefault="009D3DBB" w:rsidP="009D3D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3DBB">
        <w:rPr>
          <w:rFonts w:ascii="Times New Roman" w:eastAsia="Times New Roman" w:hAnsi="Times New Roman" w:cs="Times New Roman"/>
          <w:b/>
          <w:bCs/>
          <w:kern w:val="0"/>
          <w:sz w:val="27"/>
          <w:szCs w:val="27"/>
          <w14:ligatures w14:val="none"/>
        </w:rPr>
        <w:t>E.3 SSN Ontology, including SOSA</w:t>
      </w:r>
    </w:p>
    <w:p w14:paraId="38D3EF92"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The </w:t>
      </w:r>
      <w:r w:rsidRPr="009D3DBB">
        <w:rPr>
          <w:rFonts w:ascii="Times New Roman" w:eastAsia="Times New Roman" w:hAnsi="Times New Roman" w:cs="Times New Roman"/>
          <w:b/>
          <w:bCs/>
          <w:kern w:val="0"/>
          <w14:ligatures w14:val="none"/>
        </w:rPr>
        <w:t>SSN Ontology</w:t>
      </w:r>
      <w:r w:rsidRPr="009D3DBB">
        <w:rPr>
          <w:rFonts w:ascii="Times New Roman" w:eastAsia="Times New Roman" w:hAnsi="Times New Roman" w:cs="Times New Roman"/>
          <w:kern w:val="0"/>
          <w14:ligatures w14:val="none"/>
        </w:rPr>
        <w:t xml:space="preserve"> [</w:t>
      </w:r>
      <w:hyperlink r:id="rId3388" w:anchor="bib-vocab-ssn-20171019" w:tooltip="Semantic Sensor Network Ontology" w:history="1">
        <w:r w:rsidRPr="009D3DBB">
          <w:rPr>
            <w:rFonts w:ascii="Times New Roman" w:eastAsia="Times New Roman" w:hAnsi="Times New Roman" w:cs="Times New Roman"/>
            <w:i/>
            <w:iCs/>
            <w:color w:val="0000FF"/>
            <w:kern w:val="0"/>
            <w:u w:val="single"/>
            <w14:ligatures w14:val="none"/>
          </w:rPr>
          <w:t>vocab-ssn-20171019</w:t>
        </w:r>
      </w:hyperlink>
      <w:r w:rsidRPr="009D3DBB">
        <w:rPr>
          <w:rFonts w:ascii="Times New Roman" w:eastAsia="Times New Roman" w:hAnsi="Times New Roman" w:cs="Times New Roman"/>
          <w:kern w:val="0"/>
          <w14:ligatures w14:val="none"/>
        </w:rPr>
        <w:t>] combined key elements of SWE and SSNX</w:t>
      </w:r>
      <w:del w:id="666" w:author="Carl Reed" w:date="2026-08-27T14:37:00Z" w16du:dateUtc="2026-08-27T20:37:00Z">
        <w:r w:rsidRPr="009D3DBB" w:rsidDel="004B4427">
          <w:rPr>
            <w:rFonts w:ascii="Times New Roman" w:eastAsia="Times New Roman" w:hAnsi="Times New Roman" w:cs="Times New Roman"/>
            <w:kern w:val="0"/>
            <w14:ligatures w14:val="none"/>
          </w:rPr>
          <w:delText>,</w:delText>
        </w:r>
      </w:del>
      <w:r w:rsidRPr="009D3DBB">
        <w:rPr>
          <w:rFonts w:ascii="Times New Roman" w:eastAsia="Times New Roman" w:hAnsi="Times New Roman" w:cs="Times New Roman"/>
          <w:kern w:val="0"/>
          <w14:ligatures w14:val="none"/>
        </w:rPr>
        <w:t xml:space="preserve"> and added Actuation and Sampling as additional procedure execution types. The core classes and properties comprised the </w:t>
      </w:r>
      <w:r w:rsidRPr="009D3DBB">
        <w:rPr>
          <w:rFonts w:ascii="Times New Roman" w:eastAsia="Times New Roman" w:hAnsi="Times New Roman" w:cs="Times New Roman"/>
          <w:i/>
          <w:iCs/>
          <w:kern w:val="0"/>
          <w14:ligatures w14:val="none"/>
        </w:rPr>
        <w:t>Sensor, Observation, Sample, and Actuator</w:t>
      </w:r>
      <w:r w:rsidRPr="009D3DBB">
        <w:rPr>
          <w:rFonts w:ascii="Times New Roman" w:eastAsia="Times New Roman" w:hAnsi="Times New Roman" w:cs="Times New Roman"/>
          <w:kern w:val="0"/>
          <w14:ligatures w14:val="none"/>
        </w:rPr>
        <w:t xml:space="preserve"> (</w:t>
      </w:r>
      <w:r w:rsidRPr="009D3DBB">
        <w:rPr>
          <w:rFonts w:ascii="Times New Roman" w:eastAsia="Times New Roman" w:hAnsi="Times New Roman" w:cs="Times New Roman"/>
          <w:b/>
          <w:bCs/>
          <w:kern w:val="0"/>
          <w14:ligatures w14:val="none"/>
        </w:rPr>
        <w:t>SOSA</w:t>
      </w:r>
      <w:r w:rsidRPr="009D3DBB">
        <w:rPr>
          <w:rFonts w:ascii="Times New Roman" w:eastAsia="Times New Roman" w:hAnsi="Times New Roman" w:cs="Times New Roman"/>
          <w:kern w:val="0"/>
          <w14:ligatures w14:val="none"/>
        </w:rPr>
        <w:t xml:space="preserve">) module. SOSA acts as the central building block for the SSN and is packaged with very lightweight axiomatization so as to support use by web-developers. </w:t>
      </w:r>
    </w:p>
    <w:p w14:paraId="359A8231"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For details on the design philosophy and decisions around the SSN Ontology, please consult chapter "3. Origins of SSN and SOSA" in </w:t>
      </w:r>
      <w:hyperlink r:id="rId3389" w:history="1">
        <w:r w:rsidRPr="009D3DBB">
          <w:rPr>
            <w:rFonts w:ascii="Times New Roman" w:eastAsia="Times New Roman" w:hAnsi="Times New Roman" w:cs="Times New Roman"/>
            <w:i/>
            <w:iCs/>
            <w:color w:val="0000FF"/>
            <w:kern w:val="0"/>
            <w:u w:val="single"/>
            <w14:ligatures w14:val="none"/>
          </w:rPr>
          <w:t>Semantic Sensor Network Ontology</w:t>
        </w:r>
      </w:hyperlink>
      <w:r w:rsidRPr="009D3DBB">
        <w:rPr>
          <w:rFonts w:ascii="Times New Roman" w:eastAsia="Times New Roman" w:hAnsi="Times New Roman" w:cs="Times New Roman"/>
          <w:kern w:val="0"/>
          <w14:ligatures w14:val="none"/>
        </w:rPr>
        <w:t xml:space="preserve">. </w:t>
      </w:r>
    </w:p>
    <w:p w14:paraId="03815697" w14:textId="77777777" w:rsidR="009D3DBB" w:rsidRPr="009D3DBB" w:rsidRDefault="009D3DBB" w:rsidP="009D3D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3DBB">
        <w:rPr>
          <w:rFonts w:ascii="Times New Roman" w:eastAsia="Times New Roman" w:hAnsi="Times New Roman" w:cs="Times New Roman"/>
          <w:b/>
          <w:bCs/>
          <w:kern w:val="0"/>
          <w:sz w:val="27"/>
          <w:szCs w:val="27"/>
          <w14:ligatures w14:val="none"/>
        </w:rPr>
        <w:t>E.4 New editions</w:t>
      </w:r>
    </w:p>
    <w:p w14:paraId="13E38898"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Following experience with O&amp;M since its publication as an ISO and OGC standard in 2011 [</w:t>
      </w:r>
      <w:hyperlink r:id="rId3390" w:anchor="bib-oandm" w:tooltip="Observations and Measurements (O&amp;M) v2" w:history="1">
        <w:r w:rsidRPr="009D3DBB">
          <w:rPr>
            <w:rFonts w:ascii="Times New Roman" w:eastAsia="Times New Roman" w:hAnsi="Times New Roman" w:cs="Times New Roman"/>
            <w:i/>
            <w:iCs/>
            <w:color w:val="0000FF"/>
            <w:kern w:val="0"/>
            <w:u w:val="single"/>
            <w14:ligatures w14:val="none"/>
          </w:rPr>
          <w:t>OandM</w:t>
        </w:r>
      </w:hyperlink>
      <w:r w:rsidRPr="009D3DBB">
        <w:rPr>
          <w:rFonts w:ascii="Times New Roman" w:eastAsia="Times New Roman" w:hAnsi="Times New Roman" w:cs="Times New Roman"/>
          <w:kern w:val="0"/>
          <w14:ligatures w14:val="none"/>
        </w:rPr>
        <w:t>] [</w:t>
      </w:r>
      <w:hyperlink r:id="rId3391" w:anchor="bib-iso-19156-2011" w:tooltip="Geographic information -- Observations and measurements" w:history="1">
        <w:r w:rsidRPr="009D3DBB">
          <w:rPr>
            <w:rFonts w:ascii="Times New Roman" w:eastAsia="Times New Roman" w:hAnsi="Times New Roman" w:cs="Times New Roman"/>
            <w:i/>
            <w:iCs/>
            <w:color w:val="0000FF"/>
            <w:kern w:val="0"/>
            <w:u w:val="single"/>
            <w14:ligatures w14:val="none"/>
          </w:rPr>
          <w:t>iso-19156-2011</w:t>
        </w:r>
      </w:hyperlink>
      <w:r w:rsidRPr="009D3DBB">
        <w:rPr>
          <w:rFonts w:ascii="Times New Roman" w:eastAsia="Times New Roman" w:hAnsi="Times New Roman" w:cs="Times New Roman"/>
          <w:kern w:val="0"/>
          <w14:ligatures w14:val="none"/>
        </w:rPr>
        <w:t xml:space="preserve">], a revised edition </w:t>
      </w:r>
      <w:r w:rsidRPr="009D3DBB">
        <w:rPr>
          <w:rFonts w:ascii="Times New Roman" w:eastAsia="Times New Roman" w:hAnsi="Times New Roman" w:cs="Times New Roman"/>
          <w:i/>
          <w:iCs/>
          <w:kern w:val="0"/>
          <w14:ligatures w14:val="none"/>
        </w:rPr>
        <w:t>Observations, Measurements and Samples</w:t>
      </w:r>
      <w:r w:rsidRPr="009D3DBB">
        <w:rPr>
          <w:rFonts w:ascii="Times New Roman" w:eastAsia="Times New Roman" w:hAnsi="Times New Roman" w:cs="Times New Roman"/>
          <w:kern w:val="0"/>
          <w14:ligatures w14:val="none"/>
        </w:rPr>
        <w:t xml:space="preserve"> (</w:t>
      </w:r>
      <w:r w:rsidRPr="009D3DBB">
        <w:rPr>
          <w:rFonts w:ascii="Times New Roman" w:eastAsia="Times New Roman" w:hAnsi="Times New Roman" w:cs="Times New Roman"/>
          <w:b/>
          <w:bCs/>
          <w:kern w:val="0"/>
          <w14:ligatures w14:val="none"/>
        </w:rPr>
        <w:t>OMS</w:t>
      </w:r>
      <w:r w:rsidRPr="009D3DBB">
        <w:rPr>
          <w:rFonts w:ascii="Times New Roman" w:eastAsia="Times New Roman" w:hAnsi="Times New Roman" w:cs="Times New Roman"/>
          <w:kern w:val="0"/>
          <w14:ligatures w14:val="none"/>
        </w:rPr>
        <w:t>) was developed and published in 2023 [</w:t>
      </w:r>
      <w:hyperlink r:id="rId3392" w:anchor="bib-oms" w:tooltip="Observations, measurements and samples (OMS)" w:history="1">
        <w:r w:rsidRPr="009D3DBB">
          <w:rPr>
            <w:rFonts w:ascii="Times New Roman" w:eastAsia="Times New Roman" w:hAnsi="Times New Roman" w:cs="Times New Roman"/>
            <w:i/>
            <w:iCs/>
            <w:color w:val="0000FF"/>
            <w:kern w:val="0"/>
            <w:u w:val="single"/>
            <w14:ligatures w14:val="none"/>
          </w:rPr>
          <w:t>OMS</w:t>
        </w:r>
      </w:hyperlink>
      <w:r w:rsidRPr="009D3DBB">
        <w:rPr>
          <w:rFonts w:ascii="Times New Roman" w:eastAsia="Times New Roman" w:hAnsi="Times New Roman" w:cs="Times New Roman"/>
          <w:kern w:val="0"/>
          <w14:ligatures w14:val="none"/>
        </w:rPr>
        <w:t>] [</w:t>
      </w:r>
      <w:hyperlink r:id="rId3393" w:anchor="bib-iso-19156-2023" w:tooltip="Geographic information -- Observations, measurements and samples" w:history="1">
        <w:r w:rsidRPr="009D3DBB">
          <w:rPr>
            <w:rFonts w:ascii="Times New Roman" w:eastAsia="Times New Roman" w:hAnsi="Times New Roman" w:cs="Times New Roman"/>
            <w:i/>
            <w:iCs/>
            <w:color w:val="0000FF"/>
            <w:kern w:val="0"/>
            <w:u w:val="single"/>
            <w14:ligatures w14:val="none"/>
          </w:rPr>
          <w:t>iso-19156-2023</w:t>
        </w:r>
      </w:hyperlink>
      <w:r w:rsidRPr="009D3DBB">
        <w:rPr>
          <w:rFonts w:ascii="Times New Roman" w:eastAsia="Times New Roman" w:hAnsi="Times New Roman" w:cs="Times New Roman"/>
          <w:kern w:val="0"/>
          <w14:ligatures w14:val="none"/>
        </w:rPr>
        <w:t xml:space="preserve">]. The new edition notably incorporated the </w:t>
      </w:r>
      <w:r w:rsidRPr="009D3DBB">
        <w:rPr>
          <w:rFonts w:ascii="Courier New" w:eastAsia="Times New Roman" w:hAnsi="Courier New" w:cs="Courier New"/>
          <w:kern w:val="0"/>
          <w:sz w:val="20"/>
          <w:szCs w:val="20"/>
          <w14:ligatures w14:val="none"/>
        </w:rPr>
        <w:t>Sampling</w:t>
      </w:r>
      <w:r w:rsidRPr="009D3DBB">
        <w:rPr>
          <w:rFonts w:ascii="Times New Roman" w:eastAsia="Times New Roman" w:hAnsi="Times New Roman" w:cs="Times New Roman"/>
          <w:kern w:val="0"/>
          <w14:ligatures w14:val="none"/>
        </w:rPr>
        <w:t xml:space="preserve"> class from SSN, as well as some features which had been proposed in Extensions to the SSN [</w:t>
      </w:r>
      <w:hyperlink r:id="rId3394" w:anchor="bib-vocab-ssn-ext" w:tooltip="Extensions to the Semantic Sensor Network Ontology" w:history="1">
        <w:r w:rsidRPr="009D3DBB">
          <w:rPr>
            <w:rFonts w:ascii="Times New Roman" w:eastAsia="Times New Roman" w:hAnsi="Times New Roman" w:cs="Times New Roman"/>
            <w:i/>
            <w:iCs/>
            <w:color w:val="0000FF"/>
            <w:kern w:val="0"/>
            <w:u w:val="single"/>
            <w14:ligatures w14:val="none"/>
          </w:rPr>
          <w:t>vocab-ssn-ext</w:t>
        </w:r>
      </w:hyperlink>
      <w:r w:rsidRPr="009D3DBB">
        <w:rPr>
          <w:rFonts w:ascii="Times New Roman" w:eastAsia="Times New Roman" w:hAnsi="Times New Roman" w:cs="Times New Roman"/>
          <w:kern w:val="0"/>
          <w14:ligatures w14:val="none"/>
        </w:rPr>
        <w:t xml:space="preserve">], in particular the notion of </w:t>
      </w:r>
      <w:r w:rsidRPr="009D3DBB">
        <w:rPr>
          <w:rFonts w:ascii="Times New Roman" w:eastAsia="Times New Roman" w:hAnsi="Times New Roman" w:cs="Times New Roman"/>
          <w:i/>
          <w:iCs/>
          <w:kern w:val="0"/>
          <w14:ligatures w14:val="none"/>
        </w:rPr>
        <w:t>ultimate feature of interest</w:t>
      </w:r>
      <w:r w:rsidRPr="009D3DBB">
        <w:rPr>
          <w:rFonts w:ascii="Times New Roman" w:eastAsia="Times New Roman" w:hAnsi="Times New Roman" w:cs="Times New Roman"/>
          <w:kern w:val="0"/>
          <w14:ligatures w14:val="none"/>
        </w:rPr>
        <w:t xml:space="preserve">, as well as Sample and Observation </w:t>
      </w:r>
      <w:r w:rsidRPr="009D3DBB">
        <w:rPr>
          <w:rFonts w:ascii="Times New Roman" w:eastAsia="Times New Roman" w:hAnsi="Times New Roman" w:cs="Times New Roman"/>
          <w:i/>
          <w:iCs/>
          <w:kern w:val="0"/>
          <w14:ligatures w14:val="none"/>
        </w:rPr>
        <w:t>collections</w:t>
      </w:r>
      <w:r w:rsidRPr="009D3DBB">
        <w:rPr>
          <w:rFonts w:ascii="Times New Roman" w:eastAsia="Times New Roman" w:hAnsi="Times New Roman" w:cs="Times New Roman"/>
          <w:kern w:val="0"/>
          <w14:ligatures w14:val="none"/>
        </w:rPr>
        <w:t>. Section 7 of [</w:t>
      </w:r>
      <w:hyperlink r:id="rId3395" w:anchor="bib-oms" w:tooltip="Observations, measurements and samples (OMS)" w:history="1">
        <w:r w:rsidRPr="009D3DBB">
          <w:rPr>
            <w:rFonts w:ascii="Times New Roman" w:eastAsia="Times New Roman" w:hAnsi="Times New Roman" w:cs="Times New Roman"/>
            <w:i/>
            <w:iCs/>
            <w:color w:val="0000FF"/>
            <w:kern w:val="0"/>
            <w:u w:val="single"/>
            <w14:ligatures w14:val="none"/>
          </w:rPr>
          <w:t>OMS</w:t>
        </w:r>
      </w:hyperlink>
      <w:r w:rsidRPr="009D3DBB">
        <w:rPr>
          <w:rFonts w:ascii="Times New Roman" w:eastAsia="Times New Roman" w:hAnsi="Times New Roman" w:cs="Times New Roman"/>
          <w:kern w:val="0"/>
          <w14:ligatures w14:val="none"/>
        </w:rPr>
        <w:t xml:space="preserve">] provides a comprehensive description of the characteristics of observations and samples. </w:t>
      </w:r>
    </w:p>
    <w:p w14:paraId="1AFBE95E"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Note</w:t>
      </w:r>
    </w:p>
    <w:p w14:paraId="4D346CD3"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OMS was published as ISO 19156:2023 [</w:t>
      </w:r>
      <w:hyperlink r:id="rId3396" w:anchor="bib-iso-19156-2023" w:tooltip="Geographic information -- Observations, measurements and samples" w:history="1">
        <w:r w:rsidRPr="009D3DBB">
          <w:rPr>
            <w:rFonts w:ascii="Times New Roman" w:eastAsia="Times New Roman" w:hAnsi="Times New Roman" w:cs="Times New Roman"/>
            <w:i/>
            <w:iCs/>
            <w:color w:val="0000FF"/>
            <w:kern w:val="0"/>
            <w:u w:val="single"/>
            <w14:ligatures w14:val="none"/>
          </w:rPr>
          <w:t>iso-19156-2023</w:t>
        </w:r>
      </w:hyperlink>
      <w:r w:rsidRPr="009D3DBB">
        <w:rPr>
          <w:rFonts w:ascii="Times New Roman" w:eastAsia="Times New Roman" w:hAnsi="Times New Roman" w:cs="Times New Roman"/>
          <w:kern w:val="0"/>
          <w14:ligatures w14:val="none"/>
        </w:rPr>
        <w:t>]</w:t>
      </w:r>
      <w:del w:id="667" w:author="Carl Reed" w:date="2026-08-27T14:37:00Z" w16du:dateUtc="2026-08-27T20:37:00Z">
        <w:r w:rsidRPr="009D3DBB" w:rsidDel="00334098">
          <w:rPr>
            <w:rFonts w:ascii="Times New Roman" w:eastAsia="Times New Roman" w:hAnsi="Times New Roman" w:cs="Times New Roman"/>
            <w:kern w:val="0"/>
            <w14:ligatures w14:val="none"/>
          </w:rPr>
          <w:delText>,</w:delText>
        </w:r>
      </w:del>
      <w:r w:rsidRPr="009D3DBB">
        <w:rPr>
          <w:rFonts w:ascii="Times New Roman" w:eastAsia="Times New Roman" w:hAnsi="Times New Roman" w:cs="Times New Roman"/>
          <w:kern w:val="0"/>
          <w14:ligatures w14:val="none"/>
        </w:rPr>
        <w:t xml:space="preserve"> but is freely available as OGC Abstract Specification — Topic 20 [</w:t>
      </w:r>
      <w:hyperlink r:id="rId3397" w:anchor="bib-oms" w:tooltip="Observations, measurements and samples (OMS)" w:history="1">
        <w:r w:rsidRPr="009D3DBB">
          <w:rPr>
            <w:rFonts w:ascii="Times New Roman" w:eastAsia="Times New Roman" w:hAnsi="Times New Roman" w:cs="Times New Roman"/>
            <w:i/>
            <w:iCs/>
            <w:color w:val="0000FF"/>
            <w:kern w:val="0"/>
            <w:u w:val="single"/>
            <w14:ligatures w14:val="none"/>
          </w:rPr>
          <w:t>OMS</w:t>
        </w:r>
      </w:hyperlink>
      <w:r w:rsidRPr="009D3DBB">
        <w:rPr>
          <w:rFonts w:ascii="Times New Roman" w:eastAsia="Times New Roman" w:hAnsi="Times New Roman" w:cs="Times New Roman"/>
          <w:kern w:val="0"/>
          <w14:ligatures w14:val="none"/>
        </w:rPr>
        <w:t>].</w:t>
      </w:r>
    </w:p>
    <w:p w14:paraId="6F3FC4E6"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Production of the 2023 edition of the SSN Ontology has been primarily driven by a desire to align with [</w:t>
      </w:r>
      <w:hyperlink r:id="rId3398" w:anchor="bib-oms" w:tooltip="Observations, measurements and samples (OMS)" w:history="1">
        <w:r w:rsidRPr="009D3DBB">
          <w:rPr>
            <w:rFonts w:ascii="Times New Roman" w:eastAsia="Times New Roman" w:hAnsi="Times New Roman" w:cs="Times New Roman"/>
            <w:i/>
            <w:iCs/>
            <w:color w:val="0000FF"/>
            <w:kern w:val="0"/>
            <w:u w:val="single"/>
            <w14:ligatures w14:val="none"/>
          </w:rPr>
          <w:t>OMS</w:t>
        </w:r>
      </w:hyperlink>
      <w:r w:rsidRPr="009D3DBB">
        <w:rPr>
          <w:rFonts w:ascii="Times New Roman" w:eastAsia="Times New Roman" w:hAnsi="Times New Roman" w:cs="Times New Roman"/>
          <w:kern w:val="0"/>
          <w14:ligatures w14:val="none"/>
        </w:rPr>
        <w:t xml:space="preserve">]. SSN provides the official RDF implementation of OMS, as described in the </w:t>
      </w:r>
      <w:hyperlink r:id="rId3399" w:anchor="OMS" w:history="1">
        <w:r w:rsidRPr="009D3DBB">
          <w:rPr>
            <w:rFonts w:ascii="Times New Roman" w:eastAsia="Times New Roman" w:hAnsi="Times New Roman" w:cs="Times New Roman"/>
            <w:color w:val="0000FF"/>
            <w:kern w:val="0"/>
            <w:u w:val="single"/>
            <w14:ligatures w14:val="none"/>
          </w:rPr>
          <w:t>OMS Extension Module</w:t>
        </w:r>
      </w:hyperlink>
      <w:r w:rsidRPr="009D3DBB">
        <w:rPr>
          <w:rFonts w:ascii="Times New Roman" w:eastAsia="Times New Roman" w:hAnsi="Times New Roman" w:cs="Times New Roman"/>
          <w:kern w:val="0"/>
          <w14:ligatures w14:val="none"/>
        </w:rPr>
        <w:t xml:space="preserve">. In addition, developments in </w:t>
      </w:r>
      <w:r w:rsidRPr="009D3DBB">
        <w:rPr>
          <w:rFonts w:ascii="Times New Roman" w:eastAsia="Times New Roman" w:hAnsi="Times New Roman" w:cs="Times New Roman"/>
          <w:i/>
          <w:iCs/>
          <w:kern w:val="0"/>
          <w14:ligatures w14:val="none"/>
        </w:rPr>
        <w:t>Internet of Things</w:t>
      </w:r>
      <w:r w:rsidRPr="009D3DBB">
        <w:rPr>
          <w:rFonts w:ascii="Times New Roman" w:eastAsia="Times New Roman" w:hAnsi="Times New Roman" w:cs="Times New Roman"/>
          <w:kern w:val="0"/>
          <w14:ligatures w14:val="none"/>
        </w:rPr>
        <w:t xml:space="preserve"> implementations, in particular [</w:t>
      </w:r>
      <w:hyperlink r:id="rId3400" w:anchor="bib-saref" w:tooltip="ETSI TS 103 264 V4.1.1 (2025-03): SmartM2M; Smart Applications; Reference Ontology and oneM2M Mapping" w:history="1">
        <w:r w:rsidRPr="009D3DBB">
          <w:rPr>
            <w:rFonts w:ascii="Times New Roman" w:eastAsia="Times New Roman" w:hAnsi="Times New Roman" w:cs="Times New Roman"/>
            <w:i/>
            <w:iCs/>
            <w:color w:val="0000FF"/>
            <w:kern w:val="0"/>
            <w:u w:val="single"/>
            <w14:ligatures w14:val="none"/>
          </w:rPr>
          <w:t>SAREF</w:t>
        </w:r>
      </w:hyperlink>
      <w:r w:rsidRPr="009D3DBB">
        <w:rPr>
          <w:rFonts w:ascii="Times New Roman" w:eastAsia="Times New Roman" w:hAnsi="Times New Roman" w:cs="Times New Roman"/>
          <w:kern w:val="0"/>
          <w14:ligatures w14:val="none"/>
        </w:rPr>
        <w:t>], [</w:t>
      </w:r>
      <w:hyperlink r:id="rId3401" w:anchor="bib-sta" w:tooltip="OGC SensorThings API (STA)" w:history="1">
        <w:r w:rsidRPr="009D3DBB">
          <w:rPr>
            <w:rFonts w:ascii="Times New Roman" w:eastAsia="Times New Roman" w:hAnsi="Times New Roman" w:cs="Times New Roman"/>
            <w:i/>
            <w:iCs/>
            <w:color w:val="0000FF"/>
            <w:kern w:val="0"/>
            <w:u w:val="single"/>
            <w14:ligatures w14:val="none"/>
          </w:rPr>
          <w:t>STA</w:t>
        </w:r>
      </w:hyperlink>
      <w:r w:rsidRPr="009D3DBB">
        <w:rPr>
          <w:rFonts w:ascii="Times New Roman" w:eastAsia="Times New Roman" w:hAnsi="Times New Roman" w:cs="Times New Roman"/>
          <w:kern w:val="0"/>
          <w14:ligatures w14:val="none"/>
        </w:rPr>
        <w:t>] and [</w:t>
      </w:r>
      <w:hyperlink r:id="rId3402" w:anchor="bib-connectedsystems" w:tooltip="OGC API - Connected Systems - Part 1: Feature Resources" w:history="1">
        <w:r w:rsidRPr="009D3DBB">
          <w:rPr>
            <w:rFonts w:ascii="Times New Roman" w:eastAsia="Times New Roman" w:hAnsi="Times New Roman" w:cs="Times New Roman"/>
            <w:i/>
            <w:iCs/>
            <w:color w:val="0000FF"/>
            <w:kern w:val="0"/>
            <w:u w:val="single"/>
            <w14:ligatures w14:val="none"/>
          </w:rPr>
          <w:t>ConnectedSystems</w:t>
        </w:r>
      </w:hyperlink>
      <w:r w:rsidRPr="009D3DBB">
        <w:rPr>
          <w:rFonts w:ascii="Times New Roman" w:eastAsia="Times New Roman" w:hAnsi="Times New Roman" w:cs="Times New Roman"/>
          <w:kern w:val="0"/>
          <w14:ligatures w14:val="none"/>
        </w:rPr>
        <w:t xml:space="preserve">] have contributed some ideas particularly </w:t>
      </w:r>
      <w:r w:rsidRPr="009D3DBB">
        <w:rPr>
          <w:rFonts w:ascii="Times New Roman" w:eastAsia="Times New Roman" w:hAnsi="Times New Roman" w:cs="Times New Roman"/>
          <w:kern w:val="0"/>
          <w14:ligatures w14:val="none"/>
        </w:rPr>
        <w:lastRenderedPageBreak/>
        <w:t xml:space="preserve">around actuation. Finally, direct experience with SSN has uncovered a variety of more minor issues that have been addressed or accommodated. </w:t>
      </w:r>
    </w:p>
    <w:p w14:paraId="7C719B1F" w14:textId="77777777" w:rsidR="009D3DBB" w:rsidRPr="009D3DBB" w:rsidRDefault="009D3DBB" w:rsidP="009D3D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3DBB">
        <w:rPr>
          <w:rFonts w:ascii="Times New Roman" w:eastAsia="Times New Roman" w:hAnsi="Times New Roman" w:cs="Times New Roman"/>
          <w:b/>
          <w:bCs/>
          <w:kern w:val="0"/>
          <w:sz w:val="36"/>
          <w:szCs w:val="36"/>
          <w14:ligatures w14:val="none"/>
        </w:rPr>
        <w:t>F. Acknowledgments</w:t>
      </w:r>
    </w:p>
    <w:p w14:paraId="2D58DFEF"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i/>
          <w:iCs/>
          <w:kern w:val="0"/>
          <w14:ligatures w14:val="none"/>
        </w:rPr>
        <w:t>This section is non-normative.</w:t>
      </w:r>
    </w:p>
    <w:p w14:paraId="4593AE6A"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The editors recognize the major contribution of the members of the original W3C Semantic Sensor Networks Incubator Group. The editors also gratefully acknowledge the contributions made by all members of the SSN subgroup of the original Spatial Data on the Web working group. </w:t>
      </w:r>
    </w:p>
    <w:p w14:paraId="4D96E323"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For this new edition of SSN, in addition to the contributors listed at the top of the document, the editors acknowledge the work of the editors of ISO 19156:2023 ([</w:t>
      </w:r>
      <w:hyperlink r:id="rId3403" w:anchor="bib-iso-19156-2023" w:tooltip="Geographic information -- Observations, measurements and samples" w:history="1">
        <w:r w:rsidRPr="009D3DBB">
          <w:rPr>
            <w:rFonts w:ascii="Times New Roman" w:eastAsia="Times New Roman" w:hAnsi="Times New Roman" w:cs="Times New Roman"/>
            <w:i/>
            <w:iCs/>
            <w:color w:val="0000FF"/>
            <w:kern w:val="0"/>
            <w:u w:val="single"/>
            <w14:ligatures w14:val="none"/>
          </w:rPr>
          <w:t>iso-19156-2023</w:t>
        </w:r>
      </w:hyperlink>
      <w:r w:rsidRPr="009D3DBB">
        <w:rPr>
          <w:rFonts w:ascii="Times New Roman" w:eastAsia="Times New Roman" w:hAnsi="Times New Roman" w:cs="Times New Roman"/>
          <w:kern w:val="0"/>
          <w14:ligatures w14:val="none"/>
        </w:rPr>
        <w:t>], [</w:t>
      </w:r>
      <w:hyperlink r:id="rId3404" w:anchor="bib-oms" w:tooltip="Observations, measurements and samples (OMS)" w:history="1">
        <w:r w:rsidRPr="009D3DBB">
          <w:rPr>
            <w:rFonts w:ascii="Times New Roman" w:eastAsia="Times New Roman" w:hAnsi="Times New Roman" w:cs="Times New Roman"/>
            <w:i/>
            <w:iCs/>
            <w:color w:val="0000FF"/>
            <w:kern w:val="0"/>
            <w:u w:val="single"/>
            <w14:ligatures w14:val="none"/>
          </w:rPr>
          <w:t>OMS</w:t>
        </w:r>
      </w:hyperlink>
      <w:r w:rsidRPr="009D3DBB">
        <w:rPr>
          <w:rFonts w:ascii="Times New Roman" w:eastAsia="Times New Roman" w:hAnsi="Times New Roman" w:cs="Times New Roman"/>
          <w:kern w:val="0"/>
          <w14:ligatures w14:val="none"/>
        </w:rPr>
        <w:t xml:space="preserve">]). Ted Thibodeau Jr, Openlink Software, made many small grammatical improvements to the text. </w:t>
      </w:r>
    </w:p>
    <w:p w14:paraId="30948C42" w14:textId="77777777" w:rsidR="009D3DBB" w:rsidRPr="009D3DBB" w:rsidRDefault="009D3DBB" w:rsidP="009D3D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3DBB">
        <w:rPr>
          <w:rFonts w:ascii="Times New Roman" w:eastAsia="Times New Roman" w:hAnsi="Times New Roman" w:cs="Times New Roman"/>
          <w:b/>
          <w:bCs/>
          <w:kern w:val="0"/>
          <w:sz w:val="36"/>
          <w:szCs w:val="36"/>
          <w14:ligatures w14:val="none"/>
        </w:rPr>
        <w:t>G. Change History</w:t>
      </w:r>
    </w:p>
    <w:p w14:paraId="4DD591F3"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i/>
          <w:iCs/>
          <w:kern w:val="0"/>
          <w14:ligatures w14:val="none"/>
        </w:rPr>
        <w:t>This section is non-normative.</w:t>
      </w:r>
    </w:p>
    <w:p w14:paraId="154CE62E"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A full change-log is available on </w:t>
      </w:r>
      <w:hyperlink r:id="rId3405" w:history="1">
        <w:r w:rsidRPr="009D3DBB">
          <w:rPr>
            <w:rFonts w:ascii="Times New Roman" w:eastAsia="Times New Roman" w:hAnsi="Times New Roman" w:cs="Times New Roman"/>
            <w:color w:val="0000FF"/>
            <w:kern w:val="0"/>
            <w:u w:val="single"/>
            <w14:ligatures w14:val="none"/>
          </w:rPr>
          <w:t>GitHub</w:t>
        </w:r>
      </w:hyperlink>
      <w:r w:rsidRPr="009D3DBB">
        <w:rPr>
          <w:rFonts w:ascii="Times New Roman" w:eastAsia="Times New Roman" w:hAnsi="Times New Roman" w:cs="Times New Roman"/>
          <w:kern w:val="0"/>
          <w14:ligatures w14:val="none"/>
        </w:rPr>
        <w:t xml:space="preserve">. </w:t>
      </w:r>
    </w:p>
    <w:p w14:paraId="42273074" w14:textId="77777777" w:rsidR="009D3DBB" w:rsidRPr="009D3DBB" w:rsidRDefault="009D3DBB" w:rsidP="009D3D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3DBB">
        <w:rPr>
          <w:rFonts w:ascii="Times New Roman" w:eastAsia="Times New Roman" w:hAnsi="Times New Roman" w:cs="Times New Roman"/>
          <w:b/>
          <w:bCs/>
          <w:kern w:val="0"/>
          <w:sz w:val="27"/>
          <w:szCs w:val="27"/>
          <w14:ligatures w14:val="none"/>
        </w:rPr>
        <w:t xml:space="preserve">G.1 Changes since W3C Recommendation 19 October 2017 </w:t>
      </w:r>
      <w:hyperlink r:id="rId3406" w:history="1">
        <w:r w:rsidRPr="009D3DBB">
          <w:rPr>
            <w:rFonts w:ascii="Times New Roman" w:eastAsia="Times New Roman" w:hAnsi="Times New Roman" w:cs="Times New Roman"/>
            <w:b/>
            <w:bCs/>
            <w:color w:val="0000FF"/>
            <w:kern w:val="0"/>
            <w:sz w:val="27"/>
            <w:szCs w:val="27"/>
            <w:u w:val="single"/>
            <w14:ligatures w14:val="none"/>
          </w:rPr>
          <w:t>(https://www.w3.org/TR/2017/REC-vocab-ssn-20171019/)</w:t>
        </w:r>
      </w:hyperlink>
    </w:p>
    <w:p w14:paraId="747A9F64" w14:textId="77777777" w:rsidR="009D3DBB" w:rsidRPr="009D3DBB" w:rsidRDefault="009D3DBB" w:rsidP="009D3D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Updated Abstract to reflect the revised graph and axiomatization design</w:t>
      </w:r>
    </w:p>
    <w:p w14:paraId="1F41A396" w14:textId="77777777" w:rsidR="009D3DBB" w:rsidRPr="009D3DBB" w:rsidRDefault="009D3DBB" w:rsidP="009D3D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Updated and streamlined Introduction; moved Origins section to an Annex. </w:t>
      </w:r>
    </w:p>
    <w:p w14:paraId="342D6678" w14:textId="77777777" w:rsidR="009D3DBB" w:rsidRPr="009D3DBB" w:rsidRDefault="009D3DBB" w:rsidP="009D3D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Add conformance clause Chapter 3</w:t>
      </w:r>
    </w:p>
    <w:p w14:paraId="4CC0CD2E" w14:textId="77777777" w:rsidR="009D3DBB" w:rsidRPr="009D3DBB" w:rsidRDefault="009D3DBB" w:rsidP="009D3D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Updated Chapter 4 and Chapter 5.1 to explain modularization and RDF implementation</w:t>
      </w:r>
    </w:p>
    <w:p w14:paraId="1B8C3169" w14:textId="77777777" w:rsidR="009D3DBB" w:rsidRPr="009D3DBB" w:rsidRDefault="009D3DBB" w:rsidP="009D3D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OGC ModSpec explanation in Chapter 3. Conformance, and tabulations in Chapter 4 - Modularization</w:t>
      </w:r>
    </w:p>
    <w:p w14:paraId="6C50387F" w14:textId="77777777" w:rsidR="009D3DBB" w:rsidRPr="009D3DBB" w:rsidRDefault="009D3DBB" w:rsidP="009D3D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Refactored SOSA and SSN into modules - sosa-common sosa-actuation sosa-observation sosa-sampling sosa (all), and matching ssn-* files (also ssn-deprecated). Refactored HTML sources to match. </w:t>
      </w:r>
    </w:p>
    <w:p w14:paraId="5C94588C" w14:textId="77777777" w:rsidR="009D3DBB" w:rsidRPr="009D3DBB" w:rsidRDefault="009D3DBB" w:rsidP="009D3D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Moved basic rdfs:sub*Of axioms to the SOSA modules, reference RDFS-Plus</w:t>
      </w:r>
    </w:p>
    <w:p w14:paraId="4215C8CD" w14:textId="77777777" w:rsidR="009D3DBB" w:rsidRPr="009D3DBB" w:rsidRDefault="009D3DBB" w:rsidP="009D3D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re-drafted all figures as SVG; added a clause on notation</w:t>
      </w:r>
    </w:p>
    <w:p w14:paraId="58C5476C" w14:textId="77777777" w:rsidR="009D3DBB" w:rsidRPr="009D3DBB" w:rsidRDefault="009D3DBB" w:rsidP="009D3D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Mark </w:t>
      </w:r>
      <w:r w:rsidRPr="009D3DBB">
        <w:rPr>
          <w:rFonts w:ascii="Courier New" w:eastAsia="Times New Roman" w:hAnsi="Courier New" w:cs="Courier New"/>
          <w:kern w:val="0"/>
          <w:sz w:val="20"/>
          <w:szCs w:val="20"/>
          <w14:ligatures w14:val="none"/>
        </w:rPr>
        <w:t>ssn:Input</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ssn:Output</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sosa:Result</w:t>
      </w:r>
      <w:r w:rsidRPr="009D3DBB">
        <w:rPr>
          <w:rFonts w:ascii="Times New Roman" w:eastAsia="Times New Roman" w:hAnsi="Times New Roman" w:cs="Times New Roman"/>
          <w:kern w:val="0"/>
          <w14:ligatures w14:val="none"/>
        </w:rPr>
        <w:t xml:space="preserve"> deprecated</w:t>
      </w:r>
    </w:p>
    <w:p w14:paraId="2351EA1B" w14:textId="77777777" w:rsidR="009D3DBB" w:rsidRPr="009D3DBB" w:rsidRDefault="009D3DBB" w:rsidP="009D3D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Add 'abstract' superclasses </w:t>
      </w:r>
      <w:r w:rsidRPr="009D3DBB">
        <w:rPr>
          <w:rFonts w:ascii="Courier New" w:eastAsia="Times New Roman" w:hAnsi="Courier New" w:cs="Courier New"/>
          <w:kern w:val="0"/>
          <w:sz w:val="20"/>
          <w:szCs w:val="20"/>
          <w14:ligatures w14:val="none"/>
        </w:rPr>
        <w:t>Execution</w:t>
      </w:r>
      <w:r w:rsidRPr="009D3DBB">
        <w:rPr>
          <w:rFonts w:ascii="Times New Roman" w:eastAsia="Times New Roman" w:hAnsi="Times New Roman" w:cs="Times New Roman"/>
          <w:kern w:val="0"/>
          <w14:ligatures w14:val="none"/>
        </w:rPr>
        <w:t xml:space="preserve"> (superclass of Actuation, Observation and Sampling), </w:t>
      </w:r>
      <w:r w:rsidRPr="009D3DBB">
        <w:rPr>
          <w:rFonts w:ascii="Courier New" w:eastAsia="Times New Roman" w:hAnsi="Courier New" w:cs="Courier New"/>
          <w:kern w:val="0"/>
          <w:sz w:val="20"/>
          <w:szCs w:val="20"/>
          <w14:ligatures w14:val="none"/>
        </w:rPr>
        <w:t>Asset</w:t>
      </w:r>
      <w:r w:rsidRPr="009D3DBB">
        <w:rPr>
          <w:rFonts w:ascii="Times New Roman" w:eastAsia="Times New Roman" w:hAnsi="Times New Roman" w:cs="Times New Roman"/>
          <w:kern w:val="0"/>
          <w14:ligatures w14:val="none"/>
        </w:rPr>
        <w:t xml:space="preserve"> (superclass of Platform and System)</w:t>
      </w:r>
    </w:p>
    <w:p w14:paraId="188EC88E" w14:textId="77777777" w:rsidR="009D3DBB" w:rsidRPr="009D3DBB" w:rsidRDefault="009D3DBB" w:rsidP="009D3D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Add </w:t>
      </w:r>
      <w:r w:rsidRPr="009D3DBB">
        <w:rPr>
          <w:rFonts w:ascii="Courier New" w:eastAsia="Times New Roman" w:hAnsi="Courier New" w:cs="Courier New"/>
          <w:kern w:val="0"/>
          <w:sz w:val="20"/>
          <w:szCs w:val="20"/>
          <w14:ligatures w14:val="none"/>
        </w:rPr>
        <w:t>ExecutionCollection</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ActuationCollection</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ObservationCollection</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SamplingCollection</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SampleCollection</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hasMember</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isMemberOf</w:t>
      </w:r>
    </w:p>
    <w:p w14:paraId="38B0B2A6" w14:textId="77777777" w:rsidR="009D3DBB" w:rsidRPr="009D3DBB" w:rsidRDefault="009D3DBB" w:rsidP="009D3D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remove </w:t>
      </w:r>
      <w:r w:rsidRPr="009D3DBB">
        <w:rPr>
          <w:rFonts w:ascii="Courier New" w:eastAsia="Times New Roman" w:hAnsi="Courier New" w:cs="Courier New"/>
          <w:kern w:val="0"/>
          <w:sz w:val="20"/>
          <w:szCs w:val="20"/>
          <w14:ligatures w14:val="none"/>
        </w:rPr>
        <w:t>rdfs:range</w:t>
      </w:r>
      <w:r w:rsidRPr="009D3DBB">
        <w:rPr>
          <w:rFonts w:ascii="Times New Roman" w:eastAsia="Times New Roman" w:hAnsi="Times New Roman" w:cs="Times New Roman"/>
          <w:kern w:val="0"/>
          <w14:ligatures w14:val="none"/>
        </w:rPr>
        <w:t xml:space="preserve"> on </w:t>
      </w:r>
      <w:r w:rsidRPr="009D3DBB">
        <w:rPr>
          <w:rFonts w:ascii="Courier New" w:eastAsia="Times New Roman" w:hAnsi="Courier New" w:cs="Courier New"/>
          <w:kern w:val="0"/>
          <w:sz w:val="20"/>
          <w:szCs w:val="20"/>
          <w14:ligatures w14:val="none"/>
        </w:rPr>
        <w:t>resultTime</w:t>
      </w:r>
    </w:p>
    <w:p w14:paraId="6DC25395" w14:textId="77777777" w:rsidR="009D3DBB" w:rsidRPr="009D3DBB" w:rsidRDefault="009D3DBB" w:rsidP="009D3D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Clarify meaning of </w:t>
      </w:r>
      <w:r w:rsidRPr="009D3DBB">
        <w:rPr>
          <w:rFonts w:ascii="Courier New" w:eastAsia="Times New Roman" w:hAnsi="Courier New" w:cs="Courier New"/>
          <w:kern w:val="0"/>
          <w:sz w:val="20"/>
          <w:szCs w:val="20"/>
          <w14:ligatures w14:val="none"/>
        </w:rPr>
        <w:t>hasResult</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resultTime</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phenomenonTime</w:t>
      </w:r>
      <w:r w:rsidRPr="009D3DBB">
        <w:rPr>
          <w:rFonts w:ascii="Times New Roman" w:eastAsia="Times New Roman" w:hAnsi="Times New Roman" w:cs="Times New Roman"/>
          <w:kern w:val="0"/>
          <w14:ligatures w14:val="none"/>
        </w:rPr>
        <w:t xml:space="preserve"> in the context of </w:t>
      </w:r>
      <w:r w:rsidRPr="009D3DBB">
        <w:rPr>
          <w:rFonts w:ascii="Courier New" w:eastAsia="Times New Roman" w:hAnsi="Courier New" w:cs="Courier New"/>
          <w:kern w:val="0"/>
          <w:sz w:val="20"/>
          <w:szCs w:val="20"/>
          <w14:ligatures w14:val="none"/>
        </w:rPr>
        <w:t>Actuations</w:t>
      </w:r>
    </w:p>
    <w:p w14:paraId="530D6DB2" w14:textId="77777777" w:rsidR="009D3DBB" w:rsidRPr="009D3DBB" w:rsidRDefault="009D3DBB" w:rsidP="009D3D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Add </w:t>
      </w:r>
      <w:r w:rsidRPr="009D3DBB">
        <w:rPr>
          <w:rFonts w:ascii="Courier New" w:eastAsia="Times New Roman" w:hAnsi="Courier New" w:cs="Courier New"/>
          <w:kern w:val="0"/>
          <w:sz w:val="20"/>
          <w:szCs w:val="20"/>
          <w14:ligatures w14:val="none"/>
        </w:rPr>
        <w:t>startTime</w:t>
      </w:r>
      <w:r w:rsidRPr="009D3DBB">
        <w:rPr>
          <w:rFonts w:ascii="Times New Roman" w:eastAsia="Times New Roman" w:hAnsi="Times New Roman" w:cs="Times New Roman"/>
          <w:kern w:val="0"/>
          <w14:ligatures w14:val="none"/>
        </w:rPr>
        <w:t xml:space="preserve"> property</w:t>
      </w:r>
    </w:p>
    <w:p w14:paraId="4536152A" w14:textId="77777777" w:rsidR="009D3DBB" w:rsidRPr="009D3DBB" w:rsidRDefault="009D3DBB" w:rsidP="009D3D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lastRenderedPageBreak/>
        <w:t xml:space="preserve">Add </w:t>
      </w:r>
      <w:r w:rsidRPr="009D3DBB">
        <w:rPr>
          <w:rFonts w:ascii="Courier New" w:eastAsia="Times New Roman" w:hAnsi="Courier New" w:cs="Courier New"/>
          <w:kern w:val="0"/>
          <w:sz w:val="20"/>
          <w:szCs w:val="20"/>
          <w14:ligatures w14:val="none"/>
        </w:rPr>
        <w:t>forProperty</w:t>
      </w:r>
      <w:r w:rsidRPr="009D3DBB">
        <w:rPr>
          <w:rFonts w:ascii="Times New Roman" w:eastAsia="Times New Roman" w:hAnsi="Times New Roman" w:cs="Times New Roman"/>
          <w:kern w:val="0"/>
          <w14:ligatures w14:val="none"/>
        </w:rPr>
        <w:t xml:space="preserve"> links from </w:t>
      </w:r>
      <w:r w:rsidRPr="009D3DBB">
        <w:rPr>
          <w:rFonts w:ascii="Courier New" w:eastAsia="Times New Roman" w:hAnsi="Courier New" w:cs="Courier New"/>
          <w:kern w:val="0"/>
          <w:sz w:val="20"/>
          <w:szCs w:val="20"/>
          <w14:ligatures w14:val="none"/>
        </w:rPr>
        <w:t>Procedure</w:t>
      </w:r>
      <w:r w:rsidRPr="009D3DBB">
        <w:rPr>
          <w:rFonts w:ascii="Times New Roman" w:eastAsia="Times New Roman" w:hAnsi="Times New Roman" w:cs="Times New Roman"/>
          <w:kern w:val="0"/>
          <w14:ligatures w14:val="none"/>
        </w:rPr>
        <w:t xml:space="preserve">, and inverse </w:t>
      </w:r>
      <w:r w:rsidRPr="009D3DBB">
        <w:rPr>
          <w:rFonts w:ascii="Courier New" w:eastAsia="Times New Roman" w:hAnsi="Courier New" w:cs="Courier New"/>
          <w:kern w:val="0"/>
          <w:sz w:val="20"/>
          <w:szCs w:val="20"/>
          <w14:ligatures w14:val="none"/>
        </w:rPr>
        <w:t>hasProcedure</w:t>
      </w:r>
    </w:p>
    <w:p w14:paraId="46D6BB62" w14:textId="77777777" w:rsidR="009D3DBB" w:rsidRPr="009D3DBB" w:rsidRDefault="009D3DBB" w:rsidP="009D3D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add inverses for all object-properties, add tabulation of all properties</w:t>
      </w:r>
    </w:p>
    <w:p w14:paraId="36DF7140" w14:textId="77777777" w:rsidR="009D3DBB" w:rsidRPr="009D3DBB" w:rsidRDefault="009D3DBB" w:rsidP="009D3D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Add </w:t>
      </w:r>
      <w:r w:rsidRPr="009D3DBB">
        <w:rPr>
          <w:rFonts w:ascii="Courier New" w:eastAsia="Times New Roman" w:hAnsi="Courier New" w:cs="Courier New"/>
          <w:kern w:val="0"/>
          <w:sz w:val="20"/>
          <w:szCs w:val="20"/>
          <w14:ligatures w14:val="none"/>
        </w:rPr>
        <w:t>madeBySystem</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madeExecution</w:t>
      </w:r>
      <w:r w:rsidRPr="009D3DBB">
        <w:rPr>
          <w:rFonts w:ascii="Times New Roman" w:eastAsia="Times New Roman" w:hAnsi="Times New Roman" w:cs="Times New Roman"/>
          <w:kern w:val="0"/>
          <w14:ligatures w14:val="none"/>
        </w:rPr>
        <w:t xml:space="preserve"> </w:t>
      </w:r>
    </w:p>
    <w:p w14:paraId="35086524" w14:textId="77777777" w:rsidR="009D3DBB" w:rsidRPr="009D3DBB" w:rsidRDefault="009D3DBB" w:rsidP="009D3D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Remove </w:t>
      </w:r>
      <w:r w:rsidRPr="009D3DBB">
        <w:rPr>
          <w:rFonts w:ascii="Courier New" w:eastAsia="Times New Roman" w:hAnsi="Courier New" w:cs="Courier New"/>
          <w:kern w:val="0"/>
          <w:sz w:val="20"/>
          <w:szCs w:val="20"/>
          <w14:ligatures w14:val="none"/>
        </w:rPr>
        <w:t>Sample is subclass of FeatureOfInterest</w:t>
      </w:r>
      <w:r w:rsidRPr="009D3DBB">
        <w:rPr>
          <w:rFonts w:ascii="Times New Roman" w:eastAsia="Times New Roman" w:hAnsi="Times New Roman" w:cs="Times New Roman"/>
          <w:kern w:val="0"/>
          <w14:ligatures w14:val="none"/>
        </w:rPr>
        <w:t xml:space="preserve"> axiom</w:t>
      </w:r>
    </w:p>
    <w:p w14:paraId="1E1CD518" w14:textId="77777777" w:rsidR="009D3DBB" w:rsidRPr="009D3DBB" w:rsidRDefault="009D3DBB" w:rsidP="009D3D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Add Sample sub-classes - </w:t>
      </w:r>
      <w:r w:rsidRPr="009D3DBB">
        <w:rPr>
          <w:rFonts w:ascii="Courier New" w:eastAsia="Times New Roman" w:hAnsi="Courier New" w:cs="Courier New"/>
          <w:kern w:val="0"/>
          <w:sz w:val="20"/>
          <w:szCs w:val="20"/>
          <w14:ligatures w14:val="none"/>
        </w:rPr>
        <w:t>MaterialSample</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SpatialSample</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StatisticalSample</w:t>
      </w:r>
    </w:p>
    <w:p w14:paraId="5327CA57" w14:textId="77777777" w:rsidR="009D3DBB" w:rsidRPr="009D3DBB" w:rsidRDefault="009D3DBB" w:rsidP="009D3D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Add </w:t>
      </w:r>
      <w:r w:rsidRPr="009D3DBB">
        <w:rPr>
          <w:rFonts w:ascii="Courier New" w:eastAsia="Times New Roman" w:hAnsi="Courier New" w:cs="Courier New"/>
          <w:kern w:val="0"/>
          <w:sz w:val="20"/>
          <w:szCs w:val="20"/>
          <w14:ligatures w14:val="none"/>
        </w:rPr>
        <w:t>madeSamplingHasResult</w:t>
      </w:r>
      <w:r w:rsidRPr="009D3DBB">
        <w:rPr>
          <w:rFonts w:ascii="Times New Roman" w:eastAsia="Times New Roman" w:hAnsi="Times New Roman" w:cs="Times New Roman"/>
          <w:kern w:val="0"/>
          <w14:ligatures w14:val="none"/>
        </w:rPr>
        <w:t xml:space="preserve"> and </w:t>
      </w:r>
      <w:r w:rsidRPr="009D3DBB">
        <w:rPr>
          <w:rFonts w:ascii="Courier New" w:eastAsia="Times New Roman" w:hAnsi="Courier New" w:cs="Courier New"/>
          <w:kern w:val="0"/>
          <w:sz w:val="20"/>
          <w:szCs w:val="20"/>
          <w14:ligatures w14:val="none"/>
        </w:rPr>
        <w:t>usedForExecutionHasResult</w:t>
      </w:r>
      <w:r w:rsidRPr="009D3DBB">
        <w:rPr>
          <w:rFonts w:ascii="Times New Roman" w:eastAsia="Times New Roman" w:hAnsi="Times New Roman" w:cs="Times New Roman"/>
          <w:kern w:val="0"/>
          <w14:ligatures w14:val="none"/>
        </w:rPr>
        <w:t xml:space="preserve"> properties</w:t>
      </w:r>
    </w:p>
    <w:p w14:paraId="388A5687" w14:textId="77777777" w:rsidR="009D3DBB" w:rsidRPr="009D3DBB" w:rsidRDefault="009D3DBB" w:rsidP="009D3D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Add </w:t>
      </w:r>
      <w:r w:rsidRPr="009D3DBB">
        <w:rPr>
          <w:rFonts w:ascii="Courier New" w:eastAsia="Times New Roman" w:hAnsi="Courier New" w:cs="Courier New"/>
          <w:kern w:val="0"/>
          <w:sz w:val="20"/>
          <w:szCs w:val="20"/>
          <w14:ligatures w14:val="none"/>
        </w:rPr>
        <w:t>hasOriginalSample</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isSampleOfUltimateFOI</w:t>
      </w:r>
      <w:r w:rsidRPr="009D3DBB">
        <w:rPr>
          <w:rFonts w:ascii="Times New Roman" w:eastAsia="Times New Roman" w:hAnsi="Times New Roman" w:cs="Times New Roman"/>
          <w:kern w:val="0"/>
          <w14:ligatures w14:val="none"/>
        </w:rPr>
        <w:t xml:space="preserve"> (from SSN-ext)</w:t>
      </w:r>
    </w:p>
    <w:p w14:paraId="2E265A9A" w14:textId="77777777" w:rsidR="009D3DBB" w:rsidRPr="009D3DBB" w:rsidRDefault="009D3DBB" w:rsidP="009D3D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Deprecate </w:t>
      </w:r>
      <w:r w:rsidRPr="009D3DBB">
        <w:rPr>
          <w:rFonts w:ascii="Courier New" w:eastAsia="Times New Roman" w:hAnsi="Courier New" w:cs="Courier New"/>
          <w:kern w:val="0"/>
          <w:sz w:val="20"/>
          <w:szCs w:val="20"/>
          <w14:ligatures w14:val="none"/>
        </w:rPr>
        <w:t>ActuatableProperty</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ObservableProperty</w:t>
      </w:r>
      <w:r w:rsidRPr="009D3DBB">
        <w:rPr>
          <w:rFonts w:ascii="Times New Roman" w:eastAsia="Times New Roman" w:hAnsi="Times New Roman" w:cs="Times New Roman"/>
          <w:kern w:val="0"/>
          <w14:ligatures w14:val="none"/>
        </w:rPr>
        <w:t xml:space="preserve"> in favour of generic </w:t>
      </w:r>
      <w:r w:rsidRPr="009D3DBB">
        <w:rPr>
          <w:rFonts w:ascii="Courier New" w:eastAsia="Times New Roman" w:hAnsi="Courier New" w:cs="Courier New"/>
          <w:kern w:val="0"/>
          <w:sz w:val="20"/>
          <w:szCs w:val="20"/>
          <w14:ligatures w14:val="none"/>
        </w:rPr>
        <w:t>Property</w:t>
      </w:r>
    </w:p>
    <w:p w14:paraId="106E8C75" w14:textId="77777777" w:rsidR="009D3DBB" w:rsidRPr="009D3DBB" w:rsidRDefault="009D3DBB" w:rsidP="009D3D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Add </w:t>
      </w:r>
      <w:r w:rsidRPr="009D3DBB">
        <w:rPr>
          <w:rFonts w:ascii="Courier New" w:eastAsia="Times New Roman" w:hAnsi="Courier New" w:cs="Courier New"/>
          <w:kern w:val="0"/>
          <w:sz w:val="20"/>
          <w:szCs w:val="20"/>
          <w14:ligatures w14:val="none"/>
        </w:rPr>
        <w:t>ActuatingProcedure</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ObservingProcedure</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SamplingProcedure</w:t>
      </w:r>
      <w:r w:rsidRPr="009D3DBB">
        <w:rPr>
          <w:rFonts w:ascii="Times New Roman" w:eastAsia="Times New Roman" w:hAnsi="Times New Roman" w:cs="Times New Roman"/>
          <w:kern w:val="0"/>
          <w14:ligatures w14:val="none"/>
        </w:rPr>
        <w:t xml:space="preserve"> specializations of </w:t>
      </w:r>
      <w:r w:rsidRPr="009D3DBB">
        <w:rPr>
          <w:rFonts w:ascii="Courier New" w:eastAsia="Times New Roman" w:hAnsi="Courier New" w:cs="Courier New"/>
          <w:kern w:val="0"/>
          <w:sz w:val="20"/>
          <w:szCs w:val="20"/>
          <w14:ligatures w14:val="none"/>
        </w:rPr>
        <w:t>Procedure</w:t>
      </w:r>
      <w:r w:rsidRPr="009D3DBB">
        <w:rPr>
          <w:rFonts w:ascii="Times New Roman" w:eastAsia="Times New Roman" w:hAnsi="Times New Roman" w:cs="Times New Roman"/>
          <w:kern w:val="0"/>
          <w14:ligatures w14:val="none"/>
        </w:rPr>
        <w:t xml:space="preserve"> for each execution type</w:t>
      </w:r>
    </w:p>
    <w:p w14:paraId="7C0F150E" w14:textId="77777777" w:rsidR="009D3DBB" w:rsidRPr="009D3DBB" w:rsidRDefault="009D3DBB" w:rsidP="009D3D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Add </w:t>
      </w:r>
      <w:r w:rsidRPr="009D3DBB">
        <w:rPr>
          <w:rFonts w:ascii="Courier New" w:eastAsia="Times New Roman" w:hAnsi="Courier New" w:cs="Courier New"/>
          <w:kern w:val="0"/>
          <w:sz w:val="20"/>
          <w:szCs w:val="20"/>
          <w14:ligatures w14:val="none"/>
        </w:rPr>
        <w:t>hasFeatureOfInterest</w:t>
      </w:r>
      <w:r w:rsidRPr="009D3DBB">
        <w:rPr>
          <w:rFonts w:ascii="Times New Roman" w:eastAsia="Times New Roman" w:hAnsi="Times New Roman" w:cs="Times New Roman"/>
          <w:kern w:val="0"/>
          <w14:ligatures w14:val="none"/>
        </w:rPr>
        <w:t xml:space="preserve"> support to </w:t>
      </w:r>
      <w:r w:rsidRPr="009D3DBB">
        <w:rPr>
          <w:rFonts w:ascii="Courier New" w:eastAsia="Times New Roman" w:hAnsi="Courier New" w:cs="Courier New"/>
          <w:kern w:val="0"/>
          <w:sz w:val="20"/>
          <w:szCs w:val="20"/>
          <w14:ligatures w14:val="none"/>
        </w:rPr>
        <w:t>Deployment</w:t>
      </w:r>
    </w:p>
    <w:p w14:paraId="69A7AEE6" w14:textId="77777777" w:rsidR="009D3DBB" w:rsidRPr="009D3DBB" w:rsidRDefault="009D3DBB" w:rsidP="009D3D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Remove Functional and InverseFunctional axioms except on </w:t>
      </w:r>
      <w:r w:rsidRPr="009D3DBB">
        <w:rPr>
          <w:rFonts w:ascii="Courier New" w:eastAsia="Times New Roman" w:hAnsi="Courier New" w:cs="Courier New"/>
          <w:kern w:val="0"/>
          <w:sz w:val="20"/>
          <w:szCs w:val="20"/>
          <w14:ligatures w14:val="none"/>
        </w:rPr>
        <w:t>hasResult</w:t>
      </w:r>
    </w:p>
    <w:p w14:paraId="60ED8E49" w14:textId="77777777" w:rsidR="009D3DBB" w:rsidRPr="009D3DBB" w:rsidRDefault="009D3DBB" w:rsidP="009D3D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Simplify the System Capabilities Module</w:t>
      </w:r>
    </w:p>
    <w:p w14:paraId="14787378" w14:textId="77777777" w:rsidR="009D3DBB" w:rsidRPr="009D3DBB" w:rsidRDefault="009D3DBB" w:rsidP="009D3D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Move System Capabilities module to Appendix</w:t>
      </w:r>
    </w:p>
    <w:p w14:paraId="6BF27A1D" w14:textId="77777777" w:rsidR="009D3DBB" w:rsidRPr="009D3DBB" w:rsidRDefault="009D3DBB" w:rsidP="009D3D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Add SAREF alignment</w:t>
      </w:r>
    </w:p>
    <w:p w14:paraId="50439B3A" w14:textId="77777777" w:rsidR="009D3DBB" w:rsidRPr="009D3DBB" w:rsidRDefault="009D3DBB" w:rsidP="009D3D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 xml:space="preserve">Update OBOE alignment - using </w:t>
      </w:r>
      <w:r w:rsidRPr="009D3DBB">
        <w:rPr>
          <w:rFonts w:ascii="Courier New" w:eastAsia="Times New Roman" w:hAnsi="Courier New" w:cs="Courier New"/>
          <w:kern w:val="0"/>
          <w:sz w:val="20"/>
          <w:szCs w:val="20"/>
          <w14:ligatures w14:val="none"/>
        </w:rPr>
        <w:t>ObservationCollection</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SampleCollection</w:t>
      </w:r>
      <w:r w:rsidRPr="009D3DBB">
        <w:rPr>
          <w:rFonts w:ascii="Times New Roman" w:eastAsia="Times New Roman" w:hAnsi="Times New Roman" w:cs="Times New Roman"/>
          <w:kern w:val="0"/>
          <w14:ligatures w14:val="none"/>
        </w:rPr>
        <w:t xml:space="preserve">, </w:t>
      </w:r>
      <w:r w:rsidRPr="009D3DBB">
        <w:rPr>
          <w:rFonts w:ascii="Courier New" w:eastAsia="Times New Roman" w:hAnsi="Courier New" w:cs="Courier New"/>
          <w:kern w:val="0"/>
          <w:sz w:val="20"/>
          <w:szCs w:val="20"/>
          <w14:ligatures w14:val="none"/>
        </w:rPr>
        <w:t>hasMember</w:t>
      </w:r>
    </w:p>
    <w:p w14:paraId="4CA6E11A" w14:textId="77777777" w:rsidR="009D3DBB" w:rsidRPr="009D3DBB" w:rsidRDefault="009D3DBB" w:rsidP="009D3D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Add detailed OMS Extension module</w:t>
      </w:r>
    </w:p>
    <w:p w14:paraId="391684E7" w14:textId="77777777" w:rsidR="009D3DBB" w:rsidRPr="009D3DBB" w:rsidRDefault="009D3DBB" w:rsidP="009D3D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Retire O&amp;Mv2 alignment - superseded by OMS extension</w:t>
      </w:r>
    </w:p>
    <w:p w14:paraId="2FF55F52" w14:textId="77777777" w:rsidR="009D3DBB" w:rsidRPr="009D3DBB" w:rsidRDefault="009D3DBB" w:rsidP="009D3D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Retire SSNX alignment - incubator version is now two generations back</w:t>
      </w:r>
    </w:p>
    <w:p w14:paraId="7356989D" w14:textId="77777777" w:rsidR="009D3DBB" w:rsidRPr="009D3DBB" w:rsidRDefault="009D3DBB" w:rsidP="009D3D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Added IDO alignment.</w:t>
      </w:r>
    </w:p>
    <w:p w14:paraId="5C29B858" w14:textId="77777777" w:rsidR="009D3DBB" w:rsidRPr="009D3DBB" w:rsidRDefault="009D3DBB" w:rsidP="009D3D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Add BFO alignment</w:t>
      </w:r>
    </w:p>
    <w:p w14:paraId="4791E4CE" w14:textId="77777777" w:rsidR="009D3DBB" w:rsidRPr="009D3DBB" w:rsidRDefault="009D3DBB" w:rsidP="009D3D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Relaxed and simplified DUL alignment</w:t>
      </w:r>
    </w:p>
    <w:p w14:paraId="43038EB3" w14:textId="77777777" w:rsidR="009D3DBB" w:rsidRPr="009D3DBB" w:rsidRDefault="009D3DBB" w:rsidP="009D3D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Add DOLCE alignment</w:t>
      </w:r>
    </w:p>
    <w:p w14:paraId="7A863706" w14:textId="77777777" w:rsidR="009D3DBB" w:rsidRPr="009D3DBB" w:rsidRDefault="009D3DBB" w:rsidP="009D3D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Fully revise Common Modeling patterns, also with diagrams</w:t>
      </w:r>
    </w:p>
    <w:p w14:paraId="09F9E4C2" w14:textId="77777777" w:rsidR="009D3DBB" w:rsidRPr="009D3DBB" w:rsidRDefault="009D3DBB" w:rsidP="009D3D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Make patterns for Location, UoM more prescriptive</w:t>
      </w:r>
    </w:p>
    <w:p w14:paraId="52C99874" w14:textId="77777777" w:rsidR="009D3DBB" w:rsidRPr="009D3DBB" w:rsidRDefault="009D3DBB" w:rsidP="009D3D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Move extended examples out of the document into an online repository</w:t>
      </w:r>
    </w:p>
    <w:p w14:paraId="1AEA79E7" w14:textId="77777777" w:rsidR="009D3DBB" w:rsidRPr="009D3DBB" w:rsidRDefault="009D3DBB" w:rsidP="009D3DB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Remove Warnings for terms that have 2 evidences of implementation</w:t>
      </w:r>
    </w:p>
    <w:p w14:paraId="30534BA4" w14:textId="77777777" w:rsidR="009D3DBB" w:rsidRPr="009D3DBB" w:rsidRDefault="009D3DBB" w:rsidP="009D3D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3DBB">
        <w:rPr>
          <w:rFonts w:ascii="Times New Roman" w:eastAsia="Times New Roman" w:hAnsi="Times New Roman" w:cs="Times New Roman"/>
          <w:b/>
          <w:bCs/>
          <w:kern w:val="0"/>
          <w:sz w:val="36"/>
          <w:szCs w:val="36"/>
          <w14:ligatures w14:val="none"/>
        </w:rPr>
        <w:t>H. References</w:t>
      </w:r>
    </w:p>
    <w:p w14:paraId="06899950" w14:textId="77777777" w:rsidR="009D3DBB" w:rsidRPr="009D3DBB" w:rsidRDefault="009D3DBB" w:rsidP="009D3D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3DBB">
        <w:rPr>
          <w:rFonts w:ascii="Times New Roman" w:eastAsia="Times New Roman" w:hAnsi="Times New Roman" w:cs="Times New Roman"/>
          <w:b/>
          <w:bCs/>
          <w:kern w:val="0"/>
          <w:sz w:val="27"/>
          <w:szCs w:val="27"/>
          <w14:ligatures w14:val="none"/>
        </w:rPr>
        <w:t>H.1 Normative references</w:t>
      </w:r>
    </w:p>
    <w:p w14:paraId="67CB5785"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[CDT]</w:t>
      </w:r>
    </w:p>
    <w:p w14:paraId="7EE971C3"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07" w:history="1">
        <w:r w:rsidRPr="009D3DBB">
          <w:rPr>
            <w:rFonts w:ascii="Times New Roman" w:eastAsia="Times New Roman" w:hAnsi="Times New Roman" w:cs="Times New Roman"/>
            <w:i/>
            <w:iCs/>
            <w:color w:val="0000FF"/>
            <w:kern w:val="0"/>
            <w:u w:val="single"/>
            <w14:ligatures w14:val="none"/>
          </w:rPr>
          <w:t>Custom Datatypes - Towards a web of Linked Datatypes</w:t>
        </w:r>
      </w:hyperlink>
      <w:r w:rsidRPr="009D3DBB">
        <w:rPr>
          <w:rFonts w:ascii="Times New Roman" w:eastAsia="Times New Roman" w:hAnsi="Times New Roman" w:cs="Times New Roman"/>
          <w:kern w:val="0"/>
          <w14:ligatures w14:val="none"/>
        </w:rPr>
        <w:t xml:space="preserve">. Maxime Lefrançois; Antoine Zimmermann. 19 July 2021. URL: </w:t>
      </w:r>
      <w:hyperlink r:id="rId3408" w:history="1">
        <w:r w:rsidRPr="009D3DBB">
          <w:rPr>
            <w:rFonts w:ascii="Times New Roman" w:eastAsia="Times New Roman" w:hAnsi="Times New Roman" w:cs="Times New Roman"/>
            <w:color w:val="0000FF"/>
            <w:kern w:val="0"/>
            <w:u w:val="single"/>
            <w14:ligatures w14:val="none"/>
          </w:rPr>
          <w:t>https://w3id.org/lindt/v4/custom_datatypes</w:t>
        </w:r>
      </w:hyperlink>
      <w:r w:rsidRPr="009D3DBB">
        <w:rPr>
          <w:rFonts w:ascii="Times New Roman" w:eastAsia="Times New Roman" w:hAnsi="Times New Roman" w:cs="Times New Roman"/>
          <w:kern w:val="0"/>
          <w14:ligatures w14:val="none"/>
        </w:rPr>
        <w:t xml:space="preserve"> </w:t>
      </w:r>
    </w:p>
    <w:p w14:paraId="5CBE4DFC"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[GeoSPARQL]</w:t>
      </w:r>
    </w:p>
    <w:p w14:paraId="0BC2980A"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09" w:history="1">
        <w:r w:rsidRPr="009D3DBB">
          <w:rPr>
            <w:rFonts w:ascii="Times New Roman" w:eastAsia="Times New Roman" w:hAnsi="Times New Roman" w:cs="Times New Roman"/>
            <w:i/>
            <w:iCs/>
            <w:color w:val="0000FF"/>
            <w:kern w:val="0"/>
            <w:u w:val="single"/>
            <w14:ligatures w14:val="none"/>
          </w:rPr>
          <w:t>OGC GeoSPARQL - A Geographic Query Language for RDF Data</w:t>
        </w:r>
      </w:hyperlink>
      <w:r w:rsidRPr="009D3DBB">
        <w:rPr>
          <w:rFonts w:ascii="Times New Roman" w:eastAsia="Times New Roman" w:hAnsi="Times New Roman" w:cs="Times New Roman"/>
          <w:kern w:val="0"/>
          <w14:ligatures w14:val="none"/>
        </w:rPr>
        <w:t xml:space="preserve">. Nicholas J. Car; Timo Homburg; Matthew Perry; Frans Knibbe; Simon J.D. Cox; Joseph Abhayaratna; Mathias Bonduel; Paul J. Cripps; Krzysztof Janowicz. OGC. 29 January 2024. OGC Standard. URL: </w:t>
      </w:r>
      <w:hyperlink r:id="rId3410" w:history="1">
        <w:r w:rsidRPr="009D3DBB">
          <w:rPr>
            <w:rFonts w:ascii="Times New Roman" w:eastAsia="Times New Roman" w:hAnsi="Times New Roman" w:cs="Times New Roman"/>
            <w:color w:val="0000FF"/>
            <w:kern w:val="0"/>
            <w:u w:val="single"/>
            <w14:ligatures w14:val="none"/>
          </w:rPr>
          <w:t>https://docs.ogc.org/is/22-047r1/22-047r1.html</w:t>
        </w:r>
      </w:hyperlink>
      <w:r w:rsidRPr="009D3DBB">
        <w:rPr>
          <w:rFonts w:ascii="Times New Roman" w:eastAsia="Times New Roman" w:hAnsi="Times New Roman" w:cs="Times New Roman"/>
          <w:kern w:val="0"/>
          <w14:ligatures w14:val="none"/>
        </w:rPr>
        <w:t xml:space="preserve"> </w:t>
      </w:r>
    </w:p>
    <w:p w14:paraId="434F62CB"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[json-ld11]</w:t>
      </w:r>
    </w:p>
    <w:p w14:paraId="578DD133"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11" w:history="1">
        <w:r w:rsidRPr="009D3DBB">
          <w:rPr>
            <w:rFonts w:ascii="Times New Roman" w:eastAsia="Times New Roman" w:hAnsi="Times New Roman" w:cs="Times New Roman"/>
            <w:i/>
            <w:iCs/>
            <w:color w:val="0000FF"/>
            <w:kern w:val="0"/>
            <w:u w:val="single"/>
            <w14:ligatures w14:val="none"/>
          </w:rPr>
          <w:t>JSON-LD 1.1</w:t>
        </w:r>
      </w:hyperlink>
      <w:r w:rsidRPr="009D3DBB">
        <w:rPr>
          <w:rFonts w:ascii="Times New Roman" w:eastAsia="Times New Roman" w:hAnsi="Times New Roman" w:cs="Times New Roman"/>
          <w:kern w:val="0"/>
          <w14:ligatures w14:val="none"/>
        </w:rPr>
        <w:t xml:space="preserve">. Gregg Kellogg; Pierre-Antoine Champin; Dave Longley. W3C. 16 July 2020. W3C Recommendation. URL: </w:t>
      </w:r>
      <w:hyperlink r:id="rId3412" w:history="1">
        <w:r w:rsidRPr="009D3DBB">
          <w:rPr>
            <w:rFonts w:ascii="Times New Roman" w:eastAsia="Times New Roman" w:hAnsi="Times New Roman" w:cs="Times New Roman"/>
            <w:color w:val="0000FF"/>
            <w:kern w:val="0"/>
            <w:u w:val="single"/>
            <w14:ligatures w14:val="none"/>
          </w:rPr>
          <w:t>https://www.w3.org/TR/json-ld11/</w:t>
        </w:r>
      </w:hyperlink>
      <w:r w:rsidRPr="009D3DBB">
        <w:rPr>
          <w:rFonts w:ascii="Times New Roman" w:eastAsia="Times New Roman" w:hAnsi="Times New Roman" w:cs="Times New Roman"/>
          <w:kern w:val="0"/>
          <w14:ligatures w14:val="none"/>
        </w:rPr>
        <w:t xml:space="preserve"> </w:t>
      </w:r>
    </w:p>
    <w:p w14:paraId="769F67FE"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[ModSpec]</w:t>
      </w:r>
    </w:p>
    <w:p w14:paraId="5C656CA3"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13" w:history="1">
        <w:r w:rsidRPr="009D3DBB">
          <w:rPr>
            <w:rFonts w:ascii="Times New Roman" w:eastAsia="Times New Roman" w:hAnsi="Times New Roman" w:cs="Times New Roman"/>
            <w:i/>
            <w:iCs/>
            <w:color w:val="0000FF"/>
            <w:kern w:val="0"/>
            <w:u w:val="single"/>
            <w14:ligatures w14:val="none"/>
          </w:rPr>
          <w:t>The Specification Model — A Standard for Modular specifications</w:t>
        </w:r>
      </w:hyperlink>
      <w:r w:rsidRPr="009D3DBB">
        <w:rPr>
          <w:rFonts w:ascii="Times New Roman" w:eastAsia="Times New Roman" w:hAnsi="Times New Roman" w:cs="Times New Roman"/>
          <w:kern w:val="0"/>
          <w14:ligatures w14:val="none"/>
        </w:rPr>
        <w:t xml:space="preserve">. OGC Policy SWG. Open Geospatial Consortium. 2009. URL: </w:t>
      </w:r>
      <w:hyperlink r:id="rId3414" w:history="1">
        <w:r w:rsidRPr="009D3DBB">
          <w:rPr>
            <w:rFonts w:ascii="Times New Roman" w:eastAsia="Times New Roman" w:hAnsi="Times New Roman" w:cs="Times New Roman"/>
            <w:color w:val="0000FF"/>
            <w:kern w:val="0"/>
            <w:u w:val="single"/>
            <w14:ligatures w14:val="none"/>
          </w:rPr>
          <w:t>https://portal.ogc.org/files/?artifact_id=34762</w:t>
        </w:r>
      </w:hyperlink>
      <w:r w:rsidRPr="009D3DBB">
        <w:rPr>
          <w:rFonts w:ascii="Times New Roman" w:eastAsia="Times New Roman" w:hAnsi="Times New Roman" w:cs="Times New Roman"/>
          <w:kern w:val="0"/>
          <w14:ligatures w14:val="none"/>
        </w:rPr>
        <w:t xml:space="preserve"> </w:t>
      </w:r>
    </w:p>
    <w:p w14:paraId="3A05A2AD"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[OandM]</w:t>
      </w:r>
    </w:p>
    <w:p w14:paraId="053E8B30"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15" w:history="1">
        <w:r w:rsidRPr="009D3DBB">
          <w:rPr>
            <w:rFonts w:ascii="Times New Roman" w:eastAsia="Times New Roman" w:hAnsi="Times New Roman" w:cs="Times New Roman"/>
            <w:i/>
            <w:iCs/>
            <w:color w:val="0000FF"/>
            <w:kern w:val="0"/>
            <w:u w:val="single"/>
            <w14:ligatures w14:val="none"/>
          </w:rPr>
          <w:t>Observations and Measurements (O&amp;M) v2</w:t>
        </w:r>
      </w:hyperlink>
      <w:r w:rsidRPr="009D3DBB">
        <w:rPr>
          <w:rFonts w:ascii="Times New Roman" w:eastAsia="Times New Roman" w:hAnsi="Times New Roman" w:cs="Times New Roman"/>
          <w:kern w:val="0"/>
          <w14:ligatures w14:val="none"/>
        </w:rPr>
        <w:t xml:space="preserve">. Simon Cox. OGC. 2011. OGC Abstract Specification Topic 20. URL: </w:t>
      </w:r>
      <w:hyperlink r:id="rId3416" w:history="1">
        <w:r w:rsidRPr="009D3DBB">
          <w:rPr>
            <w:rFonts w:ascii="Times New Roman" w:eastAsia="Times New Roman" w:hAnsi="Times New Roman" w:cs="Times New Roman"/>
            <w:color w:val="0000FF"/>
            <w:kern w:val="0"/>
            <w:u w:val="single"/>
            <w14:ligatures w14:val="none"/>
          </w:rPr>
          <w:t>https://portal.ogc.org/files/?artifact_id=41579</w:t>
        </w:r>
      </w:hyperlink>
      <w:r w:rsidRPr="009D3DBB">
        <w:rPr>
          <w:rFonts w:ascii="Times New Roman" w:eastAsia="Times New Roman" w:hAnsi="Times New Roman" w:cs="Times New Roman"/>
          <w:kern w:val="0"/>
          <w14:ligatures w14:val="none"/>
        </w:rPr>
        <w:t xml:space="preserve"> </w:t>
      </w:r>
    </w:p>
    <w:p w14:paraId="4B6E56BA"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[OMS]</w:t>
      </w:r>
    </w:p>
    <w:p w14:paraId="6301F070"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17" w:history="1">
        <w:r w:rsidRPr="009D3DBB">
          <w:rPr>
            <w:rFonts w:ascii="Times New Roman" w:eastAsia="Times New Roman" w:hAnsi="Times New Roman" w:cs="Times New Roman"/>
            <w:i/>
            <w:iCs/>
            <w:color w:val="0000FF"/>
            <w:kern w:val="0"/>
            <w:u w:val="single"/>
            <w14:ligatures w14:val="none"/>
          </w:rPr>
          <w:t>Observations, measurements and samples (OMS)</w:t>
        </w:r>
      </w:hyperlink>
      <w:r w:rsidRPr="009D3DBB">
        <w:rPr>
          <w:rFonts w:ascii="Times New Roman" w:eastAsia="Times New Roman" w:hAnsi="Times New Roman" w:cs="Times New Roman"/>
          <w:kern w:val="0"/>
          <w14:ligatures w14:val="none"/>
        </w:rPr>
        <w:t xml:space="preserve">. Katharina Schleidt; Ilkka Rinne. OGC. 2023. OGC Abstract Specification Topic 20. URL: </w:t>
      </w:r>
      <w:hyperlink r:id="rId3418" w:history="1">
        <w:r w:rsidRPr="009D3DBB">
          <w:rPr>
            <w:rFonts w:ascii="Times New Roman" w:eastAsia="Times New Roman" w:hAnsi="Times New Roman" w:cs="Times New Roman"/>
            <w:color w:val="0000FF"/>
            <w:kern w:val="0"/>
            <w:u w:val="single"/>
            <w14:ligatures w14:val="none"/>
          </w:rPr>
          <w:t>https://docs.ogc.org/as/20-082r4/20-082r4.html</w:t>
        </w:r>
      </w:hyperlink>
      <w:r w:rsidRPr="009D3DBB">
        <w:rPr>
          <w:rFonts w:ascii="Times New Roman" w:eastAsia="Times New Roman" w:hAnsi="Times New Roman" w:cs="Times New Roman"/>
          <w:kern w:val="0"/>
          <w14:ligatures w14:val="none"/>
        </w:rPr>
        <w:t xml:space="preserve"> </w:t>
      </w:r>
    </w:p>
    <w:p w14:paraId="5C71F4D8"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[owl-time]</w:t>
      </w:r>
    </w:p>
    <w:p w14:paraId="1ACADB7C"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19" w:history="1">
        <w:r w:rsidRPr="009D3DBB">
          <w:rPr>
            <w:rFonts w:ascii="Times New Roman" w:eastAsia="Times New Roman" w:hAnsi="Times New Roman" w:cs="Times New Roman"/>
            <w:i/>
            <w:iCs/>
            <w:color w:val="0000FF"/>
            <w:kern w:val="0"/>
            <w:u w:val="single"/>
            <w14:ligatures w14:val="none"/>
          </w:rPr>
          <w:t>Time Ontology in OWL</w:t>
        </w:r>
      </w:hyperlink>
      <w:r w:rsidRPr="009D3DBB">
        <w:rPr>
          <w:rFonts w:ascii="Times New Roman" w:eastAsia="Times New Roman" w:hAnsi="Times New Roman" w:cs="Times New Roman"/>
          <w:kern w:val="0"/>
          <w14:ligatures w14:val="none"/>
        </w:rPr>
        <w:t xml:space="preserve">. Simon Cox; Chris Little. W3C. 15 November 2022. CRD. URL: </w:t>
      </w:r>
      <w:hyperlink r:id="rId3420" w:history="1">
        <w:r w:rsidRPr="009D3DBB">
          <w:rPr>
            <w:rFonts w:ascii="Times New Roman" w:eastAsia="Times New Roman" w:hAnsi="Times New Roman" w:cs="Times New Roman"/>
            <w:color w:val="0000FF"/>
            <w:kern w:val="0"/>
            <w:u w:val="single"/>
            <w14:ligatures w14:val="none"/>
          </w:rPr>
          <w:t>https://www.w3.org/TR/owl-time/</w:t>
        </w:r>
      </w:hyperlink>
      <w:r w:rsidRPr="009D3DBB">
        <w:rPr>
          <w:rFonts w:ascii="Times New Roman" w:eastAsia="Times New Roman" w:hAnsi="Times New Roman" w:cs="Times New Roman"/>
          <w:kern w:val="0"/>
          <w14:ligatures w14:val="none"/>
        </w:rPr>
        <w:t xml:space="preserve"> </w:t>
      </w:r>
    </w:p>
    <w:p w14:paraId="7352F5CA"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[owl2-manchester-syntax]</w:t>
      </w:r>
    </w:p>
    <w:p w14:paraId="50AC4D1A"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21" w:history="1">
        <w:r w:rsidRPr="009D3DBB">
          <w:rPr>
            <w:rFonts w:ascii="Times New Roman" w:eastAsia="Times New Roman" w:hAnsi="Times New Roman" w:cs="Times New Roman"/>
            <w:i/>
            <w:iCs/>
            <w:color w:val="0000FF"/>
            <w:kern w:val="0"/>
            <w:u w:val="single"/>
            <w14:ligatures w14:val="none"/>
          </w:rPr>
          <w:t>OWL 2 Web Ontology Language Manchester Syntax (Second Edition)</w:t>
        </w:r>
      </w:hyperlink>
      <w:r w:rsidRPr="009D3DBB">
        <w:rPr>
          <w:rFonts w:ascii="Times New Roman" w:eastAsia="Times New Roman" w:hAnsi="Times New Roman" w:cs="Times New Roman"/>
          <w:kern w:val="0"/>
          <w14:ligatures w14:val="none"/>
        </w:rPr>
        <w:t xml:space="preserve">. Matthew Horridge; Peter Patel-Schneider. W3C. 11 December 2012. W3C Working Group Note. URL: </w:t>
      </w:r>
      <w:hyperlink r:id="rId3422" w:history="1">
        <w:r w:rsidRPr="009D3DBB">
          <w:rPr>
            <w:rFonts w:ascii="Times New Roman" w:eastAsia="Times New Roman" w:hAnsi="Times New Roman" w:cs="Times New Roman"/>
            <w:color w:val="0000FF"/>
            <w:kern w:val="0"/>
            <w:u w:val="single"/>
            <w14:ligatures w14:val="none"/>
          </w:rPr>
          <w:t>https://www.w3.org/TR/owl2-manchester-syntax/</w:t>
        </w:r>
      </w:hyperlink>
      <w:r w:rsidRPr="009D3DBB">
        <w:rPr>
          <w:rFonts w:ascii="Times New Roman" w:eastAsia="Times New Roman" w:hAnsi="Times New Roman" w:cs="Times New Roman"/>
          <w:kern w:val="0"/>
          <w14:ligatures w14:val="none"/>
        </w:rPr>
        <w:t xml:space="preserve"> </w:t>
      </w:r>
    </w:p>
    <w:p w14:paraId="7D16CF0F"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[owl2-overview]</w:t>
      </w:r>
    </w:p>
    <w:p w14:paraId="6F1272E0"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23" w:history="1">
        <w:r w:rsidRPr="009D3DBB">
          <w:rPr>
            <w:rFonts w:ascii="Times New Roman" w:eastAsia="Times New Roman" w:hAnsi="Times New Roman" w:cs="Times New Roman"/>
            <w:i/>
            <w:iCs/>
            <w:color w:val="0000FF"/>
            <w:kern w:val="0"/>
            <w:u w:val="single"/>
            <w14:ligatures w14:val="none"/>
          </w:rPr>
          <w:t>OWL 2 Web Ontology Language Document Overview (Second Edition)</w:t>
        </w:r>
      </w:hyperlink>
      <w:r w:rsidRPr="009D3DBB">
        <w:rPr>
          <w:rFonts w:ascii="Times New Roman" w:eastAsia="Times New Roman" w:hAnsi="Times New Roman" w:cs="Times New Roman"/>
          <w:kern w:val="0"/>
          <w14:ligatures w14:val="none"/>
        </w:rPr>
        <w:t xml:space="preserve">. W3C OWL Working Group. W3C. 11 December 2012. W3C Recommendation. URL: </w:t>
      </w:r>
      <w:hyperlink r:id="rId3424" w:history="1">
        <w:r w:rsidRPr="009D3DBB">
          <w:rPr>
            <w:rFonts w:ascii="Times New Roman" w:eastAsia="Times New Roman" w:hAnsi="Times New Roman" w:cs="Times New Roman"/>
            <w:color w:val="0000FF"/>
            <w:kern w:val="0"/>
            <w:u w:val="single"/>
            <w14:ligatures w14:val="none"/>
          </w:rPr>
          <w:t>https://www.w3.org/TR/owl2-overview/</w:t>
        </w:r>
      </w:hyperlink>
      <w:r w:rsidRPr="009D3DBB">
        <w:rPr>
          <w:rFonts w:ascii="Times New Roman" w:eastAsia="Times New Roman" w:hAnsi="Times New Roman" w:cs="Times New Roman"/>
          <w:kern w:val="0"/>
          <w14:ligatures w14:val="none"/>
        </w:rPr>
        <w:t xml:space="preserve"> </w:t>
      </w:r>
    </w:p>
    <w:p w14:paraId="31CDE21A"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[owl2-rdf-based-semantics]</w:t>
      </w:r>
    </w:p>
    <w:p w14:paraId="4267DA7C"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25" w:history="1">
        <w:r w:rsidRPr="009D3DBB">
          <w:rPr>
            <w:rFonts w:ascii="Times New Roman" w:eastAsia="Times New Roman" w:hAnsi="Times New Roman" w:cs="Times New Roman"/>
            <w:i/>
            <w:iCs/>
            <w:color w:val="0000FF"/>
            <w:kern w:val="0"/>
            <w:u w:val="single"/>
            <w14:ligatures w14:val="none"/>
          </w:rPr>
          <w:t>OWL 2 Web Ontology Language RDF-Based Semantics (Second Edition)</w:t>
        </w:r>
      </w:hyperlink>
      <w:r w:rsidRPr="009D3DBB">
        <w:rPr>
          <w:rFonts w:ascii="Times New Roman" w:eastAsia="Times New Roman" w:hAnsi="Times New Roman" w:cs="Times New Roman"/>
          <w:kern w:val="0"/>
          <w14:ligatures w14:val="none"/>
        </w:rPr>
        <w:t xml:space="preserve">. Michael Schneider. W3C. 11 December 2012. W3C Recommendation. URL: </w:t>
      </w:r>
      <w:hyperlink r:id="rId3426" w:history="1">
        <w:r w:rsidRPr="009D3DBB">
          <w:rPr>
            <w:rFonts w:ascii="Times New Roman" w:eastAsia="Times New Roman" w:hAnsi="Times New Roman" w:cs="Times New Roman"/>
            <w:color w:val="0000FF"/>
            <w:kern w:val="0"/>
            <w:u w:val="single"/>
            <w14:ligatures w14:val="none"/>
          </w:rPr>
          <w:t>https://www.w3.org/TR/owl2-rdf-based-semantics/</w:t>
        </w:r>
      </w:hyperlink>
      <w:r w:rsidRPr="009D3DBB">
        <w:rPr>
          <w:rFonts w:ascii="Times New Roman" w:eastAsia="Times New Roman" w:hAnsi="Times New Roman" w:cs="Times New Roman"/>
          <w:kern w:val="0"/>
          <w14:ligatures w14:val="none"/>
        </w:rPr>
        <w:t xml:space="preserve"> </w:t>
      </w:r>
    </w:p>
    <w:p w14:paraId="25359520"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[rdf-schema]</w:t>
      </w:r>
    </w:p>
    <w:p w14:paraId="13A6AA72"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27" w:history="1">
        <w:r w:rsidRPr="009D3DBB">
          <w:rPr>
            <w:rFonts w:ascii="Times New Roman" w:eastAsia="Times New Roman" w:hAnsi="Times New Roman" w:cs="Times New Roman"/>
            <w:i/>
            <w:iCs/>
            <w:color w:val="0000FF"/>
            <w:kern w:val="0"/>
            <w:u w:val="single"/>
            <w14:ligatures w14:val="none"/>
          </w:rPr>
          <w:t>RDF Schema 1.1</w:t>
        </w:r>
      </w:hyperlink>
      <w:r w:rsidRPr="009D3DBB">
        <w:rPr>
          <w:rFonts w:ascii="Times New Roman" w:eastAsia="Times New Roman" w:hAnsi="Times New Roman" w:cs="Times New Roman"/>
          <w:kern w:val="0"/>
          <w14:ligatures w14:val="none"/>
        </w:rPr>
        <w:t xml:space="preserve">. Dan Brickley; Ramanathan Guha. W3C. 25 February 2014. W3C Recommendation. URL: </w:t>
      </w:r>
      <w:hyperlink r:id="rId3428" w:history="1">
        <w:r w:rsidRPr="009D3DBB">
          <w:rPr>
            <w:rFonts w:ascii="Times New Roman" w:eastAsia="Times New Roman" w:hAnsi="Times New Roman" w:cs="Times New Roman"/>
            <w:color w:val="0000FF"/>
            <w:kern w:val="0"/>
            <w:u w:val="single"/>
            <w14:ligatures w14:val="none"/>
          </w:rPr>
          <w:t>https://www.w3.org/TR/rdf-schema/</w:t>
        </w:r>
      </w:hyperlink>
      <w:r w:rsidRPr="009D3DBB">
        <w:rPr>
          <w:rFonts w:ascii="Times New Roman" w:eastAsia="Times New Roman" w:hAnsi="Times New Roman" w:cs="Times New Roman"/>
          <w:kern w:val="0"/>
          <w14:ligatures w14:val="none"/>
        </w:rPr>
        <w:t xml:space="preserve"> </w:t>
      </w:r>
    </w:p>
    <w:p w14:paraId="7BE58544"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[rdf12-turtle]</w:t>
      </w:r>
    </w:p>
    <w:p w14:paraId="2F368833"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29" w:history="1">
        <w:r w:rsidRPr="009D3DBB">
          <w:rPr>
            <w:rFonts w:ascii="Times New Roman" w:eastAsia="Times New Roman" w:hAnsi="Times New Roman" w:cs="Times New Roman"/>
            <w:i/>
            <w:iCs/>
            <w:color w:val="0000FF"/>
            <w:kern w:val="0"/>
            <w:u w:val="single"/>
            <w14:ligatures w14:val="none"/>
          </w:rPr>
          <w:t>RDF 1.2 Turtle</w:t>
        </w:r>
      </w:hyperlink>
      <w:r w:rsidRPr="009D3DBB">
        <w:rPr>
          <w:rFonts w:ascii="Times New Roman" w:eastAsia="Times New Roman" w:hAnsi="Times New Roman" w:cs="Times New Roman"/>
          <w:kern w:val="0"/>
          <w14:ligatures w14:val="none"/>
        </w:rPr>
        <w:t xml:space="preserve">. Gregg Kellogg; Andy Seaborne; Dominik Tomaszuk. W3C. 12 August 2026. W3C Working Draft. URL: </w:t>
      </w:r>
      <w:hyperlink r:id="rId3430" w:history="1">
        <w:r w:rsidRPr="009D3DBB">
          <w:rPr>
            <w:rFonts w:ascii="Times New Roman" w:eastAsia="Times New Roman" w:hAnsi="Times New Roman" w:cs="Times New Roman"/>
            <w:color w:val="0000FF"/>
            <w:kern w:val="0"/>
            <w:u w:val="single"/>
            <w14:ligatures w14:val="none"/>
          </w:rPr>
          <w:t>https://www.w3.org/TR/rdf12-turtle/</w:t>
        </w:r>
      </w:hyperlink>
      <w:r w:rsidRPr="009D3DBB">
        <w:rPr>
          <w:rFonts w:ascii="Times New Roman" w:eastAsia="Times New Roman" w:hAnsi="Times New Roman" w:cs="Times New Roman"/>
          <w:kern w:val="0"/>
          <w14:ligatures w14:val="none"/>
        </w:rPr>
        <w:t xml:space="preserve"> </w:t>
      </w:r>
    </w:p>
    <w:p w14:paraId="5A13E82A"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[RDFS-Plus]</w:t>
      </w:r>
    </w:p>
    <w:p w14:paraId="48BE72B7"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31" w:history="1">
        <w:r w:rsidRPr="009D3DBB">
          <w:rPr>
            <w:rFonts w:ascii="Times New Roman" w:eastAsia="Times New Roman" w:hAnsi="Times New Roman" w:cs="Times New Roman"/>
            <w:i/>
            <w:iCs/>
            <w:color w:val="0000FF"/>
            <w:kern w:val="0"/>
            <w:u w:val="single"/>
            <w14:ligatures w14:val="none"/>
          </w:rPr>
          <w:t>Chapter 8 - RDFS-Plus</w:t>
        </w:r>
      </w:hyperlink>
      <w:r w:rsidRPr="009D3DBB">
        <w:rPr>
          <w:rFonts w:ascii="Times New Roman" w:eastAsia="Times New Roman" w:hAnsi="Times New Roman" w:cs="Times New Roman"/>
          <w:kern w:val="0"/>
          <w14:ligatures w14:val="none"/>
        </w:rPr>
        <w:t xml:space="preserve">. Dean Allemang; Jim Hendler. Semantic Web for the Working Ontologist (Second Edition), Morgan Kaufmann. 2011. URL: </w:t>
      </w:r>
      <w:hyperlink r:id="rId3432" w:history="1">
        <w:r w:rsidRPr="009D3DBB">
          <w:rPr>
            <w:rFonts w:ascii="Times New Roman" w:eastAsia="Times New Roman" w:hAnsi="Times New Roman" w:cs="Times New Roman"/>
            <w:color w:val="0000FF"/>
            <w:kern w:val="0"/>
            <w:u w:val="single"/>
            <w14:ligatures w14:val="none"/>
          </w:rPr>
          <w:t>https://doi.org/10.1016/B978-0-12-385965-5.10008-1</w:t>
        </w:r>
      </w:hyperlink>
      <w:r w:rsidRPr="009D3DBB">
        <w:rPr>
          <w:rFonts w:ascii="Times New Roman" w:eastAsia="Times New Roman" w:hAnsi="Times New Roman" w:cs="Times New Roman"/>
          <w:kern w:val="0"/>
          <w14:ligatures w14:val="none"/>
        </w:rPr>
        <w:t xml:space="preserve"> </w:t>
      </w:r>
    </w:p>
    <w:p w14:paraId="4D43C00E"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[RFC2119]</w:t>
      </w:r>
    </w:p>
    <w:p w14:paraId="3B2BB04E"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33" w:history="1">
        <w:r w:rsidRPr="009D3DBB">
          <w:rPr>
            <w:rFonts w:ascii="Times New Roman" w:eastAsia="Times New Roman" w:hAnsi="Times New Roman" w:cs="Times New Roman"/>
            <w:i/>
            <w:iCs/>
            <w:color w:val="0000FF"/>
            <w:kern w:val="0"/>
            <w:u w:val="single"/>
            <w14:ligatures w14:val="none"/>
          </w:rPr>
          <w:t>Key words for use in RFCs to Indicate Requirement Levels</w:t>
        </w:r>
      </w:hyperlink>
      <w:r w:rsidRPr="009D3DBB">
        <w:rPr>
          <w:rFonts w:ascii="Times New Roman" w:eastAsia="Times New Roman" w:hAnsi="Times New Roman" w:cs="Times New Roman"/>
          <w:kern w:val="0"/>
          <w14:ligatures w14:val="none"/>
        </w:rPr>
        <w:t xml:space="preserve">. S. Bradner. IETF. March 1997. Best Current Practice. URL: </w:t>
      </w:r>
      <w:hyperlink r:id="rId3434" w:history="1">
        <w:r w:rsidRPr="009D3DBB">
          <w:rPr>
            <w:rFonts w:ascii="Times New Roman" w:eastAsia="Times New Roman" w:hAnsi="Times New Roman" w:cs="Times New Roman"/>
            <w:color w:val="0000FF"/>
            <w:kern w:val="0"/>
            <w:u w:val="single"/>
            <w14:ligatures w14:val="none"/>
          </w:rPr>
          <w:t>https://www.rfc-editor.org/info/rfc2119/</w:t>
        </w:r>
      </w:hyperlink>
      <w:r w:rsidRPr="009D3DBB">
        <w:rPr>
          <w:rFonts w:ascii="Times New Roman" w:eastAsia="Times New Roman" w:hAnsi="Times New Roman" w:cs="Times New Roman"/>
          <w:kern w:val="0"/>
          <w14:ligatures w14:val="none"/>
        </w:rPr>
        <w:t xml:space="preserve"> </w:t>
      </w:r>
    </w:p>
    <w:p w14:paraId="1617644C"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[RFC8174]</w:t>
      </w:r>
    </w:p>
    <w:p w14:paraId="1A6F87C9"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35" w:history="1">
        <w:r w:rsidRPr="009D3DBB">
          <w:rPr>
            <w:rFonts w:ascii="Times New Roman" w:eastAsia="Times New Roman" w:hAnsi="Times New Roman" w:cs="Times New Roman"/>
            <w:i/>
            <w:iCs/>
            <w:color w:val="0000FF"/>
            <w:kern w:val="0"/>
            <w:u w:val="single"/>
            <w14:ligatures w14:val="none"/>
          </w:rPr>
          <w:t>Ambiguity of Uppercase vs Lowercase in RFC 2119 Key Words</w:t>
        </w:r>
      </w:hyperlink>
      <w:r w:rsidRPr="009D3DBB">
        <w:rPr>
          <w:rFonts w:ascii="Times New Roman" w:eastAsia="Times New Roman" w:hAnsi="Times New Roman" w:cs="Times New Roman"/>
          <w:kern w:val="0"/>
          <w14:ligatures w14:val="none"/>
        </w:rPr>
        <w:t xml:space="preserve">. B. Leiba. IETF. May 2017. Best Current Practice. URL: </w:t>
      </w:r>
      <w:hyperlink r:id="rId3436" w:history="1">
        <w:r w:rsidRPr="009D3DBB">
          <w:rPr>
            <w:rFonts w:ascii="Times New Roman" w:eastAsia="Times New Roman" w:hAnsi="Times New Roman" w:cs="Times New Roman"/>
            <w:color w:val="0000FF"/>
            <w:kern w:val="0"/>
            <w:u w:val="single"/>
            <w14:ligatures w14:val="none"/>
          </w:rPr>
          <w:t>https://www.rfc-editor.org/info/rfc8174/</w:t>
        </w:r>
      </w:hyperlink>
      <w:r w:rsidRPr="009D3DBB">
        <w:rPr>
          <w:rFonts w:ascii="Times New Roman" w:eastAsia="Times New Roman" w:hAnsi="Times New Roman" w:cs="Times New Roman"/>
          <w:kern w:val="0"/>
          <w14:ligatures w14:val="none"/>
        </w:rPr>
        <w:t xml:space="preserve"> </w:t>
      </w:r>
    </w:p>
    <w:p w14:paraId="43B8EB22" w14:textId="77777777" w:rsidR="009D3DBB" w:rsidRPr="009D3DBB" w:rsidRDefault="009D3DBB" w:rsidP="009D3D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3DBB">
        <w:rPr>
          <w:rFonts w:ascii="Times New Roman" w:eastAsia="Times New Roman" w:hAnsi="Times New Roman" w:cs="Times New Roman"/>
          <w:b/>
          <w:bCs/>
          <w:kern w:val="0"/>
          <w:sz w:val="27"/>
          <w:szCs w:val="27"/>
          <w14:ligatures w14:val="none"/>
        </w:rPr>
        <w:t>H.2 Informative references</w:t>
      </w:r>
    </w:p>
    <w:p w14:paraId="28214B46"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[BFO]</w:t>
      </w:r>
    </w:p>
    <w:p w14:paraId="205180B1"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37" w:history="1">
        <w:r w:rsidRPr="009D3DBB">
          <w:rPr>
            <w:rFonts w:ascii="Times New Roman" w:eastAsia="Times New Roman" w:hAnsi="Times New Roman" w:cs="Times New Roman"/>
            <w:i/>
            <w:iCs/>
            <w:color w:val="0000FF"/>
            <w:kern w:val="0"/>
            <w:u w:val="single"/>
            <w14:ligatures w14:val="none"/>
          </w:rPr>
          <w:t>Information technology — Top-level ontologies (TLO) — Part 2: Basic Formal Ontology (BFO)</w:t>
        </w:r>
      </w:hyperlink>
      <w:r w:rsidRPr="009D3DBB">
        <w:rPr>
          <w:rFonts w:ascii="Times New Roman" w:eastAsia="Times New Roman" w:hAnsi="Times New Roman" w:cs="Times New Roman"/>
          <w:kern w:val="0"/>
          <w14:ligatures w14:val="none"/>
        </w:rPr>
        <w:t xml:space="preserve">. International Organization for Standardization (ISO). ISO/IEC 21838-2:2021. URL: </w:t>
      </w:r>
      <w:hyperlink r:id="rId3438" w:history="1">
        <w:r w:rsidRPr="009D3DBB">
          <w:rPr>
            <w:rFonts w:ascii="Times New Roman" w:eastAsia="Times New Roman" w:hAnsi="Times New Roman" w:cs="Times New Roman"/>
            <w:color w:val="0000FF"/>
            <w:kern w:val="0"/>
            <w:u w:val="single"/>
            <w14:ligatures w14:val="none"/>
          </w:rPr>
          <w:t>https://www.iso.org/standard/74572.html</w:t>
        </w:r>
      </w:hyperlink>
      <w:r w:rsidRPr="009D3DBB">
        <w:rPr>
          <w:rFonts w:ascii="Times New Roman" w:eastAsia="Times New Roman" w:hAnsi="Times New Roman" w:cs="Times New Roman"/>
          <w:kern w:val="0"/>
          <w14:ligatures w14:val="none"/>
        </w:rPr>
        <w:t xml:space="preserve"> </w:t>
      </w:r>
    </w:p>
    <w:p w14:paraId="71C2CBFB"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[CCO]</w:t>
      </w:r>
    </w:p>
    <w:p w14:paraId="5918598A"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39" w:history="1">
        <w:r w:rsidRPr="009D3DBB">
          <w:rPr>
            <w:rFonts w:ascii="Times New Roman" w:eastAsia="Times New Roman" w:hAnsi="Times New Roman" w:cs="Times New Roman"/>
            <w:i/>
            <w:iCs/>
            <w:color w:val="0000FF"/>
            <w:kern w:val="0"/>
            <w:u w:val="single"/>
            <w14:ligatures w14:val="none"/>
          </w:rPr>
          <w:t>The Common Core Ontologies (CCO)</w:t>
        </w:r>
      </w:hyperlink>
      <w:r w:rsidRPr="009D3DBB">
        <w:rPr>
          <w:rFonts w:ascii="Times New Roman" w:eastAsia="Times New Roman" w:hAnsi="Times New Roman" w:cs="Times New Roman"/>
          <w:kern w:val="0"/>
          <w14:ligatures w14:val="none"/>
        </w:rPr>
        <w:t xml:space="preserve">. URL: </w:t>
      </w:r>
      <w:hyperlink r:id="rId3440" w:history="1">
        <w:r w:rsidRPr="009D3DBB">
          <w:rPr>
            <w:rFonts w:ascii="Times New Roman" w:eastAsia="Times New Roman" w:hAnsi="Times New Roman" w:cs="Times New Roman"/>
            <w:color w:val="0000FF"/>
            <w:kern w:val="0"/>
            <w:u w:val="single"/>
            <w14:ligatures w14:val="none"/>
          </w:rPr>
          <w:t>https://github.com/CommonCoreOntology/CommonCoreOntologies</w:t>
        </w:r>
      </w:hyperlink>
      <w:r w:rsidRPr="009D3DBB">
        <w:rPr>
          <w:rFonts w:ascii="Times New Roman" w:eastAsia="Times New Roman" w:hAnsi="Times New Roman" w:cs="Times New Roman"/>
          <w:kern w:val="0"/>
          <w14:ligatures w14:val="none"/>
        </w:rPr>
        <w:t xml:space="preserve"> </w:t>
      </w:r>
    </w:p>
    <w:p w14:paraId="162FD8A1"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[ConnectedSystems]</w:t>
      </w:r>
    </w:p>
    <w:p w14:paraId="449655A1"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41" w:history="1">
        <w:r w:rsidRPr="009D3DBB">
          <w:rPr>
            <w:rFonts w:ascii="Times New Roman" w:eastAsia="Times New Roman" w:hAnsi="Times New Roman" w:cs="Times New Roman"/>
            <w:i/>
            <w:iCs/>
            <w:color w:val="0000FF"/>
            <w:kern w:val="0"/>
            <w:u w:val="single"/>
            <w14:ligatures w14:val="none"/>
          </w:rPr>
          <w:t>OGC API - Connected Systems - Part 1: Feature Resources</w:t>
        </w:r>
      </w:hyperlink>
      <w:r w:rsidRPr="009D3DBB">
        <w:rPr>
          <w:rFonts w:ascii="Times New Roman" w:eastAsia="Times New Roman" w:hAnsi="Times New Roman" w:cs="Times New Roman"/>
          <w:kern w:val="0"/>
          <w14:ligatures w14:val="none"/>
        </w:rPr>
        <w:t xml:space="preserve">. Alexandre Robin. Open Geospatial Consortium. 2025. URL: </w:t>
      </w:r>
      <w:hyperlink r:id="rId3442" w:history="1">
        <w:r w:rsidRPr="009D3DBB">
          <w:rPr>
            <w:rFonts w:ascii="Times New Roman" w:eastAsia="Times New Roman" w:hAnsi="Times New Roman" w:cs="Times New Roman"/>
            <w:color w:val="0000FF"/>
            <w:kern w:val="0"/>
            <w:u w:val="single"/>
            <w14:ligatures w14:val="none"/>
          </w:rPr>
          <w:t>https://docs.ogc.org/is/23-001/23-001.html</w:t>
        </w:r>
      </w:hyperlink>
      <w:r w:rsidRPr="009D3DBB">
        <w:rPr>
          <w:rFonts w:ascii="Times New Roman" w:eastAsia="Times New Roman" w:hAnsi="Times New Roman" w:cs="Times New Roman"/>
          <w:kern w:val="0"/>
          <w14:ligatures w14:val="none"/>
        </w:rPr>
        <w:t xml:space="preserve"> </w:t>
      </w:r>
    </w:p>
    <w:p w14:paraId="565FE3B8"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[CoverageJSON]</w:t>
      </w:r>
    </w:p>
    <w:p w14:paraId="37AFE8B4"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43" w:history="1">
        <w:r w:rsidRPr="009D3DBB">
          <w:rPr>
            <w:rFonts w:ascii="Times New Roman" w:eastAsia="Times New Roman" w:hAnsi="Times New Roman" w:cs="Times New Roman"/>
            <w:i/>
            <w:iCs/>
            <w:color w:val="0000FF"/>
            <w:kern w:val="0"/>
            <w:u w:val="single"/>
            <w14:ligatures w14:val="none"/>
          </w:rPr>
          <w:t>OGC CoverageJSON Community Standard</w:t>
        </w:r>
      </w:hyperlink>
      <w:r w:rsidRPr="009D3DBB">
        <w:rPr>
          <w:rFonts w:ascii="Times New Roman" w:eastAsia="Times New Roman" w:hAnsi="Times New Roman" w:cs="Times New Roman"/>
          <w:kern w:val="0"/>
          <w14:ligatures w14:val="none"/>
        </w:rPr>
        <w:t xml:space="preserve">. Chris Little; Jon Blower; Maik Reichert. Open Geospatial Consortium. August 2023. URL: </w:t>
      </w:r>
      <w:hyperlink r:id="rId3444" w:history="1">
        <w:r w:rsidRPr="009D3DBB">
          <w:rPr>
            <w:rFonts w:ascii="Times New Roman" w:eastAsia="Times New Roman" w:hAnsi="Times New Roman" w:cs="Times New Roman"/>
            <w:color w:val="0000FF"/>
            <w:kern w:val="0"/>
            <w:u w:val="single"/>
            <w14:ligatures w14:val="none"/>
          </w:rPr>
          <w:t>https://docs.ogc.org/cs/21-069r2/21-069r2.html</w:t>
        </w:r>
      </w:hyperlink>
      <w:r w:rsidRPr="009D3DBB">
        <w:rPr>
          <w:rFonts w:ascii="Times New Roman" w:eastAsia="Times New Roman" w:hAnsi="Times New Roman" w:cs="Times New Roman"/>
          <w:kern w:val="0"/>
          <w14:ligatures w14:val="none"/>
        </w:rPr>
        <w:t xml:space="preserve"> </w:t>
      </w:r>
    </w:p>
    <w:p w14:paraId="727F1994"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[Description-Logics]</w:t>
      </w:r>
    </w:p>
    <w:p w14:paraId="11053AF4"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45" w:history="1">
        <w:r w:rsidRPr="009D3DBB">
          <w:rPr>
            <w:rFonts w:ascii="Times New Roman" w:eastAsia="Times New Roman" w:hAnsi="Times New Roman" w:cs="Times New Roman"/>
            <w:i/>
            <w:iCs/>
            <w:color w:val="0000FF"/>
            <w:kern w:val="0"/>
            <w:u w:val="single"/>
            <w14:ligatures w14:val="none"/>
          </w:rPr>
          <w:t>The Description Logic Handbook: Theory, Implementation, and Applications, 2nd Edition</w:t>
        </w:r>
      </w:hyperlink>
      <w:r w:rsidRPr="009D3DBB">
        <w:rPr>
          <w:rFonts w:ascii="Times New Roman" w:eastAsia="Times New Roman" w:hAnsi="Times New Roman" w:cs="Times New Roman"/>
          <w:kern w:val="0"/>
          <w14:ligatures w14:val="none"/>
        </w:rPr>
        <w:t xml:space="preserve">. Franz Baader; Diego Calvanese; Deborah L. McGuinness; Daniele Nardi; Peter F. Patel-Schneider. Cambridge University Press. 2007. URL: </w:t>
      </w:r>
      <w:hyperlink r:id="rId3446" w:history="1">
        <w:r w:rsidRPr="009D3DBB">
          <w:rPr>
            <w:rFonts w:ascii="Times New Roman" w:eastAsia="Times New Roman" w:hAnsi="Times New Roman" w:cs="Times New Roman"/>
            <w:color w:val="0000FF"/>
            <w:kern w:val="0"/>
            <w:u w:val="single"/>
            <w14:ligatures w14:val="none"/>
          </w:rPr>
          <w:t>http://www.cambridge.org/9780521150118</w:t>
        </w:r>
      </w:hyperlink>
      <w:r w:rsidRPr="009D3DBB">
        <w:rPr>
          <w:rFonts w:ascii="Times New Roman" w:eastAsia="Times New Roman" w:hAnsi="Times New Roman" w:cs="Times New Roman"/>
          <w:kern w:val="0"/>
          <w14:ligatures w14:val="none"/>
        </w:rPr>
        <w:t xml:space="preserve"> </w:t>
      </w:r>
    </w:p>
    <w:p w14:paraId="10B3639B"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[Description-Logics-Home-Page]</w:t>
      </w:r>
    </w:p>
    <w:p w14:paraId="4D00F74B"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47" w:history="1">
        <w:r w:rsidRPr="009D3DBB">
          <w:rPr>
            <w:rFonts w:ascii="Times New Roman" w:eastAsia="Times New Roman" w:hAnsi="Times New Roman" w:cs="Times New Roman"/>
            <w:i/>
            <w:iCs/>
            <w:color w:val="0000FF"/>
            <w:kern w:val="0"/>
            <w:u w:val="single"/>
            <w14:ligatures w14:val="none"/>
          </w:rPr>
          <w:t>Description Logics Home Page</w:t>
        </w:r>
      </w:hyperlink>
      <w:r w:rsidRPr="009D3DBB">
        <w:rPr>
          <w:rFonts w:ascii="Times New Roman" w:eastAsia="Times New Roman" w:hAnsi="Times New Roman" w:cs="Times New Roman"/>
          <w:kern w:val="0"/>
          <w14:ligatures w14:val="none"/>
        </w:rPr>
        <w:t xml:space="preserve">. URL: </w:t>
      </w:r>
      <w:hyperlink r:id="rId3448" w:history="1">
        <w:r w:rsidRPr="009D3DBB">
          <w:rPr>
            <w:rFonts w:ascii="Times New Roman" w:eastAsia="Times New Roman" w:hAnsi="Times New Roman" w:cs="Times New Roman"/>
            <w:color w:val="0000FF"/>
            <w:kern w:val="0"/>
            <w:u w:val="single"/>
            <w14:ligatures w14:val="none"/>
          </w:rPr>
          <w:t>https://dl.kr.org/</w:t>
        </w:r>
      </w:hyperlink>
      <w:r w:rsidRPr="009D3DBB">
        <w:rPr>
          <w:rFonts w:ascii="Times New Roman" w:eastAsia="Times New Roman" w:hAnsi="Times New Roman" w:cs="Times New Roman"/>
          <w:kern w:val="0"/>
          <w14:ligatures w14:val="none"/>
        </w:rPr>
        <w:t xml:space="preserve"> </w:t>
      </w:r>
    </w:p>
    <w:p w14:paraId="391BC4C0"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[DOLCE]</w:t>
      </w:r>
    </w:p>
    <w:p w14:paraId="7957BEAE"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49" w:history="1">
        <w:r w:rsidRPr="009D3DBB">
          <w:rPr>
            <w:rFonts w:ascii="Times New Roman" w:eastAsia="Times New Roman" w:hAnsi="Times New Roman" w:cs="Times New Roman"/>
            <w:i/>
            <w:iCs/>
            <w:color w:val="0000FF"/>
            <w:kern w:val="0"/>
            <w:u w:val="single"/>
            <w14:ligatures w14:val="none"/>
          </w:rPr>
          <w:t>Information technology — Top-level ontologies (TLO) — Part 3: Descriptive ontology for linguistic and cognitive engineering (DOLCE)</w:t>
        </w:r>
      </w:hyperlink>
      <w:r w:rsidRPr="009D3DBB">
        <w:rPr>
          <w:rFonts w:ascii="Times New Roman" w:eastAsia="Times New Roman" w:hAnsi="Times New Roman" w:cs="Times New Roman"/>
          <w:kern w:val="0"/>
          <w14:ligatures w14:val="none"/>
        </w:rPr>
        <w:t xml:space="preserve">. International Organization for Standardization (ISO). September 2023. ISO/IEC 21838-3:2023. URL: </w:t>
      </w:r>
      <w:hyperlink r:id="rId3450" w:history="1">
        <w:r w:rsidRPr="009D3DBB">
          <w:rPr>
            <w:rFonts w:ascii="Times New Roman" w:eastAsia="Times New Roman" w:hAnsi="Times New Roman" w:cs="Times New Roman"/>
            <w:color w:val="0000FF"/>
            <w:kern w:val="0"/>
            <w:u w:val="single"/>
            <w14:ligatures w14:val="none"/>
          </w:rPr>
          <w:t>https://www.iso.org/standard/78927.html</w:t>
        </w:r>
      </w:hyperlink>
      <w:r w:rsidRPr="009D3DBB">
        <w:rPr>
          <w:rFonts w:ascii="Times New Roman" w:eastAsia="Times New Roman" w:hAnsi="Times New Roman" w:cs="Times New Roman"/>
          <w:kern w:val="0"/>
          <w14:ligatures w14:val="none"/>
        </w:rPr>
        <w:t xml:space="preserve"> </w:t>
      </w:r>
    </w:p>
    <w:p w14:paraId="363B1D9C"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[DUL]</w:t>
      </w:r>
    </w:p>
    <w:p w14:paraId="14EBC204"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51" w:history="1">
        <w:r w:rsidRPr="009D3DBB">
          <w:rPr>
            <w:rFonts w:ascii="Times New Roman" w:eastAsia="Times New Roman" w:hAnsi="Times New Roman" w:cs="Times New Roman"/>
            <w:i/>
            <w:iCs/>
            <w:color w:val="0000FF"/>
            <w:kern w:val="0"/>
            <w:u w:val="single"/>
            <w14:ligatures w14:val="none"/>
          </w:rPr>
          <w:t>Dolce+ D&amp;S Ultralite and its main ontology design patterns</w:t>
        </w:r>
      </w:hyperlink>
      <w:r w:rsidRPr="009D3DBB">
        <w:rPr>
          <w:rFonts w:ascii="Times New Roman" w:eastAsia="Times New Roman" w:hAnsi="Times New Roman" w:cs="Times New Roman"/>
          <w:kern w:val="0"/>
          <w14:ligatures w14:val="none"/>
        </w:rPr>
        <w:t xml:space="preserve">. Presutti, V.; Gangemi, A. Ontology Engineering with Ontology Design Patterns, Ed. Pascal Hitzler, Aldo Gangemi, Krzysztof Janowicz, Adila Krisnadhi, Valentina Presutti. IOS Press. 2016. URL: </w:t>
      </w:r>
      <w:hyperlink r:id="rId3452" w:history="1">
        <w:r w:rsidRPr="009D3DBB">
          <w:rPr>
            <w:rFonts w:ascii="Times New Roman" w:eastAsia="Times New Roman" w:hAnsi="Times New Roman" w:cs="Times New Roman"/>
            <w:color w:val="0000FF"/>
            <w:kern w:val="0"/>
            <w:u w:val="single"/>
            <w14:ligatures w14:val="none"/>
          </w:rPr>
          <w:t>https://www.iospress.com/catalog/books/ontology-engineering-with-ontology-design-patterns-foundations-and-applications</w:t>
        </w:r>
      </w:hyperlink>
      <w:r w:rsidRPr="009D3DBB">
        <w:rPr>
          <w:rFonts w:ascii="Times New Roman" w:eastAsia="Times New Roman" w:hAnsi="Times New Roman" w:cs="Times New Roman"/>
          <w:kern w:val="0"/>
          <w14:ligatures w14:val="none"/>
        </w:rPr>
        <w:t xml:space="preserve"> </w:t>
      </w:r>
    </w:p>
    <w:p w14:paraId="337ECCD9"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[iso-19156-2011]</w:t>
      </w:r>
    </w:p>
    <w:p w14:paraId="22857FEB"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53" w:history="1">
        <w:r w:rsidRPr="009D3DBB">
          <w:rPr>
            <w:rFonts w:ascii="Times New Roman" w:eastAsia="Times New Roman" w:hAnsi="Times New Roman" w:cs="Times New Roman"/>
            <w:i/>
            <w:iCs/>
            <w:color w:val="0000FF"/>
            <w:kern w:val="0"/>
            <w:u w:val="single"/>
            <w14:ligatures w14:val="none"/>
          </w:rPr>
          <w:t>Geographic information -- Observations and measurements</w:t>
        </w:r>
      </w:hyperlink>
      <w:r w:rsidRPr="009D3DBB">
        <w:rPr>
          <w:rFonts w:ascii="Times New Roman" w:eastAsia="Times New Roman" w:hAnsi="Times New Roman" w:cs="Times New Roman"/>
          <w:kern w:val="0"/>
          <w14:ligatures w14:val="none"/>
        </w:rPr>
        <w:t xml:space="preserve">. ISO/TC 211. ISO. 2011. International Standard. URL: </w:t>
      </w:r>
      <w:hyperlink r:id="rId3454" w:history="1">
        <w:r w:rsidRPr="009D3DBB">
          <w:rPr>
            <w:rFonts w:ascii="Times New Roman" w:eastAsia="Times New Roman" w:hAnsi="Times New Roman" w:cs="Times New Roman"/>
            <w:color w:val="0000FF"/>
            <w:kern w:val="0"/>
            <w:u w:val="single"/>
            <w14:ligatures w14:val="none"/>
          </w:rPr>
          <w:t>https://www.iso.org/standard/32574.html</w:t>
        </w:r>
      </w:hyperlink>
      <w:r w:rsidRPr="009D3DBB">
        <w:rPr>
          <w:rFonts w:ascii="Times New Roman" w:eastAsia="Times New Roman" w:hAnsi="Times New Roman" w:cs="Times New Roman"/>
          <w:kern w:val="0"/>
          <w14:ligatures w14:val="none"/>
        </w:rPr>
        <w:t xml:space="preserve"> </w:t>
      </w:r>
    </w:p>
    <w:p w14:paraId="7689211A"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[iso-19156-2023]</w:t>
      </w:r>
    </w:p>
    <w:p w14:paraId="05C7CE45"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55" w:history="1">
        <w:r w:rsidRPr="009D3DBB">
          <w:rPr>
            <w:rFonts w:ascii="Times New Roman" w:eastAsia="Times New Roman" w:hAnsi="Times New Roman" w:cs="Times New Roman"/>
            <w:i/>
            <w:iCs/>
            <w:color w:val="0000FF"/>
            <w:kern w:val="0"/>
            <w:u w:val="single"/>
            <w14:ligatures w14:val="none"/>
          </w:rPr>
          <w:t>Geographic information -- Observations, measurements and samples</w:t>
        </w:r>
      </w:hyperlink>
      <w:r w:rsidRPr="009D3DBB">
        <w:rPr>
          <w:rFonts w:ascii="Times New Roman" w:eastAsia="Times New Roman" w:hAnsi="Times New Roman" w:cs="Times New Roman"/>
          <w:kern w:val="0"/>
          <w14:ligatures w14:val="none"/>
        </w:rPr>
        <w:t xml:space="preserve">. ISO/TC 211. ISO. 2023. International Standard. URL: </w:t>
      </w:r>
      <w:hyperlink r:id="rId3456" w:history="1">
        <w:r w:rsidRPr="009D3DBB">
          <w:rPr>
            <w:rFonts w:ascii="Times New Roman" w:eastAsia="Times New Roman" w:hAnsi="Times New Roman" w:cs="Times New Roman"/>
            <w:color w:val="0000FF"/>
            <w:kern w:val="0"/>
            <w:u w:val="single"/>
            <w14:ligatures w14:val="none"/>
          </w:rPr>
          <w:t>https://www.iso.org/standard/82463.html</w:t>
        </w:r>
      </w:hyperlink>
      <w:r w:rsidRPr="009D3DBB">
        <w:rPr>
          <w:rFonts w:ascii="Times New Roman" w:eastAsia="Times New Roman" w:hAnsi="Times New Roman" w:cs="Times New Roman"/>
          <w:kern w:val="0"/>
          <w14:ligatures w14:val="none"/>
        </w:rPr>
        <w:t xml:space="preserve"> </w:t>
      </w:r>
    </w:p>
    <w:p w14:paraId="5D40EF3A"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[iso-19157-1]</w:t>
      </w:r>
    </w:p>
    <w:p w14:paraId="1F266CD3"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57" w:history="1">
        <w:r w:rsidRPr="009D3DBB">
          <w:rPr>
            <w:rFonts w:ascii="Times New Roman" w:eastAsia="Times New Roman" w:hAnsi="Times New Roman" w:cs="Times New Roman"/>
            <w:i/>
            <w:iCs/>
            <w:color w:val="0000FF"/>
            <w:kern w:val="0"/>
            <w:u w:val="single"/>
            <w14:ligatures w14:val="none"/>
          </w:rPr>
          <w:t>Geographic information -- Data quality -- Part 1: General requirements</w:t>
        </w:r>
      </w:hyperlink>
      <w:r w:rsidRPr="009D3DBB">
        <w:rPr>
          <w:rFonts w:ascii="Times New Roman" w:eastAsia="Times New Roman" w:hAnsi="Times New Roman" w:cs="Times New Roman"/>
          <w:kern w:val="0"/>
          <w14:ligatures w14:val="none"/>
        </w:rPr>
        <w:t xml:space="preserve">. ISO/TC 211. ISO. 2023. International Standard. URL: </w:t>
      </w:r>
      <w:hyperlink r:id="rId3458" w:history="1">
        <w:r w:rsidRPr="009D3DBB">
          <w:rPr>
            <w:rFonts w:ascii="Times New Roman" w:eastAsia="Times New Roman" w:hAnsi="Times New Roman" w:cs="Times New Roman"/>
            <w:color w:val="0000FF"/>
            <w:kern w:val="0"/>
            <w:u w:val="single"/>
            <w14:ligatures w14:val="none"/>
          </w:rPr>
          <w:t>https://www.iso.org/standard/78900.html</w:t>
        </w:r>
      </w:hyperlink>
      <w:r w:rsidRPr="009D3DBB">
        <w:rPr>
          <w:rFonts w:ascii="Times New Roman" w:eastAsia="Times New Roman" w:hAnsi="Times New Roman" w:cs="Times New Roman"/>
          <w:kern w:val="0"/>
          <w14:ligatures w14:val="none"/>
        </w:rPr>
        <w:t xml:space="preserve"> </w:t>
      </w:r>
    </w:p>
    <w:p w14:paraId="20298B95"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[ISO23726-3-DIS]</w:t>
      </w:r>
    </w:p>
    <w:p w14:paraId="74DC9E0E"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59" w:history="1">
        <w:r w:rsidRPr="009D3DBB">
          <w:rPr>
            <w:rFonts w:ascii="Times New Roman" w:eastAsia="Times New Roman" w:hAnsi="Times New Roman" w:cs="Times New Roman"/>
            <w:i/>
            <w:iCs/>
            <w:color w:val="0000FF"/>
            <w:kern w:val="0"/>
            <w:u w:val="single"/>
            <w14:ligatures w14:val="none"/>
          </w:rPr>
          <w:t>ISO/DIS 23726-3 Automation systems and integration — Ontology based interoperability - Part 3: Industrial data ontology</w:t>
        </w:r>
      </w:hyperlink>
      <w:r w:rsidRPr="009D3DBB">
        <w:rPr>
          <w:rFonts w:ascii="Times New Roman" w:eastAsia="Times New Roman" w:hAnsi="Times New Roman" w:cs="Times New Roman"/>
          <w:kern w:val="0"/>
          <w14:ligatures w14:val="none"/>
        </w:rPr>
        <w:t xml:space="preserve">. International Organization for Standardization (ISO). September 2025. Published. URL: </w:t>
      </w:r>
      <w:hyperlink r:id="rId3460" w:history="1">
        <w:r w:rsidRPr="009D3DBB">
          <w:rPr>
            <w:rFonts w:ascii="Times New Roman" w:eastAsia="Times New Roman" w:hAnsi="Times New Roman" w:cs="Times New Roman"/>
            <w:color w:val="0000FF"/>
            <w:kern w:val="0"/>
            <w:u w:val="single"/>
            <w14:ligatures w14:val="none"/>
          </w:rPr>
          <w:t>https://www.iso.org/standard/87560.html</w:t>
        </w:r>
      </w:hyperlink>
      <w:r w:rsidRPr="009D3DBB">
        <w:rPr>
          <w:rFonts w:ascii="Times New Roman" w:eastAsia="Times New Roman" w:hAnsi="Times New Roman" w:cs="Times New Roman"/>
          <w:kern w:val="0"/>
          <w14:ligatures w14:val="none"/>
        </w:rPr>
        <w:t xml:space="preserve"> </w:t>
      </w:r>
    </w:p>
    <w:p w14:paraId="4EA87180"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[Lefrancois-et-al-2017]</w:t>
      </w:r>
    </w:p>
    <w:p w14:paraId="2F17236D"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61" w:history="1">
        <w:r w:rsidRPr="009D3DBB">
          <w:rPr>
            <w:rFonts w:ascii="Times New Roman" w:eastAsia="Times New Roman" w:hAnsi="Times New Roman" w:cs="Times New Roman"/>
            <w:i/>
            <w:iCs/>
            <w:color w:val="0000FF"/>
            <w:kern w:val="0"/>
            <w:u w:val="single"/>
            <w14:ligatures w14:val="none"/>
          </w:rPr>
          <w:t>The SEAS Knowledge Model</w:t>
        </w:r>
      </w:hyperlink>
      <w:r w:rsidRPr="009D3DBB">
        <w:rPr>
          <w:rFonts w:ascii="Times New Roman" w:eastAsia="Times New Roman" w:hAnsi="Times New Roman" w:cs="Times New Roman"/>
          <w:kern w:val="0"/>
          <w14:ligatures w14:val="none"/>
        </w:rPr>
        <w:t xml:space="preserve">. Maxime Lefrançois; Jarmo Kalaoja; Takoua Ghariani; Antoine Zimmermann. ITEA2 12004 Smart Energy Aware Systems. 2017. Deliverable 2.2. URL: </w:t>
      </w:r>
      <w:hyperlink r:id="rId3462" w:history="1">
        <w:r w:rsidRPr="009D3DBB">
          <w:rPr>
            <w:rFonts w:ascii="Times New Roman" w:eastAsia="Times New Roman" w:hAnsi="Times New Roman" w:cs="Times New Roman"/>
            <w:color w:val="0000FF"/>
            <w:kern w:val="0"/>
            <w:u w:val="single"/>
            <w14:ligatures w14:val="none"/>
          </w:rPr>
          <w:t>https://w3id.org/seas/SEAS-D2_2-SEAS-Knowledge-Model.pdf</w:t>
        </w:r>
      </w:hyperlink>
      <w:r w:rsidRPr="009D3DBB">
        <w:rPr>
          <w:rFonts w:ascii="Times New Roman" w:eastAsia="Times New Roman" w:hAnsi="Times New Roman" w:cs="Times New Roman"/>
          <w:kern w:val="0"/>
          <w14:ligatures w14:val="none"/>
        </w:rPr>
        <w:t xml:space="preserve"> </w:t>
      </w:r>
    </w:p>
    <w:p w14:paraId="25B6E3F7"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[OBOE]</w:t>
      </w:r>
    </w:p>
    <w:p w14:paraId="74544CA0"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63" w:history="1">
        <w:r w:rsidRPr="009D3DBB">
          <w:rPr>
            <w:rFonts w:ascii="Times New Roman" w:eastAsia="Times New Roman" w:hAnsi="Times New Roman" w:cs="Times New Roman"/>
            <w:i/>
            <w:iCs/>
            <w:color w:val="0000FF"/>
            <w:kern w:val="0"/>
            <w:u w:val="single"/>
            <w14:ligatures w14:val="none"/>
          </w:rPr>
          <w:t>OBOE: the Extensible Observation Ontology, version 1.1</w:t>
        </w:r>
      </w:hyperlink>
      <w:r w:rsidRPr="009D3DBB">
        <w:rPr>
          <w:rFonts w:ascii="Times New Roman" w:eastAsia="Times New Roman" w:hAnsi="Times New Roman" w:cs="Times New Roman"/>
          <w:kern w:val="0"/>
          <w14:ligatures w14:val="none"/>
        </w:rPr>
        <w:t xml:space="preserve">. Mark Schildhauer; Matthew B. Jones; Shawn Bowers; Joshua Madin; Sergeui Krivov; Deana Pennington; Ferdinando Villa; Benjamin Leinfelder; Christopher Jones; Margaret O'Brien. 2016. URL: </w:t>
      </w:r>
      <w:hyperlink r:id="rId3464" w:history="1">
        <w:r w:rsidRPr="009D3DBB">
          <w:rPr>
            <w:rFonts w:ascii="Times New Roman" w:eastAsia="Times New Roman" w:hAnsi="Times New Roman" w:cs="Times New Roman"/>
            <w:color w:val="0000FF"/>
            <w:kern w:val="0"/>
            <w:u w:val="single"/>
            <w14:ligatures w14:val="none"/>
          </w:rPr>
          <w:t>http://dx.doi.org/10.5063/F11C1TTM</w:t>
        </w:r>
      </w:hyperlink>
      <w:r w:rsidRPr="009D3DBB">
        <w:rPr>
          <w:rFonts w:ascii="Times New Roman" w:eastAsia="Times New Roman" w:hAnsi="Times New Roman" w:cs="Times New Roman"/>
          <w:kern w:val="0"/>
          <w14:ligatures w14:val="none"/>
        </w:rPr>
        <w:t xml:space="preserve"> </w:t>
      </w:r>
    </w:p>
    <w:p w14:paraId="610C846B"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[OM-Lite]</w:t>
      </w:r>
    </w:p>
    <w:p w14:paraId="3840E519"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65" w:history="1">
        <w:r w:rsidRPr="009D3DBB">
          <w:rPr>
            <w:rFonts w:ascii="Times New Roman" w:eastAsia="Times New Roman" w:hAnsi="Times New Roman" w:cs="Times New Roman"/>
            <w:i/>
            <w:iCs/>
            <w:color w:val="0000FF"/>
            <w:kern w:val="0"/>
            <w:u w:val="single"/>
            <w14:ligatures w14:val="none"/>
          </w:rPr>
          <w:t>Ontology for observations and sampling features, with alignments to existing models</w:t>
        </w:r>
      </w:hyperlink>
      <w:r w:rsidRPr="009D3DBB">
        <w:rPr>
          <w:rFonts w:ascii="Times New Roman" w:eastAsia="Times New Roman" w:hAnsi="Times New Roman" w:cs="Times New Roman"/>
          <w:kern w:val="0"/>
          <w14:ligatures w14:val="none"/>
        </w:rPr>
        <w:t xml:space="preserve">. S.J.D. Cox. Semantic Web. 2017. URL: </w:t>
      </w:r>
      <w:hyperlink r:id="rId3466" w:history="1">
        <w:r w:rsidRPr="009D3DBB">
          <w:rPr>
            <w:rFonts w:ascii="Times New Roman" w:eastAsia="Times New Roman" w:hAnsi="Times New Roman" w:cs="Times New Roman"/>
            <w:color w:val="0000FF"/>
            <w:kern w:val="0"/>
            <w:u w:val="single"/>
            <w14:ligatures w14:val="none"/>
          </w:rPr>
          <w:t>http://content.iospress.com/articles/semantic-web/sw214</w:t>
        </w:r>
      </w:hyperlink>
      <w:r w:rsidRPr="009D3DBB">
        <w:rPr>
          <w:rFonts w:ascii="Times New Roman" w:eastAsia="Times New Roman" w:hAnsi="Times New Roman" w:cs="Times New Roman"/>
          <w:kern w:val="0"/>
          <w14:ligatures w14:val="none"/>
        </w:rPr>
        <w:t xml:space="preserve"> </w:t>
      </w:r>
    </w:p>
    <w:p w14:paraId="2CA1BCF6"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[Project-PROV]</w:t>
      </w:r>
    </w:p>
    <w:p w14:paraId="53DAEAC7"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67" w:history="1">
        <w:r w:rsidRPr="009D3DBB">
          <w:rPr>
            <w:rFonts w:ascii="Times New Roman" w:eastAsia="Times New Roman" w:hAnsi="Times New Roman" w:cs="Times New Roman"/>
            <w:i/>
            <w:iCs/>
            <w:color w:val="0000FF"/>
            <w:kern w:val="0"/>
            <w:u w:val="single"/>
            <w14:ligatures w14:val="none"/>
          </w:rPr>
          <w:t>A Project Ontology</w:t>
        </w:r>
      </w:hyperlink>
      <w:r w:rsidRPr="009D3DBB">
        <w:rPr>
          <w:rFonts w:ascii="Times New Roman" w:eastAsia="Times New Roman" w:hAnsi="Times New Roman" w:cs="Times New Roman"/>
          <w:kern w:val="0"/>
          <w14:ligatures w14:val="none"/>
        </w:rPr>
        <w:t xml:space="preserve">. Simon J D Cox. 2017. URL: </w:t>
      </w:r>
      <w:hyperlink r:id="rId3468" w:history="1">
        <w:r w:rsidRPr="009D3DBB">
          <w:rPr>
            <w:rFonts w:ascii="Times New Roman" w:eastAsia="Times New Roman" w:hAnsi="Times New Roman" w:cs="Times New Roman"/>
            <w:color w:val="0000FF"/>
            <w:kern w:val="0"/>
            <w:u w:val="single"/>
            <w14:ligatures w14:val="none"/>
          </w:rPr>
          <w:t>https://linked.data.gov.au/def/project/</w:t>
        </w:r>
      </w:hyperlink>
      <w:r w:rsidRPr="009D3DBB">
        <w:rPr>
          <w:rFonts w:ascii="Times New Roman" w:eastAsia="Times New Roman" w:hAnsi="Times New Roman" w:cs="Times New Roman"/>
          <w:kern w:val="0"/>
          <w14:ligatures w14:val="none"/>
        </w:rPr>
        <w:t xml:space="preserve"> </w:t>
      </w:r>
    </w:p>
    <w:p w14:paraId="106DC417"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[prov-dm]</w:t>
      </w:r>
    </w:p>
    <w:p w14:paraId="5E085A21"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69" w:history="1">
        <w:r w:rsidRPr="009D3DBB">
          <w:rPr>
            <w:rFonts w:ascii="Times New Roman" w:eastAsia="Times New Roman" w:hAnsi="Times New Roman" w:cs="Times New Roman"/>
            <w:i/>
            <w:iCs/>
            <w:color w:val="0000FF"/>
            <w:kern w:val="0"/>
            <w:u w:val="single"/>
            <w14:ligatures w14:val="none"/>
          </w:rPr>
          <w:t>PROV-DM: The PROV Data Model</w:t>
        </w:r>
      </w:hyperlink>
      <w:r w:rsidRPr="009D3DBB">
        <w:rPr>
          <w:rFonts w:ascii="Times New Roman" w:eastAsia="Times New Roman" w:hAnsi="Times New Roman" w:cs="Times New Roman"/>
          <w:kern w:val="0"/>
          <w14:ligatures w14:val="none"/>
        </w:rPr>
        <w:t xml:space="preserve">. Luc Moreau; Paolo Missier. W3C. 30 April 2013. W3C Recommendation. URL: </w:t>
      </w:r>
      <w:hyperlink r:id="rId3470" w:history="1">
        <w:r w:rsidRPr="009D3DBB">
          <w:rPr>
            <w:rFonts w:ascii="Times New Roman" w:eastAsia="Times New Roman" w:hAnsi="Times New Roman" w:cs="Times New Roman"/>
            <w:color w:val="0000FF"/>
            <w:kern w:val="0"/>
            <w:u w:val="single"/>
            <w14:ligatures w14:val="none"/>
          </w:rPr>
          <w:t>https://www.w3.org/TR/prov-dm/</w:t>
        </w:r>
      </w:hyperlink>
      <w:r w:rsidRPr="009D3DBB">
        <w:rPr>
          <w:rFonts w:ascii="Times New Roman" w:eastAsia="Times New Roman" w:hAnsi="Times New Roman" w:cs="Times New Roman"/>
          <w:kern w:val="0"/>
          <w14:ligatures w14:val="none"/>
        </w:rPr>
        <w:t xml:space="preserve"> </w:t>
      </w:r>
    </w:p>
    <w:p w14:paraId="0176918A"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[prov-o]</w:t>
      </w:r>
    </w:p>
    <w:p w14:paraId="3CB9FDAD"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71" w:history="1">
        <w:r w:rsidRPr="009D3DBB">
          <w:rPr>
            <w:rFonts w:ascii="Times New Roman" w:eastAsia="Times New Roman" w:hAnsi="Times New Roman" w:cs="Times New Roman"/>
            <w:i/>
            <w:iCs/>
            <w:color w:val="0000FF"/>
            <w:kern w:val="0"/>
            <w:u w:val="single"/>
            <w14:ligatures w14:val="none"/>
          </w:rPr>
          <w:t>PROV-O: The PROV Ontology</w:t>
        </w:r>
      </w:hyperlink>
      <w:r w:rsidRPr="009D3DBB">
        <w:rPr>
          <w:rFonts w:ascii="Times New Roman" w:eastAsia="Times New Roman" w:hAnsi="Times New Roman" w:cs="Times New Roman"/>
          <w:kern w:val="0"/>
          <w14:ligatures w14:val="none"/>
        </w:rPr>
        <w:t xml:space="preserve">. Timothy Lebo; Satya Sahoo; Deborah McGuinness. W3C. 30 April 2013. W3C Recommendation. URL: </w:t>
      </w:r>
      <w:hyperlink r:id="rId3472" w:history="1">
        <w:r w:rsidRPr="009D3DBB">
          <w:rPr>
            <w:rFonts w:ascii="Times New Roman" w:eastAsia="Times New Roman" w:hAnsi="Times New Roman" w:cs="Times New Roman"/>
            <w:color w:val="0000FF"/>
            <w:kern w:val="0"/>
            <w:u w:val="single"/>
            <w14:ligatures w14:val="none"/>
          </w:rPr>
          <w:t>https://www.w3.org/TR/prov-o/</w:t>
        </w:r>
      </w:hyperlink>
      <w:r w:rsidRPr="009D3DBB">
        <w:rPr>
          <w:rFonts w:ascii="Times New Roman" w:eastAsia="Times New Roman" w:hAnsi="Times New Roman" w:cs="Times New Roman"/>
          <w:kern w:val="0"/>
          <w14:ligatures w14:val="none"/>
        </w:rPr>
        <w:t xml:space="preserve"> </w:t>
      </w:r>
    </w:p>
    <w:p w14:paraId="4645A593"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[prov-overview]</w:t>
      </w:r>
    </w:p>
    <w:p w14:paraId="78EDC187"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73" w:history="1">
        <w:r w:rsidRPr="009D3DBB">
          <w:rPr>
            <w:rFonts w:ascii="Times New Roman" w:eastAsia="Times New Roman" w:hAnsi="Times New Roman" w:cs="Times New Roman"/>
            <w:i/>
            <w:iCs/>
            <w:color w:val="0000FF"/>
            <w:kern w:val="0"/>
            <w:u w:val="single"/>
            <w14:ligatures w14:val="none"/>
          </w:rPr>
          <w:t>PROV-Overview</w:t>
        </w:r>
      </w:hyperlink>
      <w:r w:rsidRPr="009D3DBB">
        <w:rPr>
          <w:rFonts w:ascii="Times New Roman" w:eastAsia="Times New Roman" w:hAnsi="Times New Roman" w:cs="Times New Roman"/>
          <w:kern w:val="0"/>
          <w14:ligatures w14:val="none"/>
        </w:rPr>
        <w:t xml:space="preserve">. Paul Groth; Luc Moreau. W3C. 30 April 2013. W3C Working Group Note. URL: </w:t>
      </w:r>
      <w:hyperlink r:id="rId3474" w:history="1">
        <w:r w:rsidRPr="009D3DBB">
          <w:rPr>
            <w:rFonts w:ascii="Times New Roman" w:eastAsia="Times New Roman" w:hAnsi="Times New Roman" w:cs="Times New Roman"/>
            <w:color w:val="0000FF"/>
            <w:kern w:val="0"/>
            <w:u w:val="single"/>
            <w14:ligatures w14:val="none"/>
          </w:rPr>
          <w:t>https://www.w3.org/TR/prov-overview/</w:t>
        </w:r>
      </w:hyperlink>
      <w:r w:rsidRPr="009D3DBB">
        <w:rPr>
          <w:rFonts w:ascii="Times New Roman" w:eastAsia="Times New Roman" w:hAnsi="Times New Roman" w:cs="Times New Roman"/>
          <w:kern w:val="0"/>
          <w14:ligatures w14:val="none"/>
        </w:rPr>
        <w:t xml:space="preserve"> </w:t>
      </w:r>
    </w:p>
    <w:p w14:paraId="54266309"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[QUDT]</w:t>
      </w:r>
    </w:p>
    <w:p w14:paraId="5FB22802"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75" w:history="1">
        <w:r w:rsidRPr="009D3DBB">
          <w:rPr>
            <w:rFonts w:ascii="Times New Roman" w:eastAsia="Times New Roman" w:hAnsi="Times New Roman" w:cs="Times New Roman"/>
            <w:i/>
            <w:iCs/>
            <w:color w:val="0000FF"/>
            <w:kern w:val="0"/>
            <w:u w:val="single"/>
            <w14:ligatures w14:val="none"/>
          </w:rPr>
          <w:t>Quantities, Units, Dimensions and Types (QUDT)</w:t>
        </w:r>
      </w:hyperlink>
      <w:r w:rsidRPr="009D3DBB">
        <w:rPr>
          <w:rFonts w:ascii="Times New Roman" w:eastAsia="Times New Roman" w:hAnsi="Times New Roman" w:cs="Times New Roman"/>
          <w:kern w:val="0"/>
          <w14:ligatures w14:val="none"/>
        </w:rPr>
        <w:t xml:space="preserve">. 2011. URL: </w:t>
      </w:r>
      <w:hyperlink r:id="rId3476" w:history="1">
        <w:r w:rsidRPr="009D3DBB">
          <w:rPr>
            <w:rFonts w:ascii="Times New Roman" w:eastAsia="Times New Roman" w:hAnsi="Times New Roman" w:cs="Times New Roman"/>
            <w:color w:val="0000FF"/>
            <w:kern w:val="0"/>
            <w:u w:val="single"/>
            <w14:ligatures w14:val="none"/>
          </w:rPr>
          <w:t>https://doi.org/10.25504/FAIRsharing.d3pqw7</w:t>
        </w:r>
      </w:hyperlink>
      <w:r w:rsidRPr="009D3DBB">
        <w:rPr>
          <w:rFonts w:ascii="Times New Roman" w:eastAsia="Times New Roman" w:hAnsi="Times New Roman" w:cs="Times New Roman"/>
          <w:kern w:val="0"/>
          <w14:ligatures w14:val="none"/>
        </w:rPr>
        <w:t xml:space="preserve"> </w:t>
      </w:r>
    </w:p>
    <w:p w14:paraId="50B5C977"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[SAREF]</w:t>
      </w:r>
    </w:p>
    <w:p w14:paraId="68FEB3EB"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77" w:history="1">
        <w:r w:rsidRPr="009D3DBB">
          <w:rPr>
            <w:rFonts w:ascii="Times New Roman" w:eastAsia="Times New Roman" w:hAnsi="Times New Roman" w:cs="Times New Roman"/>
            <w:i/>
            <w:iCs/>
            <w:color w:val="0000FF"/>
            <w:kern w:val="0"/>
            <w:u w:val="single"/>
            <w14:ligatures w14:val="none"/>
          </w:rPr>
          <w:t>ETSI TS 103 264 V4.1.1 (2025-03): SmartM2M; Smart Applications; Reference Ontology and oneM2M Mapping</w:t>
        </w:r>
      </w:hyperlink>
      <w:r w:rsidRPr="009D3DBB">
        <w:rPr>
          <w:rFonts w:ascii="Times New Roman" w:eastAsia="Times New Roman" w:hAnsi="Times New Roman" w:cs="Times New Roman"/>
          <w:kern w:val="0"/>
          <w14:ligatures w14:val="none"/>
        </w:rPr>
        <w:t xml:space="preserve">. ETSI. March 2025. Published. URL: </w:t>
      </w:r>
      <w:hyperlink r:id="rId3478" w:history="1">
        <w:r w:rsidRPr="009D3DBB">
          <w:rPr>
            <w:rFonts w:ascii="Times New Roman" w:eastAsia="Times New Roman" w:hAnsi="Times New Roman" w:cs="Times New Roman"/>
            <w:color w:val="0000FF"/>
            <w:kern w:val="0"/>
            <w:u w:val="single"/>
            <w14:ligatures w14:val="none"/>
          </w:rPr>
          <w:t>http://www.etsi.org/deliver/etsi_ts/103200_103299/103264/04.01.01_60/ts_103264v040101p.pdf</w:t>
        </w:r>
      </w:hyperlink>
      <w:r w:rsidRPr="009D3DBB">
        <w:rPr>
          <w:rFonts w:ascii="Times New Roman" w:eastAsia="Times New Roman" w:hAnsi="Times New Roman" w:cs="Times New Roman"/>
          <w:kern w:val="0"/>
          <w14:ligatures w14:val="none"/>
        </w:rPr>
        <w:t xml:space="preserve"> </w:t>
      </w:r>
    </w:p>
    <w:p w14:paraId="0E492879"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[SAREF_Patterns]</w:t>
      </w:r>
    </w:p>
    <w:p w14:paraId="27A2653A"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79" w:history="1">
        <w:r w:rsidRPr="009D3DBB">
          <w:rPr>
            <w:rFonts w:ascii="Times New Roman" w:eastAsia="Times New Roman" w:hAnsi="Times New Roman" w:cs="Times New Roman"/>
            <w:i/>
            <w:iCs/>
            <w:color w:val="0000FF"/>
            <w:kern w:val="0"/>
            <w:u w:val="single"/>
            <w14:ligatures w14:val="none"/>
          </w:rPr>
          <w:t>SmartM2M; SAREF reference ontology patterns</w:t>
        </w:r>
      </w:hyperlink>
      <w:r w:rsidRPr="009D3DBB">
        <w:rPr>
          <w:rFonts w:ascii="Times New Roman" w:eastAsia="Times New Roman" w:hAnsi="Times New Roman" w:cs="Times New Roman"/>
          <w:kern w:val="0"/>
          <w14:ligatures w14:val="none"/>
        </w:rPr>
        <w:t xml:space="preserve">. ETSI. January 2024. Published. URL: </w:t>
      </w:r>
      <w:hyperlink r:id="rId3480" w:history="1">
        <w:r w:rsidRPr="009D3DBB">
          <w:rPr>
            <w:rFonts w:ascii="Times New Roman" w:eastAsia="Times New Roman" w:hAnsi="Times New Roman" w:cs="Times New Roman"/>
            <w:color w:val="0000FF"/>
            <w:kern w:val="0"/>
            <w:u w:val="single"/>
            <w14:ligatures w14:val="none"/>
          </w:rPr>
          <w:t>http://www.etsi.org/deliver/etsi_ts/103500_103599/103548/01.02.01_60/ts_103548v010201p.pdf</w:t>
        </w:r>
      </w:hyperlink>
      <w:r w:rsidRPr="009D3DBB">
        <w:rPr>
          <w:rFonts w:ascii="Times New Roman" w:eastAsia="Times New Roman" w:hAnsi="Times New Roman" w:cs="Times New Roman"/>
          <w:kern w:val="0"/>
          <w14:ligatures w14:val="none"/>
        </w:rPr>
        <w:t xml:space="preserve"> </w:t>
      </w:r>
    </w:p>
    <w:p w14:paraId="1C122F8C"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[schema-org]</w:t>
      </w:r>
    </w:p>
    <w:p w14:paraId="00B6E0A9"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81" w:history="1">
        <w:r w:rsidRPr="009D3DBB">
          <w:rPr>
            <w:rFonts w:ascii="Times New Roman" w:eastAsia="Times New Roman" w:hAnsi="Times New Roman" w:cs="Times New Roman"/>
            <w:i/>
            <w:iCs/>
            <w:color w:val="0000FF"/>
            <w:kern w:val="0"/>
            <w:u w:val="single"/>
            <w14:ligatures w14:val="none"/>
          </w:rPr>
          <w:t>Schema.org</w:t>
        </w:r>
      </w:hyperlink>
      <w:r w:rsidRPr="009D3DBB">
        <w:rPr>
          <w:rFonts w:ascii="Times New Roman" w:eastAsia="Times New Roman" w:hAnsi="Times New Roman" w:cs="Times New Roman"/>
          <w:kern w:val="0"/>
          <w14:ligatures w14:val="none"/>
        </w:rPr>
        <w:t xml:space="preserve">. W3C Schema.org Community Group. W3C. 6.0. URL: </w:t>
      </w:r>
      <w:hyperlink r:id="rId3482" w:history="1">
        <w:r w:rsidRPr="009D3DBB">
          <w:rPr>
            <w:rFonts w:ascii="Times New Roman" w:eastAsia="Times New Roman" w:hAnsi="Times New Roman" w:cs="Times New Roman"/>
            <w:color w:val="0000FF"/>
            <w:kern w:val="0"/>
            <w:u w:val="single"/>
            <w14:ligatures w14:val="none"/>
          </w:rPr>
          <w:t>https://schema.org/</w:t>
        </w:r>
      </w:hyperlink>
      <w:r w:rsidRPr="009D3DBB">
        <w:rPr>
          <w:rFonts w:ascii="Times New Roman" w:eastAsia="Times New Roman" w:hAnsi="Times New Roman" w:cs="Times New Roman"/>
          <w:kern w:val="0"/>
          <w14:ligatures w14:val="none"/>
        </w:rPr>
        <w:t xml:space="preserve"> </w:t>
      </w:r>
    </w:p>
    <w:p w14:paraId="02D55BDC"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[SDW-BP]</w:t>
      </w:r>
    </w:p>
    <w:p w14:paraId="4E31BDB2"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83" w:history="1">
        <w:r w:rsidRPr="009D3DBB">
          <w:rPr>
            <w:rFonts w:ascii="Times New Roman" w:eastAsia="Times New Roman" w:hAnsi="Times New Roman" w:cs="Times New Roman"/>
            <w:i/>
            <w:iCs/>
            <w:color w:val="0000FF"/>
            <w:kern w:val="0"/>
            <w:u w:val="single"/>
            <w14:ligatures w14:val="none"/>
          </w:rPr>
          <w:t>Spatial Data on the Web Best Practices</w:t>
        </w:r>
      </w:hyperlink>
      <w:r w:rsidRPr="009D3DBB">
        <w:rPr>
          <w:rFonts w:ascii="Times New Roman" w:eastAsia="Times New Roman" w:hAnsi="Times New Roman" w:cs="Times New Roman"/>
          <w:kern w:val="0"/>
          <w14:ligatures w14:val="none"/>
        </w:rPr>
        <w:t xml:space="preserve">. Payam Barnaghi; Jeremy Tandy; Linda van den Brink; Timo Homburg. W3C. 19 September 2023. DNOTE. URL: </w:t>
      </w:r>
      <w:hyperlink r:id="rId3484" w:history="1">
        <w:r w:rsidRPr="009D3DBB">
          <w:rPr>
            <w:rFonts w:ascii="Times New Roman" w:eastAsia="Times New Roman" w:hAnsi="Times New Roman" w:cs="Times New Roman"/>
            <w:color w:val="0000FF"/>
            <w:kern w:val="0"/>
            <w:u w:val="single"/>
            <w14:ligatures w14:val="none"/>
          </w:rPr>
          <w:t>https://www.w3.org/TR/sdw-bp/</w:t>
        </w:r>
      </w:hyperlink>
      <w:r w:rsidRPr="009D3DBB">
        <w:rPr>
          <w:rFonts w:ascii="Times New Roman" w:eastAsia="Times New Roman" w:hAnsi="Times New Roman" w:cs="Times New Roman"/>
          <w:kern w:val="0"/>
          <w14:ligatures w14:val="none"/>
        </w:rPr>
        <w:t xml:space="preserve"> </w:t>
      </w:r>
    </w:p>
    <w:p w14:paraId="65473289"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[SensorML]</w:t>
      </w:r>
    </w:p>
    <w:p w14:paraId="776A8D54"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85" w:history="1">
        <w:r w:rsidRPr="009D3DBB">
          <w:rPr>
            <w:rFonts w:ascii="Times New Roman" w:eastAsia="Times New Roman" w:hAnsi="Times New Roman" w:cs="Times New Roman"/>
            <w:i/>
            <w:iCs/>
            <w:color w:val="0000FF"/>
            <w:kern w:val="0"/>
            <w:u w:val="single"/>
            <w14:ligatures w14:val="none"/>
          </w:rPr>
          <w:t>SensorML: Model and XML Encoding Standard 2.0</w:t>
        </w:r>
      </w:hyperlink>
      <w:r w:rsidRPr="009D3DBB">
        <w:rPr>
          <w:rFonts w:ascii="Times New Roman" w:eastAsia="Times New Roman" w:hAnsi="Times New Roman" w:cs="Times New Roman"/>
          <w:kern w:val="0"/>
          <w14:ligatures w14:val="none"/>
        </w:rPr>
        <w:t xml:space="preserve">. Mike Botts; Alex Robin. OGC. 2014. OGC Encoding Standard. URL: </w:t>
      </w:r>
      <w:hyperlink r:id="rId3486" w:history="1">
        <w:r w:rsidRPr="009D3DBB">
          <w:rPr>
            <w:rFonts w:ascii="Times New Roman" w:eastAsia="Times New Roman" w:hAnsi="Times New Roman" w:cs="Times New Roman"/>
            <w:color w:val="0000FF"/>
            <w:kern w:val="0"/>
            <w:u w:val="single"/>
            <w14:ligatures w14:val="none"/>
          </w:rPr>
          <w:t>http://portal.opengeospatial.org/files/55939</w:t>
        </w:r>
      </w:hyperlink>
      <w:r w:rsidRPr="009D3DBB">
        <w:rPr>
          <w:rFonts w:ascii="Times New Roman" w:eastAsia="Times New Roman" w:hAnsi="Times New Roman" w:cs="Times New Roman"/>
          <w:kern w:val="0"/>
          <w14:ligatures w14:val="none"/>
        </w:rPr>
        <w:t xml:space="preserve"> </w:t>
      </w:r>
    </w:p>
    <w:p w14:paraId="4DBCCE5E"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[shacl]</w:t>
      </w:r>
    </w:p>
    <w:p w14:paraId="5F45D9EB"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87" w:history="1">
        <w:r w:rsidRPr="009D3DBB">
          <w:rPr>
            <w:rFonts w:ascii="Times New Roman" w:eastAsia="Times New Roman" w:hAnsi="Times New Roman" w:cs="Times New Roman"/>
            <w:i/>
            <w:iCs/>
            <w:color w:val="0000FF"/>
            <w:kern w:val="0"/>
            <w:u w:val="single"/>
            <w14:ligatures w14:val="none"/>
          </w:rPr>
          <w:t>Shapes Constraint Language (SHACL)</w:t>
        </w:r>
      </w:hyperlink>
      <w:r w:rsidRPr="009D3DBB">
        <w:rPr>
          <w:rFonts w:ascii="Times New Roman" w:eastAsia="Times New Roman" w:hAnsi="Times New Roman" w:cs="Times New Roman"/>
          <w:kern w:val="0"/>
          <w14:ligatures w14:val="none"/>
        </w:rPr>
        <w:t xml:space="preserve">. Holger Knublauch; Dimitris Kontokostas. W3C. 20 July 2017. W3C Recommendation. URL: </w:t>
      </w:r>
      <w:hyperlink r:id="rId3488" w:history="1">
        <w:r w:rsidRPr="009D3DBB">
          <w:rPr>
            <w:rFonts w:ascii="Times New Roman" w:eastAsia="Times New Roman" w:hAnsi="Times New Roman" w:cs="Times New Roman"/>
            <w:color w:val="0000FF"/>
            <w:kern w:val="0"/>
            <w:u w:val="single"/>
            <w14:ligatures w14:val="none"/>
          </w:rPr>
          <w:t>https://www.w3.org/TR/shacl/</w:t>
        </w:r>
      </w:hyperlink>
      <w:r w:rsidRPr="009D3DBB">
        <w:rPr>
          <w:rFonts w:ascii="Times New Roman" w:eastAsia="Times New Roman" w:hAnsi="Times New Roman" w:cs="Times New Roman"/>
          <w:kern w:val="0"/>
          <w14:ligatures w14:val="none"/>
        </w:rPr>
        <w:t xml:space="preserve"> </w:t>
      </w:r>
    </w:p>
    <w:p w14:paraId="15C5EA2F"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[SSN-PROV]</w:t>
      </w:r>
    </w:p>
    <w:p w14:paraId="64B5D06F"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89" w:history="1">
        <w:r w:rsidRPr="009D3DBB">
          <w:rPr>
            <w:rFonts w:ascii="Times New Roman" w:eastAsia="Times New Roman" w:hAnsi="Times New Roman" w:cs="Times New Roman"/>
            <w:i/>
            <w:iCs/>
            <w:color w:val="0000FF"/>
            <w:kern w:val="0"/>
            <w:u w:val="single"/>
            <w14:ligatures w14:val="none"/>
          </w:rPr>
          <w:t>Sensor Data Provenance: SSNO and PROV-O Together at Last</w:t>
        </w:r>
      </w:hyperlink>
      <w:r w:rsidRPr="009D3DBB">
        <w:rPr>
          <w:rFonts w:ascii="Times New Roman" w:eastAsia="Times New Roman" w:hAnsi="Times New Roman" w:cs="Times New Roman"/>
          <w:kern w:val="0"/>
          <w14:ligatures w14:val="none"/>
        </w:rPr>
        <w:t xml:space="preserve">. Michael Compton; David Corsar; Kerry Taylor. CEUR: 7th International Conference on Semantic Sensor Networks. 2014. URL: </w:t>
      </w:r>
      <w:hyperlink r:id="rId3490" w:history="1">
        <w:r w:rsidRPr="009D3DBB">
          <w:rPr>
            <w:rFonts w:ascii="Times New Roman" w:eastAsia="Times New Roman" w:hAnsi="Times New Roman" w:cs="Times New Roman"/>
            <w:color w:val="0000FF"/>
            <w:kern w:val="0"/>
            <w:u w:val="single"/>
            <w14:ligatures w14:val="none"/>
          </w:rPr>
          <w:t>http://ceur-ws.org/Vol-1401/paper-05.pdf</w:t>
        </w:r>
      </w:hyperlink>
      <w:r w:rsidRPr="009D3DBB">
        <w:rPr>
          <w:rFonts w:ascii="Times New Roman" w:eastAsia="Times New Roman" w:hAnsi="Times New Roman" w:cs="Times New Roman"/>
          <w:kern w:val="0"/>
          <w14:ligatures w14:val="none"/>
        </w:rPr>
        <w:t xml:space="preserve"> </w:t>
      </w:r>
    </w:p>
    <w:p w14:paraId="2E0A177B"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[SSNX]</w:t>
      </w:r>
    </w:p>
    <w:p w14:paraId="54338567"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91" w:history="1">
        <w:r w:rsidRPr="009D3DBB">
          <w:rPr>
            <w:rFonts w:ascii="Times New Roman" w:eastAsia="Times New Roman" w:hAnsi="Times New Roman" w:cs="Times New Roman"/>
            <w:i/>
            <w:iCs/>
            <w:color w:val="0000FF"/>
            <w:kern w:val="0"/>
            <w:u w:val="single"/>
            <w14:ligatures w14:val="none"/>
          </w:rPr>
          <w:t>Semantic Sensor Network Ontology</w:t>
        </w:r>
      </w:hyperlink>
      <w:r w:rsidRPr="009D3DBB">
        <w:rPr>
          <w:rFonts w:ascii="Times New Roman" w:eastAsia="Times New Roman" w:hAnsi="Times New Roman" w:cs="Times New Roman"/>
          <w:kern w:val="0"/>
          <w14:ligatures w14:val="none"/>
        </w:rPr>
        <w:t xml:space="preserve">. W3C Semantic Sensor Network Incubator Group. W3C. 2011. URL: </w:t>
      </w:r>
      <w:hyperlink r:id="rId3492" w:history="1">
        <w:r w:rsidRPr="009D3DBB">
          <w:rPr>
            <w:rFonts w:ascii="Times New Roman" w:eastAsia="Times New Roman" w:hAnsi="Times New Roman" w:cs="Times New Roman"/>
            <w:color w:val="0000FF"/>
            <w:kern w:val="0"/>
            <w:u w:val="single"/>
            <w14:ligatures w14:val="none"/>
          </w:rPr>
          <w:t>https://www.w3.org/2005/Incubator/ssn/ssnx/ssn</w:t>
        </w:r>
      </w:hyperlink>
      <w:r w:rsidRPr="009D3DBB">
        <w:rPr>
          <w:rFonts w:ascii="Times New Roman" w:eastAsia="Times New Roman" w:hAnsi="Times New Roman" w:cs="Times New Roman"/>
          <w:kern w:val="0"/>
          <w14:ligatures w14:val="none"/>
        </w:rPr>
        <w:t xml:space="preserve"> </w:t>
      </w:r>
    </w:p>
    <w:p w14:paraId="57919157"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[SSNX-Paper]</w:t>
      </w:r>
    </w:p>
    <w:p w14:paraId="0681970B"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93" w:history="1">
        <w:r w:rsidRPr="009D3DBB">
          <w:rPr>
            <w:rFonts w:ascii="Times New Roman" w:eastAsia="Times New Roman" w:hAnsi="Times New Roman" w:cs="Times New Roman"/>
            <w:i/>
            <w:iCs/>
            <w:color w:val="0000FF"/>
            <w:kern w:val="0"/>
            <w:u w:val="single"/>
            <w14:ligatures w14:val="none"/>
          </w:rPr>
          <w:t>The SSN ontology of the W3C semantic sensor network incubator group</w:t>
        </w:r>
      </w:hyperlink>
      <w:r w:rsidRPr="009D3DBB">
        <w:rPr>
          <w:rFonts w:ascii="Times New Roman" w:eastAsia="Times New Roman" w:hAnsi="Times New Roman" w:cs="Times New Roman"/>
          <w:kern w:val="0"/>
          <w14:ligatures w14:val="none"/>
        </w:rPr>
        <w:t xml:space="preserve">. Michael Compton; Payam Barnaghi; Luis Bermudez; Raúl García-Castro; Oscar Corcho; Simon Cox; John Graybeal; Manfred Hauswirth; Cory Henson; Arthur Herzog; Vincent Huang; Krzysztof Janowicz; W. David Kelsey; Danh Le Phuoc; Laurent Lefort; Myriam Leggieri; Holger Neuhaus; Andriy Nikolov; Kevin Page; Alexandre Passant; Amit Sheth; Kerry Taylor. Web Semantics: Science, Services and Agents on the World Wide Web, 17:25-32. December 2012. URL: </w:t>
      </w:r>
      <w:hyperlink r:id="rId3494" w:history="1">
        <w:r w:rsidRPr="009D3DBB">
          <w:rPr>
            <w:rFonts w:ascii="Times New Roman" w:eastAsia="Times New Roman" w:hAnsi="Times New Roman" w:cs="Times New Roman"/>
            <w:color w:val="0000FF"/>
            <w:kern w:val="0"/>
            <w:u w:val="single"/>
            <w14:ligatures w14:val="none"/>
          </w:rPr>
          <w:t>http://www.sciencedirect.com/science/article/pii/S1570826812000571</w:t>
        </w:r>
      </w:hyperlink>
      <w:r w:rsidRPr="009D3DBB">
        <w:rPr>
          <w:rFonts w:ascii="Times New Roman" w:eastAsia="Times New Roman" w:hAnsi="Times New Roman" w:cs="Times New Roman"/>
          <w:kern w:val="0"/>
          <w14:ligatures w14:val="none"/>
        </w:rPr>
        <w:t xml:space="preserve"> </w:t>
      </w:r>
    </w:p>
    <w:p w14:paraId="348C2BB5"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[SSO-Pattern]</w:t>
      </w:r>
    </w:p>
    <w:p w14:paraId="007586C4"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95" w:history="1">
        <w:r w:rsidRPr="009D3DBB">
          <w:rPr>
            <w:rFonts w:ascii="Times New Roman" w:eastAsia="Times New Roman" w:hAnsi="Times New Roman" w:cs="Times New Roman"/>
            <w:i/>
            <w:iCs/>
            <w:color w:val="0000FF"/>
            <w:kern w:val="0"/>
            <w:u w:val="single"/>
            <w14:ligatures w14:val="none"/>
          </w:rPr>
          <w:t>The Stimulus-Sensor-Observation Ontology Design Pattern and its Integration into the Semantic Sensor Network Ontology</w:t>
        </w:r>
      </w:hyperlink>
      <w:r w:rsidRPr="009D3DBB">
        <w:rPr>
          <w:rFonts w:ascii="Times New Roman" w:eastAsia="Times New Roman" w:hAnsi="Times New Roman" w:cs="Times New Roman"/>
          <w:kern w:val="0"/>
          <w14:ligatures w14:val="none"/>
        </w:rPr>
        <w:t xml:space="preserve">. Krzysztof Janowicz; Michael Compton. CEUR: Proceedings of the 3rd International Workshop on Semantic Sensor Networks (SSN10). 2010. URL: </w:t>
      </w:r>
      <w:hyperlink r:id="rId3496" w:history="1">
        <w:r w:rsidRPr="009D3DBB">
          <w:rPr>
            <w:rFonts w:ascii="Times New Roman" w:eastAsia="Times New Roman" w:hAnsi="Times New Roman" w:cs="Times New Roman"/>
            <w:color w:val="0000FF"/>
            <w:kern w:val="0"/>
            <w:u w:val="single"/>
            <w14:ligatures w14:val="none"/>
          </w:rPr>
          <w:t>http://ceur-ws.org/Vol-668/paper12.pdf</w:t>
        </w:r>
      </w:hyperlink>
      <w:r w:rsidRPr="009D3DBB">
        <w:rPr>
          <w:rFonts w:ascii="Times New Roman" w:eastAsia="Times New Roman" w:hAnsi="Times New Roman" w:cs="Times New Roman"/>
          <w:kern w:val="0"/>
          <w14:ligatures w14:val="none"/>
        </w:rPr>
        <w:t xml:space="preserve"> </w:t>
      </w:r>
    </w:p>
    <w:p w14:paraId="37BFAFAC"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[STA]</w:t>
      </w:r>
    </w:p>
    <w:p w14:paraId="4FC3223E"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97" w:history="1">
        <w:r w:rsidRPr="009D3DBB">
          <w:rPr>
            <w:rFonts w:ascii="Times New Roman" w:eastAsia="Times New Roman" w:hAnsi="Times New Roman" w:cs="Times New Roman"/>
            <w:i/>
            <w:iCs/>
            <w:color w:val="0000FF"/>
            <w:kern w:val="0"/>
            <w:u w:val="single"/>
            <w14:ligatures w14:val="none"/>
          </w:rPr>
          <w:t>OGC SensorThings API (STA)</w:t>
        </w:r>
      </w:hyperlink>
      <w:r w:rsidRPr="009D3DBB">
        <w:rPr>
          <w:rFonts w:ascii="Times New Roman" w:eastAsia="Times New Roman" w:hAnsi="Times New Roman" w:cs="Times New Roman"/>
          <w:kern w:val="0"/>
          <w14:ligatures w14:val="none"/>
        </w:rPr>
        <w:t xml:space="preserve">. Open Geospatial Consortium. URL: </w:t>
      </w:r>
      <w:hyperlink r:id="rId3498" w:history="1">
        <w:r w:rsidRPr="009D3DBB">
          <w:rPr>
            <w:rFonts w:ascii="Times New Roman" w:eastAsia="Times New Roman" w:hAnsi="Times New Roman" w:cs="Times New Roman"/>
            <w:color w:val="0000FF"/>
            <w:kern w:val="0"/>
            <w:u w:val="single"/>
            <w14:ligatures w14:val="none"/>
          </w:rPr>
          <w:t>https://www.ogc.org/standard/sensorthings/</w:t>
        </w:r>
      </w:hyperlink>
      <w:r w:rsidRPr="009D3DBB">
        <w:rPr>
          <w:rFonts w:ascii="Times New Roman" w:eastAsia="Times New Roman" w:hAnsi="Times New Roman" w:cs="Times New Roman"/>
          <w:kern w:val="0"/>
          <w14:ligatures w14:val="none"/>
        </w:rPr>
        <w:t xml:space="preserve"> </w:t>
      </w:r>
    </w:p>
    <w:p w14:paraId="0C0571C7"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[SWE]</w:t>
      </w:r>
    </w:p>
    <w:p w14:paraId="47EA9D2F"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499" w:history="1">
        <w:r w:rsidRPr="009D3DBB">
          <w:rPr>
            <w:rFonts w:ascii="Times New Roman" w:eastAsia="Times New Roman" w:hAnsi="Times New Roman" w:cs="Times New Roman"/>
            <w:i/>
            <w:iCs/>
            <w:color w:val="0000FF"/>
            <w:kern w:val="0"/>
            <w:u w:val="single"/>
            <w14:ligatures w14:val="none"/>
          </w:rPr>
          <w:t>Sensor Web Enablement (SWE)</w:t>
        </w:r>
      </w:hyperlink>
      <w:r w:rsidRPr="009D3DBB">
        <w:rPr>
          <w:rFonts w:ascii="Times New Roman" w:eastAsia="Times New Roman" w:hAnsi="Times New Roman" w:cs="Times New Roman"/>
          <w:kern w:val="0"/>
          <w14:ligatures w14:val="none"/>
        </w:rPr>
        <w:t xml:space="preserve">. Open Geospatial Consortium. URL: </w:t>
      </w:r>
      <w:hyperlink r:id="rId3500" w:history="1">
        <w:r w:rsidRPr="009D3DBB">
          <w:rPr>
            <w:rFonts w:ascii="Times New Roman" w:eastAsia="Times New Roman" w:hAnsi="Times New Roman" w:cs="Times New Roman"/>
            <w:color w:val="0000FF"/>
            <w:kern w:val="0"/>
            <w:u w:val="single"/>
            <w14:ligatures w14:val="none"/>
          </w:rPr>
          <w:t>https://www.ogc.org/about-ogc/domains/swe/</w:t>
        </w:r>
      </w:hyperlink>
      <w:r w:rsidRPr="009D3DBB">
        <w:rPr>
          <w:rFonts w:ascii="Times New Roman" w:eastAsia="Times New Roman" w:hAnsi="Times New Roman" w:cs="Times New Roman"/>
          <w:kern w:val="0"/>
          <w14:ligatures w14:val="none"/>
        </w:rPr>
        <w:t xml:space="preserve"> </w:t>
      </w:r>
    </w:p>
    <w:p w14:paraId="0E9CEF44"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[SWE-Common]</w:t>
      </w:r>
    </w:p>
    <w:p w14:paraId="3593B95A"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501" w:history="1">
        <w:r w:rsidRPr="009D3DBB">
          <w:rPr>
            <w:rFonts w:ascii="Times New Roman" w:eastAsia="Times New Roman" w:hAnsi="Times New Roman" w:cs="Times New Roman"/>
            <w:i/>
            <w:iCs/>
            <w:color w:val="0000FF"/>
            <w:kern w:val="0"/>
            <w:u w:val="single"/>
            <w14:ligatures w14:val="none"/>
          </w:rPr>
          <w:t>OGC® SWE Common Data Model Encoding Standard</w:t>
        </w:r>
      </w:hyperlink>
      <w:r w:rsidRPr="009D3DBB">
        <w:rPr>
          <w:rFonts w:ascii="Times New Roman" w:eastAsia="Times New Roman" w:hAnsi="Times New Roman" w:cs="Times New Roman"/>
          <w:kern w:val="0"/>
          <w14:ligatures w14:val="none"/>
        </w:rPr>
        <w:t xml:space="preserve">. Alex Robin. Open Geospatial Consortium. January 2011. URL: </w:t>
      </w:r>
      <w:hyperlink r:id="rId3502" w:history="1">
        <w:r w:rsidRPr="009D3DBB">
          <w:rPr>
            <w:rFonts w:ascii="Times New Roman" w:eastAsia="Times New Roman" w:hAnsi="Times New Roman" w:cs="Times New Roman"/>
            <w:color w:val="0000FF"/>
            <w:kern w:val="0"/>
            <w:u w:val="single"/>
            <w14:ligatures w14:val="none"/>
          </w:rPr>
          <w:t>https://portal.ogc.org/files/?artifact_id=41157</w:t>
        </w:r>
      </w:hyperlink>
      <w:r w:rsidRPr="009D3DBB">
        <w:rPr>
          <w:rFonts w:ascii="Times New Roman" w:eastAsia="Times New Roman" w:hAnsi="Times New Roman" w:cs="Times New Roman"/>
          <w:kern w:val="0"/>
          <w14:ligatures w14:val="none"/>
        </w:rPr>
        <w:t xml:space="preserve"> </w:t>
      </w:r>
    </w:p>
    <w:p w14:paraId="7F3A8DA1"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[SWE-Common-JSON]</w:t>
      </w:r>
    </w:p>
    <w:p w14:paraId="045854D3"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503" w:history="1">
        <w:r w:rsidRPr="009D3DBB">
          <w:rPr>
            <w:rFonts w:ascii="Times New Roman" w:eastAsia="Times New Roman" w:hAnsi="Times New Roman" w:cs="Times New Roman"/>
            <w:i/>
            <w:iCs/>
            <w:color w:val="0000FF"/>
            <w:kern w:val="0"/>
            <w:u w:val="single"/>
            <w14:ligatures w14:val="none"/>
          </w:rPr>
          <w:t>JSON Encoding Rules SWE Common / SensorML</w:t>
        </w:r>
      </w:hyperlink>
      <w:r w:rsidRPr="009D3DBB">
        <w:rPr>
          <w:rFonts w:ascii="Times New Roman" w:eastAsia="Times New Roman" w:hAnsi="Times New Roman" w:cs="Times New Roman"/>
          <w:kern w:val="0"/>
          <w14:ligatures w14:val="none"/>
        </w:rPr>
        <w:t xml:space="preserve">. Alex Robin. Open Geospatial Consortium. January 2018. URL: </w:t>
      </w:r>
      <w:hyperlink r:id="rId3504" w:history="1">
        <w:r w:rsidRPr="009D3DBB">
          <w:rPr>
            <w:rFonts w:ascii="Times New Roman" w:eastAsia="Times New Roman" w:hAnsi="Times New Roman" w:cs="Times New Roman"/>
            <w:color w:val="0000FF"/>
            <w:kern w:val="0"/>
            <w:u w:val="single"/>
            <w14:ligatures w14:val="none"/>
          </w:rPr>
          <w:t>https://docs.ogc.org/bp/17-011r2/17-011r2.html</w:t>
        </w:r>
      </w:hyperlink>
      <w:r w:rsidRPr="009D3DBB">
        <w:rPr>
          <w:rFonts w:ascii="Times New Roman" w:eastAsia="Times New Roman" w:hAnsi="Times New Roman" w:cs="Times New Roman"/>
          <w:kern w:val="0"/>
          <w14:ligatures w14:val="none"/>
        </w:rPr>
        <w:t xml:space="preserve"> </w:t>
      </w:r>
    </w:p>
    <w:p w14:paraId="4BBAD587"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[uml]</w:t>
      </w:r>
    </w:p>
    <w:p w14:paraId="599E82B2"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505" w:history="1">
        <w:r w:rsidRPr="009D3DBB">
          <w:rPr>
            <w:rFonts w:ascii="Times New Roman" w:eastAsia="Times New Roman" w:hAnsi="Times New Roman" w:cs="Times New Roman"/>
            <w:i/>
            <w:iCs/>
            <w:color w:val="0000FF"/>
            <w:kern w:val="0"/>
            <w:u w:val="single"/>
            <w14:ligatures w14:val="none"/>
          </w:rPr>
          <w:t>OMG Unified Modeling Language</w:t>
        </w:r>
      </w:hyperlink>
      <w:r w:rsidRPr="009D3DBB">
        <w:rPr>
          <w:rFonts w:ascii="Times New Roman" w:eastAsia="Times New Roman" w:hAnsi="Times New Roman" w:cs="Times New Roman"/>
          <w:kern w:val="0"/>
          <w14:ligatures w14:val="none"/>
        </w:rPr>
        <w:t xml:space="preserve">. Open Management Group. OMG. 1 March 2015. Normative. URL: </w:t>
      </w:r>
      <w:hyperlink r:id="rId3506" w:history="1">
        <w:r w:rsidRPr="009D3DBB">
          <w:rPr>
            <w:rFonts w:ascii="Times New Roman" w:eastAsia="Times New Roman" w:hAnsi="Times New Roman" w:cs="Times New Roman"/>
            <w:color w:val="0000FF"/>
            <w:kern w:val="0"/>
            <w:u w:val="single"/>
            <w14:ligatures w14:val="none"/>
          </w:rPr>
          <w:t>http://www.omg.org/spec/UML/</w:t>
        </w:r>
      </w:hyperlink>
      <w:r w:rsidRPr="009D3DBB">
        <w:rPr>
          <w:rFonts w:ascii="Times New Roman" w:eastAsia="Times New Roman" w:hAnsi="Times New Roman" w:cs="Times New Roman"/>
          <w:kern w:val="0"/>
          <w14:ligatures w14:val="none"/>
        </w:rPr>
        <w:t xml:space="preserve"> </w:t>
      </w:r>
    </w:p>
    <w:p w14:paraId="3108BAA9"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[VIM]</w:t>
      </w:r>
    </w:p>
    <w:p w14:paraId="36EDB0A0"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507" w:history="1">
        <w:r w:rsidRPr="009D3DBB">
          <w:rPr>
            <w:rFonts w:ascii="Times New Roman" w:eastAsia="Times New Roman" w:hAnsi="Times New Roman" w:cs="Times New Roman"/>
            <w:i/>
            <w:iCs/>
            <w:color w:val="0000FF"/>
            <w:kern w:val="0"/>
            <w:u w:val="single"/>
            <w14:ligatures w14:val="none"/>
          </w:rPr>
          <w:t>International vocabulary of metrology – Basic and general concepts and associated terms (VIM)</w:t>
        </w:r>
      </w:hyperlink>
      <w:r w:rsidRPr="009D3DBB">
        <w:rPr>
          <w:rFonts w:ascii="Times New Roman" w:eastAsia="Times New Roman" w:hAnsi="Times New Roman" w:cs="Times New Roman"/>
          <w:kern w:val="0"/>
          <w14:ligatures w14:val="none"/>
        </w:rPr>
        <w:t xml:space="preserve">. BIPM. 2012. 3rd Edition. URL: </w:t>
      </w:r>
      <w:hyperlink r:id="rId3508" w:history="1">
        <w:r w:rsidRPr="009D3DBB">
          <w:rPr>
            <w:rFonts w:ascii="Times New Roman" w:eastAsia="Times New Roman" w:hAnsi="Times New Roman" w:cs="Times New Roman"/>
            <w:color w:val="0000FF"/>
            <w:kern w:val="0"/>
            <w:u w:val="single"/>
            <w14:ligatures w14:val="none"/>
          </w:rPr>
          <w:t>https://www.bipm.org/documents/20126/2071204/JCGM_200_2012.pdf</w:t>
        </w:r>
      </w:hyperlink>
      <w:r w:rsidRPr="009D3DBB">
        <w:rPr>
          <w:rFonts w:ascii="Times New Roman" w:eastAsia="Times New Roman" w:hAnsi="Times New Roman" w:cs="Times New Roman"/>
          <w:kern w:val="0"/>
          <w14:ligatures w14:val="none"/>
        </w:rPr>
        <w:t xml:space="preserve"> </w:t>
      </w:r>
    </w:p>
    <w:p w14:paraId="579DABB0"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[VIM4]</w:t>
      </w:r>
    </w:p>
    <w:p w14:paraId="56D0564E"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509" w:history="1">
        <w:r w:rsidRPr="009D3DBB">
          <w:rPr>
            <w:rFonts w:ascii="Times New Roman" w:eastAsia="Times New Roman" w:hAnsi="Times New Roman" w:cs="Times New Roman"/>
            <w:i/>
            <w:iCs/>
            <w:color w:val="0000FF"/>
            <w:kern w:val="0"/>
            <w:u w:val="single"/>
            <w14:ligatures w14:val="none"/>
          </w:rPr>
          <w:t xml:space="preserve">International Vocabulary of Metrology Fourth edition – Second Committee Draft (VIM4 2CD) </w:t>
        </w:r>
      </w:hyperlink>
      <w:r w:rsidRPr="009D3DBB">
        <w:rPr>
          <w:rFonts w:ascii="Times New Roman" w:eastAsia="Times New Roman" w:hAnsi="Times New Roman" w:cs="Times New Roman"/>
          <w:kern w:val="0"/>
          <w14:ligatures w14:val="none"/>
        </w:rPr>
        <w:t xml:space="preserve">. BIPM. 31 July 2023. 4th Edition - 2nd Committee Draft. URL: </w:t>
      </w:r>
      <w:hyperlink r:id="rId3510" w:history="1">
        <w:r w:rsidRPr="009D3DBB">
          <w:rPr>
            <w:rFonts w:ascii="Times New Roman" w:eastAsia="Times New Roman" w:hAnsi="Times New Roman" w:cs="Times New Roman"/>
            <w:color w:val="0000FF"/>
            <w:kern w:val="0"/>
            <w:u w:val="single"/>
            <w14:ligatures w14:val="none"/>
          </w:rPr>
          <w:t>https://www.bipm.org/documents/20126/115700832/VIM4_2CD_clean/c6d0dfb2-ddbf-059e-1f74-9b025c9c59d8</w:t>
        </w:r>
      </w:hyperlink>
      <w:r w:rsidRPr="009D3DBB">
        <w:rPr>
          <w:rFonts w:ascii="Times New Roman" w:eastAsia="Times New Roman" w:hAnsi="Times New Roman" w:cs="Times New Roman"/>
          <w:kern w:val="0"/>
          <w14:ligatures w14:val="none"/>
        </w:rPr>
        <w:t xml:space="preserve"> </w:t>
      </w:r>
    </w:p>
    <w:p w14:paraId="118BC03C"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[vocab-dcat-3]</w:t>
      </w:r>
    </w:p>
    <w:p w14:paraId="395A85BB"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511" w:history="1">
        <w:r w:rsidRPr="009D3DBB">
          <w:rPr>
            <w:rFonts w:ascii="Times New Roman" w:eastAsia="Times New Roman" w:hAnsi="Times New Roman" w:cs="Times New Roman"/>
            <w:i/>
            <w:iCs/>
            <w:color w:val="0000FF"/>
            <w:kern w:val="0"/>
            <w:u w:val="single"/>
            <w14:ligatures w14:val="none"/>
          </w:rPr>
          <w:t>Data Catalog Vocabulary (DCAT) - Version 3</w:t>
        </w:r>
      </w:hyperlink>
      <w:r w:rsidRPr="009D3DBB">
        <w:rPr>
          <w:rFonts w:ascii="Times New Roman" w:eastAsia="Times New Roman" w:hAnsi="Times New Roman" w:cs="Times New Roman"/>
          <w:kern w:val="0"/>
          <w14:ligatures w14:val="none"/>
        </w:rPr>
        <w:t xml:space="preserve">. Simon Cox; Andrea Perego; Alejandra Gonzalez Beltran; Peter Winstanley; Riccardo Albertoni; David Browning. W3C. 22 August 2024. W3C Recommendation. URL: </w:t>
      </w:r>
      <w:hyperlink r:id="rId3512" w:history="1">
        <w:r w:rsidRPr="009D3DBB">
          <w:rPr>
            <w:rFonts w:ascii="Times New Roman" w:eastAsia="Times New Roman" w:hAnsi="Times New Roman" w:cs="Times New Roman"/>
            <w:color w:val="0000FF"/>
            <w:kern w:val="0"/>
            <w:u w:val="single"/>
            <w14:ligatures w14:val="none"/>
          </w:rPr>
          <w:t>https://www.w3.org/TR/vocab-dcat-3/</w:t>
        </w:r>
      </w:hyperlink>
      <w:r w:rsidRPr="009D3DBB">
        <w:rPr>
          <w:rFonts w:ascii="Times New Roman" w:eastAsia="Times New Roman" w:hAnsi="Times New Roman" w:cs="Times New Roman"/>
          <w:kern w:val="0"/>
          <w14:ligatures w14:val="none"/>
        </w:rPr>
        <w:t xml:space="preserve"> </w:t>
      </w:r>
    </w:p>
    <w:p w14:paraId="60C918CB"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[vocab-dqv]</w:t>
      </w:r>
    </w:p>
    <w:p w14:paraId="1DC916FD"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513" w:history="1">
        <w:r w:rsidRPr="009D3DBB">
          <w:rPr>
            <w:rFonts w:ascii="Times New Roman" w:eastAsia="Times New Roman" w:hAnsi="Times New Roman" w:cs="Times New Roman"/>
            <w:i/>
            <w:iCs/>
            <w:color w:val="0000FF"/>
            <w:kern w:val="0"/>
            <w:u w:val="single"/>
            <w14:ligatures w14:val="none"/>
          </w:rPr>
          <w:t>Data on the Web Best Practices: Data Quality Vocabulary</w:t>
        </w:r>
      </w:hyperlink>
      <w:r w:rsidRPr="009D3DBB">
        <w:rPr>
          <w:rFonts w:ascii="Times New Roman" w:eastAsia="Times New Roman" w:hAnsi="Times New Roman" w:cs="Times New Roman"/>
          <w:kern w:val="0"/>
          <w14:ligatures w14:val="none"/>
        </w:rPr>
        <w:t xml:space="preserve">. Riccardo Albertoni; Antoine Isaac. W3C. 15 December 2016. W3C Working Group Note. URL: </w:t>
      </w:r>
      <w:hyperlink r:id="rId3514" w:history="1">
        <w:r w:rsidRPr="009D3DBB">
          <w:rPr>
            <w:rFonts w:ascii="Times New Roman" w:eastAsia="Times New Roman" w:hAnsi="Times New Roman" w:cs="Times New Roman"/>
            <w:color w:val="0000FF"/>
            <w:kern w:val="0"/>
            <w:u w:val="single"/>
            <w14:ligatures w14:val="none"/>
          </w:rPr>
          <w:t>https://www.w3.org/TR/vocab-dqv/</w:t>
        </w:r>
      </w:hyperlink>
      <w:r w:rsidRPr="009D3DBB">
        <w:rPr>
          <w:rFonts w:ascii="Times New Roman" w:eastAsia="Times New Roman" w:hAnsi="Times New Roman" w:cs="Times New Roman"/>
          <w:kern w:val="0"/>
          <w14:ligatures w14:val="none"/>
        </w:rPr>
        <w:t xml:space="preserve"> </w:t>
      </w:r>
    </w:p>
    <w:p w14:paraId="4683A953"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[vocab-ssn-20171019]</w:t>
      </w:r>
    </w:p>
    <w:p w14:paraId="44039E95"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515" w:history="1">
        <w:r w:rsidRPr="009D3DBB">
          <w:rPr>
            <w:rFonts w:ascii="Times New Roman" w:eastAsia="Times New Roman" w:hAnsi="Times New Roman" w:cs="Times New Roman"/>
            <w:i/>
            <w:iCs/>
            <w:color w:val="0000FF"/>
            <w:kern w:val="0"/>
            <w:u w:val="single"/>
            <w14:ligatures w14:val="none"/>
          </w:rPr>
          <w:t>Semantic Sensor Network Ontology</w:t>
        </w:r>
      </w:hyperlink>
      <w:r w:rsidRPr="009D3DBB">
        <w:rPr>
          <w:rFonts w:ascii="Times New Roman" w:eastAsia="Times New Roman" w:hAnsi="Times New Roman" w:cs="Times New Roman"/>
          <w:kern w:val="0"/>
          <w14:ligatures w14:val="none"/>
        </w:rPr>
        <w:t xml:space="preserve">. Armin Haller; Krzysztof Janowicz; Simon Cox; Danh Le Phuoc; Kerry Taylor; Maxime Lefrançois. W3C. 19 October 2017. W3C Recommendation. URL: </w:t>
      </w:r>
      <w:hyperlink r:id="rId3516" w:history="1">
        <w:r w:rsidRPr="009D3DBB">
          <w:rPr>
            <w:rFonts w:ascii="Times New Roman" w:eastAsia="Times New Roman" w:hAnsi="Times New Roman" w:cs="Times New Roman"/>
            <w:color w:val="0000FF"/>
            <w:kern w:val="0"/>
            <w:u w:val="single"/>
            <w14:ligatures w14:val="none"/>
          </w:rPr>
          <w:t>https://www.w3.org/TR/2017/REC-vocab-ssn-20171019/</w:t>
        </w:r>
      </w:hyperlink>
      <w:r w:rsidRPr="009D3DBB">
        <w:rPr>
          <w:rFonts w:ascii="Times New Roman" w:eastAsia="Times New Roman" w:hAnsi="Times New Roman" w:cs="Times New Roman"/>
          <w:kern w:val="0"/>
          <w14:ligatures w14:val="none"/>
        </w:rPr>
        <w:t xml:space="preserve"> </w:t>
      </w:r>
    </w:p>
    <w:p w14:paraId="59E79444" w14:textId="77777777" w:rsidR="009D3DBB" w:rsidRPr="009D3DBB" w:rsidRDefault="009D3DBB" w:rsidP="009D3DBB">
      <w:pPr>
        <w:spacing w:after="0" w:line="240" w:lineRule="auto"/>
        <w:rPr>
          <w:rFonts w:ascii="Times New Roman" w:eastAsia="Times New Roman" w:hAnsi="Times New Roman" w:cs="Times New Roman"/>
          <w:kern w:val="0"/>
          <w14:ligatures w14:val="none"/>
        </w:rPr>
      </w:pPr>
      <w:r w:rsidRPr="009D3DBB">
        <w:rPr>
          <w:rFonts w:ascii="Times New Roman" w:eastAsia="Times New Roman" w:hAnsi="Times New Roman" w:cs="Times New Roman"/>
          <w:kern w:val="0"/>
          <w14:ligatures w14:val="none"/>
        </w:rPr>
        <w:t>[vocab-ssn-ext]</w:t>
      </w:r>
    </w:p>
    <w:p w14:paraId="242FE240" w14:textId="77777777" w:rsidR="009D3DBB" w:rsidRPr="009D3DBB" w:rsidRDefault="009D3DBB" w:rsidP="009D3DBB">
      <w:pPr>
        <w:spacing w:after="0" w:line="240" w:lineRule="auto"/>
        <w:ind w:left="720"/>
        <w:rPr>
          <w:rFonts w:ascii="Times New Roman" w:eastAsia="Times New Roman" w:hAnsi="Times New Roman" w:cs="Times New Roman"/>
          <w:kern w:val="0"/>
          <w14:ligatures w14:val="none"/>
        </w:rPr>
      </w:pPr>
      <w:hyperlink r:id="rId3517" w:history="1">
        <w:r w:rsidRPr="009D3DBB">
          <w:rPr>
            <w:rFonts w:ascii="Times New Roman" w:eastAsia="Times New Roman" w:hAnsi="Times New Roman" w:cs="Times New Roman"/>
            <w:i/>
            <w:iCs/>
            <w:color w:val="0000FF"/>
            <w:kern w:val="0"/>
            <w:u w:val="single"/>
            <w14:ligatures w14:val="none"/>
          </w:rPr>
          <w:t>Extensions to the Semantic Sensor Network Ontology</w:t>
        </w:r>
      </w:hyperlink>
      <w:r w:rsidRPr="009D3DBB">
        <w:rPr>
          <w:rFonts w:ascii="Times New Roman" w:eastAsia="Times New Roman" w:hAnsi="Times New Roman" w:cs="Times New Roman"/>
          <w:kern w:val="0"/>
          <w14:ligatures w14:val="none"/>
        </w:rPr>
        <w:t xml:space="preserve">. Simon Cox. W3C. 16 January 2020. W3C Working Draft. URL: </w:t>
      </w:r>
      <w:hyperlink r:id="rId3518" w:history="1">
        <w:r w:rsidRPr="009D3DBB">
          <w:rPr>
            <w:rFonts w:ascii="Times New Roman" w:eastAsia="Times New Roman" w:hAnsi="Times New Roman" w:cs="Times New Roman"/>
            <w:color w:val="0000FF"/>
            <w:kern w:val="0"/>
            <w:u w:val="single"/>
            <w14:ligatures w14:val="none"/>
          </w:rPr>
          <w:t>https://www.w3.org/TR/vocab-ssn-ext/</w:t>
        </w:r>
      </w:hyperlink>
      <w:r w:rsidRPr="009D3DBB">
        <w:rPr>
          <w:rFonts w:ascii="Times New Roman" w:eastAsia="Times New Roman" w:hAnsi="Times New Roman" w:cs="Times New Roman"/>
          <w:kern w:val="0"/>
          <w14:ligatures w14:val="none"/>
        </w:rPr>
        <w:t xml:space="preserve"> </w:t>
      </w:r>
    </w:p>
    <w:p w14:paraId="5C077A27" w14:textId="77777777" w:rsidR="009D3DBB" w:rsidRPr="009D3DBB" w:rsidRDefault="009D3DBB" w:rsidP="009D3DBB">
      <w:pPr>
        <w:spacing w:before="100" w:beforeAutospacing="1" w:after="100" w:afterAutospacing="1" w:line="240" w:lineRule="auto"/>
        <w:rPr>
          <w:rFonts w:ascii="Times New Roman" w:eastAsia="Times New Roman" w:hAnsi="Times New Roman" w:cs="Times New Roman"/>
          <w:kern w:val="0"/>
          <w14:ligatures w14:val="none"/>
        </w:rPr>
      </w:pPr>
      <w:hyperlink r:id="rId3519" w:anchor="title" w:history="1">
        <w:r w:rsidRPr="009D3DBB">
          <w:rPr>
            <w:rFonts w:ascii="Times New Roman" w:eastAsia="Times New Roman" w:hAnsi="Times New Roman" w:cs="Times New Roman"/>
            <w:color w:val="0000FF"/>
            <w:kern w:val="0"/>
            <w:u w:val="single"/>
            <w14:ligatures w14:val="none"/>
          </w:rPr>
          <w:t>↑</w:t>
        </w:r>
      </w:hyperlink>
      <w:r w:rsidRPr="009D3DBB">
        <w:rPr>
          <w:rFonts w:ascii="Times New Roman" w:eastAsia="Times New Roman" w:hAnsi="Times New Roman" w:cs="Times New Roman"/>
          <w:kern w:val="0"/>
          <w14:ligatures w14:val="none"/>
        </w:rPr>
        <w:t xml:space="preserve"> </w:t>
      </w:r>
    </w:p>
    <w:p w14:paraId="2858C11D" w14:textId="77777777" w:rsidR="008D2809" w:rsidRPr="008D2809" w:rsidRDefault="008D2809" w:rsidP="008D2809">
      <w:pPr>
        <w:spacing w:before="100" w:beforeAutospacing="1" w:after="100" w:afterAutospacing="1" w:line="240" w:lineRule="auto"/>
        <w:outlineLvl w:val="3"/>
        <w:rPr>
          <w:rFonts w:ascii="Times New Roman" w:eastAsia="Times New Roman" w:hAnsi="Times New Roman" w:cs="Times New Roman"/>
          <w:b/>
          <w:bCs/>
          <w:kern w:val="0"/>
          <w14:ligatures w14:val="none"/>
        </w:rPr>
      </w:pPr>
    </w:p>
    <w:p w14:paraId="79587E5E" w14:textId="77777777" w:rsidR="008D2809" w:rsidRDefault="008D2809"/>
    <w:sectPr w:rsidR="008D280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rl Reed" w:date="2026-08-24T10:36:00Z" w:initials="CR">
    <w:p w14:paraId="5061384C" w14:textId="77777777" w:rsidR="00B20B6F" w:rsidRDefault="00B20B6F" w:rsidP="00B20B6F">
      <w:pPr>
        <w:pStyle w:val="CommentText"/>
      </w:pPr>
      <w:r>
        <w:rPr>
          <w:rStyle w:val="CommentReference"/>
        </w:rPr>
        <w:annotationRef/>
      </w:r>
      <w:r>
        <w:t>Kind of a long run on sentence.</w:t>
      </w:r>
    </w:p>
  </w:comment>
  <w:comment w:id="1" w:author="Carl Reed" w:date="2026-08-24T10:34:00Z" w:initials="CR">
    <w:p w14:paraId="7FE2E83B" w14:textId="77777777" w:rsidR="006B5EEF" w:rsidRDefault="006B5EEF" w:rsidP="006B5EEF">
      <w:pPr>
        <w:pStyle w:val="CommentText"/>
      </w:pPr>
      <w:r>
        <w:rPr>
          <w:rStyle w:val="CommentReference"/>
        </w:rPr>
        <w:annotationRef/>
      </w:r>
      <w:r>
        <w:t>How about “minimal set of axioms”? I had to look up axiomatization and I am a native English speaker 😊</w:t>
      </w:r>
    </w:p>
  </w:comment>
  <w:comment w:id="2" w:author="Carl Reed" w:date="2026-08-24T10:34:00Z" w:initials="CR">
    <w:p w14:paraId="04159BA8" w14:textId="77777777" w:rsidR="0005148C" w:rsidRDefault="0005148C" w:rsidP="0005148C">
      <w:pPr>
        <w:pStyle w:val="CommentText"/>
      </w:pPr>
      <w:r>
        <w:rPr>
          <w:rStyle w:val="CommentReference"/>
        </w:rPr>
        <w:annotationRef/>
      </w:r>
      <w:r>
        <w:t>Ditto.</w:t>
      </w:r>
    </w:p>
  </w:comment>
  <w:comment w:id="12" w:author="Carl Reed" w:date="2026-08-24T10:39:00Z" w:initials="CR">
    <w:p w14:paraId="073925BB" w14:textId="77777777" w:rsidR="00995221" w:rsidRDefault="00995221" w:rsidP="00995221">
      <w:pPr>
        <w:pStyle w:val="CommentText"/>
      </w:pPr>
      <w:r>
        <w:rPr>
          <w:rStyle w:val="CommentReference"/>
        </w:rPr>
        <w:annotationRef/>
      </w:r>
      <w:r>
        <w:t>Yes I know that the W3C content sates “spatio-temporal+. However, global common usage is “spatiotemporal”. Maybe can fix on W3C website 😊</w:t>
      </w:r>
    </w:p>
  </w:comment>
  <w:comment w:id="15" w:author="Carl Reed" w:date="2026-08-24T10:42:00Z" w:initials="CR">
    <w:p w14:paraId="69C8956D" w14:textId="77777777" w:rsidR="00E33309" w:rsidRDefault="00E33309" w:rsidP="00E33309">
      <w:pPr>
        <w:pStyle w:val="CommentText"/>
      </w:pPr>
      <w:r>
        <w:rPr>
          <w:rStyle w:val="CommentReference"/>
        </w:rPr>
        <w:annotationRef/>
      </w:r>
      <w:r>
        <w:t>All the commas make reading this sentence difficult.</w:t>
      </w:r>
    </w:p>
  </w:comment>
  <w:comment w:id="36" w:author="Carl Reed" w:date="2026-08-24T10:44:00Z" w:initials="CR">
    <w:p w14:paraId="61BCD8CD" w14:textId="77777777" w:rsidR="00BD2144" w:rsidRDefault="00BD2144" w:rsidP="00BD2144">
      <w:pPr>
        <w:pStyle w:val="CommentText"/>
      </w:pPr>
      <w:r>
        <w:rPr>
          <w:rStyle w:val="CommentReference"/>
        </w:rPr>
        <w:annotationRef/>
      </w:r>
      <w:r>
        <w:t>Longish sentence.</w:t>
      </w:r>
    </w:p>
  </w:comment>
  <w:comment w:id="37" w:author="Carl Reed" w:date="2026-08-24T10:43:00Z" w:initials="CR">
    <w:p w14:paraId="1D795D7B" w14:textId="77777777" w:rsidR="009E15C7" w:rsidRDefault="009E15C7" w:rsidP="009E15C7">
      <w:pPr>
        <w:pStyle w:val="CommentText"/>
      </w:pPr>
      <w:r>
        <w:rPr>
          <w:rStyle w:val="CommentReference"/>
        </w:rPr>
        <w:annotationRef/>
      </w:r>
      <w:r>
        <w:t>First use. Used “document” above.</w:t>
      </w:r>
    </w:p>
  </w:comment>
  <w:comment w:id="47" w:author="Carl Reed" w:date="2026-08-24T10:47:00Z" w:initials="CR">
    <w:p w14:paraId="544AA2B3" w14:textId="77777777" w:rsidR="000F7A12" w:rsidRDefault="000F7A12" w:rsidP="000F7A12">
      <w:pPr>
        <w:pStyle w:val="CommentText"/>
      </w:pPr>
      <w:r>
        <w:rPr>
          <w:rStyle w:val="CommentReference"/>
        </w:rPr>
        <w:annotationRef/>
      </w:r>
      <w:r>
        <w:t>Now a specification.</w:t>
      </w:r>
    </w:p>
  </w:comment>
  <w:comment w:id="73" w:author="Carl Reed" w:date="2026-08-24T11:00:00Z" w:initials="CR">
    <w:p w14:paraId="6F291EA0" w14:textId="77777777" w:rsidR="00EF41ED" w:rsidRDefault="00EF41ED" w:rsidP="00EF41ED">
      <w:pPr>
        <w:pStyle w:val="CommentText"/>
      </w:pPr>
      <w:r>
        <w:rPr>
          <w:rStyle w:val="CommentReference"/>
        </w:rPr>
        <w:annotationRef/>
      </w:r>
      <w:r>
        <w:t xml:space="preserve">Should probably update to the 2026 version 08-131r6 . Title has also changed: </w:t>
      </w:r>
      <w:hyperlink r:id="rId1" w:history="1">
        <w:r w:rsidRPr="00A837D6">
          <w:rPr>
            <w:rStyle w:val="Hyperlink"/>
          </w:rPr>
          <w:t>The ModSpec Model - Part 1: Core - A Standard for Designing and Writing Modular Standards</w:t>
        </w:r>
      </w:hyperlink>
      <w:r>
        <w:t xml:space="preserve"> . ModSpec revision is approved but not sure if published yet.</w:t>
      </w:r>
    </w:p>
  </w:comment>
  <w:comment w:id="87" w:author="Carl Reed" w:date="2026-08-24T11:05:00Z" w:initials="CR">
    <w:p w14:paraId="020807BD" w14:textId="77777777" w:rsidR="004C7FB2" w:rsidRDefault="004C7FB2" w:rsidP="004C7FB2">
      <w:pPr>
        <w:pStyle w:val="CommentText"/>
      </w:pPr>
      <w:r>
        <w:rPr>
          <w:rStyle w:val="CommentReference"/>
        </w:rPr>
        <w:annotationRef/>
      </w:r>
      <w:r>
        <w:t>Actual the requirement states: SHALL be assigned</w:t>
      </w:r>
    </w:p>
    <w:p w14:paraId="246A4DB4" w14:textId="77777777" w:rsidR="004C7FB2" w:rsidRDefault="004C7FB2" w:rsidP="004C7FB2">
      <w:pPr>
        <w:pStyle w:val="CommentText"/>
      </w:pPr>
      <w:r>
        <w:t>a unique identifier and/or label.</w:t>
      </w:r>
    </w:p>
  </w:comment>
  <w:comment w:id="104" w:author="Carl Reed" w:date="2026-08-24T11:07:00Z" w:initials="CR">
    <w:p w14:paraId="6D86816F" w14:textId="77777777" w:rsidR="00CD3D93" w:rsidRDefault="00CD3D93" w:rsidP="00CD3D93">
      <w:pPr>
        <w:pStyle w:val="CommentText"/>
      </w:pPr>
      <w:r>
        <w:rPr>
          <w:rStyle w:val="CommentReference"/>
        </w:rPr>
        <w:annotationRef/>
      </w:r>
      <w:r>
        <w:t>Defined?</w:t>
      </w:r>
    </w:p>
  </w:comment>
  <w:comment w:id="105" w:author="Carl Reed" w:date="2026-08-24T11:08:00Z" w:initials="CR">
    <w:p w14:paraId="7F4E52B4" w14:textId="77777777" w:rsidR="008F3146" w:rsidRDefault="008F3146" w:rsidP="008F3146">
      <w:pPr>
        <w:pStyle w:val="CommentText"/>
      </w:pPr>
      <w:r>
        <w:rPr>
          <w:rStyle w:val="CommentReference"/>
        </w:rPr>
        <w:annotationRef/>
      </w:r>
      <w:r>
        <w:t>Directly?</w:t>
      </w:r>
    </w:p>
  </w:comment>
  <w:comment w:id="112" w:author="Carl Reed" w:date="2026-08-24T11:15:00Z" w:initials="CR">
    <w:p w14:paraId="6AA8D36E" w14:textId="77777777" w:rsidR="00E94ACA" w:rsidRDefault="00E94ACA" w:rsidP="00E94ACA">
      <w:pPr>
        <w:pStyle w:val="CommentText"/>
      </w:pPr>
      <w:r>
        <w:rPr>
          <w:rStyle w:val="CommentReference"/>
        </w:rPr>
        <w:annotationRef/>
      </w:r>
      <w:r>
        <w:t>Just wondering. Are implementations of this SSN revision backwards compatible with existing implementations?</w:t>
      </w:r>
    </w:p>
  </w:comment>
  <w:comment w:id="114" w:author="Carl Reed" w:date="2026-08-24T11:16:00Z" w:initials="CR">
    <w:p w14:paraId="4BACC6ED" w14:textId="77777777" w:rsidR="00880E21" w:rsidRDefault="00880E21" w:rsidP="00880E21">
      <w:pPr>
        <w:pStyle w:val="CommentText"/>
      </w:pPr>
      <w:r>
        <w:rPr>
          <w:rStyle w:val="CommentReference"/>
        </w:rPr>
        <w:annotationRef/>
      </w:r>
      <w:r>
        <w:t>Kind of a long sentence.</w:t>
      </w:r>
    </w:p>
  </w:comment>
  <w:comment w:id="122" w:author="Carl Reed" w:date="2026-08-24T13:34:00Z" w:initials="CR">
    <w:p w14:paraId="7FF60C1A" w14:textId="77777777" w:rsidR="000F2CF9" w:rsidRDefault="000F2CF9" w:rsidP="000F2CF9">
      <w:pPr>
        <w:pStyle w:val="CommentText"/>
      </w:pPr>
      <w:r>
        <w:rPr>
          <w:rStyle w:val="CommentReference"/>
        </w:rPr>
        <w:annotationRef/>
      </w:r>
      <w:r>
        <w:t>FeatureOfInterest?</w:t>
      </w:r>
    </w:p>
  </w:comment>
  <w:comment w:id="132" w:author="Carl Reed" w:date="2026-08-24T13:35:00Z" w:initials="CR">
    <w:p w14:paraId="35FAE31B" w14:textId="77777777" w:rsidR="009A5578" w:rsidRDefault="009A5578" w:rsidP="009A5578">
      <w:pPr>
        <w:pStyle w:val="CommentText"/>
      </w:pPr>
      <w:r>
        <w:rPr>
          <w:rStyle w:val="CommentReference"/>
        </w:rPr>
        <w:annotationRef/>
      </w:r>
      <w:r>
        <w:t>Act on what?</w:t>
      </w:r>
    </w:p>
  </w:comment>
  <w:comment w:id="148" w:author="Carl Reed" w:date="2026-08-24T13:37:00Z" w:initials="CR">
    <w:p w14:paraId="5FC9C6CA" w14:textId="77777777" w:rsidR="004643D1" w:rsidRDefault="004643D1" w:rsidP="004643D1">
      <w:pPr>
        <w:pStyle w:val="CommentText"/>
      </w:pPr>
      <w:r>
        <w:rPr>
          <w:rStyle w:val="CommentReference"/>
        </w:rPr>
        <w:annotationRef/>
      </w:r>
      <w:r>
        <w:t>Not sure what this means.</w:t>
      </w:r>
    </w:p>
  </w:comment>
  <w:comment w:id="160" w:author="Carl Reed" w:date="2026-08-24T13:39:00Z" w:initials="CR">
    <w:p w14:paraId="2E9CDF7D" w14:textId="77777777" w:rsidR="001528DB" w:rsidRDefault="001528DB" w:rsidP="001528DB">
      <w:pPr>
        <w:pStyle w:val="CommentText"/>
      </w:pPr>
      <w:r>
        <w:rPr>
          <w:rStyle w:val="CommentReference"/>
        </w:rPr>
        <w:annotationRef/>
      </w:r>
      <w:r>
        <w:t>Result?</w:t>
      </w:r>
    </w:p>
  </w:comment>
  <w:comment w:id="206" w:author="Carl Reed" w:date="2026-08-24T12:15:00Z" w:initials="CR">
    <w:p w14:paraId="6F0A3D01" w14:textId="77777777" w:rsidR="0024182F" w:rsidRDefault="0024182F" w:rsidP="0024182F">
      <w:pPr>
        <w:pStyle w:val="CommentText"/>
      </w:pPr>
      <w:r>
        <w:rPr>
          <w:rStyle w:val="CommentReference"/>
        </w:rPr>
        <w:annotationRef/>
      </w:r>
      <w:r>
        <w:t>Ambiguous.</w:t>
      </w:r>
    </w:p>
  </w:comment>
  <w:comment w:id="210" w:author="Carl Reed" w:date="2026-08-24T12:16:00Z" w:initials="CR">
    <w:p w14:paraId="66C3C2C3" w14:textId="77777777" w:rsidR="005755D4" w:rsidRDefault="005755D4" w:rsidP="005755D4">
      <w:pPr>
        <w:pStyle w:val="CommentText"/>
      </w:pPr>
      <w:r>
        <w:rPr>
          <w:rStyle w:val="CommentReference"/>
        </w:rPr>
        <w:annotationRef/>
      </w:r>
      <w:r>
        <w:t>The member?</w:t>
      </w:r>
    </w:p>
  </w:comment>
  <w:comment w:id="231" w:author="Carl Reed" w:date="2026-08-24T12:31:00Z" w:initials="CR">
    <w:p w14:paraId="3059F5B8" w14:textId="77777777" w:rsidR="00441DC4" w:rsidRDefault="00441DC4" w:rsidP="00441DC4">
      <w:pPr>
        <w:pStyle w:val="CommentText"/>
      </w:pPr>
      <w:r>
        <w:rPr>
          <w:rStyle w:val="CommentReference"/>
        </w:rPr>
        <w:annotationRef/>
      </w:r>
      <w:r>
        <w:t>Using what?</w:t>
      </w:r>
    </w:p>
  </w:comment>
  <w:comment w:id="235" w:author="Carl Reed" w:date="2026-08-24T12:32:00Z" w:initials="CR">
    <w:p w14:paraId="61AD7A37" w14:textId="77777777" w:rsidR="001340A6" w:rsidRDefault="001340A6" w:rsidP="001340A6">
      <w:pPr>
        <w:pStyle w:val="CommentText"/>
      </w:pPr>
      <w:r>
        <w:rPr>
          <w:rStyle w:val="CommentReference"/>
        </w:rPr>
        <w:annotationRef/>
      </w:r>
      <w:r>
        <w:t>The actuator?</w:t>
      </w:r>
    </w:p>
  </w:comment>
  <w:comment w:id="238" w:author="Carl Reed" w:date="2026-08-24T12:34:00Z" w:initials="CR">
    <w:p w14:paraId="0B9396B7" w14:textId="77777777" w:rsidR="00B40CBB" w:rsidRDefault="00B40CBB" w:rsidP="00B40CBB">
      <w:pPr>
        <w:pStyle w:val="CommentText"/>
      </w:pPr>
      <w:r>
        <w:rPr>
          <w:rStyle w:val="CommentReference"/>
        </w:rPr>
        <w:annotationRef/>
      </w:r>
      <w:r>
        <w:t>Whose state?</w:t>
      </w:r>
    </w:p>
  </w:comment>
  <w:comment w:id="267" w:author="Carl Reed" w:date="2026-08-24T12:45:00Z" w:initials="CR">
    <w:p w14:paraId="08B339A7" w14:textId="77777777" w:rsidR="00142D5A" w:rsidRDefault="00142D5A" w:rsidP="00142D5A">
      <w:pPr>
        <w:pStyle w:val="CommentText"/>
      </w:pPr>
      <w:r>
        <w:rPr>
          <w:rStyle w:val="CommentReference"/>
        </w:rPr>
        <w:annotationRef/>
      </w:r>
      <w:r>
        <w:t>Not sure what its refers to.</w:t>
      </w:r>
    </w:p>
  </w:comment>
  <w:comment w:id="275" w:author="Carl Reed" w:date="2026-08-24T12:46:00Z" w:initials="CR">
    <w:p w14:paraId="6B03C774" w14:textId="77777777" w:rsidR="003D69C3" w:rsidRDefault="003D69C3" w:rsidP="003D69C3">
      <w:pPr>
        <w:pStyle w:val="CommentText"/>
      </w:pPr>
      <w:r>
        <w:rPr>
          <w:rStyle w:val="CommentReference"/>
        </w:rPr>
        <w:annotationRef/>
      </w:r>
      <w:r>
        <w:t>The property?</w:t>
      </w:r>
    </w:p>
  </w:comment>
  <w:comment w:id="277" w:author="Carl Reed" w:date="2026-08-24T12:47:00Z" w:initials="CR">
    <w:p w14:paraId="67BDD682" w14:textId="77777777" w:rsidR="00B25DEC" w:rsidRDefault="00B25DEC" w:rsidP="00B25DEC">
      <w:pPr>
        <w:pStyle w:val="CommentText"/>
      </w:pPr>
      <w:r>
        <w:rPr>
          <w:rStyle w:val="CommentReference"/>
        </w:rPr>
        <w:annotationRef/>
      </w:r>
      <w:r>
        <w:t>Mercury above.</w:t>
      </w:r>
    </w:p>
  </w:comment>
  <w:comment w:id="279" w:author="Carl Reed" w:date="2026-08-24T12:47:00Z" w:initials="CR">
    <w:p w14:paraId="3A7A2E6D" w14:textId="77777777" w:rsidR="00170E67" w:rsidRDefault="00170E67" w:rsidP="00170E67">
      <w:pPr>
        <w:pStyle w:val="CommentText"/>
      </w:pPr>
      <w:r>
        <w:rPr>
          <w:rStyle w:val="CommentReference"/>
        </w:rPr>
        <w:annotationRef/>
      </w:r>
      <w:r>
        <w:t>The sensor?</w:t>
      </w:r>
    </w:p>
  </w:comment>
  <w:comment w:id="288" w:author="Carl Reed" w:date="2026-08-24T12:51:00Z" w:initials="CR">
    <w:p w14:paraId="3B17A48E" w14:textId="77777777" w:rsidR="00A7485C" w:rsidRDefault="00A7485C" w:rsidP="00A7485C">
      <w:pPr>
        <w:pStyle w:val="CommentText"/>
      </w:pPr>
      <w:r>
        <w:rPr>
          <w:rStyle w:val="CommentReference"/>
        </w:rPr>
        <w:annotationRef/>
      </w:r>
      <w:r>
        <w:t>Not sure what “it” refers to.</w:t>
      </w:r>
    </w:p>
  </w:comment>
  <w:comment w:id="304" w:author="Carl Reed" w:date="2026-08-24T13:42:00Z" w:initials="CR">
    <w:p w14:paraId="27F3024E" w14:textId="77777777" w:rsidR="00C42239" w:rsidRDefault="00C42239" w:rsidP="00C42239">
      <w:pPr>
        <w:pStyle w:val="CommentText"/>
      </w:pPr>
      <w:r>
        <w:rPr>
          <w:rStyle w:val="CommentReference"/>
        </w:rPr>
        <w:annotationRef/>
      </w:r>
      <w:r>
        <w:t>The subset?</w:t>
      </w:r>
    </w:p>
  </w:comment>
  <w:comment w:id="361" w:author="Carl Reed" w:date="2026-08-24T14:41:00Z" w:initials="CR">
    <w:p w14:paraId="35CAB3EF" w14:textId="77777777" w:rsidR="00EB3875" w:rsidRDefault="00EB3875" w:rsidP="00EB3875">
      <w:pPr>
        <w:pStyle w:val="CommentText"/>
      </w:pPr>
      <w:r>
        <w:rPr>
          <w:rStyle w:val="CommentReference"/>
        </w:rPr>
        <w:annotationRef/>
      </w:r>
      <w:r>
        <w:t>Implementation?</w:t>
      </w:r>
    </w:p>
  </w:comment>
  <w:comment w:id="374" w:author="Carl Reed" w:date="2026-08-24T14:43:00Z" w:initials="CR">
    <w:p w14:paraId="36471196" w14:textId="77777777" w:rsidR="006601C6" w:rsidRDefault="006601C6" w:rsidP="006601C6">
      <w:pPr>
        <w:pStyle w:val="CommentText"/>
      </w:pPr>
      <w:r>
        <w:rPr>
          <w:rStyle w:val="CommentReference"/>
        </w:rPr>
        <w:annotationRef/>
      </w:r>
      <w:r>
        <w:t>Not sure what this it refers to.</w:t>
      </w:r>
    </w:p>
  </w:comment>
  <w:comment w:id="394" w:author="Carl Reed" w:date="2026-08-25T15:43:00Z" w:initials="CR">
    <w:p w14:paraId="3BDE7F2D" w14:textId="77777777" w:rsidR="00C75669" w:rsidRDefault="00C75669" w:rsidP="00C75669">
      <w:pPr>
        <w:pStyle w:val="CommentText"/>
      </w:pPr>
      <w:r>
        <w:rPr>
          <w:rStyle w:val="CommentReference"/>
        </w:rPr>
        <w:annotationRef/>
      </w:r>
      <w:r>
        <w:t xml:space="preserve">Use </w:t>
      </w:r>
      <w:r>
        <w:rPr>
          <w:b/>
          <w:bCs/>
        </w:rPr>
        <w:t>align with</w:t>
      </w:r>
      <w:r>
        <w:t xml:space="preserve"> in almost all standard English contexts, whether you are talking about physical positioning or matching abstract ideas (Websters, Grammarly)</w:t>
      </w:r>
    </w:p>
  </w:comment>
  <w:comment w:id="416" w:author="Carl Reed" w:date="2026-08-25T15:38:00Z" w:initials="CR">
    <w:p w14:paraId="3AFCD903" w14:textId="77777777" w:rsidR="00A5203C" w:rsidRDefault="00A5203C" w:rsidP="00A5203C">
      <w:pPr>
        <w:pStyle w:val="CommentText"/>
      </w:pPr>
      <w:r>
        <w:rPr>
          <w:rStyle w:val="CommentReference"/>
        </w:rPr>
        <w:annotationRef/>
      </w:r>
      <w:r>
        <w:t>Is “defines” a better word?</w:t>
      </w:r>
    </w:p>
  </w:comment>
  <w:comment w:id="517" w:author="Carl Reed" w:date="2026-08-26T15:15:00Z" w:initials="CR">
    <w:p w14:paraId="711988A3" w14:textId="77777777" w:rsidR="009C162D" w:rsidRDefault="009C162D" w:rsidP="009C162D">
      <w:pPr>
        <w:pStyle w:val="CommentText"/>
      </w:pPr>
      <w:r>
        <w:rPr>
          <w:rStyle w:val="CommentReference"/>
        </w:rPr>
        <w:annotationRef/>
      </w:r>
      <w:r>
        <w:t>Got lost. What does this “it” refer to??</w:t>
      </w:r>
    </w:p>
  </w:comment>
  <w:comment w:id="518" w:author="Carl Reed" w:date="2026-08-26T15:16:00Z" w:initials="CR">
    <w:p w14:paraId="7AF1D5B7" w14:textId="77777777" w:rsidR="00B104E1" w:rsidRDefault="00B104E1" w:rsidP="00B104E1">
      <w:pPr>
        <w:pStyle w:val="CommentText"/>
      </w:pPr>
      <w:r>
        <w:rPr>
          <w:rStyle w:val="CommentReference"/>
        </w:rPr>
        <w:annotationRef/>
      </w:r>
      <w:r>
        <w:t>Includes?</w:t>
      </w:r>
    </w:p>
  </w:comment>
  <w:comment w:id="525" w:author="Carl Reed" w:date="2026-08-26T15:19:00Z" w:initials="CR">
    <w:p w14:paraId="68F694A4" w14:textId="77777777" w:rsidR="00141549" w:rsidRDefault="00141549" w:rsidP="00141549">
      <w:pPr>
        <w:pStyle w:val="CommentText"/>
      </w:pPr>
      <w:r>
        <w:rPr>
          <w:rStyle w:val="CommentReference"/>
        </w:rPr>
        <w:annotationRef/>
      </w:r>
      <w:r>
        <w:t>Tried to break into smaller sentences but got lost 😊</w:t>
      </w:r>
    </w:p>
  </w:comment>
  <w:comment w:id="565" w:author="Carl Reed" w:date="2026-08-26T16:13:00Z" w:initials="CR">
    <w:p w14:paraId="5ACE250C" w14:textId="77777777" w:rsidR="008D78B3" w:rsidRDefault="008D78B3" w:rsidP="008D78B3">
      <w:pPr>
        <w:pStyle w:val="CommentText"/>
      </w:pPr>
      <w:r>
        <w:rPr>
          <w:rStyle w:val="CommentReference"/>
        </w:rPr>
        <w:annotationRef/>
      </w:r>
      <w:r>
        <w:t>Is?</w:t>
      </w:r>
    </w:p>
  </w:comment>
  <w:comment w:id="571" w:author="Carl Reed" w:date="2026-08-26T16:15:00Z" w:initials="CR">
    <w:p w14:paraId="7D996A4C" w14:textId="77777777" w:rsidR="00B82775" w:rsidRDefault="00B82775" w:rsidP="00B82775">
      <w:pPr>
        <w:pStyle w:val="CommentText"/>
      </w:pPr>
      <w:r>
        <w:rPr>
          <w:rStyle w:val="CommentReference"/>
        </w:rPr>
        <w:annotationRef/>
      </w:r>
      <w:r>
        <w:t>Ambiguous</w:t>
      </w:r>
    </w:p>
  </w:comment>
  <w:comment w:id="580" w:author="Carl Reed" w:date="2026-08-26T16:18:00Z" w:initials="CR">
    <w:p w14:paraId="7739241C" w14:textId="77777777" w:rsidR="00092091" w:rsidRDefault="00092091" w:rsidP="00092091">
      <w:pPr>
        <w:pStyle w:val="CommentText"/>
      </w:pPr>
      <w:r>
        <w:rPr>
          <w:rStyle w:val="CommentReference"/>
        </w:rPr>
        <w:annotationRef/>
      </w:r>
      <w:r>
        <w:t>Should be rewritten for clarity.</w:t>
      </w:r>
    </w:p>
  </w:comment>
  <w:comment w:id="602" w:author="Carl Reed" w:date="2026-08-27T14:13:00Z" w:initials="CR">
    <w:p w14:paraId="4DB1A6C3" w14:textId="77777777" w:rsidR="009868C2" w:rsidRDefault="009868C2" w:rsidP="009868C2">
      <w:pPr>
        <w:pStyle w:val="CommentText"/>
      </w:pPr>
      <w:r>
        <w:rPr>
          <w:rStyle w:val="CommentReference"/>
        </w:rPr>
        <w:annotationRef/>
      </w:r>
      <w:r>
        <w:t>??</w:t>
      </w:r>
    </w:p>
  </w:comment>
  <w:comment w:id="608" w:author="Carl Reed" w:date="2026-08-27T14:17:00Z" w:initials="CR">
    <w:p w14:paraId="10D27A98" w14:textId="77777777" w:rsidR="00A15373" w:rsidRDefault="000176F1" w:rsidP="00A15373">
      <w:pPr>
        <w:pStyle w:val="CommentText"/>
      </w:pPr>
      <w:r>
        <w:rPr>
          <w:rStyle w:val="CommentReference"/>
        </w:rPr>
        <w:annotationRef/>
      </w:r>
      <w:r w:rsidR="00A15373">
        <w:t>Some of the early content in this annex would have been useful to read in the beginning of this document - maybe in the intro?</w:t>
      </w:r>
    </w:p>
  </w:comment>
  <w:comment w:id="609" w:author="Carl Reed" w:date="2026-08-27T14:15:00Z" w:initials="CR">
    <w:p w14:paraId="5890F7E0" w14:textId="77777777" w:rsidR="00D56E0F" w:rsidRDefault="00D56E0F" w:rsidP="00D56E0F">
      <w:pPr>
        <w:pStyle w:val="CommentText"/>
      </w:pPr>
      <w:r>
        <w:rPr>
          <w:rStyle w:val="CommentReference"/>
        </w:rPr>
        <w:annotationRef/>
      </w:r>
      <w:r>
        <w:t>A sentence such as this might be useful in the Abstract??</w:t>
      </w:r>
    </w:p>
  </w:comment>
  <w:comment w:id="616" w:author="Carl Reed" w:date="2026-08-27T14:17:00Z" w:initials="CR">
    <w:p w14:paraId="7D56C7D3" w14:textId="77777777" w:rsidR="00702809" w:rsidRDefault="00702809" w:rsidP="00702809">
      <w:pPr>
        <w:pStyle w:val="CommentText"/>
      </w:pPr>
      <w:r>
        <w:rPr>
          <w:rStyle w:val="CommentReference"/>
        </w:rPr>
        <w:annotationRef/>
      </w:r>
      <w:r>
        <w:t>Not quite sure what this means.</w:t>
      </w:r>
    </w:p>
  </w:comment>
  <w:comment w:id="652" w:author="Carl Reed" w:date="2026-08-27T14:25:00Z" w:initials="CR">
    <w:p w14:paraId="6B6CD6D8" w14:textId="06BFE5A5" w:rsidR="00F1617C" w:rsidRDefault="00F1617C" w:rsidP="00F1617C">
      <w:pPr>
        <w:pStyle w:val="CommentText"/>
      </w:pPr>
      <w:r>
        <w:rPr>
          <w:rStyle w:val="CommentReference"/>
        </w:rPr>
        <w:annotationRef/>
      </w:r>
      <w:r>
        <w:t>Something missing?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61384C" w15:done="0"/>
  <w15:commentEx w15:paraId="7FE2E83B" w15:done="0"/>
  <w15:commentEx w15:paraId="04159BA8" w15:done="0"/>
  <w15:commentEx w15:paraId="073925BB" w15:done="0"/>
  <w15:commentEx w15:paraId="69C8956D" w15:done="0"/>
  <w15:commentEx w15:paraId="61BCD8CD" w15:done="0"/>
  <w15:commentEx w15:paraId="1D795D7B" w15:done="0"/>
  <w15:commentEx w15:paraId="544AA2B3" w15:done="0"/>
  <w15:commentEx w15:paraId="6F291EA0" w15:done="0"/>
  <w15:commentEx w15:paraId="246A4DB4" w15:done="0"/>
  <w15:commentEx w15:paraId="6D86816F" w15:done="0"/>
  <w15:commentEx w15:paraId="7F4E52B4" w15:done="0"/>
  <w15:commentEx w15:paraId="6AA8D36E" w15:done="0"/>
  <w15:commentEx w15:paraId="4BACC6ED" w15:done="0"/>
  <w15:commentEx w15:paraId="7FF60C1A" w15:done="0"/>
  <w15:commentEx w15:paraId="35FAE31B" w15:done="0"/>
  <w15:commentEx w15:paraId="5FC9C6CA" w15:done="0"/>
  <w15:commentEx w15:paraId="2E9CDF7D" w15:done="0"/>
  <w15:commentEx w15:paraId="6F0A3D01" w15:done="0"/>
  <w15:commentEx w15:paraId="66C3C2C3" w15:done="0"/>
  <w15:commentEx w15:paraId="3059F5B8" w15:done="0"/>
  <w15:commentEx w15:paraId="61AD7A37" w15:done="0"/>
  <w15:commentEx w15:paraId="0B9396B7" w15:done="0"/>
  <w15:commentEx w15:paraId="08B339A7" w15:done="0"/>
  <w15:commentEx w15:paraId="6B03C774" w15:done="0"/>
  <w15:commentEx w15:paraId="67BDD682" w15:done="0"/>
  <w15:commentEx w15:paraId="3A7A2E6D" w15:done="0"/>
  <w15:commentEx w15:paraId="3B17A48E" w15:done="0"/>
  <w15:commentEx w15:paraId="27F3024E" w15:done="0"/>
  <w15:commentEx w15:paraId="35CAB3EF" w15:done="0"/>
  <w15:commentEx w15:paraId="36471196" w15:done="0"/>
  <w15:commentEx w15:paraId="3BDE7F2D" w15:done="0"/>
  <w15:commentEx w15:paraId="3AFCD903" w15:done="0"/>
  <w15:commentEx w15:paraId="711988A3" w15:done="0"/>
  <w15:commentEx w15:paraId="7AF1D5B7" w15:done="0"/>
  <w15:commentEx w15:paraId="68F694A4" w15:done="0"/>
  <w15:commentEx w15:paraId="5ACE250C" w15:done="0"/>
  <w15:commentEx w15:paraId="7D996A4C" w15:done="0"/>
  <w15:commentEx w15:paraId="7739241C" w15:done="0"/>
  <w15:commentEx w15:paraId="4DB1A6C3" w15:done="0"/>
  <w15:commentEx w15:paraId="10D27A98" w15:done="0"/>
  <w15:commentEx w15:paraId="5890F7E0" w15:done="0"/>
  <w15:commentEx w15:paraId="7D56C7D3" w15:done="0"/>
  <w15:commentEx w15:paraId="6B6CD6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6BE38E" w16cex:dateUtc="2026-08-24T16:36:00Z"/>
  <w16cex:commentExtensible w16cex:durableId="77E78354" w16cex:dateUtc="2026-08-24T16:34:00Z"/>
  <w16cex:commentExtensible w16cex:durableId="6F820B67" w16cex:dateUtc="2026-08-24T16:34:00Z"/>
  <w16cex:commentExtensible w16cex:durableId="38F56D6B" w16cex:dateUtc="2026-08-24T16:39:00Z"/>
  <w16cex:commentExtensible w16cex:durableId="4ADEA984" w16cex:dateUtc="2026-08-24T16:42:00Z"/>
  <w16cex:commentExtensible w16cex:durableId="125BDCF6" w16cex:dateUtc="2026-08-24T16:44:00Z"/>
  <w16cex:commentExtensible w16cex:durableId="205BA2DF" w16cex:dateUtc="2026-08-24T16:43:00Z"/>
  <w16cex:commentExtensible w16cex:durableId="42AF6137" w16cex:dateUtc="2026-08-24T16:47:00Z"/>
  <w16cex:commentExtensible w16cex:durableId="1D19E62F" w16cex:dateUtc="2026-08-24T17:00:00Z"/>
  <w16cex:commentExtensible w16cex:durableId="54F29039" w16cex:dateUtc="2026-08-24T17:05:00Z"/>
  <w16cex:commentExtensible w16cex:durableId="3B1260DE" w16cex:dateUtc="2026-08-24T17:07:00Z"/>
  <w16cex:commentExtensible w16cex:durableId="6115B090" w16cex:dateUtc="2026-08-24T17:08:00Z"/>
  <w16cex:commentExtensible w16cex:durableId="0C5D2A76" w16cex:dateUtc="2026-08-24T17:15:00Z"/>
  <w16cex:commentExtensible w16cex:durableId="68F493EC" w16cex:dateUtc="2026-08-24T17:16:00Z"/>
  <w16cex:commentExtensible w16cex:durableId="140417EF" w16cex:dateUtc="2026-08-24T19:34:00Z"/>
  <w16cex:commentExtensible w16cex:durableId="2B50C064" w16cex:dateUtc="2026-08-24T19:35:00Z"/>
  <w16cex:commentExtensible w16cex:durableId="0FF0ADBF" w16cex:dateUtc="2026-08-24T19:37:00Z"/>
  <w16cex:commentExtensible w16cex:durableId="4F2AF5BA" w16cex:dateUtc="2026-08-24T19:39:00Z"/>
  <w16cex:commentExtensible w16cex:durableId="38A60DD6" w16cex:dateUtc="2026-08-24T18:15:00Z"/>
  <w16cex:commentExtensible w16cex:durableId="7D2D539B" w16cex:dateUtc="2026-08-24T18:16:00Z"/>
  <w16cex:commentExtensible w16cex:durableId="48BEBFD2" w16cex:dateUtc="2026-08-24T18:31:00Z"/>
  <w16cex:commentExtensible w16cex:durableId="07CA4280" w16cex:dateUtc="2026-08-24T18:32:00Z"/>
  <w16cex:commentExtensible w16cex:durableId="368D7140" w16cex:dateUtc="2026-08-24T18:34:00Z"/>
  <w16cex:commentExtensible w16cex:durableId="251711D2" w16cex:dateUtc="2026-08-24T18:45:00Z"/>
  <w16cex:commentExtensible w16cex:durableId="1E14CB4D" w16cex:dateUtc="2026-08-24T18:46:00Z"/>
  <w16cex:commentExtensible w16cex:durableId="38125CF6" w16cex:dateUtc="2026-08-24T18:47:00Z"/>
  <w16cex:commentExtensible w16cex:durableId="7615B411" w16cex:dateUtc="2026-08-24T18:47:00Z"/>
  <w16cex:commentExtensible w16cex:durableId="32B44D2B" w16cex:dateUtc="2026-08-24T18:51:00Z"/>
  <w16cex:commentExtensible w16cex:durableId="30967A2A" w16cex:dateUtc="2026-08-24T19:42:00Z"/>
  <w16cex:commentExtensible w16cex:durableId="31455ED9" w16cex:dateUtc="2026-08-24T20:41:00Z"/>
  <w16cex:commentExtensible w16cex:durableId="3E0CAD5F" w16cex:dateUtc="2026-08-24T20:43:00Z"/>
  <w16cex:commentExtensible w16cex:durableId="2395AA2E" w16cex:dateUtc="2026-08-25T21:43:00Z"/>
  <w16cex:commentExtensible w16cex:durableId="27F6B002" w16cex:dateUtc="2026-08-25T21:38:00Z"/>
  <w16cex:commentExtensible w16cex:durableId="2D78F682" w16cex:dateUtc="2026-08-26T21:15:00Z"/>
  <w16cex:commentExtensible w16cex:durableId="33CF15F0" w16cex:dateUtc="2026-08-26T21:16:00Z"/>
  <w16cex:commentExtensible w16cex:durableId="5ED907C9" w16cex:dateUtc="2026-08-26T21:19:00Z"/>
  <w16cex:commentExtensible w16cex:durableId="6EC0F91E" w16cex:dateUtc="2026-08-26T22:13:00Z"/>
  <w16cex:commentExtensible w16cex:durableId="06020653" w16cex:dateUtc="2026-08-26T22:15:00Z"/>
  <w16cex:commentExtensible w16cex:durableId="540EEC5B" w16cex:dateUtc="2026-08-26T22:18:00Z"/>
  <w16cex:commentExtensible w16cex:durableId="3933E5E9" w16cex:dateUtc="2026-08-27T20:13:00Z"/>
  <w16cex:commentExtensible w16cex:durableId="13DA5A71" w16cex:dateUtc="2026-08-27T20:17:00Z"/>
  <w16cex:commentExtensible w16cex:durableId="0B2ED539" w16cex:dateUtc="2026-08-27T20:15:00Z"/>
  <w16cex:commentExtensible w16cex:durableId="3CB1BFE0" w16cex:dateUtc="2026-08-27T20:17:00Z"/>
  <w16cex:commentExtensible w16cex:durableId="1F5B1641" w16cex:dateUtc="2026-08-27T20: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61384C" w16cid:durableId="1C6BE38E"/>
  <w16cid:commentId w16cid:paraId="7FE2E83B" w16cid:durableId="77E78354"/>
  <w16cid:commentId w16cid:paraId="04159BA8" w16cid:durableId="6F820B67"/>
  <w16cid:commentId w16cid:paraId="073925BB" w16cid:durableId="38F56D6B"/>
  <w16cid:commentId w16cid:paraId="69C8956D" w16cid:durableId="4ADEA984"/>
  <w16cid:commentId w16cid:paraId="61BCD8CD" w16cid:durableId="125BDCF6"/>
  <w16cid:commentId w16cid:paraId="1D795D7B" w16cid:durableId="205BA2DF"/>
  <w16cid:commentId w16cid:paraId="544AA2B3" w16cid:durableId="42AF6137"/>
  <w16cid:commentId w16cid:paraId="6F291EA0" w16cid:durableId="1D19E62F"/>
  <w16cid:commentId w16cid:paraId="246A4DB4" w16cid:durableId="54F29039"/>
  <w16cid:commentId w16cid:paraId="6D86816F" w16cid:durableId="3B1260DE"/>
  <w16cid:commentId w16cid:paraId="7F4E52B4" w16cid:durableId="6115B090"/>
  <w16cid:commentId w16cid:paraId="6AA8D36E" w16cid:durableId="0C5D2A76"/>
  <w16cid:commentId w16cid:paraId="4BACC6ED" w16cid:durableId="68F493EC"/>
  <w16cid:commentId w16cid:paraId="7FF60C1A" w16cid:durableId="140417EF"/>
  <w16cid:commentId w16cid:paraId="35FAE31B" w16cid:durableId="2B50C064"/>
  <w16cid:commentId w16cid:paraId="5FC9C6CA" w16cid:durableId="0FF0ADBF"/>
  <w16cid:commentId w16cid:paraId="2E9CDF7D" w16cid:durableId="4F2AF5BA"/>
  <w16cid:commentId w16cid:paraId="6F0A3D01" w16cid:durableId="38A60DD6"/>
  <w16cid:commentId w16cid:paraId="66C3C2C3" w16cid:durableId="7D2D539B"/>
  <w16cid:commentId w16cid:paraId="3059F5B8" w16cid:durableId="48BEBFD2"/>
  <w16cid:commentId w16cid:paraId="61AD7A37" w16cid:durableId="07CA4280"/>
  <w16cid:commentId w16cid:paraId="0B9396B7" w16cid:durableId="368D7140"/>
  <w16cid:commentId w16cid:paraId="08B339A7" w16cid:durableId="251711D2"/>
  <w16cid:commentId w16cid:paraId="6B03C774" w16cid:durableId="1E14CB4D"/>
  <w16cid:commentId w16cid:paraId="67BDD682" w16cid:durableId="38125CF6"/>
  <w16cid:commentId w16cid:paraId="3A7A2E6D" w16cid:durableId="7615B411"/>
  <w16cid:commentId w16cid:paraId="3B17A48E" w16cid:durableId="32B44D2B"/>
  <w16cid:commentId w16cid:paraId="27F3024E" w16cid:durableId="30967A2A"/>
  <w16cid:commentId w16cid:paraId="35CAB3EF" w16cid:durableId="31455ED9"/>
  <w16cid:commentId w16cid:paraId="36471196" w16cid:durableId="3E0CAD5F"/>
  <w16cid:commentId w16cid:paraId="3BDE7F2D" w16cid:durableId="2395AA2E"/>
  <w16cid:commentId w16cid:paraId="3AFCD903" w16cid:durableId="27F6B002"/>
  <w16cid:commentId w16cid:paraId="711988A3" w16cid:durableId="2D78F682"/>
  <w16cid:commentId w16cid:paraId="7AF1D5B7" w16cid:durableId="33CF15F0"/>
  <w16cid:commentId w16cid:paraId="68F694A4" w16cid:durableId="5ED907C9"/>
  <w16cid:commentId w16cid:paraId="5ACE250C" w16cid:durableId="6EC0F91E"/>
  <w16cid:commentId w16cid:paraId="7D996A4C" w16cid:durableId="06020653"/>
  <w16cid:commentId w16cid:paraId="7739241C" w16cid:durableId="540EEC5B"/>
  <w16cid:commentId w16cid:paraId="4DB1A6C3" w16cid:durableId="3933E5E9"/>
  <w16cid:commentId w16cid:paraId="10D27A98" w16cid:durableId="13DA5A71"/>
  <w16cid:commentId w16cid:paraId="5890F7E0" w16cid:durableId="0B2ED539"/>
  <w16cid:commentId w16cid:paraId="7D56C7D3" w16cid:durableId="3CB1BFE0"/>
  <w16cid:commentId w16cid:paraId="6B6CD6D8" w16cid:durableId="1F5B164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61EF"/>
    <w:multiLevelType w:val="multilevel"/>
    <w:tmpl w:val="8FC0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32749"/>
    <w:multiLevelType w:val="multilevel"/>
    <w:tmpl w:val="8B40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373E7"/>
    <w:multiLevelType w:val="multilevel"/>
    <w:tmpl w:val="6DBE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1692A"/>
    <w:multiLevelType w:val="multilevel"/>
    <w:tmpl w:val="83FE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33CF0"/>
    <w:multiLevelType w:val="multilevel"/>
    <w:tmpl w:val="1DCA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21B70"/>
    <w:multiLevelType w:val="multilevel"/>
    <w:tmpl w:val="939A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3069D"/>
    <w:multiLevelType w:val="multilevel"/>
    <w:tmpl w:val="D068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E22D5"/>
    <w:multiLevelType w:val="multilevel"/>
    <w:tmpl w:val="D79E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C5AF0"/>
    <w:multiLevelType w:val="multilevel"/>
    <w:tmpl w:val="CD30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A516B3"/>
    <w:multiLevelType w:val="multilevel"/>
    <w:tmpl w:val="FAA2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1D5469"/>
    <w:multiLevelType w:val="multilevel"/>
    <w:tmpl w:val="FB64C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2F2D53"/>
    <w:multiLevelType w:val="multilevel"/>
    <w:tmpl w:val="130C3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423783"/>
    <w:multiLevelType w:val="multilevel"/>
    <w:tmpl w:val="C6FA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033A6"/>
    <w:multiLevelType w:val="multilevel"/>
    <w:tmpl w:val="4BA0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425E29"/>
    <w:multiLevelType w:val="multilevel"/>
    <w:tmpl w:val="1914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5272EA"/>
    <w:multiLevelType w:val="multilevel"/>
    <w:tmpl w:val="8A1609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2B6A7F"/>
    <w:multiLevelType w:val="multilevel"/>
    <w:tmpl w:val="9A84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176520"/>
    <w:multiLevelType w:val="multilevel"/>
    <w:tmpl w:val="799C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CF45A5"/>
    <w:multiLevelType w:val="multilevel"/>
    <w:tmpl w:val="1138E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736396"/>
    <w:multiLevelType w:val="multilevel"/>
    <w:tmpl w:val="84B8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A97059"/>
    <w:multiLevelType w:val="multilevel"/>
    <w:tmpl w:val="CD2C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9374C0"/>
    <w:multiLevelType w:val="multilevel"/>
    <w:tmpl w:val="78EEC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79662D"/>
    <w:multiLevelType w:val="hybridMultilevel"/>
    <w:tmpl w:val="25E06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7A7DA2"/>
    <w:multiLevelType w:val="multilevel"/>
    <w:tmpl w:val="1CE4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5F20EF"/>
    <w:multiLevelType w:val="multilevel"/>
    <w:tmpl w:val="4D04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516D60"/>
    <w:multiLevelType w:val="multilevel"/>
    <w:tmpl w:val="AF26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3C0627"/>
    <w:multiLevelType w:val="multilevel"/>
    <w:tmpl w:val="60A2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A81E96"/>
    <w:multiLevelType w:val="multilevel"/>
    <w:tmpl w:val="4B126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871623"/>
    <w:multiLevelType w:val="multilevel"/>
    <w:tmpl w:val="D614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3E6611"/>
    <w:multiLevelType w:val="multilevel"/>
    <w:tmpl w:val="CD4C5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775973"/>
    <w:multiLevelType w:val="multilevel"/>
    <w:tmpl w:val="BBEE1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E3047E"/>
    <w:multiLevelType w:val="multilevel"/>
    <w:tmpl w:val="1214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402059"/>
    <w:multiLevelType w:val="multilevel"/>
    <w:tmpl w:val="7826C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0509DF"/>
    <w:multiLevelType w:val="multilevel"/>
    <w:tmpl w:val="E520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EF1B3A"/>
    <w:multiLevelType w:val="multilevel"/>
    <w:tmpl w:val="6BAE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F26A79"/>
    <w:multiLevelType w:val="multilevel"/>
    <w:tmpl w:val="C32E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AD0A29"/>
    <w:multiLevelType w:val="multilevel"/>
    <w:tmpl w:val="EF600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9B5540"/>
    <w:multiLevelType w:val="multilevel"/>
    <w:tmpl w:val="A508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AF6679"/>
    <w:multiLevelType w:val="multilevel"/>
    <w:tmpl w:val="DC36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7A17DE"/>
    <w:multiLevelType w:val="multilevel"/>
    <w:tmpl w:val="9B9E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A91212"/>
    <w:multiLevelType w:val="multilevel"/>
    <w:tmpl w:val="CF04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C0642F"/>
    <w:multiLevelType w:val="multilevel"/>
    <w:tmpl w:val="5A1C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E51D3C"/>
    <w:multiLevelType w:val="multilevel"/>
    <w:tmpl w:val="970E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1326BD"/>
    <w:multiLevelType w:val="multilevel"/>
    <w:tmpl w:val="D146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630DA8"/>
    <w:multiLevelType w:val="multilevel"/>
    <w:tmpl w:val="43D2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793437"/>
    <w:multiLevelType w:val="multilevel"/>
    <w:tmpl w:val="C02A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96767C"/>
    <w:multiLevelType w:val="multilevel"/>
    <w:tmpl w:val="74822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5ED43D2"/>
    <w:multiLevelType w:val="multilevel"/>
    <w:tmpl w:val="034E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FD03FA"/>
    <w:multiLevelType w:val="multilevel"/>
    <w:tmpl w:val="9B5C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2567B1"/>
    <w:multiLevelType w:val="multilevel"/>
    <w:tmpl w:val="8D6A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2F1192"/>
    <w:multiLevelType w:val="multilevel"/>
    <w:tmpl w:val="A740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8D20E9"/>
    <w:multiLevelType w:val="multilevel"/>
    <w:tmpl w:val="75D4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8756887">
    <w:abstractNumId w:val="15"/>
  </w:num>
  <w:num w:numId="2" w16cid:durableId="144903688">
    <w:abstractNumId w:val="5"/>
  </w:num>
  <w:num w:numId="3" w16cid:durableId="1553954623">
    <w:abstractNumId w:val="2"/>
  </w:num>
  <w:num w:numId="4" w16cid:durableId="613244111">
    <w:abstractNumId w:val="42"/>
  </w:num>
  <w:num w:numId="5" w16cid:durableId="1180923767">
    <w:abstractNumId w:val="47"/>
  </w:num>
  <w:num w:numId="6" w16cid:durableId="1752464565">
    <w:abstractNumId w:val="36"/>
  </w:num>
  <w:num w:numId="7" w16cid:durableId="847522145">
    <w:abstractNumId w:val="46"/>
  </w:num>
  <w:num w:numId="8" w16cid:durableId="489952894">
    <w:abstractNumId w:val="16"/>
  </w:num>
  <w:num w:numId="9" w16cid:durableId="271674116">
    <w:abstractNumId w:val="10"/>
  </w:num>
  <w:num w:numId="10" w16cid:durableId="1701474730">
    <w:abstractNumId w:val="30"/>
  </w:num>
  <w:num w:numId="11" w16cid:durableId="1449011477">
    <w:abstractNumId w:val="37"/>
  </w:num>
  <w:num w:numId="12" w16cid:durableId="233706422">
    <w:abstractNumId w:val="27"/>
  </w:num>
  <w:num w:numId="13" w16cid:durableId="640421908">
    <w:abstractNumId w:val="32"/>
  </w:num>
  <w:num w:numId="14" w16cid:durableId="114836182">
    <w:abstractNumId w:val="38"/>
  </w:num>
  <w:num w:numId="15" w16cid:durableId="1716419014">
    <w:abstractNumId w:val="24"/>
  </w:num>
  <w:num w:numId="16" w16cid:durableId="432743355">
    <w:abstractNumId w:val="45"/>
  </w:num>
  <w:num w:numId="17" w16cid:durableId="1946226984">
    <w:abstractNumId w:val="51"/>
  </w:num>
  <w:num w:numId="18" w16cid:durableId="730806725">
    <w:abstractNumId w:val="35"/>
  </w:num>
  <w:num w:numId="19" w16cid:durableId="648246857">
    <w:abstractNumId w:val="43"/>
  </w:num>
  <w:num w:numId="20" w16cid:durableId="893811235">
    <w:abstractNumId w:val="8"/>
  </w:num>
  <w:num w:numId="21" w16cid:durableId="1229727686">
    <w:abstractNumId w:val="41"/>
  </w:num>
  <w:num w:numId="22" w16cid:durableId="865754688">
    <w:abstractNumId w:val="3"/>
  </w:num>
  <w:num w:numId="23" w16cid:durableId="1246189152">
    <w:abstractNumId w:val="0"/>
  </w:num>
  <w:num w:numId="24" w16cid:durableId="35086082">
    <w:abstractNumId w:val="33"/>
  </w:num>
  <w:num w:numId="25" w16cid:durableId="1253582544">
    <w:abstractNumId w:val="9"/>
  </w:num>
  <w:num w:numId="26" w16cid:durableId="687829756">
    <w:abstractNumId w:val="28"/>
  </w:num>
  <w:num w:numId="27" w16cid:durableId="1507287400">
    <w:abstractNumId w:val="7"/>
  </w:num>
  <w:num w:numId="28" w16cid:durableId="628704295">
    <w:abstractNumId w:val="4"/>
  </w:num>
  <w:num w:numId="29" w16cid:durableId="478152465">
    <w:abstractNumId w:val="26"/>
  </w:num>
  <w:num w:numId="30" w16cid:durableId="66072838">
    <w:abstractNumId w:val="20"/>
  </w:num>
  <w:num w:numId="31" w16cid:durableId="1033700270">
    <w:abstractNumId w:val="44"/>
  </w:num>
  <w:num w:numId="32" w16cid:durableId="2009139007">
    <w:abstractNumId w:val="25"/>
  </w:num>
  <w:num w:numId="33" w16cid:durableId="1197041780">
    <w:abstractNumId w:val="13"/>
  </w:num>
  <w:num w:numId="34" w16cid:durableId="265121749">
    <w:abstractNumId w:val="48"/>
  </w:num>
  <w:num w:numId="35" w16cid:durableId="173811425">
    <w:abstractNumId w:val="50"/>
  </w:num>
  <w:num w:numId="36" w16cid:durableId="668337018">
    <w:abstractNumId w:val="17"/>
  </w:num>
  <w:num w:numId="37" w16cid:durableId="1516185533">
    <w:abstractNumId w:val="1"/>
  </w:num>
  <w:num w:numId="38" w16cid:durableId="1195121760">
    <w:abstractNumId w:val="14"/>
  </w:num>
  <w:num w:numId="39" w16cid:durableId="1788036591">
    <w:abstractNumId w:val="29"/>
  </w:num>
  <w:num w:numId="40" w16cid:durableId="1871143462">
    <w:abstractNumId w:val="11"/>
  </w:num>
  <w:num w:numId="41" w16cid:durableId="1857425884">
    <w:abstractNumId w:val="6"/>
  </w:num>
  <w:num w:numId="42" w16cid:durableId="596672435">
    <w:abstractNumId w:val="49"/>
  </w:num>
  <w:num w:numId="43" w16cid:durableId="754286375">
    <w:abstractNumId w:val="19"/>
  </w:num>
  <w:num w:numId="44" w16cid:durableId="2088922094">
    <w:abstractNumId w:val="31"/>
  </w:num>
  <w:num w:numId="45" w16cid:durableId="1056659897">
    <w:abstractNumId w:val="39"/>
  </w:num>
  <w:num w:numId="46" w16cid:durableId="653920411">
    <w:abstractNumId w:val="40"/>
  </w:num>
  <w:num w:numId="47" w16cid:durableId="971058697">
    <w:abstractNumId w:val="34"/>
  </w:num>
  <w:num w:numId="48" w16cid:durableId="1393308973">
    <w:abstractNumId w:val="23"/>
  </w:num>
  <w:num w:numId="49" w16cid:durableId="1787308933">
    <w:abstractNumId w:val="12"/>
  </w:num>
  <w:num w:numId="50" w16cid:durableId="1530409908">
    <w:abstractNumId w:val="21"/>
  </w:num>
  <w:num w:numId="51" w16cid:durableId="1467818719">
    <w:abstractNumId w:val="18"/>
  </w:num>
  <w:num w:numId="52" w16cid:durableId="1372144155">
    <w:abstractNumId w:val="22"/>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l Reed">
    <w15:presenceInfo w15:providerId="Windows Live" w15:userId="6d17b50bb60df2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809"/>
    <w:rsid w:val="000161A1"/>
    <w:rsid w:val="000176F1"/>
    <w:rsid w:val="00017BC2"/>
    <w:rsid w:val="00022846"/>
    <w:rsid w:val="0005148C"/>
    <w:rsid w:val="00061DFA"/>
    <w:rsid w:val="0006408C"/>
    <w:rsid w:val="0006587C"/>
    <w:rsid w:val="00077F23"/>
    <w:rsid w:val="0008009A"/>
    <w:rsid w:val="00087709"/>
    <w:rsid w:val="00092091"/>
    <w:rsid w:val="000B1AF2"/>
    <w:rsid w:val="000C177B"/>
    <w:rsid w:val="000C6783"/>
    <w:rsid w:val="000F084A"/>
    <w:rsid w:val="000F2CF9"/>
    <w:rsid w:val="000F7A12"/>
    <w:rsid w:val="00100C63"/>
    <w:rsid w:val="00112829"/>
    <w:rsid w:val="00126FC3"/>
    <w:rsid w:val="001340A6"/>
    <w:rsid w:val="00141549"/>
    <w:rsid w:val="00142D5A"/>
    <w:rsid w:val="001528DB"/>
    <w:rsid w:val="001600A7"/>
    <w:rsid w:val="00170E67"/>
    <w:rsid w:val="00183DB4"/>
    <w:rsid w:val="001960D3"/>
    <w:rsid w:val="001B76C2"/>
    <w:rsid w:val="001E4E0A"/>
    <w:rsid w:val="001F4190"/>
    <w:rsid w:val="0024182F"/>
    <w:rsid w:val="002823B6"/>
    <w:rsid w:val="00291EB1"/>
    <w:rsid w:val="0029733B"/>
    <w:rsid w:val="002C6993"/>
    <w:rsid w:val="002C7177"/>
    <w:rsid w:val="002F42E0"/>
    <w:rsid w:val="0030161A"/>
    <w:rsid w:val="00303B89"/>
    <w:rsid w:val="00303E12"/>
    <w:rsid w:val="0032534A"/>
    <w:rsid w:val="00325D1A"/>
    <w:rsid w:val="00334098"/>
    <w:rsid w:val="00340630"/>
    <w:rsid w:val="003431CF"/>
    <w:rsid w:val="00350CB8"/>
    <w:rsid w:val="00362E21"/>
    <w:rsid w:val="003643C5"/>
    <w:rsid w:val="00364599"/>
    <w:rsid w:val="003943D8"/>
    <w:rsid w:val="003A07EC"/>
    <w:rsid w:val="003A1F6D"/>
    <w:rsid w:val="003C6363"/>
    <w:rsid w:val="003D69C3"/>
    <w:rsid w:val="004119D4"/>
    <w:rsid w:val="00434B74"/>
    <w:rsid w:val="00441DC4"/>
    <w:rsid w:val="004578F7"/>
    <w:rsid w:val="0046325D"/>
    <w:rsid w:val="004643D1"/>
    <w:rsid w:val="00470C9C"/>
    <w:rsid w:val="00474CC6"/>
    <w:rsid w:val="004A4E3C"/>
    <w:rsid w:val="004A5457"/>
    <w:rsid w:val="004B3C7F"/>
    <w:rsid w:val="004B4427"/>
    <w:rsid w:val="004B7ACC"/>
    <w:rsid w:val="004C1169"/>
    <w:rsid w:val="004C361B"/>
    <w:rsid w:val="004C7FB2"/>
    <w:rsid w:val="00500EF0"/>
    <w:rsid w:val="00516249"/>
    <w:rsid w:val="005755D4"/>
    <w:rsid w:val="00575B6D"/>
    <w:rsid w:val="00587C64"/>
    <w:rsid w:val="00592218"/>
    <w:rsid w:val="005A0575"/>
    <w:rsid w:val="005B1B52"/>
    <w:rsid w:val="006001FF"/>
    <w:rsid w:val="00603BFE"/>
    <w:rsid w:val="0061195D"/>
    <w:rsid w:val="006601C6"/>
    <w:rsid w:val="00663253"/>
    <w:rsid w:val="00667F19"/>
    <w:rsid w:val="00697B5F"/>
    <w:rsid w:val="006B032C"/>
    <w:rsid w:val="006B2130"/>
    <w:rsid w:val="006B31EE"/>
    <w:rsid w:val="006B5EEF"/>
    <w:rsid w:val="006B6162"/>
    <w:rsid w:val="006F0102"/>
    <w:rsid w:val="006F15DB"/>
    <w:rsid w:val="006F2C9D"/>
    <w:rsid w:val="00702809"/>
    <w:rsid w:val="007108DB"/>
    <w:rsid w:val="007266F9"/>
    <w:rsid w:val="00746F17"/>
    <w:rsid w:val="00750F06"/>
    <w:rsid w:val="007514BD"/>
    <w:rsid w:val="00756AF2"/>
    <w:rsid w:val="00767999"/>
    <w:rsid w:val="00774227"/>
    <w:rsid w:val="007863AD"/>
    <w:rsid w:val="0078662B"/>
    <w:rsid w:val="007866E7"/>
    <w:rsid w:val="00797BF0"/>
    <w:rsid w:val="007B498B"/>
    <w:rsid w:val="007C1CE3"/>
    <w:rsid w:val="007C27FF"/>
    <w:rsid w:val="007C4B20"/>
    <w:rsid w:val="00803821"/>
    <w:rsid w:val="0082020F"/>
    <w:rsid w:val="00826326"/>
    <w:rsid w:val="00830FEB"/>
    <w:rsid w:val="00845FD1"/>
    <w:rsid w:val="00861302"/>
    <w:rsid w:val="00880E21"/>
    <w:rsid w:val="00884376"/>
    <w:rsid w:val="00892CE1"/>
    <w:rsid w:val="008930FD"/>
    <w:rsid w:val="0089627F"/>
    <w:rsid w:val="008B6349"/>
    <w:rsid w:val="008D2809"/>
    <w:rsid w:val="008D78B3"/>
    <w:rsid w:val="008F3146"/>
    <w:rsid w:val="00906238"/>
    <w:rsid w:val="00927CFE"/>
    <w:rsid w:val="00940BA8"/>
    <w:rsid w:val="00947532"/>
    <w:rsid w:val="00954908"/>
    <w:rsid w:val="00964CCB"/>
    <w:rsid w:val="009868C2"/>
    <w:rsid w:val="00995221"/>
    <w:rsid w:val="009A5578"/>
    <w:rsid w:val="009B1EEC"/>
    <w:rsid w:val="009B31D5"/>
    <w:rsid w:val="009C0224"/>
    <w:rsid w:val="009C162D"/>
    <w:rsid w:val="009C2905"/>
    <w:rsid w:val="009D3DBB"/>
    <w:rsid w:val="009E15C7"/>
    <w:rsid w:val="009F09D6"/>
    <w:rsid w:val="00A00402"/>
    <w:rsid w:val="00A14407"/>
    <w:rsid w:val="00A14A59"/>
    <w:rsid w:val="00A15373"/>
    <w:rsid w:val="00A264AA"/>
    <w:rsid w:val="00A5203C"/>
    <w:rsid w:val="00A7485C"/>
    <w:rsid w:val="00A867FD"/>
    <w:rsid w:val="00AA2F1F"/>
    <w:rsid w:val="00AA4F40"/>
    <w:rsid w:val="00AB2108"/>
    <w:rsid w:val="00AB3AFE"/>
    <w:rsid w:val="00AD0800"/>
    <w:rsid w:val="00AD6DFE"/>
    <w:rsid w:val="00AE0B01"/>
    <w:rsid w:val="00AF20AB"/>
    <w:rsid w:val="00B104E1"/>
    <w:rsid w:val="00B20B6F"/>
    <w:rsid w:val="00B2166B"/>
    <w:rsid w:val="00B25DEC"/>
    <w:rsid w:val="00B3302B"/>
    <w:rsid w:val="00B40CBB"/>
    <w:rsid w:val="00B45D60"/>
    <w:rsid w:val="00B46233"/>
    <w:rsid w:val="00B82775"/>
    <w:rsid w:val="00BB51D0"/>
    <w:rsid w:val="00BD05CC"/>
    <w:rsid w:val="00BD2144"/>
    <w:rsid w:val="00C01516"/>
    <w:rsid w:val="00C30B5A"/>
    <w:rsid w:val="00C31E43"/>
    <w:rsid w:val="00C42239"/>
    <w:rsid w:val="00C63E0E"/>
    <w:rsid w:val="00C73A77"/>
    <w:rsid w:val="00C75669"/>
    <w:rsid w:val="00C75679"/>
    <w:rsid w:val="00C84042"/>
    <w:rsid w:val="00C84970"/>
    <w:rsid w:val="00C902EA"/>
    <w:rsid w:val="00CA4BF8"/>
    <w:rsid w:val="00CD3D93"/>
    <w:rsid w:val="00CD4683"/>
    <w:rsid w:val="00D07F20"/>
    <w:rsid w:val="00D45078"/>
    <w:rsid w:val="00D56E0F"/>
    <w:rsid w:val="00D76ABB"/>
    <w:rsid w:val="00D85775"/>
    <w:rsid w:val="00D92A97"/>
    <w:rsid w:val="00D92EE4"/>
    <w:rsid w:val="00D96B13"/>
    <w:rsid w:val="00DC0360"/>
    <w:rsid w:val="00DC3F69"/>
    <w:rsid w:val="00DE1351"/>
    <w:rsid w:val="00DE1B5C"/>
    <w:rsid w:val="00DE4ED7"/>
    <w:rsid w:val="00E25D21"/>
    <w:rsid w:val="00E33309"/>
    <w:rsid w:val="00E44D0C"/>
    <w:rsid w:val="00E47814"/>
    <w:rsid w:val="00E62484"/>
    <w:rsid w:val="00E80A88"/>
    <w:rsid w:val="00E94ACA"/>
    <w:rsid w:val="00EB3875"/>
    <w:rsid w:val="00EC3AF1"/>
    <w:rsid w:val="00EC3E55"/>
    <w:rsid w:val="00EF41ED"/>
    <w:rsid w:val="00F1617C"/>
    <w:rsid w:val="00F47E27"/>
    <w:rsid w:val="00F522D5"/>
    <w:rsid w:val="00F561F5"/>
    <w:rsid w:val="00F671B0"/>
    <w:rsid w:val="00FA3780"/>
    <w:rsid w:val="00FB237F"/>
    <w:rsid w:val="00FB5EF8"/>
    <w:rsid w:val="00FC43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05044"/>
  <w15:chartTrackingRefBased/>
  <w15:docId w15:val="{9354FCD5-AF99-4655-BECD-4C3F10270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8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28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28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D28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D28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D28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8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8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8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8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28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28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D28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D280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D2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809"/>
    <w:rPr>
      <w:rFonts w:eastAsiaTheme="majorEastAsia" w:cstheme="majorBidi"/>
      <w:color w:val="272727" w:themeColor="text1" w:themeTint="D8"/>
    </w:rPr>
  </w:style>
  <w:style w:type="paragraph" w:styleId="Title">
    <w:name w:val="Title"/>
    <w:basedOn w:val="Normal"/>
    <w:next w:val="Normal"/>
    <w:link w:val="TitleChar"/>
    <w:uiPriority w:val="10"/>
    <w:qFormat/>
    <w:rsid w:val="008D2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809"/>
    <w:pPr>
      <w:spacing w:before="160"/>
      <w:jc w:val="center"/>
    </w:pPr>
    <w:rPr>
      <w:i/>
      <w:iCs/>
      <w:color w:val="404040" w:themeColor="text1" w:themeTint="BF"/>
    </w:rPr>
  </w:style>
  <w:style w:type="character" w:customStyle="1" w:styleId="QuoteChar">
    <w:name w:val="Quote Char"/>
    <w:basedOn w:val="DefaultParagraphFont"/>
    <w:link w:val="Quote"/>
    <w:uiPriority w:val="29"/>
    <w:rsid w:val="008D2809"/>
    <w:rPr>
      <w:i/>
      <w:iCs/>
      <w:color w:val="404040" w:themeColor="text1" w:themeTint="BF"/>
    </w:rPr>
  </w:style>
  <w:style w:type="paragraph" w:styleId="ListParagraph">
    <w:name w:val="List Paragraph"/>
    <w:basedOn w:val="Normal"/>
    <w:uiPriority w:val="34"/>
    <w:qFormat/>
    <w:rsid w:val="008D2809"/>
    <w:pPr>
      <w:ind w:left="720"/>
      <w:contextualSpacing/>
    </w:pPr>
  </w:style>
  <w:style w:type="character" w:styleId="IntenseEmphasis">
    <w:name w:val="Intense Emphasis"/>
    <w:basedOn w:val="DefaultParagraphFont"/>
    <w:uiPriority w:val="21"/>
    <w:qFormat/>
    <w:rsid w:val="008D2809"/>
    <w:rPr>
      <w:i/>
      <w:iCs/>
      <w:color w:val="0F4761" w:themeColor="accent1" w:themeShade="BF"/>
    </w:rPr>
  </w:style>
  <w:style w:type="paragraph" w:styleId="IntenseQuote">
    <w:name w:val="Intense Quote"/>
    <w:basedOn w:val="Normal"/>
    <w:next w:val="Normal"/>
    <w:link w:val="IntenseQuoteChar"/>
    <w:uiPriority w:val="30"/>
    <w:qFormat/>
    <w:rsid w:val="008D2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809"/>
    <w:rPr>
      <w:i/>
      <w:iCs/>
      <w:color w:val="0F4761" w:themeColor="accent1" w:themeShade="BF"/>
    </w:rPr>
  </w:style>
  <w:style w:type="character" w:styleId="IntenseReference">
    <w:name w:val="Intense Reference"/>
    <w:basedOn w:val="DefaultParagraphFont"/>
    <w:uiPriority w:val="32"/>
    <w:qFormat/>
    <w:rsid w:val="008D2809"/>
    <w:rPr>
      <w:b/>
      <w:bCs/>
      <w:smallCaps/>
      <w:color w:val="0F4761" w:themeColor="accent1" w:themeShade="BF"/>
      <w:spacing w:val="5"/>
    </w:rPr>
  </w:style>
  <w:style w:type="numbering" w:customStyle="1" w:styleId="NoList1">
    <w:name w:val="No List1"/>
    <w:next w:val="NoList"/>
    <w:uiPriority w:val="99"/>
    <w:semiHidden/>
    <w:unhideWhenUsed/>
    <w:rsid w:val="008D2809"/>
  </w:style>
  <w:style w:type="paragraph" w:customStyle="1" w:styleId="msonormal0">
    <w:name w:val="msonormal"/>
    <w:basedOn w:val="Normal"/>
    <w:rsid w:val="008D280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D280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D2809"/>
    <w:rPr>
      <w:color w:val="0000FF"/>
      <w:u w:val="single"/>
    </w:rPr>
  </w:style>
  <w:style w:type="character" w:styleId="FollowedHyperlink">
    <w:name w:val="FollowedHyperlink"/>
    <w:basedOn w:val="DefaultParagraphFont"/>
    <w:uiPriority w:val="99"/>
    <w:semiHidden/>
    <w:unhideWhenUsed/>
    <w:rsid w:val="008D2809"/>
    <w:rPr>
      <w:color w:val="800080"/>
      <w:u w:val="single"/>
    </w:rPr>
  </w:style>
  <w:style w:type="character" w:customStyle="1" w:styleId="p-name">
    <w:name w:val="p-name"/>
    <w:basedOn w:val="DefaultParagraphFont"/>
    <w:rsid w:val="008D2809"/>
  </w:style>
  <w:style w:type="character" w:styleId="HTMLKeyboard">
    <w:name w:val="HTML Keyboard"/>
    <w:basedOn w:val="DefaultParagraphFont"/>
    <w:uiPriority w:val="99"/>
    <w:semiHidden/>
    <w:unhideWhenUsed/>
    <w:rsid w:val="008D2809"/>
    <w:rPr>
      <w:rFonts w:ascii="Courier New" w:eastAsia="Times New Roman" w:hAnsi="Courier New" w:cs="Courier New"/>
      <w:sz w:val="20"/>
      <w:szCs w:val="20"/>
    </w:rPr>
  </w:style>
  <w:style w:type="character" w:styleId="Emphasis">
    <w:name w:val="Emphasis"/>
    <w:basedOn w:val="DefaultParagraphFont"/>
    <w:uiPriority w:val="20"/>
    <w:qFormat/>
    <w:rsid w:val="008D2809"/>
    <w:rPr>
      <w:i/>
      <w:iCs/>
    </w:rPr>
  </w:style>
  <w:style w:type="paragraph" w:customStyle="1" w:styleId="copyright">
    <w:name w:val="copyright"/>
    <w:basedOn w:val="Normal"/>
    <w:rsid w:val="008D280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D2809"/>
    <w:rPr>
      <w:rFonts w:ascii="Courier New" w:eastAsia="Times New Roman" w:hAnsi="Courier New" w:cs="Courier New"/>
      <w:sz w:val="20"/>
      <w:szCs w:val="20"/>
    </w:rPr>
  </w:style>
  <w:style w:type="character" w:styleId="Strong">
    <w:name w:val="Strong"/>
    <w:basedOn w:val="DefaultParagraphFont"/>
    <w:uiPriority w:val="22"/>
    <w:qFormat/>
    <w:rsid w:val="008D2809"/>
    <w:rPr>
      <w:b/>
      <w:bCs/>
    </w:rPr>
  </w:style>
  <w:style w:type="paragraph" w:customStyle="1" w:styleId="tocline">
    <w:name w:val="tocline"/>
    <w:basedOn w:val="Normal"/>
    <w:rsid w:val="008D280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rmerlink">
    <w:name w:val="formerlink"/>
    <w:basedOn w:val="DefaultParagraphFont"/>
    <w:rsid w:val="008D2809"/>
  </w:style>
  <w:style w:type="character" w:styleId="HTMLCite">
    <w:name w:val="HTML Cite"/>
    <w:basedOn w:val="DefaultParagraphFont"/>
    <w:uiPriority w:val="99"/>
    <w:semiHidden/>
    <w:unhideWhenUsed/>
    <w:rsid w:val="008D2809"/>
    <w:rPr>
      <w:i/>
      <w:iCs/>
    </w:rPr>
  </w:style>
  <w:style w:type="character" w:customStyle="1" w:styleId="fig-title">
    <w:name w:val="fig-title"/>
    <w:basedOn w:val="DefaultParagraphFont"/>
    <w:rsid w:val="008D2809"/>
  </w:style>
  <w:style w:type="character" w:customStyle="1" w:styleId="logic">
    <w:name w:val="logic"/>
    <w:basedOn w:val="DefaultParagraphFont"/>
    <w:rsid w:val="008D2809"/>
  </w:style>
  <w:style w:type="paragraph" w:customStyle="1" w:styleId="informative">
    <w:name w:val="informative"/>
    <w:basedOn w:val="Normal"/>
    <w:rsid w:val="008D280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able-title">
    <w:name w:val="table-title"/>
    <w:basedOn w:val="DefaultParagraphFont"/>
    <w:rsid w:val="008D2809"/>
  </w:style>
  <w:style w:type="numbering" w:customStyle="1" w:styleId="NoList2">
    <w:name w:val="No List2"/>
    <w:next w:val="NoList"/>
    <w:uiPriority w:val="99"/>
    <w:semiHidden/>
    <w:unhideWhenUsed/>
    <w:rsid w:val="008D2809"/>
  </w:style>
  <w:style w:type="character" w:customStyle="1" w:styleId="repeated">
    <w:name w:val="repeated"/>
    <w:basedOn w:val="DefaultParagraphFont"/>
    <w:rsid w:val="008D2809"/>
  </w:style>
  <w:style w:type="character" w:styleId="HTMLDefinition">
    <w:name w:val="HTML Definition"/>
    <w:basedOn w:val="DefaultParagraphFont"/>
    <w:uiPriority w:val="99"/>
    <w:semiHidden/>
    <w:unhideWhenUsed/>
    <w:rsid w:val="008D2809"/>
    <w:rPr>
      <w:i/>
      <w:iCs/>
    </w:rPr>
  </w:style>
  <w:style w:type="paragraph" w:customStyle="1" w:styleId="crossreference">
    <w:name w:val="crossreference"/>
    <w:basedOn w:val="Normal"/>
    <w:rsid w:val="008D280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ack">
    <w:name w:val="back"/>
    <w:basedOn w:val="DefaultParagraphFont"/>
    <w:rsid w:val="008D2809"/>
  </w:style>
  <w:style w:type="paragraph" w:styleId="HTMLPreformatted">
    <w:name w:val="HTML Preformatted"/>
    <w:basedOn w:val="Normal"/>
    <w:link w:val="HTMLPreformattedChar"/>
    <w:uiPriority w:val="99"/>
    <w:semiHidden/>
    <w:unhideWhenUsed/>
    <w:rsid w:val="008D2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D2809"/>
    <w:rPr>
      <w:rFonts w:ascii="Courier New" w:eastAsia="Times New Roman" w:hAnsi="Courier New" w:cs="Courier New"/>
      <w:kern w:val="0"/>
      <w:sz w:val="20"/>
      <w:szCs w:val="20"/>
      <w14:ligatures w14:val="none"/>
    </w:rPr>
  </w:style>
  <w:style w:type="character" w:customStyle="1" w:styleId="hljs-string">
    <w:name w:val="hljs-string"/>
    <w:basedOn w:val="DefaultParagraphFont"/>
    <w:rsid w:val="008D2809"/>
  </w:style>
  <w:style w:type="character" w:customStyle="1" w:styleId="hljs-type">
    <w:name w:val="hljs-type"/>
    <w:basedOn w:val="DefaultParagraphFont"/>
    <w:rsid w:val="008D2809"/>
  </w:style>
  <w:style w:type="character" w:customStyle="1" w:styleId="hljs-literal">
    <w:name w:val="hljs-literal"/>
    <w:basedOn w:val="DefaultParagraphFont"/>
    <w:rsid w:val="008D2809"/>
  </w:style>
  <w:style w:type="character" w:customStyle="1" w:styleId="hljs-symbol">
    <w:name w:val="hljs-symbol"/>
    <w:basedOn w:val="DefaultParagraphFont"/>
    <w:rsid w:val="008D2809"/>
  </w:style>
  <w:style w:type="character" w:customStyle="1" w:styleId="hljs-builtin">
    <w:name w:val="hljs-built_in"/>
    <w:basedOn w:val="DefaultParagraphFont"/>
    <w:rsid w:val="008D2809"/>
  </w:style>
  <w:style w:type="character" w:customStyle="1" w:styleId="hljs-number">
    <w:name w:val="hljs-number"/>
    <w:basedOn w:val="DefaultParagraphFont"/>
    <w:rsid w:val="008D2809"/>
  </w:style>
  <w:style w:type="numbering" w:customStyle="1" w:styleId="NoList3">
    <w:name w:val="No List3"/>
    <w:next w:val="NoList"/>
    <w:uiPriority w:val="99"/>
    <w:semiHidden/>
    <w:unhideWhenUsed/>
    <w:rsid w:val="008D2809"/>
  </w:style>
  <w:style w:type="numbering" w:customStyle="1" w:styleId="NoList4">
    <w:name w:val="No List4"/>
    <w:next w:val="NoList"/>
    <w:uiPriority w:val="99"/>
    <w:semiHidden/>
    <w:unhideWhenUsed/>
    <w:rsid w:val="008D2809"/>
  </w:style>
  <w:style w:type="numbering" w:customStyle="1" w:styleId="NoList5">
    <w:name w:val="No List5"/>
    <w:next w:val="NoList"/>
    <w:uiPriority w:val="99"/>
    <w:semiHidden/>
    <w:unhideWhenUsed/>
    <w:rsid w:val="008D2809"/>
  </w:style>
  <w:style w:type="character" w:customStyle="1" w:styleId="lhs">
    <w:name w:val="lhs"/>
    <w:basedOn w:val="DefaultParagraphFont"/>
    <w:rsid w:val="008D2809"/>
  </w:style>
  <w:style w:type="character" w:customStyle="1" w:styleId="symbol">
    <w:name w:val="symbol"/>
    <w:basedOn w:val="DefaultParagraphFont"/>
    <w:rsid w:val="008D2809"/>
  </w:style>
  <w:style w:type="character" w:customStyle="1" w:styleId="rhs">
    <w:name w:val="rhs"/>
    <w:basedOn w:val="DefaultParagraphFont"/>
    <w:rsid w:val="008D2809"/>
  </w:style>
  <w:style w:type="numbering" w:customStyle="1" w:styleId="NoList6">
    <w:name w:val="No List6"/>
    <w:next w:val="NoList"/>
    <w:uiPriority w:val="99"/>
    <w:semiHidden/>
    <w:unhideWhenUsed/>
    <w:rsid w:val="008D2809"/>
  </w:style>
  <w:style w:type="paragraph" w:customStyle="1" w:styleId="note">
    <w:name w:val="note"/>
    <w:basedOn w:val="Normal"/>
    <w:rsid w:val="008D2809"/>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NoList7">
    <w:name w:val="No List7"/>
    <w:next w:val="NoList"/>
    <w:uiPriority w:val="99"/>
    <w:semiHidden/>
    <w:unhideWhenUsed/>
    <w:rsid w:val="008D2809"/>
  </w:style>
  <w:style w:type="character" w:customStyle="1" w:styleId="hljs-punctuation">
    <w:name w:val="hljs-punctuation"/>
    <w:basedOn w:val="DefaultParagraphFont"/>
    <w:rsid w:val="008D2809"/>
  </w:style>
  <w:style w:type="character" w:customStyle="1" w:styleId="hljs-attr">
    <w:name w:val="hljs-attr"/>
    <w:basedOn w:val="DefaultParagraphFont"/>
    <w:rsid w:val="008D2809"/>
  </w:style>
  <w:style w:type="numbering" w:customStyle="1" w:styleId="NoList8">
    <w:name w:val="No List8"/>
    <w:next w:val="NoList"/>
    <w:uiPriority w:val="99"/>
    <w:semiHidden/>
    <w:unhideWhenUsed/>
    <w:rsid w:val="008D2809"/>
  </w:style>
  <w:style w:type="numbering" w:customStyle="1" w:styleId="NoList9">
    <w:name w:val="No List9"/>
    <w:next w:val="NoList"/>
    <w:uiPriority w:val="99"/>
    <w:semiHidden/>
    <w:unhideWhenUsed/>
    <w:rsid w:val="009D3DBB"/>
  </w:style>
  <w:style w:type="numbering" w:customStyle="1" w:styleId="NoList10">
    <w:name w:val="No List10"/>
    <w:next w:val="NoList"/>
    <w:uiPriority w:val="99"/>
    <w:semiHidden/>
    <w:unhideWhenUsed/>
    <w:rsid w:val="009D3DBB"/>
  </w:style>
  <w:style w:type="paragraph" w:styleId="Revision">
    <w:name w:val="Revision"/>
    <w:hidden/>
    <w:uiPriority w:val="99"/>
    <w:semiHidden/>
    <w:rsid w:val="006B5EEF"/>
    <w:pPr>
      <w:spacing w:after="0" w:line="240" w:lineRule="auto"/>
    </w:pPr>
  </w:style>
  <w:style w:type="character" w:styleId="CommentReference">
    <w:name w:val="annotation reference"/>
    <w:basedOn w:val="DefaultParagraphFont"/>
    <w:uiPriority w:val="99"/>
    <w:semiHidden/>
    <w:unhideWhenUsed/>
    <w:rsid w:val="006B5EEF"/>
    <w:rPr>
      <w:sz w:val="16"/>
      <w:szCs w:val="16"/>
    </w:rPr>
  </w:style>
  <w:style w:type="paragraph" w:styleId="CommentText">
    <w:name w:val="annotation text"/>
    <w:basedOn w:val="Normal"/>
    <w:link w:val="CommentTextChar"/>
    <w:uiPriority w:val="99"/>
    <w:unhideWhenUsed/>
    <w:rsid w:val="006B5EEF"/>
    <w:pPr>
      <w:spacing w:line="240" w:lineRule="auto"/>
    </w:pPr>
    <w:rPr>
      <w:sz w:val="20"/>
      <w:szCs w:val="20"/>
    </w:rPr>
  </w:style>
  <w:style w:type="character" w:customStyle="1" w:styleId="CommentTextChar">
    <w:name w:val="Comment Text Char"/>
    <w:basedOn w:val="DefaultParagraphFont"/>
    <w:link w:val="CommentText"/>
    <w:uiPriority w:val="99"/>
    <w:rsid w:val="006B5EEF"/>
    <w:rPr>
      <w:sz w:val="20"/>
      <w:szCs w:val="20"/>
    </w:rPr>
  </w:style>
  <w:style w:type="paragraph" w:styleId="CommentSubject">
    <w:name w:val="annotation subject"/>
    <w:basedOn w:val="CommentText"/>
    <w:next w:val="CommentText"/>
    <w:link w:val="CommentSubjectChar"/>
    <w:uiPriority w:val="99"/>
    <w:semiHidden/>
    <w:unhideWhenUsed/>
    <w:rsid w:val="006B5EEF"/>
    <w:rPr>
      <w:b/>
      <w:bCs/>
    </w:rPr>
  </w:style>
  <w:style w:type="character" w:customStyle="1" w:styleId="CommentSubjectChar">
    <w:name w:val="Comment Subject Char"/>
    <w:basedOn w:val="CommentTextChar"/>
    <w:link w:val="CommentSubject"/>
    <w:uiPriority w:val="99"/>
    <w:semiHidden/>
    <w:rsid w:val="006B5EEF"/>
    <w:rPr>
      <w:b/>
      <w:bCs/>
      <w:sz w:val="20"/>
      <w:szCs w:val="20"/>
    </w:rPr>
  </w:style>
  <w:style w:type="character" w:styleId="UnresolvedMention">
    <w:name w:val="Unresolved Mention"/>
    <w:basedOn w:val="DefaultParagraphFont"/>
    <w:uiPriority w:val="99"/>
    <w:semiHidden/>
    <w:unhideWhenUsed/>
    <w:rsid w:val="00EF41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files.ogc.org/file/qpmoo9686d0dbfcc5418897423cb6664708d7" TargetMode="External"/></Relationships>
</file>

<file path=word/_rels/document.xml.rels><?xml version="1.0" encoding="UTF-8" standalone="yes"?>
<Relationships xmlns="http://schemas.openxmlformats.org/package/2006/relationships"><Relationship Id="rId1827" Type="http://schemas.openxmlformats.org/officeDocument/2006/relationships/hyperlink" Target="https://www.w3.org/TR/vocab-ssn-2023/" TargetMode="External"/><Relationship Id="rId3182" Type="http://schemas.openxmlformats.org/officeDocument/2006/relationships/hyperlink" Target="https://www.w3.org/TR/vocab-ssn-2023/" TargetMode="External"/><Relationship Id="rId3042" Type="http://schemas.openxmlformats.org/officeDocument/2006/relationships/hyperlink" Target="https://www.w3.org/TR/vocab-ssn-2023/" TargetMode="External"/><Relationship Id="rId170" Type="http://schemas.openxmlformats.org/officeDocument/2006/relationships/hyperlink" Target="https://www.w3.org/TR/vocab-ssn-2023/" TargetMode="External"/><Relationship Id="rId987" Type="http://schemas.openxmlformats.org/officeDocument/2006/relationships/hyperlink" Target="https://www.w3.org/TR/vocab-ssn-2023/" TargetMode="External"/><Relationship Id="rId2668" Type="http://schemas.openxmlformats.org/officeDocument/2006/relationships/hyperlink" Target="https://www.w3.org/TR/vocab-ssn-2023/" TargetMode="External"/><Relationship Id="rId2875" Type="http://schemas.openxmlformats.org/officeDocument/2006/relationships/hyperlink" Target="https://www.w3.org/TR/vocab-ssn-2023/" TargetMode="External"/><Relationship Id="rId847" Type="http://schemas.openxmlformats.org/officeDocument/2006/relationships/hyperlink" Target="https://www.w3.org/TR/vocab-ssn-2023/" TargetMode="External"/><Relationship Id="rId1477" Type="http://schemas.openxmlformats.org/officeDocument/2006/relationships/hyperlink" Target="https://www.w3.org/TR/vocab-ssn-2023/" TargetMode="External"/><Relationship Id="rId1684" Type="http://schemas.openxmlformats.org/officeDocument/2006/relationships/hyperlink" Target="https://www.w3.org/TR/vocab-ssn-2023/" TargetMode="External"/><Relationship Id="rId1891" Type="http://schemas.openxmlformats.org/officeDocument/2006/relationships/hyperlink" Target="https://www.w3.org/TR/vocab-ssn-2023/" TargetMode="External"/><Relationship Id="rId2528" Type="http://schemas.openxmlformats.org/officeDocument/2006/relationships/hyperlink" Target="https://www.w3.org/ns/sosa/sampling/" TargetMode="External"/><Relationship Id="rId2735" Type="http://schemas.openxmlformats.org/officeDocument/2006/relationships/hyperlink" Target="https://www.w3.org/TR/vocab-ssn-2023/" TargetMode="External"/><Relationship Id="rId2942" Type="http://schemas.openxmlformats.org/officeDocument/2006/relationships/hyperlink" Target="https://www.w3.org/TR/vocab-ssn-2023/" TargetMode="External"/><Relationship Id="rId707" Type="http://schemas.openxmlformats.org/officeDocument/2006/relationships/hyperlink" Target="https://www.w3.org/TR/vocab-ssn-2023/" TargetMode="External"/><Relationship Id="rId914" Type="http://schemas.openxmlformats.org/officeDocument/2006/relationships/hyperlink" Target="https://www.w3.org/TR/vocab-ssn-2023/" TargetMode="External"/><Relationship Id="rId1337" Type="http://schemas.openxmlformats.org/officeDocument/2006/relationships/hyperlink" Target="https://www.w3.org/TR/vocab-ssn-2023/" TargetMode="External"/><Relationship Id="rId1544" Type="http://schemas.openxmlformats.org/officeDocument/2006/relationships/hyperlink" Target="https://www.w3.org/TR/vocab-ssn-2023/" TargetMode="External"/><Relationship Id="rId1751" Type="http://schemas.openxmlformats.org/officeDocument/2006/relationships/hyperlink" Target="https://www.w3.org/TR/vocab-ssn-2023/" TargetMode="External"/><Relationship Id="rId2802" Type="http://schemas.openxmlformats.org/officeDocument/2006/relationships/hyperlink" Target="https://www.w3.org/TR/vocab-ssn-2023/" TargetMode="External"/><Relationship Id="rId43" Type="http://schemas.openxmlformats.org/officeDocument/2006/relationships/hyperlink" Target="https://www.w3.org/policies/" TargetMode="External"/><Relationship Id="rId1404" Type="http://schemas.openxmlformats.org/officeDocument/2006/relationships/hyperlink" Target="https://www.w3.org/TR/vocab-ssn-2023/" TargetMode="External"/><Relationship Id="rId1611" Type="http://schemas.openxmlformats.org/officeDocument/2006/relationships/hyperlink" Target="https://www.w3.org/TR/vocab-ssn-2023/" TargetMode="External"/><Relationship Id="rId3369" Type="http://schemas.openxmlformats.org/officeDocument/2006/relationships/hyperlink" Target="https://www.w3.org/TR/vocab-ssn-2023/" TargetMode="External"/><Relationship Id="rId497" Type="http://schemas.openxmlformats.org/officeDocument/2006/relationships/hyperlink" Target="https://www.w3.org/TR/vocab-ssn-2023/" TargetMode="External"/><Relationship Id="rId2178" Type="http://schemas.openxmlformats.org/officeDocument/2006/relationships/hyperlink" Target="https://www.w3.org/TR/vocab-ssn-2023/" TargetMode="External"/><Relationship Id="rId2385" Type="http://schemas.openxmlformats.org/officeDocument/2006/relationships/hyperlink" Target="https://www.w3.org/TR/vocab-ssn-2023/" TargetMode="External"/><Relationship Id="rId3229" Type="http://schemas.openxmlformats.org/officeDocument/2006/relationships/hyperlink" Target="https://www.w3.org/TR/vocab-ssn-2023/" TargetMode="External"/><Relationship Id="rId357" Type="http://schemas.openxmlformats.org/officeDocument/2006/relationships/hyperlink" Target="https://www.w3.org/TR/vocab-ssn-2023/" TargetMode="External"/><Relationship Id="rId1194" Type="http://schemas.openxmlformats.org/officeDocument/2006/relationships/hyperlink" Target="https://www.w3.org/TR/vocab-ssn-2023/" TargetMode="External"/><Relationship Id="rId2038" Type="http://schemas.openxmlformats.org/officeDocument/2006/relationships/hyperlink" Target="https://www.w3.org/TR/vocab-ssn-2023/" TargetMode="External"/><Relationship Id="rId2592" Type="http://schemas.openxmlformats.org/officeDocument/2006/relationships/hyperlink" Target="https://www.w3.org/ns/prov" TargetMode="External"/><Relationship Id="rId3436" Type="http://schemas.openxmlformats.org/officeDocument/2006/relationships/hyperlink" Target="https://www.rfc-editor.org/info/rfc8174/" TargetMode="External"/><Relationship Id="rId217" Type="http://schemas.openxmlformats.org/officeDocument/2006/relationships/hyperlink" Target="https://www.w3.org/TR/vocab-ssn-2023/" TargetMode="External"/><Relationship Id="rId564" Type="http://schemas.openxmlformats.org/officeDocument/2006/relationships/hyperlink" Target="https://www.w3.org/TR/vocab-ssn-2023/" TargetMode="External"/><Relationship Id="rId771" Type="http://schemas.openxmlformats.org/officeDocument/2006/relationships/hyperlink" Target="https://www.w3.org/TR/vocab-ssn-2023/" TargetMode="External"/><Relationship Id="rId2245" Type="http://schemas.openxmlformats.org/officeDocument/2006/relationships/hyperlink" Target="https://www.w3.org/TR/vocab-ssn-2023/" TargetMode="External"/><Relationship Id="rId2452" Type="http://schemas.openxmlformats.org/officeDocument/2006/relationships/hyperlink" Target="https://www.w3.org/TR/vocab-ssn-2023/" TargetMode="External"/><Relationship Id="rId3503" Type="http://schemas.openxmlformats.org/officeDocument/2006/relationships/hyperlink" Target="https://docs.ogc.org/bp/17-011r2/17-011r2.html" TargetMode="External"/><Relationship Id="rId424" Type="http://schemas.openxmlformats.org/officeDocument/2006/relationships/hyperlink" Target="https://www.w3.org/TR/vocab-ssn-2023/" TargetMode="External"/><Relationship Id="rId631" Type="http://schemas.openxmlformats.org/officeDocument/2006/relationships/hyperlink" Target="https://www.w3.org/TR/vocab-ssn-2023/" TargetMode="External"/><Relationship Id="rId1054" Type="http://schemas.openxmlformats.org/officeDocument/2006/relationships/hyperlink" Target="https://www.w3.org/TR/vocab-ssn-2023/" TargetMode="External"/><Relationship Id="rId1261" Type="http://schemas.openxmlformats.org/officeDocument/2006/relationships/hyperlink" Target="https://www.w3.org/TR/vocab-ssn-2023/" TargetMode="External"/><Relationship Id="rId2105" Type="http://schemas.openxmlformats.org/officeDocument/2006/relationships/hyperlink" Target="https://www.w3.org/TR/vocab-ssn-2023/" TargetMode="External"/><Relationship Id="rId2312" Type="http://schemas.openxmlformats.org/officeDocument/2006/relationships/hyperlink" Target="https://www.w3.org/TR/vocab-ssn-2023/" TargetMode="External"/><Relationship Id="rId1121" Type="http://schemas.openxmlformats.org/officeDocument/2006/relationships/hyperlink" Target="https://www.w3.org/TR/vocab-ssn-2023/" TargetMode="External"/><Relationship Id="rId3086" Type="http://schemas.openxmlformats.org/officeDocument/2006/relationships/hyperlink" Target="https://www.w3.org/TR/vocab-ssn-2023/" TargetMode="External"/><Relationship Id="rId3293" Type="http://schemas.openxmlformats.org/officeDocument/2006/relationships/hyperlink" Target="https://www.w3.org/TR/vocab-ssn-2023/" TargetMode="External"/><Relationship Id="rId1938" Type="http://schemas.openxmlformats.org/officeDocument/2006/relationships/hyperlink" Target="https://www.w3.org/TR/vocab-ssn-2023/" TargetMode="External"/><Relationship Id="rId3153" Type="http://schemas.openxmlformats.org/officeDocument/2006/relationships/hyperlink" Target="https://www.w3.org/TR/vocab-ssn-2023/" TargetMode="External"/><Relationship Id="rId3360" Type="http://schemas.openxmlformats.org/officeDocument/2006/relationships/hyperlink" Target="https://www.w3.org/ns/sosa/systems/" TargetMode="External"/><Relationship Id="rId281" Type="http://schemas.openxmlformats.org/officeDocument/2006/relationships/hyperlink" Target="https://www.w3.org/TR/vocab-ssn-2023/" TargetMode="External"/><Relationship Id="rId3013" Type="http://schemas.openxmlformats.org/officeDocument/2006/relationships/hyperlink" Target="https://www.w3.org/TR/vocab-ssn-2023/" TargetMode="External"/><Relationship Id="rId141" Type="http://schemas.openxmlformats.org/officeDocument/2006/relationships/hyperlink" Target="https://www.w3.org/TR/vocab-ssn-2023/" TargetMode="External"/><Relationship Id="rId3220" Type="http://schemas.openxmlformats.org/officeDocument/2006/relationships/hyperlink" Target="https://www.w3.org/TR/vocab-ssn-2023/" TargetMode="External"/><Relationship Id="rId7" Type="http://schemas.openxmlformats.org/officeDocument/2006/relationships/hyperlink" Target="https://www.w3.org/TR/vocab-ssn-2023/" TargetMode="External"/><Relationship Id="rId2779" Type="http://schemas.openxmlformats.org/officeDocument/2006/relationships/hyperlink" Target="https://www.w3.org/TR/vocab-ssn-2023/" TargetMode="External"/><Relationship Id="rId2986" Type="http://schemas.openxmlformats.org/officeDocument/2006/relationships/hyperlink" Target="https://www.w3.org/TR/vocab-ssn-2023/" TargetMode="External"/><Relationship Id="rId958" Type="http://schemas.openxmlformats.org/officeDocument/2006/relationships/hyperlink" Target="https://www.w3.org/TR/vocab-ssn-2023/" TargetMode="External"/><Relationship Id="rId1588" Type="http://schemas.openxmlformats.org/officeDocument/2006/relationships/hyperlink" Target="https://www.w3.org/TR/vocab-ssn-2023/" TargetMode="External"/><Relationship Id="rId1795" Type="http://schemas.openxmlformats.org/officeDocument/2006/relationships/hyperlink" Target="https://www.w3.org/ns/sosa/observation/" TargetMode="External"/><Relationship Id="rId2639" Type="http://schemas.openxmlformats.org/officeDocument/2006/relationships/hyperlink" Target="https://saref.etsi.org/core/Command" TargetMode="External"/><Relationship Id="rId2846" Type="http://schemas.openxmlformats.org/officeDocument/2006/relationships/hyperlink" Target="https://www.w3.org/TR/vocab-ssn-2023/" TargetMode="External"/><Relationship Id="rId87" Type="http://schemas.openxmlformats.org/officeDocument/2006/relationships/hyperlink" Target="https://www.w3.org/TR/vocab-ssn-2023/" TargetMode="External"/><Relationship Id="rId818" Type="http://schemas.openxmlformats.org/officeDocument/2006/relationships/hyperlink" Target="https://www.w3.org/TR/vocab-ssn-2023/" TargetMode="External"/><Relationship Id="rId1448" Type="http://schemas.openxmlformats.org/officeDocument/2006/relationships/hyperlink" Target="https://www.w3.org/TR/vocab-ssn-2023/" TargetMode="External"/><Relationship Id="rId1655" Type="http://schemas.openxmlformats.org/officeDocument/2006/relationships/hyperlink" Target="https://www.w3.org/TR/vocab-ssn-2023/" TargetMode="External"/><Relationship Id="rId2706" Type="http://schemas.openxmlformats.org/officeDocument/2006/relationships/hyperlink" Target="https://www.w3.org/TR/vocab-ssn-2023/" TargetMode="External"/><Relationship Id="rId1308" Type="http://schemas.openxmlformats.org/officeDocument/2006/relationships/hyperlink" Target="https://www.w3.org/TR/vocab-ssn-2023/" TargetMode="External"/><Relationship Id="rId1862" Type="http://schemas.openxmlformats.org/officeDocument/2006/relationships/hyperlink" Target="https://www.w3.org/TR/vocab-ssn-2023/" TargetMode="External"/><Relationship Id="rId2913" Type="http://schemas.openxmlformats.org/officeDocument/2006/relationships/hyperlink" Target="https://www.w3.org/TR/vocab-ssn-2023/" TargetMode="External"/><Relationship Id="rId1515" Type="http://schemas.openxmlformats.org/officeDocument/2006/relationships/hyperlink" Target="https://www.w3.org/TR/vocab-ssn-2023/" TargetMode="External"/><Relationship Id="rId1722" Type="http://schemas.openxmlformats.org/officeDocument/2006/relationships/hyperlink" Target="https://www.w3.org/TR/vocab-ssn-2023/" TargetMode="External"/><Relationship Id="rId14" Type="http://schemas.openxmlformats.org/officeDocument/2006/relationships/hyperlink" Target="https://www.ogc.org/" TargetMode="External"/><Relationship Id="rId2289" Type="http://schemas.openxmlformats.org/officeDocument/2006/relationships/hyperlink" Target="https://www.w3.org/TR/vocab-ssn-2023/" TargetMode="External"/><Relationship Id="rId2496" Type="http://schemas.openxmlformats.org/officeDocument/2006/relationships/hyperlink" Target="https://www.w3.org/TR/vocab-ssn-2023/" TargetMode="External"/><Relationship Id="rId468" Type="http://schemas.openxmlformats.org/officeDocument/2006/relationships/hyperlink" Target="https://www.w3.org/TR/vocab-ssn-2023/" TargetMode="External"/><Relationship Id="rId675" Type="http://schemas.openxmlformats.org/officeDocument/2006/relationships/hyperlink" Target="https://www.w3.org/TR/vocab-ssn-2023/" TargetMode="External"/><Relationship Id="rId882" Type="http://schemas.openxmlformats.org/officeDocument/2006/relationships/hyperlink" Target="https://www.w3.org/TR/vocab-ssn-2023/" TargetMode="External"/><Relationship Id="rId1098" Type="http://schemas.openxmlformats.org/officeDocument/2006/relationships/hyperlink" Target="https://www.w3.org/TR/vocab-ssn-2023/" TargetMode="External"/><Relationship Id="rId2149" Type="http://schemas.openxmlformats.org/officeDocument/2006/relationships/hyperlink" Target="https://www.w3.org/ns/sosa/sampling/" TargetMode="External"/><Relationship Id="rId2356" Type="http://schemas.openxmlformats.org/officeDocument/2006/relationships/hyperlink" Target="https://www.w3.org/ns/sosa/oms/" TargetMode="External"/><Relationship Id="rId2563" Type="http://schemas.openxmlformats.org/officeDocument/2006/relationships/hyperlink" Target="https://www.w3.org/TR/vocab-ssn-2023/" TargetMode="External"/><Relationship Id="rId2770" Type="http://schemas.openxmlformats.org/officeDocument/2006/relationships/hyperlink" Target="https://rds.posccaesar.org/ontology/lis14/ont/core/" TargetMode="External"/><Relationship Id="rId3407" Type="http://schemas.openxmlformats.org/officeDocument/2006/relationships/hyperlink" Target="https://w3id.org/lindt/v4/custom_datatypes" TargetMode="External"/><Relationship Id="rId328" Type="http://schemas.openxmlformats.org/officeDocument/2006/relationships/hyperlink" Target="https://www.w3.org/TR/vocab-ssn-2023/" TargetMode="External"/><Relationship Id="rId535" Type="http://schemas.openxmlformats.org/officeDocument/2006/relationships/hyperlink" Target="https://www.w3.org/TR/vocab-ssn-2023/" TargetMode="External"/><Relationship Id="rId742" Type="http://schemas.openxmlformats.org/officeDocument/2006/relationships/hyperlink" Target="https://www.w3.org/TR/vocab-ssn-2023/" TargetMode="External"/><Relationship Id="rId1165" Type="http://schemas.openxmlformats.org/officeDocument/2006/relationships/hyperlink" Target="https://www.w3.org/TR/vocab-ssn-2023/" TargetMode="External"/><Relationship Id="rId1372" Type="http://schemas.openxmlformats.org/officeDocument/2006/relationships/hyperlink" Target="https://www.w3.org/TR/vocab-ssn-2023/" TargetMode="External"/><Relationship Id="rId2009" Type="http://schemas.openxmlformats.org/officeDocument/2006/relationships/hyperlink" Target="https://www.w3.org/TR/vocab-ssn-2023/" TargetMode="External"/><Relationship Id="rId2216" Type="http://schemas.openxmlformats.org/officeDocument/2006/relationships/hyperlink" Target="https://www.w3.org/TR/vocab-ssn-2023/" TargetMode="External"/><Relationship Id="rId2423" Type="http://schemas.openxmlformats.org/officeDocument/2006/relationships/hyperlink" Target="https://www.w3.org/TR/vocab-ssn-2023/" TargetMode="External"/><Relationship Id="rId2630" Type="http://schemas.openxmlformats.org/officeDocument/2006/relationships/hyperlink" Target="https://www.w3.org/TR/vocab-ssn-2023/" TargetMode="External"/><Relationship Id="rId602" Type="http://schemas.openxmlformats.org/officeDocument/2006/relationships/hyperlink" Target="https://www.w3.org/TR/vocab-ssn-2023/" TargetMode="External"/><Relationship Id="rId1025" Type="http://schemas.openxmlformats.org/officeDocument/2006/relationships/hyperlink" Target="https://www.w3.org/TR/vocab-ssn-2023/" TargetMode="External"/><Relationship Id="rId1232" Type="http://schemas.openxmlformats.org/officeDocument/2006/relationships/hyperlink" Target="https://www.w3.org/TR/vocab-ssn-2023/" TargetMode="External"/><Relationship Id="rId3197" Type="http://schemas.openxmlformats.org/officeDocument/2006/relationships/hyperlink" Target="https://www.w3.org/TR/vocab-ssn-2023/" TargetMode="External"/><Relationship Id="rId3057" Type="http://schemas.openxmlformats.org/officeDocument/2006/relationships/hyperlink" Target="https://www.w3.org/TR/vocab-ssn-2023/" TargetMode="External"/><Relationship Id="rId185" Type="http://schemas.openxmlformats.org/officeDocument/2006/relationships/hyperlink" Target="https://www.w3.org/TR/vocab-ssn-2023/" TargetMode="External"/><Relationship Id="rId1909" Type="http://schemas.openxmlformats.org/officeDocument/2006/relationships/hyperlink" Target="https://www.w3.org/TR/vocab-ssn-2023/" TargetMode="External"/><Relationship Id="rId3264" Type="http://schemas.openxmlformats.org/officeDocument/2006/relationships/hyperlink" Target="https://www.w3.org/TR/vocab-ssn-2023/" TargetMode="External"/><Relationship Id="rId3471" Type="http://schemas.openxmlformats.org/officeDocument/2006/relationships/hyperlink" Target="https://www.w3.org/TR/prov-o/" TargetMode="External"/><Relationship Id="rId392" Type="http://schemas.openxmlformats.org/officeDocument/2006/relationships/hyperlink" Target="https://www.w3.org/TR/vocab-ssn-2023/" TargetMode="External"/><Relationship Id="rId2073" Type="http://schemas.openxmlformats.org/officeDocument/2006/relationships/hyperlink" Target="https://www.w3.org/TR/vocab-ssn-2023/" TargetMode="External"/><Relationship Id="rId2280" Type="http://schemas.openxmlformats.org/officeDocument/2006/relationships/hyperlink" Target="https://www.w3.org/TR/vocab-ssn-2023/" TargetMode="External"/><Relationship Id="rId3124" Type="http://schemas.openxmlformats.org/officeDocument/2006/relationships/hyperlink" Target="https://esipfed.github.io/sweet/" TargetMode="External"/><Relationship Id="rId3331" Type="http://schemas.openxmlformats.org/officeDocument/2006/relationships/hyperlink" Target="https://www.w3.org/TR/vocab-ssn-2023/" TargetMode="External"/><Relationship Id="rId252" Type="http://schemas.openxmlformats.org/officeDocument/2006/relationships/hyperlink" Target="https://www.w3.org/TR/vocab-ssn-2023/" TargetMode="External"/><Relationship Id="rId2140" Type="http://schemas.openxmlformats.org/officeDocument/2006/relationships/hyperlink" Target="https://www.w3.org/ns/sosa/sampling/" TargetMode="External"/><Relationship Id="rId112" Type="http://schemas.openxmlformats.org/officeDocument/2006/relationships/hyperlink" Target="https://www.w3.org/TR/vocab-ssn-2023/" TargetMode="External"/><Relationship Id="rId1699" Type="http://schemas.openxmlformats.org/officeDocument/2006/relationships/hyperlink" Target="https://www.w3.org/TR/vocab-ssn-2023/" TargetMode="External"/><Relationship Id="rId2000" Type="http://schemas.openxmlformats.org/officeDocument/2006/relationships/hyperlink" Target="https://www.w3.org/TR/vocab-ssn-2023/" TargetMode="External"/><Relationship Id="rId2957" Type="http://schemas.openxmlformats.org/officeDocument/2006/relationships/hyperlink" Target="https://www.w3.org/TR/vocab-ssn-2023/" TargetMode="External"/><Relationship Id="rId929" Type="http://schemas.openxmlformats.org/officeDocument/2006/relationships/hyperlink" Target="https://www.w3.org/TR/vocab-ssn-2023/" TargetMode="External"/><Relationship Id="rId1559" Type="http://schemas.openxmlformats.org/officeDocument/2006/relationships/hyperlink" Target="https://www.w3.org/TR/vocab-ssn-2023/" TargetMode="External"/><Relationship Id="rId1766" Type="http://schemas.openxmlformats.org/officeDocument/2006/relationships/hyperlink" Target="https://www.w3.org/TR/vocab-ssn-2023/" TargetMode="External"/><Relationship Id="rId1973" Type="http://schemas.openxmlformats.org/officeDocument/2006/relationships/hyperlink" Target="https://www.w3.org/TR/vocab-ssn-2023/" TargetMode="External"/><Relationship Id="rId2817" Type="http://schemas.openxmlformats.org/officeDocument/2006/relationships/hyperlink" Target="https://www.w3.org/ns/sosa/2023/dul" TargetMode="External"/><Relationship Id="rId58" Type="http://schemas.openxmlformats.org/officeDocument/2006/relationships/hyperlink" Target="https://www.w3.org/policies/process/20250818/" TargetMode="External"/><Relationship Id="rId1419" Type="http://schemas.openxmlformats.org/officeDocument/2006/relationships/hyperlink" Target="https://www.w3.org/TR/vocab-ssn-2023/" TargetMode="External"/><Relationship Id="rId1626" Type="http://schemas.openxmlformats.org/officeDocument/2006/relationships/hyperlink" Target="https://www.w3.org/ns/sosa/actuation/" TargetMode="External"/><Relationship Id="rId1833" Type="http://schemas.openxmlformats.org/officeDocument/2006/relationships/hyperlink" Target="https://www.w3.org/TR/vocab-ssn-2023/" TargetMode="External"/><Relationship Id="rId1900" Type="http://schemas.openxmlformats.org/officeDocument/2006/relationships/hyperlink" Target="https://www.w3.org/TR/vocab-ssn-2023/" TargetMode="External"/><Relationship Id="rId579" Type="http://schemas.openxmlformats.org/officeDocument/2006/relationships/hyperlink" Target="https://www.w3.org/TR/vocab-ssn-2023/" TargetMode="External"/><Relationship Id="rId786" Type="http://schemas.openxmlformats.org/officeDocument/2006/relationships/hyperlink" Target="https://www.w3.org/TR/vocab-ssn-2023/" TargetMode="External"/><Relationship Id="rId993" Type="http://schemas.openxmlformats.org/officeDocument/2006/relationships/hyperlink" Target="https://www.w3.org/ns/sosa/common/" TargetMode="External"/><Relationship Id="rId2467" Type="http://schemas.openxmlformats.org/officeDocument/2006/relationships/hyperlink" Target="https://www.w3.org/TR/vocab-ssn-2023/" TargetMode="External"/><Relationship Id="rId2674" Type="http://schemas.openxmlformats.org/officeDocument/2006/relationships/hyperlink" Target="https://www.w3.org/TR/vocab-ssn-2023/" TargetMode="External"/><Relationship Id="rId3518" Type="http://schemas.openxmlformats.org/officeDocument/2006/relationships/hyperlink" Target="https://www.w3.org/TR/vocab-ssn-ext/" TargetMode="External"/><Relationship Id="rId439" Type="http://schemas.openxmlformats.org/officeDocument/2006/relationships/hyperlink" Target="https://www.w3.org/TR/shacl/" TargetMode="External"/><Relationship Id="rId646" Type="http://schemas.openxmlformats.org/officeDocument/2006/relationships/hyperlink" Target="https://www.w3.org/TR/vocab-ssn-2023/" TargetMode="External"/><Relationship Id="rId1069" Type="http://schemas.openxmlformats.org/officeDocument/2006/relationships/hyperlink" Target="https://www.w3.org/TR/vocab-ssn-2023/" TargetMode="External"/><Relationship Id="rId1276" Type="http://schemas.openxmlformats.org/officeDocument/2006/relationships/hyperlink" Target="https://www.w3.org/TR/vocab-ssn-2023/" TargetMode="External"/><Relationship Id="rId1483" Type="http://schemas.openxmlformats.org/officeDocument/2006/relationships/hyperlink" Target="https://www.w3.org/TR/vocab-ssn-2023/" TargetMode="External"/><Relationship Id="rId2327" Type="http://schemas.openxmlformats.org/officeDocument/2006/relationships/hyperlink" Target="https://qudt.org/schema/qudt/quantity" TargetMode="External"/><Relationship Id="rId2881" Type="http://schemas.openxmlformats.org/officeDocument/2006/relationships/hyperlink" Target="https://www.w3.org/TR/vocab-ssn-2023/" TargetMode="External"/><Relationship Id="rId506" Type="http://schemas.openxmlformats.org/officeDocument/2006/relationships/hyperlink" Target="https://www.w3.org/TR/vocab-ssn-2023/" TargetMode="External"/><Relationship Id="rId853" Type="http://schemas.openxmlformats.org/officeDocument/2006/relationships/hyperlink" Target="https://www.w3.org/TR/vocab-ssn-2023/" TargetMode="External"/><Relationship Id="rId1136" Type="http://schemas.openxmlformats.org/officeDocument/2006/relationships/hyperlink" Target="https://www.w3.org/TR/vocab-ssn-2023/" TargetMode="External"/><Relationship Id="rId1690" Type="http://schemas.openxmlformats.org/officeDocument/2006/relationships/hyperlink" Target="https://w3c.github.io/dxwg/dcat/" TargetMode="External"/><Relationship Id="rId2534" Type="http://schemas.openxmlformats.org/officeDocument/2006/relationships/hyperlink" Target="https://www.w3.org/TR/vocab-ssn-2023/" TargetMode="External"/><Relationship Id="rId2741" Type="http://schemas.openxmlformats.org/officeDocument/2006/relationships/hyperlink" Target="https://www.w3.org/TR/vocab-ssn-2023/" TargetMode="External"/><Relationship Id="rId713" Type="http://schemas.openxmlformats.org/officeDocument/2006/relationships/hyperlink" Target="https://docs.cambridgesemantics.com/graphlakehouse/v3.2/userdoc/inferences.htm" TargetMode="External"/><Relationship Id="rId920" Type="http://schemas.openxmlformats.org/officeDocument/2006/relationships/hyperlink" Target="https://www.w3.org/TR/vocab-ssn-2023/" TargetMode="External"/><Relationship Id="rId1343" Type="http://schemas.openxmlformats.org/officeDocument/2006/relationships/hyperlink" Target="https://www.w3.org/TR/vocab-ssn-2023/" TargetMode="External"/><Relationship Id="rId1550" Type="http://schemas.openxmlformats.org/officeDocument/2006/relationships/hyperlink" Target="https://www.w3.org/TR/vocab-ssn-2023/" TargetMode="External"/><Relationship Id="rId2601" Type="http://schemas.openxmlformats.org/officeDocument/2006/relationships/hyperlink" Target="https://www.w3.org/TR/vocab-ssn-2023/" TargetMode="External"/><Relationship Id="rId1203" Type="http://schemas.openxmlformats.org/officeDocument/2006/relationships/hyperlink" Target="https://www.w3.org/ns/sosa/common/" TargetMode="External"/><Relationship Id="rId1410" Type="http://schemas.openxmlformats.org/officeDocument/2006/relationships/hyperlink" Target="https://www.w3.org/TR/vocab-ssn-2023/" TargetMode="External"/><Relationship Id="rId3168" Type="http://schemas.openxmlformats.org/officeDocument/2006/relationships/hyperlink" Target="https://www.w3.org/TR/vocab-ssn-2023/" TargetMode="External"/><Relationship Id="rId3375" Type="http://schemas.openxmlformats.org/officeDocument/2006/relationships/hyperlink" Target="https://www.w3.org/ns/sosa/system-capability-properties" TargetMode="External"/><Relationship Id="rId296" Type="http://schemas.openxmlformats.org/officeDocument/2006/relationships/hyperlink" Target="https://www.w3.org/TR/vocab-ssn-2023/" TargetMode="External"/><Relationship Id="rId2184" Type="http://schemas.openxmlformats.org/officeDocument/2006/relationships/hyperlink" Target="https://www.w3.org/TR/vocab-ssn-2023/" TargetMode="External"/><Relationship Id="rId2391" Type="http://schemas.openxmlformats.org/officeDocument/2006/relationships/hyperlink" Target="https://www.w3.org/TR/vocab-ssn-2023/" TargetMode="External"/><Relationship Id="rId3028" Type="http://schemas.openxmlformats.org/officeDocument/2006/relationships/hyperlink" Target="https://www.w3.org/TR/vocab-ssn-2023/" TargetMode="External"/><Relationship Id="rId3235" Type="http://schemas.openxmlformats.org/officeDocument/2006/relationships/hyperlink" Target="https://www.w3.org/TR/vocab-ssn-2023/" TargetMode="External"/><Relationship Id="rId3442" Type="http://schemas.openxmlformats.org/officeDocument/2006/relationships/hyperlink" Target="https://docs.ogc.org/is/23-001/23-001.html" TargetMode="External"/><Relationship Id="rId156" Type="http://schemas.openxmlformats.org/officeDocument/2006/relationships/hyperlink" Target="https://www.w3.org/TR/vocab-ssn-2023/" TargetMode="External"/><Relationship Id="rId363" Type="http://schemas.openxmlformats.org/officeDocument/2006/relationships/hyperlink" Target="https://www.w3.org/TR/vocab-ssn-2023/" TargetMode="External"/><Relationship Id="rId570" Type="http://schemas.openxmlformats.org/officeDocument/2006/relationships/hyperlink" Target="https://www.w3.org/TR/vocab-ssn-2023/" TargetMode="External"/><Relationship Id="rId2044" Type="http://schemas.openxmlformats.org/officeDocument/2006/relationships/hyperlink" Target="https://www.w3.org/TR/vocab-ssn-2023/" TargetMode="External"/><Relationship Id="rId2251" Type="http://schemas.openxmlformats.org/officeDocument/2006/relationships/hyperlink" Target="https://www.w3.org/TR/vocab-ssn-2023/" TargetMode="External"/><Relationship Id="rId3302" Type="http://schemas.openxmlformats.org/officeDocument/2006/relationships/hyperlink" Target="https://www.w3.org/TR/vocab-ssn-2023/" TargetMode="External"/><Relationship Id="rId223" Type="http://schemas.openxmlformats.org/officeDocument/2006/relationships/hyperlink" Target="https://www.w3.org/TR/vocab-ssn-2023/" TargetMode="External"/><Relationship Id="rId430" Type="http://schemas.openxmlformats.org/officeDocument/2006/relationships/hyperlink" Target="https://www.w3.org/TR/vocab-ssn-2023/" TargetMode="External"/><Relationship Id="rId1060" Type="http://schemas.openxmlformats.org/officeDocument/2006/relationships/hyperlink" Target="https://www.w3.org/TR/vocab-ssn-2023/" TargetMode="External"/><Relationship Id="rId2111" Type="http://schemas.openxmlformats.org/officeDocument/2006/relationships/hyperlink" Target="https://www.w3.org/TR/vocab-ssn-2023/" TargetMode="External"/><Relationship Id="rId1877" Type="http://schemas.openxmlformats.org/officeDocument/2006/relationships/hyperlink" Target="https://www.w3.org/TR/vocab-ssn-2023/" TargetMode="External"/><Relationship Id="rId2928" Type="http://schemas.openxmlformats.org/officeDocument/2006/relationships/hyperlink" Target="https://www.w3.org/TR/vocab-ssn-2023/" TargetMode="External"/><Relationship Id="rId1737" Type="http://schemas.openxmlformats.org/officeDocument/2006/relationships/hyperlink" Target="https://www.w3.org/TR/vocab-ssn-2023/" TargetMode="External"/><Relationship Id="rId1944" Type="http://schemas.openxmlformats.org/officeDocument/2006/relationships/hyperlink" Target="https://www.w3.org/TR/vocab-ssn-2023/" TargetMode="External"/><Relationship Id="rId3092" Type="http://schemas.openxmlformats.org/officeDocument/2006/relationships/hyperlink" Target="https://www.w3.org/TR/vocab-ssn-2023/" TargetMode="External"/><Relationship Id="rId29" Type="http://schemas.openxmlformats.org/officeDocument/2006/relationships/hyperlink" Target="https://www.cbe.anu.edu.au/" TargetMode="External"/><Relationship Id="rId1804" Type="http://schemas.openxmlformats.org/officeDocument/2006/relationships/hyperlink" Target="https://www.w3.org/TR/vocab-ssn-2023/" TargetMode="External"/><Relationship Id="rId897" Type="http://schemas.openxmlformats.org/officeDocument/2006/relationships/hyperlink" Target="https://www.w3.org/TR/vocab-ssn-2023/" TargetMode="External"/><Relationship Id="rId2578" Type="http://schemas.openxmlformats.org/officeDocument/2006/relationships/hyperlink" Target="https://www.w3.org/ns/prov" TargetMode="External"/><Relationship Id="rId2785" Type="http://schemas.openxmlformats.org/officeDocument/2006/relationships/hyperlink" Target="https://www.w3.org/TR/vocab-ssn-2023/" TargetMode="External"/><Relationship Id="rId2992" Type="http://schemas.openxmlformats.org/officeDocument/2006/relationships/hyperlink" Target="https://www.w3.org/TR/vocab-ssn-2023/" TargetMode="External"/><Relationship Id="rId757" Type="http://schemas.openxmlformats.org/officeDocument/2006/relationships/hyperlink" Target="https://www.w3.org/TR/vocab-ssn-2023/" TargetMode="External"/><Relationship Id="rId964" Type="http://schemas.openxmlformats.org/officeDocument/2006/relationships/hyperlink" Target="https://www.w3.org/TR/vocab-ssn-2023/" TargetMode="External"/><Relationship Id="rId1387" Type="http://schemas.openxmlformats.org/officeDocument/2006/relationships/hyperlink" Target="https://www.w3.org/TR/vocab-ssn-2023/" TargetMode="External"/><Relationship Id="rId1594" Type="http://schemas.openxmlformats.org/officeDocument/2006/relationships/hyperlink" Target="https://www.w3.org/TR/vocab-ssn-2023/" TargetMode="External"/><Relationship Id="rId2438" Type="http://schemas.openxmlformats.org/officeDocument/2006/relationships/hyperlink" Target="https://www.w3.org/TR/vocab-ssn-2023/" TargetMode="External"/><Relationship Id="rId2645" Type="http://schemas.openxmlformats.org/officeDocument/2006/relationships/hyperlink" Target="https://saref.etsi.org/core/hasInput" TargetMode="External"/><Relationship Id="rId2852" Type="http://schemas.openxmlformats.org/officeDocument/2006/relationships/hyperlink" Target="https://github.com/bfo-ontology/bfo-2020?tab=readme-ov-file" TargetMode="External"/><Relationship Id="rId93" Type="http://schemas.openxmlformats.org/officeDocument/2006/relationships/hyperlink" Target="https://www.w3.org/TR/vocab-ssn-2023/" TargetMode="External"/><Relationship Id="rId617" Type="http://schemas.openxmlformats.org/officeDocument/2006/relationships/hyperlink" Target="https://www.w3.org/TR/vocab-ssn-2023/" TargetMode="External"/><Relationship Id="rId824" Type="http://schemas.openxmlformats.org/officeDocument/2006/relationships/hyperlink" Target="https://www.w3.org/TR/vocab-ssn-2023/" TargetMode="External"/><Relationship Id="rId1247" Type="http://schemas.openxmlformats.org/officeDocument/2006/relationships/hyperlink" Target="https://www.w3.org/TR/xmlschema-2/" TargetMode="External"/><Relationship Id="rId1454" Type="http://schemas.openxmlformats.org/officeDocument/2006/relationships/hyperlink" Target="https://www.w3.org/TR/vocab-ssn-2023/" TargetMode="External"/><Relationship Id="rId1661" Type="http://schemas.openxmlformats.org/officeDocument/2006/relationships/hyperlink" Target="https://www.w3.org/TR/vocab-ssn-2023/" TargetMode="External"/><Relationship Id="rId2505" Type="http://schemas.openxmlformats.org/officeDocument/2006/relationships/hyperlink" Target="https://www.w3.org/ns/sosa/sampling/" TargetMode="External"/><Relationship Id="rId2712" Type="http://schemas.openxmlformats.org/officeDocument/2006/relationships/hyperlink" Target="https://www.w3.org/TR/vocab-ssn-2023/" TargetMode="External"/><Relationship Id="rId1107" Type="http://schemas.openxmlformats.org/officeDocument/2006/relationships/hyperlink" Target="https://www.w3.org/TR/vocab-ssn-2023/" TargetMode="External"/><Relationship Id="rId1314" Type="http://schemas.openxmlformats.org/officeDocument/2006/relationships/hyperlink" Target="https://www.w3.org/TR/vocab-ssn-2023/" TargetMode="External"/><Relationship Id="rId1521" Type="http://schemas.openxmlformats.org/officeDocument/2006/relationships/hyperlink" Target="https://www.w3.org/TR/vocab-ssn-2023/" TargetMode="External"/><Relationship Id="rId3279" Type="http://schemas.openxmlformats.org/officeDocument/2006/relationships/hyperlink" Target="https://www.w3.org/TR/vocab-ssn-2023/" TargetMode="External"/><Relationship Id="rId3486" Type="http://schemas.openxmlformats.org/officeDocument/2006/relationships/hyperlink" Target="http://portal.opengeospatial.org/files/55939" TargetMode="External"/><Relationship Id="rId20" Type="http://schemas.openxmlformats.org/officeDocument/2006/relationships/hyperlink" Target="https://orcid.org/0000-0002-5851-2071" TargetMode="External"/><Relationship Id="rId2088" Type="http://schemas.openxmlformats.org/officeDocument/2006/relationships/hyperlink" Target="https://www.w3.org/TR/vocab-ssn-2023/" TargetMode="External"/><Relationship Id="rId2295" Type="http://schemas.openxmlformats.org/officeDocument/2006/relationships/hyperlink" Target="https://www.w3.org/TR/vocab-ssn-2023/" TargetMode="External"/><Relationship Id="rId3139" Type="http://schemas.openxmlformats.org/officeDocument/2006/relationships/hyperlink" Target="https://www.w3.org/TR/vocab-ssn-2023/" TargetMode="External"/><Relationship Id="rId3346" Type="http://schemas.openxmlformats.org/officeDocument/2006/relationships/hyperlink" Target="https://www.w3.org/ns/sosa/systems/" TargetMode="External"/><Relationship Id="rId267" Type="http://schemas.openxmlformats.org/officeDocument/2006/relationships/hyperlink" Target="https://www.w3.org/TR/vocab-ssn-2023/" TargetMode="External"/><Relationship Id="rId474" Type="http://schemas.openxmlformats.org/officeDocument/2006/relationships/hyperlink" Target="https://www.w3.org/TR/vocab-ssn-2023/" TargetMode="External"/><Relationship Id="rId2155" Type="http://schemas.openxmlformats.org/officeDocument/2006/relationships/hyperlink" Target="https://www.w3.org/TR/vocab-ssn-2023/" TargetMode="External"/><Relationship Id="rId127" Type="http://schemas.openxmlformats.org/officeDocument/2006/relationships/hyperlink" Target="https://www.w3.org/TR/vocab-ssn-2023/" TargetMode="External"/><Relationship Id="rId681" Type="http://schemas.openxmlformats.org/officeDocument/2006/relationships/hyperlink" Target="https://www.w3.org/TR/vocab-ssn-2023/" TargetMode="External"/><Relationship Id="rId2362" Type="http://schemas.openxmlformats.org/officeDocument/2006/relationships/hyperlink" Target="https://www.w3.org/TR/vocab-ssn-2023/" TargetMode="External"/><Relationship Id="rId3206" Type="http://schemas.openxmlformats.org/officeDocument/2006/relationships/hyperlink" Target="https://www.w3.org/TR/vocab-ssn-2023/" TargetMode="External"/><Relationship Id="rId3413" Type="http://schemas.openxmlformats.org/officeDocument/2006/relationships/hyperlink" Target="https://portal.ogc.org/files/?artifact_id=34762" TargetMode="External"/><Relationship Id="rId334" Type="http://schemas.openxmlformats.org/officeDocument/2006/relationships/hyperlink" Target="https://www.w3.org/TR/vocab-ssn-2023/" TargetMode="External"/><Relationship Id="rId541" Type="http://schemas.openxmlformats.org/officeDocument/2006/relationships/hyperlink" Target="https://www.w3.org/TR/vocab-ssn-2023/" TargetMode="External"/><Relationship Id="rId1171" Type="http://schemas.openxmlformats.org/officeDocument/2006/relationships/hyperlink" Target="https://www.w3.org/TR/vocab-ssn-2023/" TargetMode="External"/><Relationship Id="rId2015" Type="http://schemas.openxmlformats.org/officeDocument/2006/relationships/hyperlink" Target="https://www.w3.org/TR/vocab-ssn-2023/" TargetMode="External"/><Relationship Id="rId2222" Type="http://schemas.openxmlformats.org/officeDocument/2006/relationships/hyperlink" Target="https://www.w3.org/TR/vocab-ssn-2023/" TargetMode="External"/><Relationship Id="rId401" Type="http://schemas.openxmlformats.org/officeDocument/2006/relationships/hyperlink" Target="https://www.w3.org/TR/vocab-ssn-2023/" TargetMode="External"/><Relationship Id="rId1031" Type="http://schemas.openxmlformats.org/officeDocument/2006/relationships/hyperlink" Target="https://www.w3.org/TR/vocab-ssn-2023/" TargetMode="External"/><Relationship Id="rId1988" Type="http://schemas.openxmlformats.org/officeDocument/2006/relationships/hyperlink" Target="https://www.w3.org/TR/vocab-ssn-2023/" TargetMode="External"/><Relationship Id="rId1848" Type="http://schemas.openxmlformats.org/officeDocument/2006/relationships/hyperlink" Target="https://www.w3.org/ns/sosa/wasObservedBy" TargetMode="External"/><Relationship Id="rId3063" Type="http://schemas.openxmlformats.org/officeDocument/2006/relationships/hyperlink" Target="https://www.w3.org/TR/vocab-ssn-2023/" TargetMode="External"/><Relationship Id="rId3270" Type="http://schemas.openxmlformats.org/officeDocument/2006/relationships/hyperlink" Target="https://www.w3.org/TR/vocab-ssn-2023/" TargetMode="External"/><Relationship Id="rId191" Type="http://schemas.openxmlformats.org/officeDocument/2006/relationships/hyperlink" Target="https://www.w3.org/TR/vocab-ssn-2023/" TargetMode="External"/><Relationship Id="rId1708" Type="http://schemas.openxmlformats.org/officeDocument/2006/relationships/hyperlink" Target="https://www.w3.org/TR/vocab-ssn-2023/" TargetMode="External"/><Relationship Id="rId1915" Type="http://schemas.openxmlformats.org/officeDocument/2006/relationships/hyperlink" Target="https://www.w3.org/TR/vocab-ssn-2023/" TargetMode="External"/><Relationship Id="rId3130" Type="http://schemas.openxmlformats.org/officeDocument/2006/relationships/hyperlink" Target="https://www.w3.org/TR/vocab-ssn-2023/" TargetMode="External"/><Relationship Id="rId2689" Type="http://schemas.openxmlformats.org/officeDocument/2006/relationships/hyperlink" Target="https://saref.etsi.org/core/Observation" TargetMode="External"/><Relationship Id="rId2896" Type="http://schemas.openxmlformats.org/officeDocument/2006/relationships/hyperlink" Target="https://www.w3.org/TR/vocab-ssn-2023/" TargetMode="External"/><Relationship Id="rId868" Type="http://schemas.openxmlformats.org/officeDocument/2006/relationships/hyperlink" Target="https://www.w3.org/TR/vocab-ssn-2023/" TargetMode="External"/><Relationship Id="rId1498" Type="http://schemas.openxmlformats.org/officeDocument/2006/relationships/hyperlink" Target="https://www.w3.org/TR/vocab-ssn-2023/" TargetMode="External"/><Relationship Id="rId2549" Type="http://schemas.openxmlformats.org/officeDocument/2006/relationships/hyperlink" Target="https://www.w3.org/ns/sosa/" TargetMode="External"/><Relationship Id="rId2756" Type="http://schemas.openxmlformats.org/officeDocument/2006/relationships/hyperlink" Target="https://www.w3.org/TR/vocab-ssn-2023/" TargetMode="External"/><Relationship Id="rId2963" Type="http://schemas.openxmlformats.org/officeDocument/2006/relationships/hyperlink" Target="https://www.w3.org/TR/vocab-ssn-2023/" TargetMode="External"/><Relationship Id="rId728" Type="http://schemas.openxmlformats.org/officeDocument/2006/relationships/hyperlink" Target="https://www.w3.org/TR/vocab-ssn-2023/" TargetMode="External"/><Relationship Id="rId935" Type="http://schemas.openxmlformats.org/officeDocument/2006/relationships/hyperlink" Target="https://www.w3.org/TR/vocab-ssn-2023/" TargetMode="External"/><Relationship Id="rId1358" Type="http://schemas.openxmlformats.org/officeDocument/2006/relationships/hyperlink" Target="https://www.w3.org/TR/vocab-ssn-2023/" TargetMode="External"/><Relationship Id="rId1565" Type="http://schemas.openxmlformats.org/officeDocument/2006/relationships/hyperlink" Target="https://www.w3.org/TR/vocab-ssn-2023/" TargetMode="External"/><Relationship Id="rId1772" Type="http://schemas.openxmlformats.org/officeDocument/2006/relationships/hyperlink" Target="https://www.w3.org/ns/sosa/observation/" TargetMode="External"/><Relationship Id="rId2409" Type="http://schemas.openxmlformats.org/officeDocument/2006/relationships/hyperlink" Target="https://www.w3.org/TR/vocab-ssn-2023/" TargetMode="External"/><Relationship Id="rId2616" Type="http://schemas.openxmlformats.org/officeDocument/2006/relationships/hyperlink" Target="https://www.w3.org/TR/vocab-ssn-2023/" TargetMode="External"/><Relationship Id="rId64" Type="http://schemas.openxmlformats.org/officeDocument/2006/relationships/hyperlink" Target="https://www.w3.org/TR/vocab-ssn-2023/" TargetMode="External"/><Relationship Id="rId1218" Type="http://schemas.openxmlformats.org/officeDocument/2006/relationships/hyperlink" Target="https://www.w3.org/TR/vocab-ssn-2023/" TargetMode="External"/><Relationship Id="rId1425" Type="http://schemas.openxmlformats.org/officeDocument/2006/relationships/hyperlink" Target="https://www.w3.org/TR/vocab-ssn-2023/" TargetMode="External"/><Relationship Id="rId2823" Type="http://schemas.openxmlformats.org/officeDocument/2006/relationships/hyperlink" Target="https://www.w3.org/TR/vocab-ssn-2023/" TargetMode="External"/><Relationship Id="rId1632" Type="http://schemas.openxmlformats.org/officeDocument/2006/relationships/hyperlink" Target="https://www.w3.org/TR/vocab-ssn-2023/" TargetMode="External"/><Relationship Id="rId2199" Type="http://schemas.openxmlformats.org/officeDocument/2006/relationships/hyperlink" Target="http://www.opengis.net/def/ont/modspec/" TargetMode="External"/><Relationship Id="rId3457" Type="http://schemas.openxmlformats.org/officeDocument/2006/relationships/hyperlink" Target="https://www.iso.org/standard/78900.html" TargetMode="External"/><Relationship Id="rId378" Type="http://schemas.openxmlformats.org/officeDocument/2006/relationships/hyperlink" Target="https://www.w3.org/TR/vocab-ssn-2023/" TargetMode="External"/><Relationship Id="rId585" Type="http://schemas.openxmlformats.org/officeDocument/2006/relationships/hyperlink" Target="https://www.w3.org/TR/vocab-ssn-2023/" TargetMode="External"/><Relationship Id="rId792" Type="http://schemas.openxmlformats.org/officeDocument/2006/relationships/hyperlink" Target="https://www.w3.org/TR/vocab-ssn-2023/" TargetMode="External"/><Relationship Id="rId2059" Type="http://schemas.openxmlformats.org/officeDocument/2006/relationships/hyperlink" Target="https://www.w3.org/TR/vocab-ssn-2023/" TargetMode="External"/><Relationship Id="rId2266" Type="http://schemas.openxmlformats.org/officeDocument/2006/relationships/hyperlink" Target="https://www.w3.org/TR/vocab-ssn-2023/" TargetMode="External"/><Relationship Id="rId2473" Type="http://schemas.openxmlformats.org/officeDocument/2006/relationships/hyperlink" Target="https://www.w3.org/TR/vocab-ssn-2023/" TargetMode="External"/><Relationship Id="rId2680" Type="http://schemas.openxmlformats.org/officeDocument/2006/relationships/hyperlink" Target="https://www.w3.org/TR/vocab-ssn-2023/" TargetMode="External"/><Relationship Id="rId3317" Type="http://schemas.openxmlformats.org/officeDocument/2006/relationships/hyperlink" Target="https://www.w3.org/ns/sosa/System" TargetMode="External"/><Relationship Id="rId238" Type="http://schemas.openxmlformats.org/officeDocument/2006/relationships/hyperlink" Target="https://www.w3.org/TR/vocab-ssn-2023/" TargetMode="External"/><Relationship Id="rId445" Type="http://schemas.openxmlformats.org/officeDocument/2006/relationships/hyperlink" Target="https://www.w3.org/TR/vocab-ssn-2023/" TargetMode="External"/><Relationship Id="rId652" Type="http://schemas.openxmlformats.org/officeDocument/2006/relationships/hyperlink" Target="https://www.w3.org/TR/vocab-ssn-2023/" TargetMode="External"/><Relationship Id="rId1075" Type="http://schemas.openxmlformats.org/officeDocument/2006/relationships/hyperlink" Target="https://www.w3.org/TR/vocab-ssn-2023/" TargetMode="External"/><Relationship Id="rId1282" Type="http://schemas.openxmlformats.org/officeDocument/2006/relationships/hyperlink" Target="https://www.w3.org/TR/vocab-ssn-2023/" TargetMode="External"/><Relationship Id="rId2126" Type="http://schemas.openxmlformats.org/officeDocument/2006/relationships/hyperlink" Target="https://www.w3.org/TR/vocab-ssn-2023/" TargetMode="External"/><Relationship Id="rId2333" Type="http://schemas.openxmlformats.org/officeDocument/2006/relationships/hyperlink" Target="https://www.w3.org/TR/vocab-ssn-2023/" TargetMode="External"/><Relationship Id="rId2540" Type="http://schemas.openxmlformats.org/officeDocument/2006/relationships/hyperlink" Target="https://www.w3.org/TR/vocab-ssn-2023/" TargetMode="External"/><Relationship Id="rId305" Type="http://schemas.openxmlformats.org/officeDocument/2006/relationships/hyperlink" Target="https://www.w3.org/TR/vocab-ssn-2023/" TargetMode="External"/><Relationship Id="rId512" Type="http://schemas.openxmlformats.org/officeDocument/2006/relationships/hyperlink" Target="https://www.w3.org/TR/vocab-ssn-2023/" TargetMode="External"/><Relationship Id="rId1142" Type="http://schemas.openxmlformats.org/officeDocument/2006/relationships/hyperlink" Target="https://www.w3.org/TR/vocab-ssn-2023/" TargetMode="External"/><Relationship Id="rId2400" Type="http://schemas.openxmlformats.org/officeDocument/2006/relationships/hyperlink" Target="https://www.w3.org/TR/vocab-ssn-2023/" TargetMode="External"/><Relationship Id="rId1002" Type="http://schemas.openxmlformats.org/officeDocument/2006/relationships/hyperlink" Target="https://www.w3.org/TR/vocab-ssn-2023/" TargetMode="External"/><Relationship Id="rId1959" Type="http://schemas.openxmlformats.org/officeDocument/2006/relationships/hyperlink" Target="https://www.w3.org/TR/vocab-ssn-2023/" TargetMode="External"/><Relationship Id="rId3174" Type="http://schemas.openxmlformats.org/officeDocument/2006/relationships/hyperlink" Target="https://www.w3.org/TR/vocab-ssn-2023/" TargetMode="External"/><Relationship Id="rId1819" Type="http://schemas.openxmlformats.org/officeDocument/2006/relationships/hyperlink" Target="https://www.w3.org/TR/vocab-ssn-2023/" TargetMode="External"/><Relationship Id="rId3381" Type="http://schemas.openxmlformats.org/officeDocument/2006/relationships/hyperlink" Target="https://www.w3.org/TR/vocab-ssn-2023/" TargetMode="External"/><Relationship Id="rId2190" Type="http://schemas.openxmlformats.org/officeDocument/2006/relationships/hyperlink" Target="https://www.w3.org/TR/vocab-ssn-2023/" TargetMode="External"/><Relationship Id="rId3034" Type="http://schemas.openxmlformats.org/officeDocument/2006/relationships/hyperlink" Target="https://www.w3.org/TR/vocab-ssn-2023/" TargetMode="External"/><Relationship Id="rId3241" Type="http://schemas.openxmlformats.org/officeDocument/2006/relationships/hyperlink" Target="https://www.w3.org/TR/vocab-ssn-2023/" TargetMode="External"/><Relationship Id="rId162" Type="http://schemas.openxmlformats.org/officeDocument/2006/relationships/hyperlink" Target="https://www.w3.org/TR/vocab-ssn-2023/" TargetMode="External"/><Relationship Id="rId2050" Type="http://schemas.openxmlformats.org/officeDocument/2006/relationships/hyperlink" Target="https://www.w3.org/TR/vocab-ssn-2023/" TargetMode="External"/><Relationship Id="rId3101" Type="http://schemas.openxmlformats.org/officeDocument/2006/relationships/hyperlink" Target="https://www.w3.org/TR/vocab-ssn-2023/" TargetMode="External"/><Relationship Id="rId979" Type="http://schemas.openxmlformats.org/officeDocument/2006/relationships/hyperlink" Target="https://www.w3.org/TR/vocab-ssn-2023/" TargetMode="External"/><Relationship Id="rId839" Type="http://schemas.openxmlformats.org/officeDocument/2006/relationships/hyperlink" Target="https://www.w3.org/TR/vocab-ssn-2023/" TargetMode="External"/><Relationship Id="rId1469" Type="http://schemas.openxmlformats.org/officeDocument/2006/relationships/hyperlink" Target="https://www.w3.org/ns/sosa/common/" TargetMode="External"/><Relationship Id="rId2867" Type="http://schemas.openxmlformats.org/officeDocument/2006/relationships/hyperlink" Target="https://www.w3.org/TR/vocab-ssn-2023/" TargetMode="External"/><Relationship Id="rId1676" Type="http://schemas.openxmlformats.org/officeDocument/2006/relationships/hyperlink" Target="https://www.w3.org/TR/vocab-ssn-2023/" TargetMode="External"/><Relationship Id="rId1883" Type="http://schemas.openxmlformats.org/officeDocument/2006/relationships/hyperlink" Target="https://www.w3.org/TR/vocab-ssn-2023/" TargetMode="External"/><Relationship Id="rId2727" Type="http://schemas.openxmlformats.org/officeDocument/2006/relationships/hyperlink" Target="https://www.w3.org/ns/sosa/2023/oboe" TargetMode="External"/><Relationship Id="rId2934" Type="http://schemas.openxmlformats.org/officeDocument/2006/relationships/hyperlink" Target="https://www.w3.org/TR/vocab-ssn-2023/" TargetMode="External"/><Relationship Id="rId906" Type="http://schemas.openxmlformats.org/officeDocument/2006/relationships/hyperlink" Target="https://www.w3.org/TR/vocab-ssn-2023/" TargetMode="External"/><Relationship Id="rId1329" Type="http://schemas.openxmlformats.org/officeDocument/2006/relationships/hyperlink" Target="https://www.w3.org/TR/vocab-ssn-2023/" TargetMode="External"/><Relationship Id="rId1536" Type="http://schemas.openxmlformats.org/officeDocument/2006/relationships/hyperlink" Target="https://www.w3.org/TR/vocab-ssn-2023/" TargetMode="External"/><Relationship Id="rId1743" Type="http://schemas.openxmlformats.org/officeDocument/2006/relationships/hyperlink" Target="https://www.w3.org/TR/vocab-ssn-2023/" TargetMode="External"/><Relationship Id="rId1950" Type="http://schemas.openxmlformats.org/officeDocument/2006/relationships/hyperlink" Target="https://www.w3.org/TR/vocab-ssn-2023/" TargetMode="External"/><Relationship Id="rId35" Type="http://schemas.openxmlformats.org/officeDocument/2006/relationships/hyperlink" Target="https://github.com/w3c/sdw-sosa-ssn/pulls/" TargetMode="External"/><Relationship Id="rId1603" Type="http://schemas.openxmlformats.org/officeDocument/2006/relationships/hyperlink" Target="https://www.w3.org/TR/vocab-ssn-2023/" TargetMode="External"/><Relationship Id="rId1810" Type="http://schemas.openxmlformats.org/officeDocument/2006/relationships/hyperlink" Target="https://www.w3.org/TR/vocab-ssn-2023/" TargetMode="External"/><Relationship Id="rId489" Type="http://schemas.openxmlformats.org/officeDocument/2006/relationships/hyperlink" Target="https://www.w3.org/TR/vocab-ssn-2023/" TargetMode="External"/><Relationship Id="rId696" Type="http://schemas.openxmlformats.org/officeDocument/2006/relationships/hyperlink" Target="https://www.w3.org/TR/vocab-ssn-2023/" TargetMode="External"/><Relationship Id="rId2377" Type="http://schemas.openxmlformats.org/officeDocument/2006/relationships/hyperlink" Target="https://www.w3.org/TR/vocab-ssn-2023/" TargetMode="External"/><Relationship Id="rId2584" Type="http://schemas.openxmlformats.org/officeDocument/2006/relationships/hyperlink" Target="https://www.w3.org/ns/prov" TargetMode="External"/><Relationship Id="rId2791" Type="http://schemas.openxmlformats.org/officeDocument/2006/relationships/hyperlink" Target="https://www.w3.org/TR/vocab-ssn-2023/" TargetMode="External"/><Relationship Id="rId3428" Type="http://schemas.openxmlformats.org/officeDocument/2006/relationships/hyperlink" Target="https://www.w3.org/TR/rdf-schema/" TargetMode="External"/><Relationship Id="rId349" Type="http://schemas.openxmlformats.org/officeDocument/2006/relationships/hyperlink" Target="https://www.w3.org/TR/vocab-ssn-2023/" TargetMode="External"/><Relationship Id="rId556" Type="http://schemas.openxmlformats.org/officeDocument/2006/relationships/hyperlink" Target="https://www.w3.org/TR/vocab-ssn-2023/" TargetMode="External"/><Relationship Id="rId763" Type="http://schemas.openxmlformats.org/officeDocument/2006/relationships/hyperlink" Target="https://www.w3.org/TR/vocab-ssn-2023/" TargetMode="External"/><Relationship Id="rId1186" Type="http://schemas.openxmlformats.org/officeDocument/2006/relationships/hyperlink" Target="https://www.w3.org/ns/sosa/common/" TargetMode="External"/><Relationship Id="rId1393" Type="http://schemas.openxmlformats.org/officeDocument/2006/relationships/hyperlink" Target="https://www.w3.org/TR/vocab-ssn-2023/" TargetMode="External"/><Relationship Id="rId2237" Type="http://schemas.openxmlformats.org/officeDocument/2006/relationships/hyperlink" Target="https://www.w3.org/TR/vocab-ssn-2023/" TargetMode="External"/><Relationship Id="rId2444" Type="http://schemas.openxmlformats.org/officeDocument/2006/relationships/hyperlink" Target="https://www.w3.org/TR/vocab-ssn-2023/" TargetMode="External"/><Relationship Id="rId209" Type="http://schemas.openxmlformats.org/officeDocument/2006/relationships/hyperlink" Target="https://www.w3.org/TR/vocab-ssn-2023/" TargetMode="External"/><Relationship Id="rId416" Type="http://schemas.openxmlformats.org/officeDocument/2006/relationships/hyperlink" Target="https://www.w3.org/TR/rdf-schema/" TargetMode="External"/><Relationship Id="rId970" Type="http://schemas.openxmlformats.org/officeDocument/2006/relationships/hyperlink" Target="https://www.w3.org/ns/sosa/common/" TargetMode="External"/><Relationship Id="rId1046" Type="http://schemas.openxmlformats.org/officeDocument/2006/relationships/hyperlink" Target="https://www.w3.org/TR/vocab-ssn-2023/" TargetMode="External"/><Relationship Id="rId1253" Type="http://schemas.openxmlformats.org/officeDocument/2006/relationships/hyperlink" Target="https://www.w3.org/TR/vocab-ssn-2023/" TargetMode="External"/><Relationship Id="rId2651" Type="http://schemas.openxmlformats.org/officeDocument/2006/relationships/hyperlink" Target="https://saref.etsi.org/core/hasFunction" TargetMode="External"/><Relationship Id="rId623" Type="http://schemas.openxmlformats.org/officeDocument/2006/relationships/hyperlink" Target="https://www.w3.org/TR/vocab-ssn-2023/" TargetMode="External"/><Relationship Id="rId830" Type="http://schemas.openxmlformats.org/officeDocument/2006/relationships/hyperlink" Target="https://www.w3.org/TR/vocab-ssn-2023/" TargetMode="External"/><Relationship Id="rId1460" Type="http://schemas.openxmlformats.org/officeDocument/2006/relationships/hyperlink" Target="https://www.w3.org/TR/vocab-ssn-2023/" TargetMode="External"/><Relationship Id="rId2304" Type="http://schemas.openxmlformats.org/officeDocument/2006/relationships/hyperlink" Target="https://www.w3.org/TR/vocab-ssn-2023/" TargetMode="External"/><Relationship Id="rId2511" Type="http://schemas.openxmlformats.org/officeDocument/2006/relationships/hyperlink" Target="https://www.w3.org/TR/vocab-ssn-2023/" TargetMode="External"/><Relationship Id="rId1113" Type="http://schemas.openxmlformats.org/officeDocument/2006/relationships/hyperlink" Target="https://www.w3.org/TR/vocab-ssn-2023/" TargetMode="External"/><Relationship Id="rId1320" Type="http://schemas.openxmlformats.org/officeDocument/2006/relationships/hyperlink" Target="https://www.w3.org/TR/vocab-ssn-2023/" TargetMode="External"/><Relationship Id="rId3078" Type="http://schemas.openxmlformats.org/officeDocument/2006/relationships/hyperlink" Target="https://www.w3.org/TR/vocab-ssn-2023/" TargetMode="External"/><Relationship Id="rId3285" Type="http://schemas.openxmlformats.org/officeDocument/2006/relationships/hyperlink" Target="https://www.w3.org/TR/vocab-ssn-2023/" TargetMode="External"/><Relationship Id="rId3492" Type="http://schemas.openxmlformats.org/officeDocument/2006/relationships/hyperlink" Target="https://www.w3.org/2005/Incubator/ssn/ssnx/ssn" TargetMode="External"/><Relationship Id="rId2094" Type="http://schemas.openxmlformats.org/officeDocument/2006/relationships/hyperlink" Target="https://www.w3.org/TR/vocab-ssn-2023/" TargetMode="External"/><Relationship Id="rId3145" Type="http://schemas.openxmlformats.org/officeDocument/2006/relationships/hyperlink" Target="https://inkbird.com/products/ibs-th2-plus" TargetMode="External"/><Relationship Id="rId3352" Type="http://schemas.openxmlformats.org/officeDocument/2006/relationships/hyperlink" Target="https://www.w3.org/ns/sosa/systems/" TargetMode="External"/><Relationship Id="rId273" Type="http://schemas.openxmlformats.org/officeDocument/2006/relationships/hyperlink" Target="https://www.w3.org/TR/vocab-ssn-2023/" TargetMode="External"/><Relationship Id="rId480" Type="http://schemas.openxmlformats.org/officeDocument/2006/relationships/hyperlink" Target="https://www.w3.org/TR/vocab-ssn-2023/" TargetMode="External"/><Relationship Id="rId2161" Type="http://schemas.openxmlformats.org/officeDocument/2006/relationships/hyperlink" Target="https://www.w3.org/TR/vocab-ssn-2023/" TargetMode="External"/><Relationship Id="rId3005" Type="http://schemas.openxmlformats.org/officeDocument/2006/relationships/hyperlink" Target="https://www.w3.org/TR/vocab-ssn-2023/" TargetMode="External"/><Relationship Id="rId3212" Type="http://schemas.openxmlformats.org/officeDocument/2006/relationships/hyperlink" Target="https://www.w3.org/TR/vocab-ssn-2023/" TargetMode="External"/><Relationship Id="rId133" Type="http://schemas.openxmlformats.org/officeDocument/2006/relationships/hyperlink" Target="https://www.w3.org/TR/vocab-ssn-2023/" TargetMode="External"/><Relationship Id="rId340" Type="http://schemas.openxmlformats.org/officeDocument/2006/relationships/hyperlink" Target="https://www.w3.org/TR/vocab-ssn-2023/" TargetMode="External"/><Relationship Id="rId2021" Type="http://schemas.openxmlformats.org/officeDocument/2006/relationships/hyperlink" Target="https://www.w3.org/TR/vocab-ssn-2023/" TargetMode="External"/><Relationship Id="rId200" Type="http://schemas.openxmlformats.org/officeDocument/2006/relationships/hyperlink" Target="https://www.w3.org/TR/vocab-ssn-2023/" TargetMode="External"/><Relationship Id="rId2978" Type="http://schemas.openxmlformats.org/officeDocument/2006/relationships/hyperlink" Target="https://www.w3.org/TR/vocab-ssn-2023/" TargetMode="External"/><Relationship Id="rId1787" Type="http://schemas.openxmlformats.org/officeDocument/2006/relationships/hyperlink" Target="https://www.w3.org/TR/vocab-ssn-2023/" TargetMode="External"/><Relationship Id="rId1994" Type="http://schemas.openxmlformats.org/officeDocument/2006/relationships/hyperlink" Target="https://www.w3.org/TR/vocab-ssn-2023/" TargetMode="External"/><Relationship Id="rId2838" Type="http://schemas.openxmlformats.org/officeDocument/2006/relationships/hyperlink" Target="https://www.w3.org/TR/vocab-ssn-2023/" TargetMode="External"/><Relationship Id="rId79" Type="http://schemas.openxmlformats.org/officeDocument/2006/relationships/hyperlink" Target="https://www.w3.org/TR/vocab-ssn-2023/" TargetMode="External"/><Relationship Id="rId1647" Type="http://schemas.openxmlformats.org/officeDocument/2006/relationships/hyperlink" Target="https://www.w3.org/TR/vocab-ssn-2023/" TargetMode="External"/><Relationship Id="rId1854" Type="http://schemas.openxmlformats.org/officeDocument/2006/relationships/hyperlink" Target="https://www.w3.org/TR/vocab-ssn-2023/" TargetMode="External"/><Relationship Id="rId2905" Type="http://schemas.openxmlformats.org/officeDocument/2006/relationships/hyperlink" Target="https://www.w3.org/TR/vocab-ssn-2023/" TargetMode="External"/><Relationship Id="rId1507" Type="http://schemas.openxmlformats.org/officeDocument/2006/relationships/hyperlink" Target="https://www.w3.org/TR/vocab-ssn-2023/" TargetMode="External"/><Relationship Id="rId1714" Type="http://schemas.openxmlformats.org/officeDocument/2006/relationships/hyperlink" Target="https://www.w3.org/TR/vocab-ssn-2023/" TargetMode="External"/><Relationship Id="rId1921" Type="http://schemas.openxmlformats.org/officeDocument/2006/relationships/hyperlink" Target="https://www.w3.org/TR/vocab-ssn-2023/" TargetMode="External"/><Relationship Id="rId2488" Type="http://schemas.openxmlformats.org/officeDocument/2006/relationships/hyperlink" Target="https://www.w3.org/TR/vocab-ssn-2023/" TargetMode="External"/><Relationship Id="rId1297" Type="http://schemas.openxmlformats.org/officeDocument/2006/relationships/hyperlink" Target="https://www.w3.org/TR/vocab-ssn-2023/" TargetMode="External"/><Relationship Id="rId2695" Type="http://schemas.openxmlformats.org/officeDocument/2006/relationships/hyperlink" Target="https://saref.etsi.org/core/observes" TargetMode="External"/><Relationship Id="rId667" Type="http://schemas.openxmlformats.org/officeDocument/2006/relationships/hyperlink" Target="https://www.w3.org/TR/vocab-ssn-2023/" TargetMode="External"/><Relationship Id="rId874" Type="http://schemas.openxmlformats.org/officeDocument/2006/relationships/hyperlink" Target="https://www.w3.org/TR/vocab-ssn-2023/" TargetMode="External"/><Relationship Id="rId2348" Type="http://schemas.openxmlformats.org/officeDocument/2006/relationships/hyperlink" Target="https://www.w3.org/TR/vocab-ssn-2023/" TargetMode="External"/><Relationship Id="rId2555" Type="http://schemas.openxmlformats.org/officeDocument/2006/relationships/hyperlink" Target="https://www.w3.org/TR/vocab-ssn-2023/" TargetMode="External"/><Relationship Id="rId2762" Type="http://schemas.openxmlformats.org/officeDocument/2006/relationships/hyperlink" Target="https://www.w3.org/TR/vocab-ssn-2023/" TargetMode="External"/><Relationship Id="rId527" Type="http://schemas.openxmlformats.org/officeDocument/2006/relationships/hyperlink" Target="https://www.w3.org/TR/vocab-ssn-2023/" TargetMode="External"/><Relationship Id="rId734" Type="http://schemas.openxmlformats.org/officeDocument/2006/relationships/hyperlink" Target="https://www.w3.org/TR/vocab-ssn-2023/" TargetMode="External"/><Relationship Id="rId941" Type="http://schemas.openxmlformats.org/officeDocument/2006/relationships/hyperlink" Target="https://www.w3.org/TR/vocab-ssn-2023/" TargetMode="External"/><Relationship Id="rId1157" Type="http://schemas.openxmlformats.org/officeDocument/2006/relationships/hyperlink" Target="https://www.w3.org/TR/owl2-primer/" TargetMode="External"/><Relationship Id="rId1364" Type="http://schemas.openxmlformats.org/officeDocument/2006/relationships/hyperlink" Target="https://www.w3.org/TR/vocab-ssn-2023/" TargetMode="External"/><Relationship Id="rId1571" Type="http://schemas.openxmlformats.org/officeDocument/2006/relationships/hyperlink" Target="https://www.w3.org/ns/sosa/actuation/" TargetMode="External"/><Relationship Id="rId2208" Type="http://schemas.openxmlformats.org/officeDocument/2006/relationships/hyperlink" Target="https://www.w3.org/TR/vocab-ssn-2023/" TargetMode="External"/><Relationship Id="rId2415" Type="http://schemas.openxmlformats.org/officeDocument/2006/relationships/hyperlink" Target="https://www.w3.org/TR/vocab-ssn-2023/" TargetMode="External"/><Relationship Id="rId2622" Type="http://schemas.openxmlformats.org/officeDocument/2006/relationships/hyperlink" Target="https://www.w3.org/TR/vocab-ssn-2023/" TargetMode="External"/><Relationship Id="rId70" Type="http://schemas.openxmlformats.org/officeDocument/2006/relationships/hyperlink" Target="https://www.w3.org/TR/vocab-ssn-2023/" TargetMode="External"/><Relationship Id="rId801" Type="http://schemas.openxmlformats.org/officeDocument/2006/relationships/hyperlink" Target="https://www.w3.org/TR/vocab-ssn-2023/" TargetMode="External"/><Relationship Id="rId1017" Type="http://schemas.openxmlformats.org/officeDocument/2006/relationships/hyperlink" Target="https://www.w3.org/TR/vocab-ssn-2023/" TargetMode="External"/><Relationship Id="rId1224" Type="http://schemas.openxmlformats.org/officeDocument/2006/relationships/hyperlink" Target="https://www.w3.org/TR/vocab-ssn-2023/" TargetMode="External"/><Relationship Id="rId1431" Type="http://schemas.openxmlformats.org/officeDocument/2006/relationships/hyperlink" Target="https://www.w3.org/TR/vocab-ssn-2023/" TargetMode="External"/><Relationship Id="rId3189" Type="http://schemas.openxmlformats.org/officeDocument/2006/relationships/hyperlink" Target="https://www.w3.org/TR/vocab-ssn-2023/" TargetMode="External"/><Relationship Id="rId3396" Type="http://schemas.openxmlformats.org/officeDocument/2006/relationships/hyperlink" Target="https://www.w3.org/TR/vocab-ssn-2023/" TargetMode="External"/><Relationship Id="rId3049" Type="http://schemas.openxmlformats.org/officeDocument/2006/relationships/hyperlink" Target="https://www.w3.org/TR/vocab-ssn-2023/" TargetMode="External"/><Relationship Id="rId3256" Type="http://schemas.openxmlformats.org/officeDocument/2006/relationships/hyperlink" Target="https://www.w3.org/TR/vocab-ssn-2023/" TargetMode="External"/><Relationship Id="rId3463" Type="http://schemas.openxmlformats.org/officeDocument/2006/relationships/hyperlink" Target="https://dx.doi.org/10.5063/F11C1TTM" TargetMode="External"/><Relationship Id="rId177" Type="http://schemas.openxmlformats.org/officeDocument/2006/relationships/hyperlink" Target="https://www.w3.org/TR/vocab-ssn-2023/" TargetMode="External"/><Relationship Id="rId384" Type="http://schemas.openxmlformats.org/officeDocument/2006/relationships/hyperlink" Target="https://www.w3.org/TR/vocab-ssn-2023/" TargetMode="External"/><Relationship Id="rId591" Type="http://schemas.openxmlformats.org/officeDocument/2006/relationships/hyperlink" Target="https://www.w3.org/TR/vocab-ssn-2023/" TargetMode="External"/><Relationship Id="rId2065" Type="http://schemas.openxmlformats.org/officeDocument/2006/relationships/hyperlink" Target="https://www.w3.org/TR/vocab-ssn-2023/" TargetMode="External"/><Relationship Id="rId2272" Type="http://schemas.openxmlformats.org/officeDocument/2006/relationships/hyperlink" Target="https://www.w3.org/TR/vocab-ssn-2023/" TargetMode="External"/><Relationship Id="rId3116" Type="http://schemas.openxmlformats.org/officeDocument/2006/relationships/hyperlink" Target="https://www.w3.org/TR/vocab-ssn-2023/" TargetMode="External"/><Relationship Id="rId244" Type="http://schemas.openxmlformats.org/officeDocument/2006/relationships/hyperlink" Target="https://www.w3.org/TR/vocab-ssn-2023/" TargetMode="External"/><Relationship Id="rId1081" Type="http://schemas.openxmlformats.org/officeDocument/2006/relationships/hyperlink" Target="https://www.w3.org/TR/vocab-ssn-2023/" TargetMode="External"/><Relationship Id="rId3323" Type="http://schemas.openxmlformats.org/officeDocument/2006/relationships/hyperlink" Target="https://www.w3.org/TR/vocab-ssn-2023/" TargetMode="External"/><Relationship Id="rId451" Type="http://schemas.openxmlformats.org/officeDocument/2006/relationships/hyperlink" Target="https://www.w3.org/TR/vocab-ssn-2023/" TargetMode="External"/><Relationship Id="rId2132" Type="http://schemas.openxmlformats.org/officeDocument/2006/relationships/hyperlink" Target="https://www.w3.org/ns/sosa/sampling/" TargetMode="External"/><Relationship Id="rId104" Type="http://schemas.openxmlformats.org/officeDocument/2006/relationships/hyperlink" Target="https://www.w3.org/TR/vocab-ssn-2023/" TargetMode="External"/><Relationship Id="rId311" Type="http://schemas.openxmlformats.org/officeDocument/2006/relationships/hyperlink" Target="https://www.w3.org/TR/vocab-ssn-2023/" TargetMode="External"/><Relationship Id="rId1898" Type="http://schemas.openxmlformats.org/officeDocument/2006/relationships/hyperlink" Target="https://www.w3.org/TR/vocab-ssn-2023/" TargetMode="External"/><Relationship Id="rId2949" Type="http://schemas.openxmlformats.org/officeDocument/2006/relationships/hyperlink" Target="https://www.w3.org/TR/vocab-ssn-2023/" TargetMode="External"/><Relationship Id="rId1758" Type="http://schemas.openxmlformats.org/officeDocument/2006/relationships/hyperlink" Target="https://www.w3.org/TR/vocab-ssn-2023/" TargetMode="External"/><Relationship Id="rId2809" Type="http://schemas.openxmlformats.org/officeDocument/2006/relationships/hyperlink" Target="https://www.w3.org/TR/vocab-ssn-2023/" TargetMode="External"/><Relationship Id="rId1965" Type="http://schemas.openxmlformats.org/officeDocument/2006/relationships/hyperlink" Target="https://www.w3.org/TR/vocab-ssn-2023/" TargetMode="External"/><Relationship Id="rId3180" Type="http://schemas.openxmlformats.org/officeDocument/2006/relationships/hyperlink" Target="https://www.w3.org/TR/vocab-ssn-2023/" TargetMode="External"/><Relationship Id="rId1618" Type="http://schemas.openxmlformats.org/officeDocument/2006/relationships/hyperlink" Target="https://www.w3.org/ns/sosa/actuation/" TargetMode="External"/><Relationship Id="rId1825" Type="http://schemas.openxmlformats.org/officeDocument/2006/relationships/hyperlink" Target="https://www.w3.org/TR/vocab-ssn-2023/" TargetMode="External"/><Relationship Id="rId3040" Type="http://schemas.openxmlformats.org/officeDocument/2006/relationships/hyperlink" Target="https://www.w3.org/TR/vocab-ssn-2023/" TargetMode="External"/><Relationship Id="rId2599" Type="http://schemas.openxmlformats.org/officeDocument/2006/relationships/hyperlink" Target="https://www.w3.org/TR/vocab-ssn-2023/" TargetMode="External"/><Relationship Id="rId778" Type="http://schemas.openxmlformats.org/officeDocument/2006/relationships/hyperlink" Target="https://www.w3.org/TR/vocab-ssn-2023/" TargetMode="External"/><Relationship Id="rId985" Type="http://schemas.openxmlformats.org/officeDocument/2006/relationships/hyperlink" Target="https://www.w3.org/TR/vocab-ssn-2023/" TargetMode="External"/><Relationship Id="rId2459" Type="http://schemas.openxmlformats.org/officeDocument/2006/relationships/hyperlink" Target="https://www.w3.org/TR/vocab-ssn-2023/" TargetMode="External"/><Relationship Id="rId2666" Type="http://schemas.openxmlformats.org/officeDocument/2006/relationships/hyperlink" Target="https://www.w3.org/TR/vocab-ssn-2023/" TargetMode="External"/><Relationship Id="rId2873" Type="http://schemas.openxmlformats.org/officeDocument/2006/relationships/hyperlink" Target="https://www.w3.org/TR/vocab-ssn-2023/" TargetMode="External"/><Relationship Id="rId638" Type="http://schemas.openxmlformats.org/officeDocument/2006/relationships/hyperlink" Target="https://www.w3.org/TR/vocab-ssn-2023/" TargetMode="External"/><Relationship Id="rId845" Type="http://schemas.openxmlformats.org/officeDocument/2006/relationships/hyperlink" Target="https://www.w3.org/TR/vocab-ssn-2023/" TargetMode="External"/><Relationship Id="rId1268" Type="http://schemas.openxmlformats.org/officeDocument/2006/relationships/hyperlink" Target="https://www.w3.org/TR/vocab-ssn-2023/" TargetMode="External"/><Relationship Id="rId1475" Type="http://schemas.openxmlformats.org/officeDocument/2006/relationships/hyperlink" Target="https://www.w3.org/TR/vocab-ssn-2023/" TargetMode="External"/><Relationship Id="rId1682" Type="http://schemas.openxmlformats.org/officeDocument/2006/relationships/hyperlink" Target="https://www.w3.org/TR/vocab-ssn-2023/" TargetMode="External"/><Relationship Id="rId2319" Type="http://schemas.openxmlformats.org/officeDocument/2006/relationships/hyperlink" Target="https://www.w3.org/ns/sosa/oms/" TargetMode="External"/><Relationship Id="rId2526" Type="http://schemas.openxmlformats.org/officeDocument/2006/relationships/hyperlink" Target="https://www.w3.org/TR/vocab-ssn-2023/" TargetMode="External"/><Relationship Id="rId2733" Type="http://schemas.openxmlformats.org/officeDocument/2006/relationships/hyperlink" Target="https://www.w3.org/TR/vocab-ssn-2023/" TargetMode="External"/><Relationship Id="rId705" Type="http://schemas.openxmlformats.org/officeDocument/2006/relationships/hyperlink" Target="https://www.w3.org/TR/vocab-ssn-2023/" TargetMode="External"/><Relationship Id="rId1128" Type="http://schemas.openxmlformats.org/officeDocument/2006/relationships/hyperlink" Target="https://www.w3.org/TR/vocab-ssn-2023/" TargetMode="External"/><Relationship Id="rId1335" Type="http://schemas.openxmlformats.org/officeDocument/2006/relationships/hyperlink" Target="https://www.w3.org/TR/vocab-ssn-2023/" TargetMode="External"/><Relationship Id="rId1542" Type="http://schemas.openxmlformats.org/officeDocument/2006/relationships/hyperlink" Target="https://www.w3.org/TR/vocab-ssn-2023/" TargetMode="External"/><Relationship Id="rId2940" Type="http://schemas.openxmlformats.org/officeDocument/2006/relationships/hyperlink" Target="https://www.w3.org/TR/vocab-ssn-2023/" TargetMode="External"/><Relationship Id="rId912" Type="http://schemas.openxmlformats.org/officeDocument/2006/relationships/hyperlink" Target="https://www.w3.org/TR/vocab-ssn-2023/" TargetMode="External"/><Relationship Id="rId2800" Type="http://schemas.openxmlformats.org/officeDocument/2006/relationships/hyperlink" Target="https://www.w3.org/TR/vocab-ssn-2023/" TargetMode="External"/><Relationship Id="rId41" Type="http://schemas.openxmlformats.org/officeDocument/2006/relationships/hyperlink" Target="http://www.opengeospatial.org/" TargetMode="External"/><Relationship Id="rId1402" Type="http://schemas.openxmlformats.org/officeDocument/2006/relationships/hyperlink" Target="https://www.w3.org/TR/vocab-ssn-2023/" TargetMode="External"/><Relationship Id="rId288" Type="http://schemas.openxmlformats.org/officeDocument/2006/relationships/hyperlink" Target="https://www.w3.org/TR/vocab-ssn-2023/" TargetMode="External"/><Relationship Id="rId3367" Type="http://schemas.openxmlformats.org/officeDocument/2006/relationships/hyperlink" Target="https://www.w3.org/TR/vocab-ssn-2023/" TargetMode="External"/><Relationship Id="rId495" Type="http://schemas.openxmlformats.org/officeDocument/2006/relationships/hyperlink" Target="https://www.w3.org/TR/vocab-ssn-2023/" TargetMode="External"/><Relationship Id="rId2176" Type="http://schemas.openxmlformats.org/officeDocument/2006/relationships/hyperlink" Target="https://www.w3.org/TR/vocab-ssn-2023/" TargetMode="External"/><Relationship Id="rId2383" Type="http://schemas.openxmlformats.org/officeDocument/2006/relationships/hyperlink" Target="https://www.w3.org/TR/vocab-ssn-2023/" TargetMode="External"/><Relationship Id="rId2590" Type="http://schemas.openxmlformats.org/officeDocument/2006/relationships/hyperlink" Target="https://www.w3.org/ns/prov" TargetMode="External"/><Relationship Id="rId3227" Type="http://schemas.openxmlformats.org/officeDocument/2006/relationships/hyperlink" Target="https://www.w3.org/TR/vocab-ssn-2023/" TargetMode="External"/><Relationship Id="rId3434" Type="http://schemas.openxmlformats.org/officeDocument/2006/relationships/hyperlink" Target="https://www.rfc-editor.org/info/rfc2119/" TargetMode="External"/><Relationship Id="rId148" Type="http://schemas.openxmlformats.org/officeDocument/2006/relationships/hyperlink" Target="https://www.w3.org/TR/vocab-ssn-2023/" TargetMode="External"/><Relationship Id="rId355" Type="http://schemas.openxmlformats.org/officeDocument/2006/relationships/hyperlink" Target="https://www.w3.org/TR/vocab-ssn-2023/" TargetMode="External"/><Relationship Id="rId562" Type="http://schemas.openxmlformats.org/officeDocument/2006/relationships/hyperlink" Target="https://www.w3.org/TR/vocab-ssn-2023/" TargetMode="External"/><Relationship Id="rId1192" Type="http://schemas.openxmlformats.org/officeDocument/2006/relationships/hyperlink" Target="https://www.w3.org/TR/vocab-ssn-2023/" TargetMode="External"/><Relationship Id="rId2036" Type="http://schemas.openxmlformats.org/officeDocument/2006/relationships/hyperlink" Target="https://www.w3.org/TR/vocab-ssn-2023/" TargetMode="External"/><Relationship Id="rId2243" Type="http://schemas.openxmlformats.org/officeDocument/2006/relationships/hyperlink" Target="https://www.w3.org/TR/vocab-ssn-2023/" TargetMode="External"/><Relationship Id="rId2450" Type="http://schemas.openxmlformats.org/officeDocument/2006/relationships/hyperlink" Target="https://www.w3.org/TR/vocab-ssn-2023/" TargetMode="External"/><Relationship Id="rId3501" Type="http://schemas.openxmlformats.org/officeDocument/2006/relationships/hyperlink" Target="https://portal.ogc.org/files/?artifact_id=41157" TargetMode="External"/><Relationship Id="rId215" Type="http://schemas.openxmlformats.org/officeDocument/2006/relationships/hyperlink" Target="https://www.w3.org/TR/vocab-ssn-2023/" TargetMode="External"/><Relationship Id="rId422" Type="http://schemas.openxmlformats.org/officeDocument/2006/relationships/hyperlink" Target="https://basic-formal-ontology.org/" TargetMode="External"/><Relationship Id="rId1052" Type="http://schemas.openxmlformats.org/officeDocument/2006/relationships/hyperlink" Target="https://www.w3.org/TR/vocab-ssn-2023/" TargetMode="External"/><Relationship Id="rId2103" Type="http://schemas.openxmlformats.org/officeDocument/2006/relationships/hyperlink" Target="https://www.w3.org/TR/vocab-ssn-2023/" TargetMode="External"/><Relationship Id="rId2310" Type="http://schemas.openxmlformats.org/officeDocument/2006/relationships/hyperlink" Target="https://www.w3.org/TR/vocab-ssn-2023/" TargetMode="External"/><Relationship Id="rId1869" Type="http://schemas.openxmlformats.org/officeDocument/2006/relationships/hyperlink" Target="https://www.w3.org/TR/vocab-ssn-2023/" TargetMode="External"/><Relationship Id="rId3084" Type="http://schemas.openxmlformats.org/officeDocument/2006/relationships/hyperlink" Target="https://www.w3.org/TR/vocab-ssn-2023/" TargetMode="External"/><Relationship Id="rId3291" Type="http://schemas.openxmlformats.org/officeDocument/2006/relationships/hyperlink" Target="https://www.w3.org/TR/vocab-ssn-2023/" TargetMode="External"/><Relationship Id="rId1729" Type="http://schemas.openxmlformats.org/officeDocument/2006/relationships/hyperlink" Target="https://www.w3.org/TR/vocab-ssn-2023/" TargetMode="External"/><Relationship Id="rId1936" Type="http://schemas.openxmlformats.org/officeDocument/2006/relationships/hyperlink" Target="https://www.w3.org/TR/vocab-ssn-2023/" TargetMode="External"/><Relationship Id="rId3151" Type="http://schemas.openxmlformats.org/officeDocument/2006/relationships/hyperlink" Target="https://www.w3.org/TR/vocab-ssn-2023/" TargetMode="External"/><Relationship Id="rId3011" Type="http://schemas.openxmlformats.org/officeDocument/2006/relationships/hyperlink" Target="https://www.w3.org/TR/vocab-ssn-2023/" TargetMode="External"/><Relationship Id="rId5" Type="http://schemas.openxmlformats.org/officeDocument/2006/relationships/hyperlink" Target="https://www.w3.org/standards/types" TargetMode="External"/><Relationship Id="rId889" Type="http://schemas.openxmlformats.org/officeDocument/2006/relationships/hyperlink" Target="https://www.w3.org/TR/vocab-ssn-2023/" TargetMode="External"/><Relationship Id="rId2777" Type="http://schemas.openxmlformats.org/officeDocument/2006/relationships/hyperlink" Target="https://www.w3.org/TR/vocab-ssn-2023/" TargetMode="External"/><Relationship Id="rId749" Type="http://schemas.openxmlformats.org/officeDocument/2006/relationships/hyperlink" Target="https://www.w3.org/TR/vocab-ssn-2023/" TargetMode="External"/><Relationship Id="rId1379" Type="http://schemas.openxmlformats.org/officeDocument/2006/relationships/hyperlink" Target="https://www.w3.org/TR/vocab-ssn-2023/" TargetMode="External"/><Relationship Id="rId1586" Type="http://schemas.openxmlformats.org/officeDocument/2006/relationships/hyperlink" Target="https://www.w3.org/TR/vocab-ssn-2023/" TargetMode="External"/><Relationship Id="rId2984" Type="http://schemas.openxmlformats.org/officeDocument/2006/relationships/hyperlink" Target="https://www.w3.org/TR/vocab-ssn-2023/" TargetMode="External"/><Relationship Id="rId609" Type="http://schemas.openxmlformats.org/officeDocument/2006/relationships/hyperlink" Target="https://www.w3.org/TR/vocab-ssn-2023/" TargetMode="External"/><Relationship Id="rId956" Type="http://schemas.openxmlformats.org/officeDocument/2006/relationships/hyperlink" Target="https://www.w3.org/TR/vocab-ssn-2023/" TargetMode="External"/><Relationship Id="rId1239" Type="http://schemas.openxmlformats.org/officeDocument/2006/relationships/hyperlink" Target="https://www.w3.org/TR/vocab-ssn-2023/" TargetMode="External"/><Relationship Id="rId1793" Type="http://schemas.openxmlformats.org/officeDocument/2006/relationships/hyperlink" Target="https://www.w3.org/TR/vocab-ssn-2023/" TargetMode="External"/><Relationship Id="rId2637" Type="http://schemas.openxmlformats.org/officeDocument/2006/relationships/hyperlink" Target="https://saref.etsi.org/core/hasStateOfInterest" TargetMode="External"/><Relationship Id="rId2844" Type="http://schemas.openxmlformats.org/officeDocument/2006/relationships/hyperlink" Target="https://www.w3.org/TR/vocab-ssn-2023/" TargetMode="External"/><Relationship Id="rId85" Type="http://schemas.openxmlformats.org/officeDocument/2006/relationships/hyperlink" Target="https://www.w3.org/TR/vocab-ssn-2023/" TargetMode="External"/><Relationship Id="rId816" Type="http://schemas.openxmlformats.org/officeDocument/2006/relationships/hyperlink" Target="https://www.w3.org/TR/vocab-ssn-2023/" TargetMode="External"/><Relationship Id="rId1446" Type="http://schemas.openxmlformats.org/officeDocument/2006/relationships/hyperlink" Target="https://www.w3.org/TR/vocab-ssn-2023/" TargetMode="External"/><Relationship Id="rId1653" Type="http://schemas.openxmlformats.org/officeDocument/2006/relationships/hyperlink" Target="https://www.w3.org/TR/vocab-ssn-2023/" TargetMode="External"/><Relationship Id="rId1860" Type="http://schemas.openxmlformats.org/officeDocument/2006/relationships/hyperlink" Target="https://www.w3.org/TR/vocab-ssn-2023/" TargetMode="External"/><Relationship Id="rId2704" Type="http://schemas.openxmlformats.org/officeDocument/2006/relationships/hyperlink" Target="https://www.w3.org/TR/vocab-ssn-2023/" TargetMode="External"/><Relationship Id="rId2911" Type="http://schemas.openxmlformats.org/officeDocument/2006/relationships/hyperlink" Target="https://www.w3.org/TR/vocab-ssn-2023/" TargetMode="External"/><Relationship Id="rId1306" Type="http://schemas.openxmlformats.org/officeDocument/2006/relationships/hyperlink" Target="https://www.w3.org/ns/sosa/common/" TargetMode="External"/><Relationship Id="rId1513" Type="http://schemas.openxmlformats.org/officeDocument/2006/relationships/hyperlink" Target="https://www.w3.org/TR/vocab-ssn-2023/" TargetMode="External"/><Relationship Id="rId1720" Type="http://schemas.openxmlformats.org/officeDocument/2006/relationships/hyperlink" Target="https://www.w3.org/TR/vocab-ssn-2023/" TargetMode="External"/><Relationship Id="rId12" Type="http://schemas.openxmlformats.org/officeDocument/2006/relationships/hyperlink" Target="https://www.w3.org/TR/2017/REC-vocab-ssn-20171019/" TargetMode="External"/><Relationship Id="rId3478" Type="http://schemas.openxmlformats.org/officeDocument/2006/relationships/hyperlink" Target="http://www.etsi.org/deliver/etsi_ts/103200_103299/103264/04.01.01_60/ts_103264v040101p.pdf" TargetMode="External"/><Relationship Id="rId399" Type="http://schemas.openxmlformats.org/officeDocument/2006/relationships/hyperlink" Target="https://www.w3.org/TR/vocab-ssn-2023/" TargetMode="External"/><Relationship Id="rId2287" Type="http://schemas.openxmlformats.org/officeDocument/2006/relationships/hyperlink" Target="https://www.w3.org/ns/sosa/oms/" TargetMode="External"/><Relationship Id="rId2494" Type="http://schemas.openxmlformats.org/officeDocument/2006/relationships/hyperlink" Target="https://www.w3.org/TR/vocab-ssn-2023/" TargetMode="External"/><Relationship Id="rId3338" Type="http://schemas.openxmlformats.org/officeDocument/2006/relationships/hyperlink" Target="https://www.w3.org/ns/sosa/systems/" TargetMode="External"/><Relationship Id="rId259" Type="http://schemas.openxmlformats.org/officeDocument/2006/relationships/hyperlink" Target="https://www.w3.org/TR/vocab-ssn-2023/" TargetMode="External"/><Relationship Id="rId466" Type="http://schemas.openxmlformats.org/officeDocument/2006/relationships/hyperlink" Target="https://www.w3.org/TR/vocab-ssn-2023/" TargetMode="External"/><Relationship Id="rId673" Type="http://schemas.openxmlformats.org/officeDocument/2006/relationships/hyperlink" Target="https://www.w3.org/TR/vocab-ssn-2023/" TargetMode="External"/><Relationship Id="rId880" Type="http://schemas.openxmlformats.org/officeDocument/2006/relationships/hyperlink" Target="https://www.w3.org/TR/vocab-ssn-2023/" TargetMode="External"/><Relationship Id="rId1096" Type="http://schemas.openxmlformats.org/officeDocument/2006/relationships/hyperlink" Target="https://www.w3.org/TR/vocab-ssn-2023/" TargetMode="External"/><Relationship Id="rId2147" Type="http://schemas.openxmlformats.org/officeDocument/2006/relationships/hyperlink" Target="https://www.w3.org/TR/vocab-ssn-2023/" TargetMode="External"/><Relationship Id="rId2354" Type="http://schemas.openxmlformats.org/officeDocument/2006/relationships/hyperlink" Target="https://www.w3.org/TR/vocab-ssn-2023/" TargetMode="External"/><Relationship Id="rId2561" Type="http://schemas.openxmlformats.org/officeDocument/2006/relationships/hyperlink" Target="https://www.w3.org/TR/vocab-ssn-2023/" TargetMode="External"/><Relationship Id="rId3405" Type="http://schemas.openxmlformats.org/officeDocument/2006/relationships/hyperlink" Target="https://github.com/w3c/sdw-sosa-ssn/commits/gh-pages/ssn" TargetMode="External"/><Relationship Id="rId119" Type="http://schemas.openxmlformats.org/officeDocument/2006/relationships/hyperlink" Target="https://www.w3.org/TR/vocab-ssn-2023/" TargetMode="External"/><Relationship Id="rId326" Type="http://schemas.openxmlformats.org/officeDocument/2006/relationships/hyperlink" Target="https://www.w3.org/TR/vocab-ssn-2023/" TargetMode="External"/><Relationship Id="rId533" Type="http://schemas.openxmlformats.org/officeDocument/2006/relationships/hyperlink" Target="https://www.w3.org/TR/vocab-ssn-2023/" TargetMode="External"/><Relationship Id="rId1163" Type="http://schemas.openxmlformats.org/officeDocument/2006/relationships/hyperlink" Target="https://www.w3.org/TR/vocab-ssn-2023/" TargetMode="External"/><Relationship Id="rId1370" Type="http://schemas.openxmlformats.org/officeDocument/2006/relationships/hyperlink" Target="https://www.w3.org/TR/vocab-ssn-2023/" TargetMode="External"/><Relationship Id="rId2007" Type="http://schemas.openxmlformats.org/officeDocument/2006/relationships/hyperlink" Target="https://www.w3.org/TR/vocab-ssn-2023/" TargetMode="External"/><Relationship Id="rId2214" Type="http://schemas.openxmlformats.org/officeDocument/2006/relationships/hyperlink" Target="https://www.w3.org/TR/vocab-ssn-2023/" TargetMode="External"/><Relationship Id="rId740" Type="http://schemas.openxmlformats.org/officeDocument/2006/relationships/hyperlink" Target="https://www.w3.org/TR/vocab-ssn-2023/" TargetMode="External"/><Relationship Id="rId1023" Type="http://schemas.openxmlformats.org/officeDocument/2006/relationships/hyperlink" Target="https://www.w3.org/TR/vocab-ssn-2023/" TargetMode="External"/><Relationship Id="rId2421" Type="http://schemas.openxmlformats.org/officeDocument/2006/relationships/hyperlink" Target="https://www.w3.org/TR/vocab-ssn-2023/" TargetMode="External"/><Relationship Id="rId600" Type="http://schemas.openxmlformats.org/officeDocument/2006/relationships/hyperlink" Target="https://www.w3.org/TR/vocab-ssn-2023/" TargetMode="External"/><Relationship Id="rId1230" Type="http://schemas.openxmlformats.org/officeDocument/2006/relationships/hyperlink" Target="https://www.w3.org/ns/sosa/common/" TargetMode="External"/><Relationship Id="rId3195" Type="http://schemas.openxmlformats.org/officeDocument/2006/relationships/hyperlink" Target="https://www.w3.org/TR/vocab-ssn-2023/" TargetMode="External"/><Relationship Id="rId3055" Type="http://schemas.openxmlformats.org/officeDocument/2006/relationships/hyperlink" Target="https://www.w3.org/TR/vocab-ssn-2023/" TargetMode="External"/><Relationship Id="rId3262" Type="http://schemas.openxmlformats.org/officeDocument/2006/relationships/hyperlink" Target="https://www.w3.org/TR/vocab-ssn-2023/" TargetMode="External"/><Relationship Id="rId183" Type="http://schemas.openxmlformats.org/officeDocument/2006/relationships/hyperlink" Target="https://www.w3.org/TR/vocab-ssn-2023/" TargetMode="External"/><Relationship Id="rId390" Type="http://schemas.openxmlformats.org/officeDocument/2006/relationships/hyperlink" Target="https://www.w3.org/TR/vocab-ssn-2023/" TargetMode="External"/><Relationship Id="rId1907" Type="http://schemas.openxmlformats.org/officeDocument/2006/relationships/hyperlink" Target="https://www.w3.org/TR/vocab-ssn-2023/" TargetMode="External"/><Relationship Id="rId2071" Type="http://schemas.openxmlformats.org/officeDocument/2006/relationships/hyperlink" Target="https://www.w3.org/TR/vocab-ssn-2023/" TargetMode="External"/><Relationship Id="rId3122" Type="http://schemas.openxmlformats.org/officeDocument/2006/relationships/hyperlink" Target="https://www.qudt.org/doc/DOC_VOCAB-QUANTITY-KINDS.html" TargetMode="External"/><Relationship Id="rId250" Type="http://schemas.openxmlformats.org/officeDocument/2006/relationships/hyperlink" Target="https://www.w3.org/TR/vocab-ssn-2023/" TargetMode="External"/><Relationship Id="rId110" Type="http://schemas.openxmlformats.org/officeDocument/2006/relationships/hyperlink" Target="https://www.w3.org/TR/vocab-ssn-2023/" TargetMode="External"/><Relationship Id="rId2888" Type="http://schemas.openxmlformats.org/officeDocument/2006/relationships/hyperlink" Target="https://www.w3.org/TR/vocab-ssn-2023/" TargetMode="External"/><Relationship Id="rId1697" Type="http://schemas.openxmlformats.org/officeDocument/2006/relationships/hyperlink" Target="https://www.w3.org/TR/vocab-ssn-2023/" TargetMode="External"/><Relationship Id="rId2748" Type="http://schemas.openxmlformats.org/officeDocument/2006/relationships/hyperlink" Target="https://www.w3.org/TR/vocab-ssn-2023/" TargetMode="External"/><Relationship Id="rId2955" Type="http://schemas.openxmlformats.org/officeDocument/2006/relationships/hyperlink" Target="https://www.w3.org/TR/vocab-ssn-2023/" TargetMode="External"/><Relationship Id="rId927" Type="http://schemas.openxmlformats.org/officeDocument/2006/relationships/hyperlink" Target="https://www.w3.org/TR/vocab-ssn-2023/" TargetMode="External"/><Relationship Id="rId1557" Type="http://schemas.openxmlformats.org/officeDocument/2006/relationships/hyperlink" Target="https://www.w3.org/TR/vocab-ssn-2023/" TargetMode="External"/><Relationship Id="rId1764" Type="http://schemas.openxmlformats.org/officeDocument/2006/relationships/hyperlink" Target="https://www.w3.org/TR/vocab-ssn-2023/" TargetMode="External"/><Relationship Id="rId1971" Type="http://schemas.openxmlformats.org/officeDocument/2006/relationships/hyperlink" Target="https://www.w3.org/TR/vocab-ssn-2023/" TargetMode="External"/><Relationship Id="rId2608" Type="http://schemas.openxmlformats.org/officeDocument/2006/relationships/hyperlink" Target="https://saref.etsi.org/saref4syst/" TargetMode="External"/><Relationship Id="rId2815" Type="http://schemas.openxmlformats.org/officeDocument/2006/relationships/hyperlink" Target="https://www.w3.org/TR/vocab-ssn-2023/" TargetMode="External"/><Relationship Id="rId56" Type="http://schemas.openxmlformats.org/officeDocument/2006/relationships/hyperlink" Target="https://www.w3.org/groups/wg/sdw/" TargetMode="External"/><Relationship Id="rId1417" Type="http://schemas.openxmlformats.org/officeDocument/2006/relationships/hyperlink" Target="https://www.w3.org/TR/vocab-ssn-2023/" TargetMode="External"/><Relationship Id="rId1624" Type="http://schemas.openxmlformats.org/officeDocument/2006/relationships/hyperlink" Target="https://www.w3.org/TR/vocab-ssn-2023/" TargetMode="External"/><Relationship Id="rId1831" Type="http://schemas.openxmlformats.org/officeDocument/2006/relationships/hyperlink" Target="https://www.w3.org/TR/vocab-ssn-2023/" TargetMode="External"/><Relationship Id="rId2398" Type="http://schemas.openxmlformats.org/officeDocument/2006/relationships/hyperlink" Target="https://www.w3.org/TR/vocab-ssn-2023/" TargetMode="External"/><Relationship Id="rId3449" Type="http://schemas.openxmlformats.org/officeDocument/2006/relationships/hyperlink" Target="https://www.iso.org/standard/78927.html" TargetMode="External"/><Relationship Id="rId577" Type="http://schemas.openxmlformats.org/officeDocument/2006/relationships/hyperlink" Target="https://www.w3.org/TR/vocab-ssn-2023/" TargetMode="External"/><Relationship Id="rId2258" Type="http://schemas.openxmlformats.org/officeDocument/2006/relationships/hyperlink" Target="https://www.w3.org/TR/vocab-ssn-2023/" TargetMode="External"/><Relationship Id="rId784" Type="http://schemas.openxmlformats.org/officeDocument/2006/relationships/hyperlink" Target="https://www.w3.org/TR/vocab-ssn-2023/" TargetMode="External"/><Relationship Id="rId991" Type="http://schemas.openxmlformats.org/officeDocument/2006/relationships/hyperlink" Target="https://www.w3.org/TR/vocab-ssn-2023/" TargetMode="External"/><Relationship Id="rId1067" Type="http://schemas.openxmlformats.org/officeDocument/2006/relationships/hyperlink" Target="https://www.w3.org/TR/vocab-ssn-2023/" TargetMode="External"/><Relationship Id="rId2465" Type="http://schemas.openxmlformats.org/officeDocument/2006/relationships/hyperlink" Target="https://www.w3.org/TR/vocab-ssn-2023/" TargetMode="External"/><Relationship Id="rId2672" Type="http://schemas.openxmlformats.org/officeDocument/2006/relationships/hyperlink" Target="https://www.w3.org/TR/vocab-ssn-2023/" TargetMode="External"/><Relationship Id="rId3309" Type="http://schemas.openxmlformats.org/officeDocument/2006/relationships/hyperlink" Target="https://www.w3.org/TR/vocab-ssn-2023/" TargetMode="External"/><Relationship Id="rId3516" Type="http://schemas.openxmlformats.org/officeDocument/2006/relationships/hyperlink" Target="https://www.w3.org/TR/2017/REC-vocab-ssn-20171019/" TargetMode="External"/><Relationship Id="rId437" Type="http://schemas.openxmlformats.org/officeDocument/2006/relationships/hyperlink" Target="https://www.w3.org/TR/vocab-ssn-2023/" TargetMode="External"/><Relationship Id="rId644" Type="http://schemas.openxmlformats.org/officeDocument/2006/relationships/hyperlink" Target="https://www.w3.org/TR/vocab-ssn-2023/" TargetMode="External"/><Relationship Id="rId851" Type="http://schemas.openxmlformats.org/officeDocument/2006/relationships/hyperlink" Target="https://www.w3.org/TR/vocab-ssn-2023/" TargetMode="External"/><Relationship Id="rId1274" Type="http://schemas.openxmlformats.org/officeDocument/2006/relationships/hyperlink" Target="https://www.w3.org/TR/vocab-ssn-2023/" TargetMode="External"/><Relationship Id="rId1481" Type="http://schemas.openxmlformats.org/officeDocument/2006/relationships/hyperlink" Target="https://www.w3.org/TR/vocab-ssn-2023/" TargetMode="External"/><Relationship Id="rId2118" Type="http://schemas.openxmlformats.org/officeDocument/2006/relationships/hyperlink" Target="https://www.w3.org/TR/vocab-ssn-2023/" TargetMode="External"/><Relationship Id="rId2325" Type="http://schemas.openxmlformats.org/officeDocument/2006/relationships/hyperlink" Target="https://www.w3.org/TR/vocab-ssn-2023/" TargetMode="External"/><Relationship Id="rId2532" Type="http://schemas.openxmlformats.org/officeDocument/2006/relationships/hyperlink" Target="https://www.w3.org/TR/vocab-ssn-2023/" TargetMode="External"/><Relationship Id="rId504" Type="http://schemas.openxmlformats.org/officeDocument/2006/relationships/hyperlink" Target="https://www.w3.org/TR/vocab-ssn-2023/" TargetMode="External"/><Relationship Id="rId711" Type="http://schemas.openxmlformats.org/officeDocument/2006/relationships/hyperlink" Target="https://www.w3.org/TR/vocab-ssn-2023/" TargetMode="External"/><Relationship Id="rId1134" Type="http://schemas.openxmlformats.org/officeDocument/2006/relationships/hyperlink" Target="https://www.w3.org/TR/vocab-ssn-2023/" TargetMode="External"/><Relationship Id="rId1341" Type="http://schemas.openxmlformats.org/officeDocument/2006/relationships/hyperlink" Target="https://www.w3.org/TR/vocab-ssn-2023/" TargetMode="External"/><Relationship Id="rId1201" Type="http://schemas.openxmlformats.org/officeDocument/2006/relationships/hyperlink" Target="https://www.w3.org/TR/vocab-ssn-2023/" TargetMode="External"/><Relationship Id="rId3099" Type="http://schemas.openxmlformats.org/officeDocument/2006/relationships/hyperlink" Target="https://www.w3.org/TR/vocab-ssn-2023/" TargetMode="External"/><Relationship Id="rId3166" Type="http://schemas.openxmlformats.org/officeDocument/2006/relationships/hyperlink" Target="https://www.w3.org/TR/vocab-ssn-2023/" TargetMode="External"/><Relationship Id="rId3373" Type="http://schemas.openxmlformats.org/officeDocument/2006/relationships/hyperlink" Target="https://www.w3.org/TR/vocab-ssn-2023/" TargetMode="External"/><Relationship Id="rId294" Type="http://schemas.openxmlformats.org/officeDocument/2006/relationships/hyperlink" Target="https://www.w3.org/TR/vocab-ssn-2023/" TargetMode="External"/><Relationship Id="rId2182" Type="http://schemas.openxmlformats.org/officeDocument/2006/relationships/hyperlink" Target="https://www.w3.org/TR/vocab-ssn-2023/" TargetMode="External"/><Relationship Id="rId3026" Type="http://schemas.openxmlformats.org/officeDocument/2006/relationships/hyperlink" Target="https://www.w3.org/TR/vocab-ssn-2023/" TargetMode="External"/><Relationship Id="rId3233" Type="http://schemas.openxmlformats.org/officeDocument/2006/relationships/hyperlink" Target="https://www.w3.org/TR/vocab-ssn-2023/" TargetMode="External"/><Relationship Id="rId154" Type="http://schemas.openxmlformats.org/officeDocument/2006/relationships/hyperlink" Target="https://www.w3.org/TR/vocab-ssn-2023/" TargetMode="External"/><Relationship Id="rId361" Type="http://schemas.openxmlformats.org/officeDocument/2006/relationships/hyperlink" Target="https://www.w3.org/TR/vocab-ssn-2023/" TargetMode="External"/><Relationship Id="rId2042" Type="http://schemas.openxmlformats.org/officeDocument/2006/relationships/hyperlink" Target="https://www.w3.org/TR/vocab-ssn-2023/" TargetMode="External"/><Relationship Id="rId3440" Type="http://schemas.openxmlformats.org/officeDocument/2006/relationships/hyperlink" Target="https://github.com/CommonCoreOntology/CommonCoreOntologies" TargetMode="External"/><Relationship Id="rId2999" Type="http://schemas.openxmlformats.org/officeDocument/2006/relationships/hyperlink" Target="https://www.w3.org/TR/vocab-ssn-2023/" TargetMode="External"/><Relationship Id="rId3300" Type="http://schemas.openxmlformats.org/officeDocument/2006/relationships/hyperlink" Target="https://www.w3.org/TR/vocab-ssn-2023/" TargetMode="External"/><Relationship Id="rId221" Type="http://schemas.openxmlformats.org/officeDocument/2006/relationships/hyperlink" Target="https://www.w3.org/TR/vocab-ssn-2023/" TargetMode="External"/><Relationship Id="rId2859" Type="http://schemas.openxmlformats.org/officeDocument/2006/relationships/hyperlink" Target="http://purl.obolibrary.org/obo/" TargetMode="External"/><Relationship Id="rId1668" Type="http://schemas.openxmlformats.org/officeDocument/2006/relationships/hyperlink" Target="https://www.w3.org/TR/vocab-ssn-2023/" TargetMode="External"/><Relationship Id="rId1875" Type="http://schemas.openxmlformats.org/officeDocument/2006/relationships/hyperlink" Target="https://www.w3.org/TR/vocab-ssn-2023/" TargetMode="External"/><Relationship Id="rId2719" Type="http://schemas.openxmlformats.org/officeDocument/2006/relationships/hyperlink" Target="https://saref.etsi.org/saref4syst/hasSubSystem" TargetMode="External"/><Relationship Id="rId1528" Type="http://schemas.openxmlformats.org/officeDocument/2006/relationships/hyperlink" Target="https://www.w3.org/TR/vocab-ssn-2023/" TargetMode="External"/><Relationship Id="rId2926" Type="http://schemas.openxmlformats.org/officeDocument/2006/relationships/hyperlink" Target="https://www.w3.org/TR/vocab-ssn-2023/" TargetMode="External"/><Relationship Id="rId3090" Type="http://schemas.openxmlformats.org/officeDocument/2006/relationships/hyperlink" Target="https://www.w3.org/TR/vocab-ssn-2023/" TargetMode="External"/><Relationship Id="rId1735" Type="http://schemas.openxmlformats.org/officeDocument/2006/relationships/hyperlink" Target="https://www.w3.org/ns/sosa/observation/" TargetMode="External"/><Relationship Id="rId1942" Type="http://schemas.openxmlformats.org/officeDocument/2006/relationships/hyperlink" Target="https://www.w3.org/TR/vocab-ssn-2023/" TargetMode="External"/><Relationship Id="rId27" Type="http://schemas.openxmlformats.org/officeDocument/2006/relationships/hyperlink" Target="https://www.univie.ac.at/" TargetMode="External"/><Relationship Id="rId1802" Type="http://schemas.openxmlformats.org/officeDocument/2006/relationships/hyperlink" Target="https://www.w3.org/TR/vocab-ssn-2023/" TargetMode="External"/><Relationship Id="rId688" Type="http://schemas.openxmlformats.org/officeDocument/2006/relationships/hyperlink" Target="https://www.w3.org/TR/vocab-ssn-2023/" TargetMode="External"/><Relationship Id="rId895" Type="http://schemas.openxmlformats.org/officeDocument/2006/relationships/hyperlink" Target="https://www.w3.org/ns/sosa/common/" TargetMode="External"/><Relationship Id="rId2369" Type="http://schemas.openxmlformats.org/officeDocument/2006/relationships/hyperlink" Target="https://www.w3.org/TR/vocab-ssn-2023/" TargetMode="External"/><Relationship Id="rId2576" Type="http://schemas.openxmlformats.org/officeDocument/2006/relationships/hyperlink" Target="https://www.w3.org/ns/prov" TargetMode="External"/><Relationship Id="rId2783" Type="http://schemas.openxmlformats.org/officeDocument/2006/relationships/hyperlink" Target="https://www.w3.org/TR/vocab-ssn-2023/" TargetMode="External"/><Relationship Id="rId2990" Type="http://schemas.openxmlformats.org/officeDocument/2006/relationships/hyperlink" Target="https://docs.ogc.org/is/22-047r1/22-047r1.html" TargetMode="External"/><Relationship Id="rId548" Type="http://schemas.openxmlformats.org/officeDocument/2006/relationships/hyperlink" Target="https://www.w3.org/TR/vocab-ssn-2023/" TargetMode="External"/><Relationship Id="rId755" Type="http://schemas.openxmlformats.org/officeDocument/2006/relationships/hyperlink" Target="https://www.w3.org/TR/vocab-ssn-2023/" TargetMode="External"/><Relationship Id="rId962" Type="http://schemas.openxmlformats.org/officeDocument/2006/relationships/hyperlink" Target="https://www.w3.org/TR/vocab-ssn-2023/" TargetMode="External"/><Relationship Id="rId1178" Type="http://schemas.openxmlformats.org/officeDocument/2006/relationships/hyperlink" Target="https://www.w3.org/TR/vocab-ssn-2023/" TargetMode="External"/><Relationship Id="rId1385" Type="http://schemas.openxmlformats.org/officeDocument/2006/relationships/hyperlink" Target="https://www.w3.org/TR/vocab-ssn-2023/" TargetMode="External"/><Relationship Id="rId1592" Type="http://schemas.openxmlformats.org/officeDocument/2006/relationships/hyperlink" Target="https://www.w3.org/TR/vocab-ssn-2023/" TargetMode="External"/><Relationship Id="rId2229" Type="http://schemas.openxmlformats.org/officeDocument/2006/relationships/hyperlink" Target="https://www.w3.org/ns/sosa/oms/" TargetMode="External"/><Relationship Id="rId2436" Type="http://schemas.openxmlformats.org/officeDocument/2006/relationships/hyperlink" Target="https://www.w3.org/TR/vocab-ssn-2023/" TargetMode="External"/><Relationship Id="rId2643" Type="http://schemas.openxmlformats.org/officeDocument/2006/relationships/hyperlink" Target="https://saref.etsi.org/core/Operation" TargetMode="External"/><Relationship Id="rId2850" Type="http://schemas.openxmlformats.org/officeDocument/2006/relationships/hyperlink" Target="https://www.w3.org/TR/vocab-ssn-2023/" TargetMode="External"/><Relationship Id="rId91" Type="http://schemas.openxmlformats.org/officeDocument/2006/relationships/hyperlink" Target="https://www.w3.org/TR/vocab-ssn-2023/" TargetMode="External"/><Relationship Id="rId408" Type="http://schemas.openxmlformats.org/officeDocument/2006/relationships/hyperlink" Target="https://www.w3.org/TR/vocab-ssn-2023/" TargetMode="External"/><Relationship Id="rId615" Type="http://schemas.openxmlformats.org/officeDocument/2006/relationships/hyperlink" Target="https://www.w3.org/TR/vocab-ssn-2023/" TargetMode="External"/><Relationship Id="rId822" Type="http://schemas.openxmlformats.org/officeDocument/2006/relationships/hyperlink" Target="https://www.w3.org/TR/vocab-ssn-2023/" TargetMode="External"/><Relationship Id="rId1038" Type="http://schemas.openxmlformats.org/officeDocument/2006/relationships/hyperlink" Target="https://www.w3.org/TR/vocab-ssn-2023/" TargetMode="External"/><Relationship Id="rId1245" Type="http://schemas.openxmlformats.org/officeDocument/2006/relationships/hyperlink" Target="https://www.w3.org/TR/xmlschema-2/" TargetMode="External"/><Relationship Id="rId1452" Type="http://schemas.openxmlformats.org/officeDocument/2006/relationships/hyperlink" Target="https://www.w3.org/TR/vocab-ssn-2023/" TargetMode="External"/><Relationship Id="rId2503" Type="http://schemas.openxmlformats.org/officeDocument/2006/relationships/hyperlink" Target="https://www.w3.org/TR/vocab-ssn-2023/" TargetMode="External"/><Relationship Id="rId1105" Type="http://schemas.openxmlformats.org/officeDocument/2006/relationships/hyperlink" Target="https://www.w3.org/TR/vocab-ssn-2023/" TargetMode="External"/><Relationship Id="rId1312" Type="http://schemas.openxmlformats.org/officeDocument/2006/relationships/hyperlink" Target="https://www.w3.org/TR/vocab-ssn-2023/" TargetMode="External"/><Relationship Id="rId2710" Type="http://schemas.openxmlformats.org/officeDocument/2006/relationships/hyperlink" Target="https://www.w3.org/TR/vocab-ssn-2023/" TargetMode="External"/><Relationship Id="rId3277" Type="http://schemas.openxmlformats.org/officeDocument/2006/relationships/hyperlink" Target="https://www.w3.org/TR/vocab-ssn-2023/" TargetMode="External"/><Relationship Id="rId198" Type="http://schemas.openxmlformats.org/officeDocument/2006/relationships/hyperlink" Target="https://www.w3.org/TR/vocab-ssn-2023/" TargetMode="External"/><Relationship Id="rId2086" Type="http://schemas.openxmlformats.org/officeDocument/2006/relationships/hyperlink" Target="https://www.w3.org/TR/vocab-ssn-2023/" TargetMode="External"/><Relationship Id="rId3484" Type="http://schemas.openxmlformats.org/officeDocument/2006/relationships/hyperlink" Target="https://www.w3.org/TR/sdw-bp/" TargetMode="External"/><Relationship Id="rId2293" Type="http://schemas.openxmlformats.org/officeDocument/2006/relationships/hyperlink" Target="https://www.w3.org/TR/vocab-ssn-2023/" TargetMode="External"/><Relationship Id="rId3137" Type="http://schemas.openxmlformats.org/officeDocument/2006/relationships/hyperlink" Target="https://www.w3.org/TR/vocab-ssn-2023/" TargetMode="External"/><Relationship Id="rId3344" Type="http://schemas.openxmlformats.org/officeDocument/2006/relationships/hyperlink" Target="https://www.w3.org/TR/vocab-ssn-2023/" TargetMode="External"/><Relationship Id="rId265" Type="http://schemas.openxmlformats.org/officeDocument/2006/relationships/hyperlink" Target="https://www.w3.org/TR/vocab-ssn-2023/" TargetMode="External"/><Relationship Id="rId472" Type="http://schemas.openxmlformats.org/officeDocument/2006/relationships/hyperlink" Target="https://www.w3.org/TR/vocab-ssn-2023/" TargetMode="External"/><Relationship Id="rId2153" Type="http://schemas.openxmlformats.org/officeDocument/2006/relationships/hyperlink" Target="https://www.w3.org/TR/vocab-ssn-2023/" TargetMode="External"/><Relationship Id="rId2360" Type="http://schemas.openxmlformats.org/officeDocument/2006/relationships/hyperlink" Target="https://www.w3.org/TR/vocab-ssn-2023/" TargetMode="External"/><Relationship Id="rId3204" Type="http://schemas.openxmlformats.org/officeDocument/2006/relationships/hyperlink" Target="https://www.w3.org/TR/vocab-ssn-2023/" TargetMode="External"/><Relationship Id="rId3411" Type="http://schemas.openxmlformats.org/officeDocument/2006/relationships/hyperlink" Target="https://www.w3.org/TR/json-ld11/" TargetMode="External"/><Relationship Id="rId125" Type="http://schemas.openxmlformats.org/officeDocument/2006/relationships/hyperlink" Target="https://www.w3.org/TR/vocab-ssn-2023/" TargetMode="External"/><Relationship Id="rId332" Type="http://schemas.openxmlformats.org/officeDocument/2006/relationships/hyperlink" Target="https://www.w3.org/TR/vocab-ssn-2023/" TargetMode="External"/><Relationship Id="rId2013" Type="http://schemas.openxmlformats.org/officeDocument/2006/relationships/hyperlink" Target="https://www.w3.org/TR/vocab-ssn-2023/" TargetMode="External"/><Relationship Id="rId2220" Type="http://schemas.openxmlformats.org/officeDocument/2006/relationships/hyperlink" Target="https://www.w3.org/TR/vocab-ssn-2023/" TargetMode="External"/><Relationship Id="rId1779" Type="http://schemas.openxmlformats.org/officeDocument/2006/relationships/hyperlink" Target="https://www.w3.org/ns/sosa/observation/" TargetMode="External"/><Relationship Id="rId1986" Type="http://schemas.openxmlformats.org/officeDocument/2006/relationships/hyperlink" Target="https://www.w3.org/TR/vocab-ssn-2023/" TargetMode="External"/><Relationship Id="rId1639" Type="http://schemas.openxmlformats.org/officeDocument/2006/relationships/hyperlink" Target="https://www.w3.org/TR/vocab-ssn-2023/" TargetMode="External"/><Relationship Id="rId1846" Type="http://schemas.openxmlformats.org/officeDocument/2006/relationships/hyperlink" Target="https://www.w3.org/TR/vocab-ssn-2023/" TargetMode="External"/><Relationship Id="rId3061" Type="http://schemas.openxmlformats.org/officeDocument/2006/relationships/hyperlink" Target="https://www.w3.org/TR/vocab-ssn-2023/" TargetMode="External"/><Relationship Id="rId1706" Type="http://schemas.openxmlformats.org/officeDocument/2006/relationships/hyperlink" Target="https://www.w3.org/TR/vocab-ssn-2023/" TargetMode="External"/><Relationship Id="rId1913" Type="http://schemas.openxmlformats.org/officeDocument/2006/relationships/hyperlink" Target="https://www.w3.org/TR/vocab-ssn-2023/" TargetMode="External"/><Relationship Id="rId799" Type="http://schemas.openxmlformats.org/officeDocument/2006/relationships/hyperlink" Target="https://www.w3.org/TR/vocab-ssn-2023/" TargetMode="External"/><Relationship Id="rId2687" Type="http://schemas.openxmlformats.org/officeDocument/2006/relationships/hyperlink" Target="https://saref.etsi.org/core/consistsOf" TargetMode="External"/><Relationship Id="rId2894" Type="http://schemas.openxmlformats.org/officeDocument/2006/relationships/hyperlink" Target="https://www.w3.org/TR/vocab-ssn-2023/" TargetMode="External"/><Relationship Id="rId659" Type="http://schemas.openxmlformats.org/officeDocument/2006/relationships/hyperlink" Target="https://www.w3.org/TR/vocab-ssn-2023/" TargetMode="External"/><Relationship Id="rId866" Type="http://schemas.openxmlformats.org/officeDocument/2006/relationships/hyperlink" Target="https://www.w3.org/TR/vocab-ssn-2023/" TargetMode="External"/><Relationship Id="rId1289" Type="http://schemas.openxmlformats.org/officeDocument/2006/relationships/hyperlink" Target="https://www.w3.org/ns/sosa/common/" TargetMode="External"/><Relationship Id="rId1496" Type="http://schemas.openxmlformats.org/officeDocument/2006/relationships/hyperlink" Target="https://www.w3.org/TR/vocab-ssn-2023/" TargetMode="External"/><Relationship Id="rId2547" Type="http://schemas.openxmlformats.org/officeDocument/2006/relationships/hyperlink" Target="https://www.w3.org/ns/sosa/prov" TargetMode="External"/><Relationship Id="rId519" Type="http://schemas.openxmlformats.org/officeDocument/2006/relationships/hyperlink" Target="https://www.w3.org/TR/vocab-ssn-2023/" TargetMode="External"/><Relationship Id="rId1149" Type="http://schemas.openxmlformats.org/officeDocument/2006/relationships/hyperlink" Target="https://www.w3.org/TR/vocab-ssn-2023/" TargetMode="External"/><Relationship Id="rId1356" Type="http://schemas.openxmlformats.org/officeDocument/2006/relationships/hyperlink" Target="https://www.w3.org/TR/vocab-ssn-2023/" TargetMode="External"/><Relationship Id="rId2754" Type="http://schemas.openxmlformats.org/officeDocument/2006/relationships/hyperlink" Target="https://www.w3.org/TR/vocab-ssn-2023/" TargetMode="External"/><Relationship Id="rId2961" Type="http://schemas.openxmlformats.org/officeDocument/2006/relationships/hyperlink" Target="https://www.w3.org/TR/vocab-ssn-2023/" TargetMode="External"/><Relationship Id="rId726" Type="http://schemas.openxmlformats.org/officeDocument/2006/relationships/hyperlink" Target="https://www.w3.org/ns/ssn/obs/" TargetMode="External"/><Relationship Id="rId933" Type="http://schemas.openxmlformats.org/officeDocument/2006/relationships/hyperlink" Target="https://www.w3.org/ns/sosa/common/" TargetMode="External"/><Relationship Id="rId1009" Type="http://schemas.openxmlformats.org/officeDocument/2006/relationships/hyperlink" Target="https://www.w3.org/TR/vocab-ssn-2023/" TargetMode="External"/><Relationship Id="rId1563" Type="http://schemas.openxmlformats.org/officeDocument/2006/relationships/hyperlink" Target="https://www.w3.org/TR/vocab-ssn-2023/" TargetMode="External"/><Relationship Id="rId1770" Type="http://schemas.openxmlformats.org/officeDocument/2006/relationships/hyperlink" Target="https://www.w3.org/TR/vocab-ssn-2023/" TargetMode="External"/><Relationship Id="rId2407" Type="http://schemas.openxmlformats.org/officeDocument/2006/relationships/hyperlink" Target="https://www.w3.org/TR/vocab-ssn-2023/" TargetMode="External"/><Relationship Id="rId2614" Type="http://schemas.openxmlformats.org/officeDocument/2006/relationships/hyperlink" Target="https://www.w3.org/TR/vocab-ssn-2023/" TargetMode="External"/><Relationship Id="rId2821" Type="http://schemas.openxmlformats.org/officeDocument/2006/relationships/hyperlink" Target="https://www.w3.org/TR/vocab-ssn-2023/" TargetMode="External"/><Relationship Id="rId62" Type="http://schemas.openxmlformats.org/officeDocument/2006/relationships/hyperlink" Target="https://www.w3.org/policies/patent-policy/" TargetMode="External"/><Relationship Id="rId1216" Type="http://schemas.openxmlformats.org/officeDocument/2006/relationships/hyperlink" Target="https://www.w3.org/TR/vocab-ssn-2023/" TargetMode="External"/><Relationship Id="rId1423" Type="http://schemas.openxmlformats.org/officeDocument/2006/relationships/hyperlink" Target="https://www.w3.org/TR/vocab-ssn-2023/" TargetMode="External"/><Relationship Id="rId1630" Type="http://schemas.openxmlformats.org/officeDocument/2006/relationships/hyperlink" Target="https://www.w3.org/TR/vocab-ssn-2023/" TargetMode="External"/><Relationship Id="rId3388" Type="http://schemas.openxmlformats.org/officeDocument/2006/relationships/hyperlink" Target="https://www.w3.org/TR/vocab-ssn-2023/" TargetMode="External"/><Relationship Id="rId2197" Type="http://schemas.openxmlformats.org/officeDocument/2006/relationships/hyperlink" Target="https://www.w3.org/ns/sosa/" TargetMode="External"/><Relationship Id="rId3248" Type="http://schemas.openxmlformats.org/officeDocument/2006/relationships/hyperlink" Target="https://www.w3.org/TR/vocab-ssn-2023/" TargetMode="External"/><Relationship Id="rId3455" Type="http://schemas.openxmlformats.org/officeDocument/2006/relationships/hyperlink" Target="https://www.iso.org/standard/82463.html" TargetMode="External"/><Relationship Id="rId169" Type="http://schemas.openxmlformats.org/officeDocument/2006/relationships/hyperlink" Target="https://www.w3.org/TR/vocab-ssn-2023/" TargetMode="External"/><Relationship Id="rId376" Type="http://schemas.openxmlformats.org/officeDocument/2006/relationships/hyperlink" Target="https://www.w3.org/TR/vocab-ssn-2023/" TargetMode="External"/><Relationship Id="rId583" Type="http://schemas.openxmlformats.org/officeDocument/2006/relationships/hyperlink" Target="https://www.w3.org/TR/vocab-ssn-2023/" TargetMode="External"/><Relationship Id="rId790" Type="http://schemas.openxmlformats.org/officeDocument/2006/relationships/hyperlink" Target="https://www.w3.org/TR/vocab-ssn-2023/" TargetMode="External"/><Relationship Id="rId2057" Type="http://schemas.openxmlformats.org/officeDocument/2006/relationships/hyperlink" Target="https://www.w3.org/TR/vocab-ssn-2023/" TargetMode="External"/><Relationship Id="rId2264" Type="http://schemas.openxmlformats.org/officeDocument/2006/relationships/hyperlink" Target="https://www.w3.org/TR/vocab-ssn-2023/" TargetMode="External"/><Relationship Id="rId2471" Type="http://schemas.openxmlformats.org/officeDocument/2006/relationships/hyperlink" Target="https://www.w3.org/TR/vocab-ssn-2023/" TargetMode="External"/><Relationship Id="rId3108" Type="http://schemas.openxmlformats.org/officeDocument/2006/relationships/hyperlink" Target="https://www.w3.org/TR/vocab-ssn-2023/" TargetMode="External"/><Relationship Id="rId3315" Type="http://schemas.openxmlformats.org/officeDocument/2006/relationships/hyperlink" Target="https://www.w3.org/TR/vocab-ssn-2023/" TargetMode="External"/><Relationship Id="rId3522" Type="http://schemas.openxmlformats.org/officeDocument/2006/relationships/theme" Target="theme/theme1.xml"/><Relationship Id="rId236" Type="http://schemas.openxmlformats.org/officeDocument/2006/relationships/hyperlink" Target="https://www.w3.org/TR/vocab-ssn-2023/" TargetMode="External"/><Relationship Id="rId443" Type="http://schemas.openxmlformats.org/officeDocument/2006/relationships/hyperlink" Target="https://www.w3.org/TR/vocab-ssn-2023/" TargetMode="External"/><Relationship Id="rId650" Type="http://schemas.openxmlformats.org/officeDocument/2006/relationships/hyperlink" Target="https://www.w3.org/TR/vocab-ssn-2023/" TargetMode="External"/><Relationship Id="rId1073" Type="http://schemas.openxmlformats.org/officeDocument/2006/relationships/hyperlink" Target="https://www.w3.org/TR/vocab-ssn-2023/" TargetMode="External"/><Relationship Id="rId1280" Type="http://schemas.openxmlformats.org/officeDocument/2006/relationships/hyperlink" Target="https://www.w3.org/TR/vocab-ssn-2023/" TargetMode="External"/><Relationship Id="rId2124" Type="http://schemas.openxmlformats.org/officeDocument/2006/relationships/hyperlink" Target="https://www.w3.org/TR/vocab-ssn-2023/" TargetMode="External"/><Relationship Id="rId2331" Type="http://schemas.openxmlformats.org/officeDocument/2006/relationships/hyperlink" Target="https://www.w3.org/TR/vocab-ssn-2023/" TargetMode="External"/><Relationship Id="rId303" Type="http://schemas.openxmlformats.org/officeDocument/2006/relationships/hyperlink" Target="https://www.w3.org/TR/vocab-ssn-2023/" TargetMode="External"/><Relationship Id="rId1140" Type="http://schemas.openxmlformats.org/officeDocument/2006/relationships/hyperlink" Target="https://www.w3.org/TR/vocab-ssn-2023/" TargetMode="External"/><Relationship Id="rId510" Type="http://schemas.openxmlformats.org/officeDocument/2006/relationships/hyperlink" Target="https://www.w3.org/TR/vocab-ssn-2023/" TargetMode="External"/><Relationship Id="rId1000" Type="http://schemas.openxmlformats.org/officeDocument/2006/relationships/hyperlink" Target="https://www.w3.org/ns/sosa/common/" TargetMode="External"/><Relationship Id="rId1957" Type="http://schemas.openxmlformats.org/officeDocument/2006/relationships/hyperlink" Target="https://www.w3.org/ns/sosa/sampling/" TargetMode="External"/><Relationship Id="rId1817" Type="http://schemas.openxmlformats.org/officeDocument/2006/relationships/hyperlink" Target="https://www.w3.org/TR/vocab-ssn-2023/" TargetMode="External"/><Relationship Id="rId3172" Type="http://schemas.openxmlformats.org/officeDocument/2006/relationships/hyperlink" Target="https://www.w3.org/TR/vocab-ssn-2023/" TargetMode="External"/><Relationship Id="rId3032" Type="http://schemas.openxmlformats.org/officeDocument/2006/relationships/hyperlink" Target="https://www.w3.org/TR/vocab-ssn-2023/" TargetMode="External"/><Relationship Id="rId160" Type="http://schemas.openxmlformats.org/officeDocument/2006/relationships/hyperlink" Target="https://www.w3.org/TR/vocab-ssn-2023/" TargetMode="External"/><Relationship Id="rId2798" Type="http://schemas.openxmlformats.org/officeDocument/2006/relationships/hyperlink" Target="https://www.w3.org/TR/vocab-ssn-2023/" TargetMode="External"/><Relationship Id="rId977" Type="http://schemas.openxmlformats.org/officeDocument/2006/relationships/hyperlink" Target="https://www.w3.org/TR/vocab-ssn-2023/" TargetMode="External"/><Relationship Id="rId2658" Type="http://schemas.openxmlformats.org/officeDocument/2006/relationships/hyperlink" Target="https://www.w3.org/TR/vocab-ssn-2023/" TargetMode="External"/><Relationship Id="rId2865" Type="http://schemas.openxmlformats.org/officeDocument/2006/relationships/hyperlink" Target="https://www.w3.org/TR/vocab-ssn-2023/" TargetMode="External"/><Relationship Id="rId837" Type="http://schemas.openxmlformats.org/officeDocument/2006/relationships/hyperlink" Target="https://www.w3.org/TR/vocab-ssn-2023/" TargetMode="External"/><Relationship Id="rId1467" Type="http://schemas.openxmlformats.org/officeDocument/2006/relationships/hyperlink" Target="https://www.w3.org/TR/vocab-ssn-2023/" TargetMode="External"/><Relationship Id="rId1674" Type="http://schemas.openxmlformats.org/officeDocument/2006/relationships/hyperlink" Target="https://www.w3.org/TR/vocab-ssn-2023/" TargetMode="External"/><Relationship Id="rId1881" Type="http://schemas.openxmlformats.org/officeDocument/2006/relationships/hyperlink" Target="https://www.w3.org/TR/vocab-ssn-2023/" TargetMode="External"/><Relationship Id="rId2518" Type="http://schemas.openxmlformats.org/officeDocument/2006/relationships/hyperlink" Target="https://www.w3.org/ns/sosa/sampling/" TargetMode="External"/><Relationship Id="rId2725" Type="http://schemas.openxmlformats.org/officeDocument/2006/relationships/hyperlink" Target="https://github.com/NCEAS/oboe/" TargetMode="External"/><Relationship Id="rId2932" Type="http://schemas.openxmlformats.org/officeDocument/2006/relationships/hyperlink" Target="https://www.w3.org/TR/vocab-ssn-2023/" TargetMode="External"/><Relationship Id="rId904" Type="http://schemas.openxmlformats.org/officeDocument/2006/relationships/hyperlink" Target="https://www.w3.org/TR/vocab-ssn-2023/" TargetMode="External"/><Relationship Id="rId1327" Type="http://schemas.openxmlformats.org/officeDocument/2006/relationships/hyperlink" Target="https://www.w3.org/TR/vocab-ssn-2023/" TargetMode="External"/><Relationship Id="rId1534" Type="http://schemas.openxmlformats.org/officeDocument/2006/relationships/hyperlink" Target="https://www.w3.org/TR/vocab-ssn-2023/" TargetMode="External"/><Relationship Id="rId1741" Type="http://schemas.openxmlformats.org/officeDocument/2006/relationships/hyperlink" Target="https://www.w3.org/ns/sosa/oms/" TargetMode="External"/><Relationship Id="rId33" Type="http://schemas.openxmlformats.org/officeDocument/2006/relationships/hyperlink" Target="https://cecs.anu.edu.au/" TargetMode="External"/><Relationship Id="rId1601" Type="http://schemas.openxmlformats.org/officeDocument/2006/relationships/hyperlink" Target="https://www.w3.org/TR/vocab-ssn-2023/" TargetMode="External"/><Relationship Id="rId3499" Type="http://schemas.openxmlformats.org/officeDocument/2006/relationships/hyperlink" Target="https://www.ogc.org/about-ogc/domains/swe/" TargetMode="External"/><Relationship Id="rId3359" Type="http://schemas.openxmlformats.org/officeDocument/2006/relationships/hyperlink" Target="https://www.w3.org/TR/vocab-ssn-2023/" TargetMode="External"/><Relationship Id="rId487" Type="http://schemas.openxmlformats.org/officeDocument/2006/relationships/hyperlink" Target="https://www.w3.org/TR/vocab-ssn-2023/" TargetMode="External"/><Relationship Id="rId694" Type="http://schemas.openxmlformats.org/officeDocument/2006/relationships/hyperlink" Target="https://www.w3.org/TR/vocab-ssn-2023/" TargetMode="External"/><Relationship Id="rId2168" Type="http://schemas.openxmlformats.org/officeDocument/2006/relationships/hyperlink" Target="https://www.w3.org/TR/vocab-ssn-2023/" TargetMode="External"/><Relationship Id="rId2375" Type="http://schemas.openxmlformats.org/officeDocument/2006/relationships/hyperlink" Target="https://www.w3.org/TR/vocab-ssn-2023/" TargetMode="External"/><Relationship Id="rId3219" Type="http://schemas.openxmlformats.org/officeDocument/2006/relationships/hyperlink" Target="https://www.w3.org/TR/vocab-ssn-2023/" TargetMode="External"/><Relationship Id="rId347" Type="http://schemas.openxmlformats.org/officeDocument/2006/relationships/hyperlink" Target="https://www.w3.org/TR/vocab-ssn-2023/" TargetMode="External"/><Relationship Id="rId1184" Type="http://schemas.openxmlformats.org/officeDocument/2006/relationships/hyperlink" Target="https://www.w3.org/TR/vocab-ssn-2023/" TargetMode="External"/><Relationship Id="rId2028" Type="http://schemas.openxmlformats.org/officeDocument/2006/relationships/hyperlink" Target="https://www.w3.org/TR/vocab-ssn-2023/" TargetMode="External"/><Relationship Id="rId2582" Type="http://schemas.openxmlformats.org/officeDocument/2006/relationships/hyperlink" Target="https://www.w3.org/ns/prov" TargetMode="External"/><Relationship Id="rId3426" Type="http://schemas.openxmlformats.org/officeDocument/2006/relationships/hyperlink" Target="https://www.w3.org/TR/owl2-rdf-based-semantics/" TargetMode="External"/><Relationship Id="rId554" Type="http://schemas.openxmlformats.org/officeDocument/2006/relationships/hyperlink" Target="https://www.w3.org/TR/vocab-ssn-2023/" TargetMode="External"/><Relationship Id="rId761" Type="http://schemas.openxmlformats.org/officeDocument/2006/relationships/hyperlink" Target="https://www.w3.org/TR/vocab-ssn-2023/" TargetMode="External"/><Relationship Id="rId1391" Type="http://schemas.openxmlformats.org/officeDocument/2006/relationships/hyperlink" Target="https://www.w3.org/TR/vocab-ssn-2023/" TargetMode="External"/><Relationship Id="rId2235" Type="http://schemas.openxmlformats.org/officeDocument/2006/relationships/hyperlink" Target="https://www.w3.org/TR/vocab-ssn-2023/" TargetMode="External"/><Relationship Id="rId2442" Type="http://schemas.openxmlformats.org/officeDocument/2006/relationships/hyperlink" Target="https://www.w3.org/TR/vocab-ssn-2023/" TargetMode="External"/><Relationship Id="rId207" Type="http://schemas.openxmlformats.org/officeDocument/2006/relationships/hyperlink" Target="https://www.w3.org/TR/vocab-ssn-2023/" TargetMode="External"/><Relationship Id="rId414" Type="http://schemas.openxmlformats.org/officeDocument/2006/relationships/hyperlink" Target="https://www.w3.org/TR/vocab-ssn-2023/" TargetMode="External"/><Relationship Id="rId621" Type="http://schemas.openxmlformats.org/officeDocument/2006/relationships/hyperlink" Target="https://www.w3.org/TR/vocab-ssn-2023/" TargetMode="External"/><Relationship Id="rId1044" Type="http://schemas.openxmlformats.org/officeDocument/2006/relationships/hyperlink" Target="https://www.w3.org/TR/vocab-ssn-2023/" TargetMode="External"/><Relationship Id="rId1251" Type="http://schemas.openxmlformats.org/officeDocument/2006/relationships/hyperlink" Target="https://www.w3.org/ns/sosa/common/" TargetMode="External"/><Relationship Id="rId2302" Type="http://schemas.openxmlformats.org/officeDocument/2006/relationships/hyperlink" Target="https://www.w3.org/TR/vocab-ssn-2023/" TargetMode="External"/><Relationship Id="rId1111" Type="http://schemas.openxmlformats.org/officeDocument/2006/relationships/hyperlink" Target="https://www.w3.org/TR/vocab-ssn-2023/" TargetMode="External"/><Relationship Id="rId3076" Type="http://schemas.openxmlformats.org/officeDocument/2006/relationships/hyperlink" Target="https://www.w3.org/TR/vocab-ssn-2023/" TargetMode="External"/><Relationship Id="rId3283" Type="http://schemas.openxmlformats.org/officeDocument/2006/relationships/hyperlink" Target="https://www.w3.org/TR/vocab-ssn-2023/" TargetMode="External"/><Relationship Id="rId3490" Type="http://schemas.openxmlformats.org/officeDocument/2006/relationships/hyperlink" Target="http://ceur-ws.org/Vol-1401/paper-05.pdf" TargetMode="External"/><Relationship Id="rId1928" Type="http://schemas.openxmlformats.org/officeDocument/2006/relationships/hyperlink" Target="https://www.w3.org/TR/vocab-ssn-2023/" TargetMode="External"/><Relationship Id="rId2092" Type="http://schemas.openxmlformats.org/officeDocument/2006/relationships/hyperlink" Target="https://www.w3.org/ns/sosa/sampling/" TargetMode="External"/><Relationship Id="rId3143" Type="http://schemas.openxmlformats.org/officeDocument/2006/relationships/hyperlink" Target="https://www.w3.org/TR/vocab-ssn-2023/" TargetMode="External"/><Relationship Id="rId3350" Type="http://schemas.openxmlformats.org/officeDocument/2006/relationships/hyperlink" Target="https://www.w3.org/TR/vocab-ssn-2023/" TargetMode="External"/><Relationship Id="rId271" Type="http://schemas.openxmlformats.org/officeDocument/2006/relationships/hyperlink" Target="https://www.w3.org/TR/vocab-ssn-2023/" TargetMode="External"/><Relationship Id="rId3003" Type="http://schemas.openxmlformats.org/officeDocument/2006/relationships/hyperlink" Target="https://www.w3.org/TR/vocab-ssn-2023/" TargetMode="External"/><Relationship Id="rId131" Type="http://schemas.openxmlformats.org/officeDocument/2006/relationships/hyperlink" Target="https://www.w3.org/TR/vocab-ssn-2023/" TargetMode="External"/><Relationship Id="rId3210" Type="http://schemas.openxmlformats.org/officeDocument/2006/relationships/hyperlink" Target="https://www.w3.org/TR/vocab-ssn-2023/" TargetMode="External"/><Relationship Id="rId2769" Type="http://schemas.openxmlformats.org/officeDocument/2006/relationships/hyperlink" Target="https://www.w3.org/ns/sosa/" TargetMode="External"/><Relationship Id="rId2976" Type="http://schemas.openxmlformats.org/officeDocument/2006/relationships/hyperlink" Target="https://www.w3.org/TR/vocab-ssn-2023/" TargetMode="External"/><Relationship Id="rId948" Type="http://schemas.openxmlformats.org/officeDocument/2006/relationships/hyperlink" Target="https://www.w3.org/TR/vocab-ssn-2023/" TargetMode="External"/><Relationship Id="rId1578" Type="http://schemas.openxmlformats.org/officeDocument/2006/relationships/hyperlink" Target="https://www.w3.org/TR/vocab-ssn-2023/" TargetMode="External"/><Relationship Id="rId1785" Type="http://schemas.openxmlformats.org/officeDocument/2006/relationships/hyperlink" Target="https://www.w3.org/TR/vocab-ssn-2023/" TargetMode="External"/><Relationship Id="rId1992" Type="http://schemas.openxmlformats.org/officeDocument/2006/relationships/hyperlink" Target="https://www.w3.org/TR/vocab-ssn-2023/" TargetMode="External"/><Relationship Id="rId2629" Type="http://schemas.openxmlformats.org/officeDocument/2006/relationships/hyperlink" Target="https://saref.etsi.org/core/isActedUponBy" TargetMode="External"/><Relationship Id="rId2836" Type="http://schemas.openxmlformats.org/officeDocument/2006/relationships/hyperlink" Target="https://w3id.org/DOLCE/OWL/DOLCEbasic" TargetMode="External"/><Relationship Id="rId77" Type="http://schemas.openxmlformats.org/officeDocument/2006/relationships/hyperlink" Target="https://www.w3.org/TR/vocab-ssn-2023/" TargetMode="External"/><Relationship Id="rId808" Type="http://schemas.openxmlformats.org/officeDocument/2006/relationships/hyperlink" Target="https://www.w3.org/TR/vocab-ssn-2023/" TargetMode="External"/><Relationship Id="rId1438" Type="http://schemas.openxmlformats.org/officeDocument/2006/relationships/hyperlink" Target="https://www.w3.org/ns/sosa/common/" TargetMode="External"/><Relationship Id="rId1645" Type="http://schemas.openxmlformats.org/officeDocument/2006/relationships/hyperlink" Target="https://www.w3.org/TR/vocab-ssn-2023/" TargetMode="External"/><Relationship Id="rId1852" Type="http://schemas.openxmlformats.org/officeDocument/2006/relationships/hyperlink" Target="https://www.w3.org/TR/vocab-ssn-2023/" TargetMode="External"/><Relationship Id="rId2903" Type="http://schemas.openxmlformats.org/officeDocument/2006/relationships/hyperlink" Target="https://www.w3.org/TR/vocab-ssn-2023/" TargetMode="External"/><Relationship Id="rId1505" Type="http://schemas.openxmlformats.org/officeDocument/2006/relationships/hyperlink" Target="https://www.w3.org/TR/vocab-ssn-2023/" TargetMode="External"/><Relationship Id="rId1712" Type="http://schemas.openxmlformats.org/officeDocument/2006/relationships/hyperlink" Target="https://www.w3.org/TR/vocab-ssn-2023/" TargetMode="External"/><Relationship Id="rId598" Type="http://schemas.openxmlformats.org/officeDocument/2006/relationships/hyperlink" Target="https://www.w3.org/TR/vocab-ssn-2023/" TargetMode="External"/><Relationship Id="rId2279" Type="http://schemas.openxmlformats.org/officeDocument/2006/relationships/hyperlink" Target="https://www.w3.org/TR/vocab-ssn-2023/" TargetMode="External"/><Relationship Id="rId2486" Type="http://schemas.openxmlformats.org/officeDocument/2006/relationships/hyperlink" Target="https://www.w3.org/TR/vocab-ssn-2023/" TargetMode="External"/><Relationship Id="rId2693" Type="http://schemas.openxmlformats.org/officeDocument/2006/relationships/hyperlink" Target="https://saref.etsi.org/core/observes" TargetMode="External"/><Relationship Id="rId458" Type="http://schemas.openxmlformats.org/officeDocument/2006/relationships/hyperlink" Target="https://www.w3.org/TR/vocab-ssn-2023/" TargetMode="External"/><Relationship Id="rId665" Type="http://schemas.openxmlformats.org/officeDocument/2006/relationships/hyperlink" Target="https://www.w3.org/TR/vocab-ssn-2023/" TargetMode="External"/><Relationship Id="rId872" Type="http://schemas.openxmlformats.org/officeDocument/2006/relationships/hyperlink" Target="https://www.w3.org/TR/vocab-ssn-2023/" TargetMode="External"/><Relationship Id="rId1088" Type="http://schemas.openxmlformats.org/officeDocument/2006/relationships/hyperlink" Target="https://www.w3.org/TR/vocab-ssn-2023/" TargetMode="External"/><Relationship Id="rId1295" Type="http://schemas.openxmlformats.org/officeDocument/2006/relationships/hyperlink" Target="https://www.w3.org/TR/vocab-ssn-2023/" TargetMode="External"/><Relationship Id="rId2139" Type="http://schemas.openxmlformats.org/officeDocument/2006/relationships/hyperlink" Target="https://www.w3.org/TR/vocab-ssn-2023/" TargetMode="External"/><Relationship Id="rId2346" Type="http://schemas.openxmlformats.org/officeDocument/2006/relationships/hyperlink" Target="https://www.w3.org/TR/vocab-ssn-2023/" TargetMode="External"/><Relationship Id="rId2553" Type="http://schemas.openxmlformats.org/officeDocument/2006/relationships/hyperlink" Target="https://www.w3.org/TR/vocab-ssn-2023/" TargetMode="External"/><Relationship Id="rId2760" Type="http://schemas.openxmlformats.org/officeDocument/2006/relationships/hyperlink" Target="https://www.w3.org/TR/vocab-ssn-2023/" TargetMode="External"/><Relationship Id="rId318" Type="http://schemas.openxmlformats.org/officeDocument/2006/relationships/hyperlink" Target="https://www.w3.org/TR/vocab-ssn-2023/" TargetMode="External"/><Relationship Id="rId525" Type="http://schemas.openxmlformats.org/officeDocument/2006/relationships/hyperlink" Target="https://www.w3.org/TR/vocab-ssn-2023/" TargetMode="External"/><Relationship Id="rId732" Type="http://schemas.openxmlformats.org/officeDocument/2006/relationships/hyperlink" Target="https://www.w3.org/TR/vocab-ssn-2023/" TargetMode="External"/><Relationship Id="rId1155" Type="http://schemas.openxmlformats.org/officeDocument/2006/relationships/hyperlink" Target="https://www.w3.org/TR/vocab-ssn-2023/" TargetMode="External"/><Relationship Id="rId1362" Type="http://schemas.openxmlformats.org/officeDocument/2006/relationships/hyperlink" Target="https://www.w3.org/TR/vocab-ssn-2023/" TargetMode="External"/><Relationship Id="rId2206" Type="http://schemas.openxmlformats.org/officeDocument/2006/relationships/hyperlink" Target="https://www.w3.org/TR/vocab-ssn-2023/" TargetMode="External"/><Relationship Id="rId2413" Type="http://schemas.openxmlformats.org/officeDocument/2006/relationships/hyperlink" Target="https://www.w3.org/TR/vocab-ssn-2023/" TargetMode="External"/><Relationship Id="rId2620" Type="http://schemas.openxmlformats.org/officeDocument/2006/relationships/hyperlink" Target="https://www.w3.org/TR/vocab-ssn-2023/" TargetMode="External"/><Relationship Id="rId1015" Type="http://schemas.openxmlformats.org/officeDocument/2006/relationships/hyperlink" Target="https://www.w3.org/TR/vocab-ssn-2023/" TargetMode="External"/><Relationship Id="rId1222" Type="http://schemas.openxmlformats.org/officeDocument/2006/relationships/hyperlink" Target="https://www.w3.org/TR/vocab-ssn-2023/" TargetMode="External"/><Relationship Id="rId3187" Type="http://schemas.openxmlformats.org/officeDocument/2006/relationships/hyperlink" Target="https://www.w3.org/TR/vocab-ssn-2023/" TargetMode="External"/><Relationship Id="rId3394" Type="http://schemas.openxmlformats.org/officeDocument/2006/relationships/hyperlink" Target="https://www.w3.org/TR/vocab-ssn-2023/" TargetMode="External"/><Relationship Id="rId3047" Type="http://schemas.openxmlformats.org/officeDocument/2006/relationships/hyperlink" Target="https://www.w3.org/TR/vocab-ssn-2023/" TargetMode="External"/><Relationship Id="rId175" Type="http://schemas.openxmlformats.org/officeDocument/2006/relationships/hyperlink" Target="https://www.w3.org/TR/vocab-ssn-2023/" TargetMode="External"/><Relationship Id="rId3254" Type="http://schemas.openxmlformats.org/officeDocument/2006/relationships/hyperlink" Target="https://www.w3.org/TR/vocab-ssn-2023/" TargetMode="External"/><Relationship Id="rId3461" Type="http://schemas.openxmlformats.org/officeDocument/2006/relationships/hyperlink" Target="https://w3id.org/seas/SEAS-D2_2-SEAS-Knowledge-Model.pdf" TargetMode="External"/><Relationship Id="rId382" Type="http://schemas.openxmlformats.org/officeDocument/2006/relationships/hyperlink" Target="https://www.w3.org/TR/vocab-ssn-2023/" TargetMode="External"/><Relationship Id="rId2063" Type="http://schemas.openxmlformats.org/officeDocument/2006/relationships/hyperlink" Target="https://www.w3.org/TR/vocab-ssn-2023/" TargetMode="External"/><Relationship Id="rId2270" Type="http://schemas.openxmlformats.org/officeDocument/2006/relationships/hyperlink" Target="https://www.w3.org/TR/vocab-ssn-2023/" TargetMode="External"/><Relationship Id="rId3114" Type="http://schemas.openxmlformats.org/officeDocument/2006/relationships/hyperlink" Target="https://www.w3.org/TR/vocab-ssn-2023/" TargetMode="External"/><Relationship Id="rId3321" Type="http://schemas.openxmlformats.org/officeDocument/2006/relationships/hyperlink" Target="https://www.w3.org/TR/vocab-ssn-2023/" TargetMode="External"/><Relationship Id="rId242" Type="http://schemas.openxmlformats.org/officeDocument/2006/relationships/hyperlink" Target="https://www.w3.org/TR/vocab-ssn-2023/" TargetMode="External"/><Relationship Id="rId2130" Type="http://schemas.openxmlformats.org/officeDocument/2006/relationships/hyperlink" Target="https://www.w3.org/TR/vocab-ssn-2023/" TargetMode="External"/><Relationship Id="rId102" Type="http://schemas.openxmlformats.org/officeDocument/2006/relationships/hyperlink" Target="https://www.w3.org/TR/vocab-ssn-2023/" TargetMode="External"/><Relationship Id="rId1689" Type="http://schemas.openxmlformats.org/officeDocument/2006/relationships/hyperlink" Target="https://www.w3.org/TR/vocab-ssn-2023/" TargetMode="External"/><Relationship Id="rId1896" Type="http://schemas.openxmlformats.org/officeDocument/2006/relationships/hyperlink" Target="https://www.w3.org/TR/vocab-ssn-2023/" TargetMode="External"/><Relationship Id="rId2947" Type="http://schemas.openxmlformats.org/officeDocument/2006/relationships/hyperlink" Target="https://www.w3.org/TR/vocab-ssn-2023/" TargetMode="External"/><Relationship Id="rId919" Type="http://schemas.openxmlformats.org/officeDocument/2006/relationships/hyperlink" Target="https://www.w3.org/ns/sosa/common/" TargetMode="External"/><Relationship Id="rId1549" Type="http://schemas.openxmlformats.org/officeDocument/2006/relationships/hyperlink" Target="https://www.w3.org/TR/vocab-ssn-2023/" TargetMode="External"/><Relationship Id="rId1756" Type="http://schemas.openxmlformats.org/officeDocument/2006/relationships/hyperlink" Target="https://www.w3.org/TR/vocab-ssn-2023/" TargetMode="External"/><Relationship Id="rId1963" Type="http://schemas.openxmlformats.org/officeDocument/2006/relationships/hyperlink" Target="https://www.w3.org/ns/sosa/sampling/" TargetMode="External"/><Relationship Id="rId2807" Type="http://schemas.openxmlformats.org/officeDocument/2006/relationships/hyperlink" Target="https://www.w3.org/TR/vocab-ssn-2023/" TargetMode="External"/><Relationship Id="rId48" Type="http://schemas.microsoft.com/office/2011/relationships/commentsExtended" Target="commentsExtended.xml"/><Relationship Id="rId1409" Type="http://schemas.openxmlformats.org/officeDocument/2006/relationships/hyperlink" Target="https://www.w3.org/TR/vocab-ssn-2023/" TargetMode="External"/><Relationship Id="rId1616" Type="http://schemas.openxmlformats.org/officeDocument/2006/relationships/hyperlink" Target="https://www.w3.org/TR/vocab-ssn-2023/" TargetMode="External"/><Relationship Id="rId1823" Type="http://schemas.openxmlformats.org/officeDocument/2006/relationships/hyperlink" Target="https://www.w3.org/TR/vocab-ssn-2023/" TargetMode="External"/><Relationship Id="rId2597" Type="http://schemas.openxmlformats.org/officeDocument/2006/relationships/hyperlink" Target="https://www.w3.org/TR/vocab-ssn-2023/" TargetMode="External"/><Relationship Id="rId569" Type="http://schemas.openxmlformats.org/officeDocument/2006/relationships/hyperlink" Target="https://www.w3.org/TR/vocab-ssn-2023/" TargetMode="External"/><Relationship Id="rId776" Type="http://schemas.openxmlformats.org/officeDocument/2006/relationships/hyperlink" Target="https://www.w3.org/TR/vocab-ssn-2023/" TargetMode="External"/><Relationship Id="rId983" Type="http://schemas.openxmlformats.org/officeDocument/2006/relationships/hyperlink" Target="https://www.w3.org/TR/vocab-ssn-2023/" TargetMode="External"/><Relationship Id="rId1199" Type="http://schemas.openxmlformats.org/officeDocument/2006/relationships/hyperlink" Target="https://www.w3.org/TR/owl-time/" TargetMode="External"/><Relationship Id="rId2457" Type="http://schemas.openxmlformats.org/officeDocument/2006/relationships/hyperlink" Target="https://www.w3.org/TR/vocab-ssn-2023/" TargetMode="External"/><Relationship Id="rId2664" Type="http://schemas.openxmlformats.org/officeDocument/2006/relationships/hyperlink" Target="https://www.w3.org/TR/vocab-ssn-2023/" TargetMode="External"/><Relationship Id="rId3508" Type="http://schemas.openxmlformats.org/officeDocument/2006/relationships/hyperlink" Target="https://www.bipm.org/documents/20126/2071204/JCGM_200_2012.pdf" TargetMode="External"/><Relationship Id="rId429" Type="http://schemas.openxmlformats.org/officeDocument/2006/relationships/hyperlink" Target="https://www.w3.org/TR/vocab-ssn-2023/" TargetMode="External"/><Relationship Id="rId636" Type="http://schemas.openxmlformats.org/officeDocument/2006/relationships/hyperlink" Target="https://www.w3.org/TR/vocab-ssn-2023/" TargetMode="External"/><Relationship Id="rId1059" Type="http://schemas.openxmlformats.org/officeDocument/2006/relationships/hyperlink" Target="https://www.w3.org/TR/vocab-ssn-2023/" TargetMode="External"/><Relationship Id="rId1266" Type="http://schemas.openxmlformats.org/officeDocument/2006/relationships/hyperlink" Target="https://www.w3.org/TR/vocab-ssn-2023/" TargetMode="External"/><Relationship Id="rId1473" Type="http://schemas.openxmlformats.org/officeDocument/2006/relationships/hyperlink" Target="https://www.w3.org/TR/vocab-ssn-2023/" TargetMode="External"/><Relationship Id="rId2317" Type="http://schemas.openxmlformats.org/officeDocument/2006/relationships/hyperlink" Target="http://www.opengis.net/ont/geosparql" TargetMode="External"/><Relationship Id="rId2871" Type="http://schemas.openxmlformats.org/officeDocument/2006/relationships/hyperlink" Target="https://www.w3.org/TR/vocab-ssn-2023/" TargetMode="External"/><Relationship Id="rId843" Type="http://schemas.openxmlformats.org/officeDocument/2006/relationships/hyperlink" Target="https://www.w3.org/TR/vocab-ssn-2023/" TargetMode="External"/><Relationship Id="rId1126" Type="http://schemas.openxmlformats.org/officeDocument/2006/relationships/hyperlink" Target="https://www.w3.org/TR/vocab-ssn-2023/" TargetMode="External"/><Relationship Id="rId1680" Type="http://schemas.openxmlformats.org/officeDocument/2006/relationships/hyperlink" Target="https://www.w3.org/TR/vocab-ssn-2023/" TargetMode="External"/><Relationship Id="rId2524" Type="http://schemas.openxmlformats.org/officeDocument/2006/relationships/hyperlink" Target="https://www.w3.org/TR/vocab-ssn-2023/" TargetMode="External"/><Relationship Id="rId2731" Type="http://schemas.openxmlformats.org/officeDocument/2006/relationships/hyperlink" Target="https://www.w3.org/TR/vocab-ssn-2023/" TargetMode="External"/><Relationship Id="rId703" Type="http://schemas.openxmlformats.org/officeDocument/2006/relationships/hyperlink" Target="https://www.w3.org/TR/vocab-ssn-2023/" TargetMode="External"/><Relationship Id="rId910" Type="http://schemas.openxmlformats.org/officeDocument/2006/relationships/hyperlink" Target="https://www.w3.org/TR/vocab-ssn-2023/" TargetMode="External"/><Relationship Id="rId1333" Type="http://schemas.openxmlformats.org/officeDocument/2006/relationships/hyperlink" Target="https://www.w3.org/TR/vocab-ssn-2023/" TargetMode="External"/><Relationship Id="rId1540" Type="http://schemas.openxmlformats.org/officeDocument/2006/relationships/hyperlink" Target="https://www.w3.org/TR/vocab-ssn-2023/" TargetMode="External"/><Relationship Id="rId1400" Type="http://schemas.openxmlformats.org/officeDocument/2006/relationships/hyperlink" Target="https://www.w3.org/TR/vocab-ssn-2023/" TargetMode="External"/><Relationship Id="rId3298" Type="http://schemas.openxmlformats.org/officeDocument/2006/relationships/hyperlink" Target="https://www.w3.org/TR/vocab-ssn-2023/" TargetMode="External"/><Relationship Id="rId3158" Type="http://schemas.openxmlformats.org/officeDocument/2006/relationships/hyperlink" Target="https://www.w3.org/TR/vocab-ssn-2023/" TargetMode="External"/><Relationship Id="rId3365" Type="http://schemas.openxmlformats.org/officeDocument/2006/relationships/hyperlink" Target="https://www.w3.org/ns/sosa/OperatingConditions" TargetMode="External"/><Relationship Id="rId286" Type="http://schemas.openxmlformats.org/officeDocument/2006/relationships/hyperlink" Target="https://www.w3.org/TR/vocab-ssn-2023/" TargetMode="External"/><Relationship Id="rId493" Type="http://schemas.openxmlformats.org/officeDocument/2006/relationships/hyperlink" Target="https://www.w3.org/TR/vocab-ssn-2023/" TargetMode="External"/><Relationship Id="rId2174" Type="http://schemas.openxmlformats.org/officeDocument/2006/relationships/hyperlink" Target="https://www.w3.org/ns/sosa/sampling/" TargetMode="External"/><Relationship Id="rId2381" Type="http://schemas.openxmlformats.org/officeDocument/2006/relationships/hyperlink" Target="https://www.w3.org/TR/vocab-ssn-2023/" TargetMode="External"/><Relationship Id="rId3018" Type="http://schemas.openxmlformats.org/officeDocument/2006/relationships/hyperlink" Target="https://www.w3.org/TR/vocab-ssn-2023/" TargetMode="External"/><Relationship Id="rId3225" Type="http://schemas.openxmlformats.org/officeDocument/2006/relationships/hyperlink" Target="https://www.w3.org/TR/vocab-ssn-2023/" TargetMode="External"/><Relationship Id="rId3432" Type="http://schemas.openxmlformats.org/officeDocument/2006/relationships/hyperlink" Target="https://doi.org/10.1016/B978-0-12-385965-5.10008-1" TargetMode="External"/><Relationship Id="rId146" Type="http://schemas.openxmlformats.org/officeDocument/2006/relationships/hyperlink" Target="https://www.w3.org/TR/vocab-ssn-2023/" TargetMode="External"/><Relationship Id="rId353" Type="http://schemas.openxmlformats.org/officeDocument/2006/relationships/hyperlink" Target="https://www.w3.org/TR/vocab-ssn-2023/" TargetMode="External"/><Relationship Id="rId560" Type="http://schemas.openxmlformats.org/officeDocument/2006/relationships/hyperlink" Target="https://www.w3.org/TR/vocab-ssn-2023/" TargetMode="External"/><Relationship Id="rId1190" Type="http://schemas.openxmlformats.org/officeDocument/2006/relationships/hyperlink" Target="https://www.w3.org/TR/vocab-ssn-2023/" TargetMode="External"/><Relationship Id="rId2034" Type="http://schemas.openxmlformats.org/officeDocument/2006/relationships/hyperlink" Target="https://www.w3.org/ns/sosa/sampling/" TargetMode="External"/><Relationship Id="rId2241" Type="http://schemas.openxmlformats.org/officeDocument/2006/relationships/hyperlink" Target="https://www.w3.org/TR/vocab-ssn-2023/" TargetMode="External"/><Relationship Id="rId213" Type="http://schemas.openxmlformats.org/officeDocument/2006/relationships/hyperlink" Target="https://www.w3.org/TR/vocab-ssn-2023/" TargetMode="External"/><Relationship Id="rId420" Type="http://schemas.openxmlformats.org/officeDocument/2006/relationships/hyperlink" Target="https://www.w3.org/TR/vocab-ssn-2023/" TargetMode="External"/><Relationship Id="rId1050" Type="http://schemas.openxmlformats.org/officeDocument/2006/relationships/hyperlink" Target="https://www.w3.org/TR/vocab-ssn-2023/" TargetMode="External"/><Relationship Id="rId2101" Type="http://schemas.openxmlformats.org/officeDocument/2006/relationships/hyperlink" Target="https://www.w3.org/TR/vocab-ssn-2023/" TargetMode="External"/><Relationship Id="rId1867" Type="http://schemas.openxmlformats.org/officeDocument/2006/relationships/hyperlink" Target="https://www.w3.org/TR/vocab-ssn-2023/" TargetMode="External"/><Relationship Id="rId2918" Type="http://schemas.openxmlformats.org/officeDocument/2006/relationships/hyperlink" Target="http://qudt.org/schema/qudt/hasUnit" TargetMode="External"/><Relationship Id="rId1727" Type="http://schemas.openxmlformats.org/officeDocument/2006/relationships/hyperlink" Target="https://www.w3.org/TR/vocab-ssn-2023/" TargetMode="External"/><Relationship Id="rId1934" Type="http://schemas.openxmlformats.org/officeDocument/2006/relationships/hyperlink" Target="https://www.w3.org/TR/vocab-ssn-2023/" TargetMode="External"/><Relationship Id="rId3082" Type="http://schemas.openxmlformats.org/officeDocument/2006/relationships/hyperlink" Target="https://www.w3.org/TR/vocab-ssn-2023/" TargetMode="External"/><Relationship Id="rId19" Type="http://schemas.openxmlformats.org/officeDocument/2006/relationships/hyperlink" Target="https://www.ogc.org/" TargetMode="External"/><Relationship Id="rId3" Type="http://schemas.openxmlformats.org/officeDocument/2006/relationships/settings" Target="settings.xml"/><Relationship Id="rId887" Type="http://schemas.openxmlformats.org/officeDocument/2006/relationships/hyperlink" Target="https://www.w3.org/TR/vocab-ssn-2023/" TargetMode="External"/><Relationship Id="rId2568" Type="http://schemas.openxmlformats.org/officeDocument/2006/relationships/hyperlink" Target="https://www.w3.org/ns/prov" TargetMode="External"/><Relationship Id="rId2775" Type="http://schemas.openxmlformats.org/officeDocument/2006/relationships/hyperlink" Target="https://www.w3.org/TR/vocab-ssn-2023/" TargetMode="External"/><Relationship Id="rId2982" Type="http://schemas.openxmlformats.org/officeDocument/2006/relationships/hyperlink" Target="https://www.w3.org/TR/vocab-ssn-2023/" TargetMode="External"/><Relationship Id="rId747" Type="http://schemas.openxmlformats.org/officeDocument/2006/relationships/hyperlink" Target="https://www.w3.org/TR/vocab-ssn-2023/" TargetMode="External"/><Relationship Id="rId954" Type="http://schemas.openxmlformats.org/officeDocument/2006/relationships/hyperlink" Target="https://www.w3.org/TR/vocab-ssn-2023/" TargetMode="External"/><Relationship Id="rId1377" Type="http://schemas.openxmlformats.org/officeDocument/2006/relationships/hyperlink" Target="https://www.w3.org/TR/vocab-ssn-2023/" TargetMode="External"/><Relationship Id="rId1584" Type="http://schemas.openxmlformats.org/officeDocument/2006/relationships/hyperlink" Target="https://www.w3.org/ns/sosa/actuation/" TargetMode="External"/><Relationship Id="rId1791" Type="http://schemas.openxmlformats.org/officeDocument/2006/relationships/hyperlink" Target="https://www.w3.org/TR/vocab-ssn-2023/" TargetMode="External"/><Relationship Id="rId2428" Type="http://schemas.openxmlformats.org/officeDocument/2006/relationships/hyperlink" Target="https://www.w3.org/TR/vocab-ssn-2023/" TargetMode="External"/><Relationship Id="rId2635" Type="http://schemas.openxmlformats.org/officeDocument/2006/relationships/hyperlink" Target="https://saref.etsi.org/core/hasState" TargetMode="External"/><Relationship Id="rId2842" Type="http://schemas.openxmlformats.org/officeDocument/2006/relationships/hyperlink" Target="https://www.w3.org/TR/vocab-ssn-2023/" TargetMode="External"/><Relationship Id="rId83" Type="http://schemas.openxmlformats.org/officeDocument/2006/relationships/hyperlink" Target="https://www.w3.org/TR/vocab-ssn-2023/" TargetMode="External"/><Relationship Id="rId607" Type="http://schemas.openxmlformats.org/officeDocument/2006/relationships/hyperlink" Target="https://www.w3.org/TR/vocab-ssn-2023/" TargetMode="External"/><Relationship Id="rId814" Type="http://schemas.openxmlformats.org/officeDocument/2006/relationships/hyperlink" Target="https://www.w3.org/TR/vocab-ssn-2023/" TargetMode="External"/><Relationship Id="rId1237" Type="http://schemas.openxmlformats.org/officeDocument/2006/relationships/hyperlink" Target="https://www.w3.org/TR/vocab-ssn-2023/" TargetMode="External"/><Relationship Id="rId1444" Type="http://schemas.openxmlformats.org/officeDocument/2006/relationships/hyperlink" Target="https://www.w3.org/ns/sosa/common/" TargetMode="External"/><Relationship Id="rId1651" Type="http://schemas.openxmlformats.org/officeDocument/2006/relationships/hyperlink" Target="https://www.w3.org/TR/vocab-ssn-2023/" TargetMode="External"/><Relationship Id="rId2702" Type="http://schemas.openxmlformats.org/officeDocument/2006/relationships/hyperlink" Target="https://www.w3.org/TR/vocab-ssn-2023/" TargetMode="External"/><Relationship Id="rId1304" Type="http://schemas.openxmlformats.org/officeDocument/2006/relationships/hyperlink" Target="https://www.w3.org/TR/vocab-ssn-2023/" TargetMode="External"/><Relationship Id="rId1511" Type="http://schemas.openxmlformats.org/officeDocument/2006/relationships/hyperlink" Target="https://www.w3.org/TR/vocab-ssn-2023/" TargetMode="External"/><Relationship Id="rId3269" Type="http://schemas.openxmlformats.org/officeDocument/2006/relationships/hyperlink" Target="https://www.w3.org/TR/vocab-ssn-2023/" TargetMode="External"/><Relationship Id="rId3476" Type="http://schemas.openxmlformats.org/officeDocument/2006/relationships/hyperlink" Target="https://doi.org/10.25504/FAIRsharing.d3pqw7" TargetMode="External"/><Relationship Id="rId10" Type="http://schemas.openxmlformats.org/officeDocument/2006/relationships/hyperlink" Target="https://github.com/w3c/sdw-sosa-ssn/commits/" TargetMode="External"/><Relationship Id="rId397" Type="http://schemas.openxmlformats.org/officeDocument/2006/relationships/hyperlink" Target="https://www.w3.org/TR/vocab-ssn-2023/" TargetMode="External"/><Relationship Id="rId2078" Type="http://schemas.openxmlformats.org/officeDocument/2006/relationships/hyperlink" Target="https://www.w3.org/ns/sosa/sampling/" TargetMode="External"/><Relationship Id="rId2285" Type="http://schemas.openxmlformats.org/officeDocument/2006/relationships/hyperlink" Target="https://www.w3.org/TR/vocab-ssn-2023/" TargetMode="External"/><Relationship Id="rId2492" Type="http://schemas.openxmlformats.org/officeDocument/2006/relationships/hyperlink" Target="https://www.w3.org/TR/vocab-ssn-2023/" TargetMode="External"/><Relationship Id="rId3129" Type="http://schemas.openxmlformats.org/officeDocument/2006/relationships/hyperlink" Target="https://www.w3.org/TR/vocab-ssn-2023/" TargetMode="External"/><Relationship Id="rId3336" Type="http://schemas.openxmlformats.org/officeDocument/2006/relationships/hyperlink" Target="https://www.w3.org/TR/vocab-ssn-2023/" TargetMode="External"/><Relationship Id="rId257" Type="http://schemas.openxmlformats.org/officeDocument/2006/relationships/hyperlink" Target="https://www.w3.org/TR/vocab-ssn-2023/" TargetMode="External"/><Relationship Id="rId464" Type="http://schemas.openxmlformats.org/officeDocument/2006/relationships/hyperlink" Target="https://www.w3.org/TR/vocab-ssn-2023/" TargetMode="External"/><Relationship Id="rId1094" Type="http://schemas.openxmlformats.org/officeDocument/2006/relationships/hyperlink" Target="https://www.w3.org/TR/vocab-ssn-2023/" TargetMode="External"/><Relationship Id="rId2145" Type="http://schemas.openxmlformats.org/officeDocument/2006/relationships/hyperlink" Target="https://www.w3.org/TR/vocab-ssn-2023/" TargetMode="External"/><Relationship Id="rId117" Type="http://schemas.openxmlformats.org/officeDocument/2006/relationships/hyperlink" Target="https://www.w3.org/TR/vocab-ssn-2023/" TargetMode="External"/><Relationship Id="rId671" Type="http://schemas.openxmlformats.org/officeDocument/2006/relationships/hyperlink" Target="https://www.w3.org/TR/vocab-ssn-2023/" TargetMode="External"/><Relationship Id="rId2352" Type="http://schemas.openxmlformats.org/officeDocument/2006/relationships/hyperlink" Target="https://www.w3.org/ns/sosa/oms/" TargetMode="External"/><Relationship Id="rId3403" Type="http://schemas.openxmlformats.org/officeDocument/2006/relationships/hyperlink" Target="https://www.w3.org/TR/vocab-ssn-2023/" TargetMode="External"/><Relationship Id="rId324" Type="http://schemas.openxmlformats.org/officeDocument/2006/relationships/hyperlink" Target="https://www.w3.org/TR/vocab-ssn-2023/" TargetMode="External"/><Relationship Id="rId531" Type="http://schemas.openxmlformats.org/officeDocument/2006/relationships/hyperlink" Target="https://www.w3.org/TR/vocab-ssn-2023/" TargetMode="External"/><Relationship Id="rId1161" Type="http://schemas.openxmlformats.org/officeDocument/2006/relationships/hyperlink" Target="https://www.w3.org/TR/vocab-ssn-2023/" TargetMode="External"/><Relationship Id="rId2005" Type="http://schemas.openxmlformats.org/officeDocument/2006/relationships/hyperlink" Target="https://www.w3.org/ns/sosa/sampling/" TargetMode="External"/><Relationship Id="rId2212" Type="http://schemas.openxmlformats.org/officeDocument/2006/relationships/hyperlink" Target="https://www.w3.org/TR/vocab-ssn-2023/" TargetMode="External"/><Relationship Id="rId1021" Type="http://schemas.openxmlformats.org/officeDocument/2006/relationships/hyperlink" Target="https://www.w3.org/TR/vocab-ssn-2023/" TargetMode="External"/><Relationship Id="rId1978" Type="http://schemas.openxmlformats.org/officeDocument/2006/relationships/hyperlink" Target="https://www.w3.org/TR/vocab-ssn-2023/" TargetMode="External"/><Relationship Id="rId3193" Type="http://schemas.openxmlformats.org/officeDocument/2006/relationships/hyperlink" Target="https://www.w3.org/TR/vocab-ssn-2023/" TargetMode="External"/><Relationship Id="rId1838" Type="http://schemas.openxmlformats.org/officeDocument/2006/relationships/hyperlink" Target="https://www.w3.org/ns/sosa/observation/" TargetMode="External"/><Relationship Id="rId3053" Type="http://schemas.openxmlformats.org/officeDocument/2006/relationships/hyperlink" Target="https://www.w3.org/TR/vocab-ssn-2023/" TargetMode="External"/><Relationship Id="rId3260" Type="http://schemas.openxmlformats.org/officeDocument/2006/relationships/hyperlink" Target="https://www.w3.org/TR/vocab-ssn-2023/" TargetMode="External"/><Relationship Id="rId181" Type="http://schemas.openxmlformats.org/officeDocument/2006/relationships/hyperlink" Target="https://www.w3.org/TR/vocab-ssn-2023/" TargetMode="External"/><Relationship Id="rId1905" Type="http://schemas.openxmlformats.org/officeDocument/2006/relationships/hyperlink" Target="https://www.w3.org/TR/vocab-ssn-2023/" TargetMode="External"/><Relationship Id="rId3120" Type="http://schemas.openxmlformats.org/officeDocument/2006/relationships/hyperlink" Target="https://www.w3.org/TR/vocab-ssn-2023/" TargetMode="External"/><Relationship Id="rId998" Type="http://schemas.openxmlformats.org/officeDocument/2006/relationships/hyperlink" Target="https://www.w3.org/TR/vocab-ssn-2023/" TargetMode="External"/><Relationship Id="rId2679" Type="http://schemas.openxmlformats.org/officeDocument/2006/relationships/hyperlink" Target="https://saref.etsi.org/core/Device" TargetMode="External"/><Relationship Id="rId2886" Type="http://schemas.openxmlformats.org/officeDocument/2006/relationships/hyperlink" Target="https://www.w3.org/TR/vocab-ssn-2023/" TargetMode="External"/><Relationship Id="rId858" Type="http://schemas.openxmlformats.org/officeDocument/2006/relationships/hyperlink" Target="https://www.w3.org/TR/vocab-ssn-2023/" TargetMode="External"/><Relationship Id="rId1488" Type="http://schemas.openxmlformats.org/officeDocument/2006/relationships/hyperlink" Target="https://www.w3.org/TR/vocab-ssn-2023/" TargetMode="External"/><Relationship Id="rId1695" Type="http://schemas.openxmlformats.org/officeDocument/2006/relationships/hyperlink" Target="https://www.w3.org/TR/vocab-ssn-2023/" TargetMode="External"/><Relationship Id="rId2539" Type="http://schemas.openxmlformats.org/officeDocument/2006/relationships/hyperlink" Target="https://www.w3.org/TR/vocab-ssn-2023/" TargetMode="External"/><Relationship Id="rId2746" Type="http://schemas.openxmlformats.org/officeDocument/2006/relationships/hyperlink" Target="https://www.w3.org/TR/vocab-ssn-2023/" TargetMode="External"/><Relationship Id="rId2953" Type="http://schemas.openxmlformats.org/officeDocument/2006/relationships/hyperlink" Target="https://www.w3.org/TR/vocab-ssn-2023/" TargetMode="External"/><Relationship Id="rId718" Type="http://schemas.openxmlformats.org/officeDocument/2006/relationships/hyperlink" Target="https://www.w3.org/ns/sosa/act/" TargetMode="External"/><Relationship Id="rId925" Type="http://schemas.openxmlformats.org/officeDocument/2006/relationships/hyperlink" Target="https://www.w3.org/ns/sosa/common/" TargetMode="External"/><Relationship Id="rId1348" Type="http://schemas.openxmlformats.org/officeDocument/2006/relationships/hyperlink" Target="https://www.w3.org/TR/vocab-ssn-2023/" TargetMode="External"/><Relationship Id="rId1555" Type="http://schemas.openxmlformats.org/officeDocument/2006/relationships/hyperlink" Target="https://www.w3.org/TR/vocab-ssn-2023/" TargetMode="External"/><Relationship Id="rId1762" Type="http://schemas.openxmlformats.org/officeDocument/2006/relationships/hyperlink" Target="https://www.w3.org/ns/sosa/observation/" TargetMode="External"/><Relationship Id="rId2606" Type="http://schemas.openxmlformats.org/officeDocument/2006/relationships/hyperlink" Target="https://www.w3.org/ns/sosa/" TargetMode="External"/><Relationship Id="rId1208" Type="http://schemas.openxmlformats.org/officeDocument/2006/relationships/hyperlink" Target="https://www.w3.org/TR/vocab-ssn-2023/" TargetMode="External"/><Relationship Id="rId1415" Type="http://schemas.openxmlformats.org/officeDocument/2006/relationships/hyperlink" Target="https://www.w3.org/TR/vocab-ssn-2023/" TargetMode="External"/><Relationship Id="rId2813" Type="http://schemas.openxmlformats.org/officeDocument/2006/relationships/hyperlink" Target="https://www.w3.org/TR/vocab-ssn-2023/" TargetMode="External"/><Relationship Id="rId54" Type="http://schemas.openxmlformats.org/officeDocument/2006/relationships/hyperlink" Target="https://www.w3.org/ns/ssn/2023/" TargetMode="External"/><Relationship Id="rId1622" Type="http://schemas.openxmlformats.org/officeDocument/2006/relationships/hyperlink" Target="https://www.w3.org/TR/vocab-ssn-2023/" TargetMode="External"/><Relationship Id="rId2189" Type="http://schemas.openxmlformats.org/officeDocument/2006/relationships/hyperlink" Target="https://www.w3.org/TR/vocab-ssn-2023/" TargetMode="External"/><Relationship Id="rId2396" Type="http://schemas.openxmlformats.org/officeDocument/2006/relationships/hyperlink" Target="https://www.w3.org/TR/vocab-ssn-2023/" TargetMode="External"/><Relationship Id="rId3447" Type="http://schemas.openxmlformats.org/officeDocument/2006/relationships/hyperlink" Target="https://dl.kr.org/" TargetMode="External"/><Relationship Id="rId368" Type="http://schemas.openxmlformats.org/officeDocument/2006/relationships/hyperlink" Target="https://www.w3.org/TR/vocab-ssn-2023/" TargetMode="External"/><Relationship Id="rId575" Type="http://schemas.openxmlformats.org/officeDocument/2006/relationships/hyperlink" Target="https://www.w3.org/TR/vocab-ssn-2023/" TargetMode="External"/><Relationship Id="rId782" Type="http://schemas.openxmlformats.org/officeDocument/2006/relationships/hyperlink" Target="https://www.w3.org/TR/vocab-ssn-2023/" TargetMode="External"/><Relationship Id="rId2049" Type="http://schemas.openxmlformats.org/officeDocument/2006/relationships/hyperlink" Target="https://www.w3.org/TR/vocab-ssn-2023/" TargetMode="External"/><Relationship Id="rId2256" Type="http://schemas.openxmlformats.org/officeDocument/2006/relationships/hyperlink" Target="https://www.w3.org/TR/vocab-ssn-2023/" TargetMode="External"/><Relationship Id="rId2463" Type="http://schemas.openxmlformats.org/officeDocument/2006/relationships/hyperlink" Target="https://www.w3.org/TR/vocab-ssn-2023/" TargetMode="External"/><Relationship Id="rId2670" Type="http://schemas.openxmlformats.org/officeDocument/2006/relationships/hyperlink" Target="https://www.w3.org/TR/vocab-ssn-2023/" TargetMode="External"/><Relationship Id="rId3307" Type="http://schemas.openxmlformats.org/officeDocument/2006/relationships/hyperlink" Target="https://www.w3.org/TR/vocab-ssn-2023/" TargetMode="External"/><Relationship Id="rId3514" Type="http://schemas.openxmlformats.org/officeDocument/2006/relationships/hyperlink" Target="https://www.w3.org/TR/vocab-dqv/" TargetMode="External"/><Relationship Id="rId228" Type="http://schemas.openxmlformats.org/officeDocument/2006/relationships/hyperlink" Target="https://www.w3.org/TR/vocab-ssn-2023/" TargetMode="External"/><Relationship Id="rId435" Type="http://schemas.openxmlformats.org/officeDocument/2006/relationships/hyperlink" Target="https://www.w3.org/TR/vocab-ssn-2023/" TargetMode="External"/><Relationship Id="rId642" Type="http://schemas.openxmlformats.org/officeDocument/2006/relationships/hyperlink" Target="https://www.w3.org/TR/vocab-ssn-2023/" TargetMode="External"/><Relationship Id="rId1065" Type="http://schemas.openxmlformats.org/officeDocument/2006/relationships/hyperlink" Target="https://www.w3.org/TR/vocab-ssn-2023/" TargetMode="External"/><Relationship Id="rId1272" Type="http://schemas.openxmlformats.org/officeDocument/2006/relationships/hyperlink" Target="https://www.w3.org/TR/vocab-ssn-2023/" TargetMode="External"/><Relationship Id="rId2116" Type="http://schemas.openxmlformats.org/officeDocument/2006/relationships/hyperlink" Target="https://www.w3.org/TR/vocab-ssn-2023/" TargetMode="External"/><Relationship Id="rId2323" Type="http://schemas.openxmlformats.org/officeDocument/2006/relationships/hyperlink" Target="https://www.w3.org/TR/vocab-ssn-2023/" TargetMode="External"/><Relationship Id="rId2530" Type="http://schemas.openxmlformats.org/officeDocument/2006/relationships/hyperlink" Target="https://www.w3.org/TR/vocab-ssn-2023/" TargetMode="External"/><Relationship Id="rId502" Type="http://schemas.openxmlformats.org/officeDocument/2006/relationships/hyperlink" Target="https://www.w3.org/TR/vocab-ssn-2023/" TargetMode="External"/><Relationship Id="rId1132" Type="http://schemas.openxmlformats.org/officeDocument/2006/relationships/hyperlink" Target="https://www.w3.org/TR/vocab-ssn-2023/" TargetMode="External"/><Relationship Id="rId3097" Type="http://schemas.openxmlformats.org/officeDocument/2006/relationships/hyperlink" Target="https://www.w3.org/TR/vocab-ssn-2023/" TargetMode="External"/><Relationship Id="rId1949" Type="http://schemas.openxmlformats.org/officeDocument/2006/relationships/hyperlink" Target="https://www.w3.org/TR/vocab-ssn-2023/" TargetMode="External"/><Relationship Id="rId3164" Type="http://schemas.openxmlformats.org/officeDocument/2006/relationships/hyperlink" Target="https://inkbird.com/products/ibs-th2-plus" TargetMode="External"/><Relationship Id="rId292" Type="http://schemas.openxmlformats.org/officeDocument/2006/relationships/hyperlink" Target="https://www.w3.org/TR/vocab-ssn-2023/" TargetMode="External"/><Relationship Id="rId1809" Type="http://schemas.openxmlformats.org/officeDocument/2006/relationships/hyperlink" Target="https://www.w3.org/TR/vocab-ssn-2023/" TargetMode="External"/><Relationship Id="rId3371" Type="http://schemas.openxmlformats.org/officeDocument/2006/relationships/hyperlink" Target="https://www.w3.org/ns/sosa/OperatingConditions" TargetMode="External"/><Relationship Id="rId2180" Type="http://schemas.openxmlformats.org/officeDocument/2006/relationships/hyperlink" Target="https://www.w3.org/TR/vocab-ssn-2023/" TargetMode="External"/><Relationship Id="rId3024" Type="http://schemas.openxmlformats.org/officeDocument/2006/relationships/hyperlink" Target="https://www.w3.org/TR/vocab-ssn-2023/" TargetMode="External"/><Relationship Id="rId3231" Type="http://schemas.openxmlformats.org/officeDocument/2006/relationships/hyperlink" Target="https://www.w3.org/TR/vocab-ssn-2023/" TargetMode="External"/><Relationship Id="rId152" Type="http://schemas.openxmlformats.org/officeDocument/2006/relationships/hyperlink" Target="https://www.w3.org/TR/vocab-ssn-2023/" TargetMode="External"/><Relationship Id="rId2040" Type="http://schemas.openxmlformats.org/officeDocument/2006/relationships/hyperlink" Target="https://www.w3.org/TR/vocab-ssn-2023/" TargetMode="External"/><Relationship Id="rId2997" Type="http://schemas.openxmlformats.org/officeDocument/2006/relationships/hyperlink" Target="https://www.w3.org/TR/vocab-ssn-2023/" TargetMode="External"/><Relationship Id="rId969" Type="http://schemas.openxmlformats.org/officeDocument/2006/relationships/hyperlink" Target="https://www.w3.org/TR/vocab-ssn-2023/" TargetMode="External"/><Relationship Id="rId1599" Type="http://schemas.openxmlformats.org/officeDocument/2006/relationships/hyperlink" Target="https://www.w3.org/TR/vocab-ssn-2023/" TargetMode="External"/><Relationship Id="rId1459" Type="http://schemas.openxmlformats.org/officeDocument/2006/relationships/hyperlink" Target="https://www.w3.org/TR/vocab-ssn-2023/" TargetMode="External"/><Relationship Id="rId2857" Type="http://schemas.openxmlformats.org/officeDocument/2006/relationships/hyperlink" Target="https://www.w3.org/TR/vocab-ssn-2023/" TargetMode="External"/><Relationship Id="rId98" Type="http://schemas.openxmlformats.org/officeDocument/2006/relationships/hyperlink" Target="https://www.w3.org/TR/vocab-ssn-2023/" TargetMode="External"/><Relationship Id="rId829" Type="http://schemas.openxmlformats.org/officeDocument/2006/relationships/hyperlink" Target="https://www.w3.org/TR/vocab-ssn-2023/" TargetMode="External"/><Relationship Id="rId1666" Type="http://schemas.openxmlformats.org/officeDocument/2006/relationships/hyperlink" Target="https://www.w3.org/TR/vocab-ssn-2023/" TargetMode="External"/><Relationship Id="rId1873" Type="http://schemas.openxmlformats.org/officeDocument/2006/relationships/hyperlink" Target="https://www.w3.org/TR/vocab-ssn-2023/" TargetMode="External"/><Relationship Id="rId2717" Type="http://schemas.openxmlformats.org/officeDocument/2006/relationships/hyperlink" Target="https://saref.etsi.org/saref4syst/hasSubSystem" TargetMode="External"/><Relationship Id="rId2924" Type="http://schemas.openxmlformats.org/officeDocument/2006/relationships/hyperlink" Target="https://www.w3.org/TR/vocab-ssn-2023/" TargetMode="External"/><Relationship Id="rId1319" Type="http://schemas.openxmlformats.org/officeDocument/2006/relationships/hyperlink" Target="https://www.w3.org/TR/vocab-ssn-2023/" TargetMode="External"/><Relationship Id="rId1526" Type="http://schemas.openxmlformats.org/officeDocument/2006/relationships/hyperlink" Target="https://www.w3.org/TR/vocab-ssn-2023/" TargetMode="External"/><Relationship Id="rId1733" Type="http://schemas.openxmlformats.org/officeDocument/2006/relationships/hyperlink" Target="https://www.w3.org/TR/vocab-ssn-2023/" TargetMode="External"/><Relationship Id="rId1940" Type="http://schemas.openxmlformats.org/officeDocument/2006/relationships/hyperlink" Target="https://www.w3.org/TR/vocab-ssn-2023/" TargetMode="External"/><Relationship Id="rId25" Type="http://schemas.openxmlformats.org/officeDocument/2006/relationships/hyperlink" Target="https://brgm.fr/" TargetMode="External"/><Relationship Id="rId1800" Type="http://schemas.openxmlformats.org/officeDocument/2006/relationships/hyperlink" Target="https://www.w3.org/TR/vocab-ssn-2023/" TargetMode="External"/><Relationship Id="rId479" Type="http://schemas.openxmlformats.org/officeDocument/2006/relationships/hyperlink" Target="https://www.w3.org/TR/vocab-ssn-2023/" TargetMode="External"/><Relationship Id="rId686" Type="http://schemas.openxmlformats.org/officeDocument/2006/relationships/hyperlink" Target="https://www.w3.org/TR/vocab-ssn-2023/" TargetMode="External"/><Relationship Id="rId893" Type="http://schemas.openxmlformats.org/officeDocument/2006/relationships/hyperlink" Target="https://www.w3.org/TR/vocab-ssn-2023/" TargetMode="External"/><Relationship Id="rId2367" Type="http://schemas.openxmlformats.org/officeDocument/2006/relationships/hyperlink" Target="https://www.w3.org/TR/vocab-ssn-2023/" TargetMode="External"/><Relationship Id="rId2574" Type="http://schemas.openxmlformats.org/officeDocument/2006/relationships/hyperlink" Target="https://www.w3.org/ns/prov" TargetMode="External"/><Relationship Id="rId2781" Type="http://schemas.openxmlformats.org/officeDocument/2006/relationships/hyperlink" Target="https://www.w3.org/TR/vocab-ssn-2023/" TargetMode="External"/><Relationship Id="rId3418" Type="http://schemas.openxmlformats.org/officeDocument/2006/relationships/hyperlink" Target="https://docs.ogc.org/as/20-082r4/20-082r4.html" TargetMode="External"/><Relationship Id="rId339" Type="http://schemas.openxmlformats.org/officeDocument/2006/relationships/hyperlink" Target="https://www.w3.org/TR/vocab-ssn-2023/" TargetMode="External"/><Relationship Id="rId546" Type="http://schemas.openxmlformats.org/officeDocument/2006/relationships/hyperlink" Target="https://www.w3.org/TR/vocab-ssn-2023/" TargetMode="External"/><Relationship Id="rId753" Type="http://schemas.openxmlformats.org/officeDocument/2006/relationships/hyperlink" Target="https://www.w3.org/TR/vocab-ssn-2023/" TargetMode="External"/><Relationship Id="rId1176" Type="http://schemas.openxmlformats.org/officeDocument/2006/relationships/hyperlink" Target="https://www.w3.org/TR/vocab-ssn-2023/" TargetMode="External"/><Relationship Id="rId1383" Type="http://schemas.openxmlformats.org/officeDocument/2006/relationships/hyperlink" Target="https://www.w3.org/TR/vocab-ssn-2023/" TargetMode="External"/><Relationship Id="rId2227" Type="http://schemas.openxmlformats.org/officeDocument/2006/relationships/hyperlink" Target="https://www.w3.org/TR/vocab-ssn-2023/" TargetMode="External"/><Relationship Id="rId2434" Type="http://schemas.openxmlformats.org/officeDocument/2006/relationships/hyperlink" Target="https://www.w3.org/TR/vocab-ssn-2023/" TargetMode="External"/><Relationship Id="rId406" Type="http://schemas.openxmlformats.org/officeDocument/2006/relationships/hyperlink" Target="https://docs.ogc.org/as/20-082r4/20-082r4.html" TargetMode="External"/><Relationship Id="rId960" Type="http://schemas.openxmlformats.org/officeDocument/2006/relationships/hyperlink" Target="https://www.w3.org/TR/vocab-ssn-2023/" TargetMode="External"/><Relationship Id="rId1036" Type="http://schemas.openxmlformats.org/officeDocument/2006/relationships/hyperlink" Target="https://www.w3.org/TR/vocab-ssn-2023/" TargetMode="External"/><Relationship Id="rId1243" Type="http://schemas.openxmlformats.org/officeDocument/2006/relationships/hyperlink" Target="https://www.w3.org/TR/vocab-ssn-2023/" TargetMode="External"/><Relationship Id="rId1590" Type="http://schemas.openxmlformats.org/officeDocument/2006/relationships/hyperlink" Target="https://www.w3.org/TR/vocab-ssn-2023/" TargetMode="External"/><Relationship Id="rId2641" Type="http://schemas.openxmlformats.org/officeDocument/2006/relationships/hyperlink" Target="https://saref.etsi.org/core/CommandOfInterest" TargetMode="External"/><Relationship Id="rId613" Type="http://schemas.openxmlformats.org/officeDocument/2006/relationships/hyperlink" Target="https://www.w3.org/TR/vocab-ssn-2023/" TargetMode="External"/><Relationship Id="rId820" Type="http://schemas.openxmlformats.org/officeDocument/2006/relationships/hyperlink" Target="https://www.w3.org/TR/vocab-ssn-2023/" TargetMode="External"/><Relationship Id="rId1450" Type="http://schemas.openxmlformats.org/officeDocument/2006/relationships/hyperlink" Target="https://www.w3.org/TR/vocab-ssn-2023/" TargetMode="External"/><Relationship Id="rId2501" Type="http://schemas.openxmlformats.org/officeDocument/2006/relationships/hyperlink" Target="https://www.w3.org/TR/vocab-ssn-2023/" TargetMode="External"/><Relationship Id="rId1103" Type="http://schemas.openxmlformats.org/officeDocument/2006/relationships/hyperlink" Target="https://www.w3.org/TR/vocab-ssn-2023/" TargetMode="External"/><Relationship Id="rId1310" Type="http://schemas.openxmlformats.org/officeDocument/2006/relationships/hyperlink" Target="https://www.w3.org/TR/vocab-ssn-2023/" TargetMode="External"/><Relationship Id="rId3068" Type="http://schemas.openxmlformats.org/officeDocument/2006/relationships/hyperlink" Target="https://www.w3.org/TR/vocab-ssn-2023/" TargetMode="External"/><Relationship Id="rId3275" Type="http://schemas.openxmlformats.org/officeDocument/2006/relationships/hyperlink" Target="https://www.w3.org/TR/vocab-ssn-2023/" TargetMode="External"/><Relationship Id="rId3482" Type="http://schemas.openxmlformats.org/officeDocument/2006/relationships/hyperlink" Target="https://schema.org/" TargetMode="External"/><Relationship Id="rId196" Type="http://schemas.openxmlformats.org/officeDocument/2006/relationships/hyperlink" Target="https://www.w3.org/TR/vocab-ssn-2023/" TargetMode="External"/><Relationship Id="rId2084" Type="http://schemas.openxmlformats.org/officeDocument/2006/relationships/hyperlink" Target="https://www.w3.org/ns/sosa/oms/" TargetMode="External"/><Relationship Id="rId2291" Type="http://schemas.openxmlformats.org/officeDocument/2006/relationships/hyperlink" Target="https://www.w3.org/ns/sosa/oms/" TargetMode="External"/><Relationship Id="rId3135" Type="http://schemas.openxmlformats.org/officeDocument/2006/relationships/hyperlink" Target="https://www.w3.org/TR/vocab-ssn-2023/" TargetMode="External"/><Relationship Id="rId3342" Type="http://schemas.openxmlformats.org/officeDocument/2006/relationships/hyperlink" Target="https://www.w3.org/TR/vocab-ssn-2023/" TargetMode="External"/><Relationship Id="rId263" Type="http://schemas.openxmlformats.org/officeDocument/2006/relationships/hyperlink" Target="https://www.w3.org/TR/vocab-ssn-2023/" TargetMode="External"/><Relationship Id="rId470" Type="http://schemas.openxmlformats.org/officeDocument/2006/relationships/hyperlink" Target="https://www.w3.org/TR/vocab-ssn-2023/" TargetMode="External"/><Relationship Id="rId2151" Type="http://schemas.openxmlformats.org/officeDocument/2006/relationships/hyperlink" Target="https://www.w3.org/TR/vocab-ssn-2023/" TargetMode="External"/><Relationship Id="rId3202" Type="http://schemas.openxmlformats.org/officeDocument/2006/relationships/hyperlink" Target="https://www.w3.org/TR/vocab-ssn-2023/" TargetMode="External"/><Relationship Id="rId123" Type="http://schemas.openxmlformats.org/officeDocument/2006/relationships/hyperlink" Target="https://www.w3.org/TR/vocab-ssn-2023/" TargetMode="External"/><Relationship Id="rId330" Type="http://schemas.openxmlformats.org/officeDocument/2006/relationships/hyperlink" Target="https://www.w3.org/TR/vocab-ssn-2023/" TargetMode="External"/><Relationship Id="rId2011" Type="http://schemas.openxmlformats.org/officeDocument/2006/relationships/hyperlink" Target="https://www.w3.org/TR/vocab-ssn-2023/" TargetMode="External"/><Relationship Id="rId2968" Type="http://schemas.openxmlformats.org/officeDocument/2006/relationships/hyperlink" Target="https://www.w3.org/TR/vocab-ssn-2023/" TargetMode="External"/><Relationship Id="rId1777" Type="http://schemas.openxmlformats.org/officeDocument/2006/relationships/hyperlink" Target="https://www.w3.org/TR/vocab-ssn-2023/" TargetMode="External"/><Relationship Id="rId1984" Type="http://schemas.openxmlformats.org/officeDocument/2006/relationships/hyperlink" Target="https://www.w3.org/TR/vocab-ssn-2023/" TargetMode="External"/><Relationship Id="rId2828" Type="http://schemas.openxmlformats.org/officeDocument/2006/relationships/hyperlink" Target="https://www.w3.org/TR/vocab-ssn-2023/" TargetMode="External"/><Relationship Id="rId69" Type="http://schemas.openxmlformats.org/officeDocument/2006/relationships/hyperlink" Target="https://www.w3.org/TR/vocab-ssn-2023/" TargetMode="External"/><Relationship Id="rId1637" Type="http://schemas.openxmlformats.org/officeDocument/2006/relationships/hyperlink" Target="https://www.w3.org/TR/vocab-ssn-2023/" TargetMode="External"/><Relationship Id="rId1844" Type="http://schemas.openxmlformats.org/officeDocument/2006/relationships/hyperlink" Target="https://www.w3.org/TR/vocab-ssn-2023/" TargetMode="External"/><Relationship Id="rId1704" Type="http://schemas.openxmlformats.org/officeDocument/2006/relationships/hyperlink" Target="https://www.w3.org/TR/vocab-ssn-2023/" TargetMode="External"/><Relationship Id="rId1911" Type="http://schemas.openxmlformats.org/officeDocument/2006/relationships/hyperlink" Target="https://www.w3.org/TR/vocab-ssn-2023/" TargetMode="External"/><Relationship Id="rId797" Type="http://schemas.openxmlformats.org/officeDocument/2006/relationships/hyperlink" Target="https://www.w3.org/TR/vocab-ssn-2023/" TargetMode="External"/><Relationship Id="rId2478" Type="http://schemas.openxmlformats.org/officeDocument/2006/relationships/hyperlink" Target="https://www.w3.org/TR/vocab-ssn-2023/" TargetMode="External"/><Relationship Id="rId1287" Type="http://schemas.openxmlformats.org/officeDocument/2006/relationships/hyperlink" Target="https://www.w3.org/TR/vocab-ssn-2023/" TargetMode="External"/><Relationship Id="rId2685" Type="http://schemas.openxmlformats.org/officeDocument/2006/relationships/hyperlink" Target="https://saref.etsi.org/saref4syst/hasSubSystem" TargetMode="External"/><Relationship Id="rId2892" Type="http://schemas.openxmlformats.org/officeDocument/2006/relationships/hyperlink" Target="https://www.w3.org/TR/vocab-ssn-2023/" TargetMode="External"/><Relationship Id="rId657" Type="http://schemas.openxmlformats.org/officeDocument/2006/relationships/hyperlink" Target="https://www.w3.org/TR/vocab-ssn-2023/" TargetMode="External"/><Relationship Id="rId864" Type="http://schemas.openxmlformats.org/officeDocument/2006/relationships/hyperlink" Target="https://www.w3.org/TR/vocab-ssn-2023/" TargetMode="External"/><Relationship Id="rId1494" Type="http://schemas.openxmlformats.org/officeDocument/2006/relationships/hyperlink" Target="https://www.w3.org/TR/vocab-ssn-2023/" TargetMode="External"/><Relationship Id="rId2338" Type="http://schemas.openxmlformats.org/officeDocument/2006/relationships/hyperlink" Target="https://www.w3.org/ns/sosa/oms/" TargetMode="External"/><Relationship Id="rId2545" Type="http://schemas.openxmlformats.org/officeDocument/2006/relationships/hyperlink" Target="https://www.w3.org/TR/vocab-ssn-2023/" TargetMode="External"/><Relationship Id="rId2752" Type="http://schemas.openxmlformats.org/officeDocument/2006/relationships/hyperlink" Target="https://www.w3.org/TR/vocab-ssn-2023/" TargetMode="External"/><Relationship Id="rId517" Type="http://schemas.openxmlformats.org/officeDocument/2006/relationships/hyperlink" Target="https://www.w3.org/TR/vocab-ssn-2023/" TargetMode="External"/><Relationship Id="rId724" Type="http://schemas.openxmlformats.org/officeDocument/2006/relationships/hyperlink" Target="https://www.w3.org/ns/ssn/common/" TargetMode="External"/><Relationship Id="rId931" Type="http://schemas.openxmlformats.org/officeDocument/2006/relationships/hyperlink" Target="https://www.w3.org/TR/vocab-ssn-2023/" TargetMode="External"/><Relationship Id="rId1147" Type="http://schemas.openxmlformats.org/officeDocument/2006/relationships/hyperlink" Target="https://www.w3.org/TR/vocab-ssn-2023/" TargetMode="External"/><Relationship Id="rId1354" Type="http://schemas.openxmlformats.org/officeDocument/2006/relationships/hyperlink" Target="https://www.w3.org/TR/vocab-ssn-2023/" TargetMode="External"/><Relationship Id="rId1561" Type="http://schemas.openxmlformats.org/officeDocument/2006/relationships/hyperlink" Target="https://www.w3.org/TR/vocab-ssn-2023/" TargetMode="External"/><Relationship Id="rId2405" Type="http://schemas.openxmlformats.org/officeDocument/2006/relationships/hyperlink" Target="https://www.w3.org/TR/vocab-ssn-2023/" TargetMode="External"/><Relationship Id="rId2612" Type="http://schemas.openxmlformats.org/officeDocument/2006/relationships/hyperlink" Target="https://www.w3.org/TR/vocab-ssn-2023/" TargetMode="External"/><Relationship Id="rId60" Type="http://schemas.openxmlformats.org/officeDocument/2006/relationships/hyperlink" Target="https://www.w3.org/groups/wg/sdw/ipr" TargetMode="External"/><Relationship Id="rId1007" Type="http://schemas.openxmlformats.org/officeDocument/2006/relationships/hyperlink" Target="https://www.w3.org/TR/vocab-ssn-2023/" TargetMode="External"/><Relationship Id="rId1214" Type="http://schemas.openxmlformats.org/officeDocument/2006/relationships/hyperlink" Target="https://www.w3.org/TR/vocab-ssn-2023/" TargetMode="External"/><Relationship Id="rId1421" Type="http://schemas.openxmlformats.org/officeDocument/2006/relationships/hyperlink" Target="https://www.w3.org/TR/vocab-ssn-2023/" TargetMode="External"/><Relationship Id="rId3179" Type="http://schemas.openxmlformats.org/officeDocument/2006/relationships/hyperlink" Target="https://www.w3.org/TR/vocab-ssn-2023/" TargetMode="External"/><Relationship Id="rId3386" Type="http://schemas.openxmlformats.org/officeDocument/2006/relationships/hyperlink" Target="https://www.w3.org/TR/vocab-ssn-2023/" TargetMode="External"/><Relationship Id="rId2195" Type="http://schemas.openxmlformats.org/officeDocument/2006/relationships/hyperlink" Target="https://www.w3.org/ns/ssn/oms/" TargetMode="External"/><Relationship Id="rId3039" Type="http://schemas.openxmlformats.org/officeDocument/2006/relationships/hyperlink" Target="https://www.w3.org/TR/vocab-ssn-2023/" TargetMode="External"/><Relationship Id="rId3246" Type="http://schemas.openxmlformats.org/officeDocument/2006/relationships/hyperlink" Target="https://www.w3.org/TR/vocab-ssn-2023/" TargetMode="External"/><Relationship Id="rId3453" Type="http://schemas.openxmlformats.org/officeDocument/2006/relationships/hyperlink" Target="https://www.iso.org/standard/32574.html" TargetMode="External"/><Relationship Id="rId167" Type="http://schemas.openxmlformats.org/officeDocument/2006/relationships/hyperlink" Target="https://www.w3.org/TR/vocab-ssn-2023/" TargetMode="External"/><Relationship Id="rId374" Type="http://schemas.openxmlformats.org/officeDocument/2006/relationships/hyperlink" Target="https://www.w3.org/TR/vocab-ssn-2023/" TargetMode="External"/><Relationship Id="rId581" Type="http://schemas.openxmlformats.org/officeDocument/2006/relationships/hyperlink" Target="https://www.w3.org/TR/vocab-ssn-2023/" TargetMode="External"/><Relationship Id="rId2055" Type="http://schemas.openxmlformats.org/officeDocument/2006/relationships/hyperlink" Target="https://www.w3.org/TR/vocab-ssn-2023/" TargetMode="External"/><Relationship Id="rId2262" Type="http://schemas.openxmlformats.org/officeDocument/2006/relationships/hyperlink" Target="https://www.w3.org/TR/vocab-ssn-2023/" TargetMode="External"/><Relationship Id="rId3106" Type="http://schemas.openxmlformats.org/officeDocument/2006/relationships/hyperlink" Target="https://www.w3.org/TR/vocab-ssn-2023/" TargetMode="External"/><Relationship Id="rId234" Type="http://schemas.openxmlformats.org/officeDocument/2006/relationships/hyperlink" Target="https://www.w3.org/TR/vocab-ssn-2023/" TargetMode="External"/><Relationship Id="rId3313" Type="http://schemas.openxmlformats.org/officeDocument/2006/relationships/hyperlink" Target="https://www.w3.org/TR/vocab-ssn-2023/" TargetMode="External"/><Relationship Id="rId3520" Type="http://schemas.openxmlformats.org/officeDocument/2006/relationships/fontTable" Target="fontTable.xml"/><Relationship Id="rId441" Type="http://schemas.openxmlformats.org/officeDocument/2006/relationships/hyperlink" Target="https://www.w3.org/TR/vocab-ssn-2023/" TargetMode="External"/><Relationship Id="rId1071" Type="http://schemas.openxmlformats.org/officeDocument/2006/relationships/hyperlink" Target="https://www.w3.org/TR/vocab-ssn-2023/" TargetMode="External"/><Relationship Id="rId2122" Type="http://schemas.openxmlformats.org/officeDocument/2006/relationships/hyperlink" Target="https://www.w3.org/TR/vocab-ssn-2023/" TargetMode="External"/><Relationship Id="rId301" Type="http://schemas.openxmlformats.org/officeDocument/2006/relationships/hyperlink" Target="https://www.w3.org/TR/vocab-ssn-2023/" TargetMode="External"/><Relationship Id="rId1888" Type="http://schemas.openxmlformats.org/officeDocument/2006/relationships/hyperlink" Target="https://www.w3.org/TR/vocab-ssn-2023/" TargetMode="External"/><Relationship Id="rId2939" Type="http://schemas.openxmlformats.org/officeDocument/2006/relationships/hyperlink" Target="https://www.w3.org/TR/vocab-ssn-2023/" TargetMode="External"/><Relationship Id="rId1748" Type="http://schemas.openxmlformats.org/officeDocument/2006/relationships/hyperlink" Target="https://www.w3.org/TR/vocab-ssn-2023/" TargetMode="External"/><Relationship Id="rId1955" Type="http://schemas.openxmlformats.org/officeDocument/2006/relationships/hyperlink" Target="https://www.w3.org/TR/vocab-ssn-2023/" TargetMode="External"/><Relationship Id="rId3170" Type="http://schemas.openxmlformats.org/officeDocument/2006/relationships/hyperlink" Target="https://www.w3.org/TR/vocab-ssn-2023/" TargetMode="External"/><Relationship Id="rId1608" Type="http://schemas.openxmlformats.org/officeDocument/2006/relationships/hyperlink" Target="https://www.w3.org/TR/vocab-ssn-2023/" TargetMode="External"/><Relationship Id="rId1815" Type="http://schemas.openxmlformats.org/officeDocument/2006/relationships/hyperlink" Target="https://www.w3.org/TR/vocab-ssn-2023/" TargetMode="External"/><Relationship Id="rId3030" Type="http://schemas.openxmlformats.org/officeDocument/2006/relationships/hyperlink" Target="https://www.w3.org/TR/vocab-ssn-2023/" TargetMode="External"/><Relationship Id="rId2589" Type="http://schemas.openxmlformats.org/officeDocument/2006/relationships/hyperlink" Target="https://www.w3.org/TR/vocab-ssn-2023/" TargetMode="External"/><Relationship Id="rId2796" Type="http://schemas.openxmlformats.org/officeDocument/2006/relationships/hyperlink" Target="https://www.w3.org/TR/vocab-ssn-2023/" TargetMode="External"/><Relationship Id="rId768" Type="http://schemas.openxmlformats.org/officeDocument/2006/relationships/hyperlink" Target="https://www.w3.org/TR/vocab-ssn-2023/" TargetMode="External"/><Relationship Id="rId975" Type="http://schemas.openxmlformats.org/officeDocument/2006/relationships/hyperlink" Target="https://www.w3.org/ns/sosa/common/" TargetMode="External"/><Relationship Id="rId1398" Type="http://schemas.openxmlformats.org/officeDocument/2006/relationships/hyperlink" Target="https://www.w3.org/TR/vocab-ssn-2023/" TargetMode="External"/><Relationship Id="rId2449" Type="http://schemas.openxmlformats.org/officeDocument/2006/relationships/hyperlink" Target="https://www.w3.org/TR/vocab-ssn-2023/" TargetMode="External"/><Relationship Id="rId2656" Type="http://schemas.openxmlformats.org/officeDocument/2006/relationships/hyperlink" Target="https://www.w3.org/TR/vocab-ssn-2023/" TargetMode="External"/><Relationship Id="rId2863" Type="http://schemas.openxmlformats.org/officeDocument/2006/relationships/hyperlink" Target="https://www.w3.org/TR/vocab-ssn-2023/" TargetMode="External"/><Relationship Id="rId628" Type="http://schemas.openxmlformats.org/officeDocument/2006/relationships/hyperlink" Target="https://www.w3.org/TR/vocab-ssn-2023/" TargetMode="External"/><Relationship Id="rId835" Type="http://schemas.openxmlformats.org/officeDocument/2006/relationships/hyperlink" Target="https://www.w3.org/TR/vocab-ssn-2023/" TargetMode="External"/><Relationship Id="rId1258" Type="http://schemas.openxmlformats.org/officeDocument/2006/relationships/hyperlink" Target="https://www.w3.org/ns/sosa/common/" TargetMode="External"/><Relationship Id="rId1465" Type="http://schemas.openxmlformats.org/officeDocument/2006/relationships/hyperlink" Target="https://www.w3.org/TR/vocab-ssn-2023/" TargetMode="External"/><Relationship Id="rId1672" Type="http://schemas.openxmlformats.org/officeDocument/2006/relationships/hyperlink" Target="https://www.w3.org/TR/vocab-ssn-2023/" TargetMode="External"/><Relationship Id="rId2309" Type="http://schemas.openxmlformats.org/officeDocument/2006/relationships/hyperlink" Target="https://www.w3.org/TR/vocab-ssn-2023/" TargetMode="External"/><Relationship Id="rId2516" Type="http://schemas.openxmlformats.org/officeDocument/2006/relationships/hyperlink" Target="https://www.w3.org/TR/vocab-ssn-2023/" TargetMode="External"/><Relationship Id="rId2723" Type="http://schemas.openxmlformats.org/officeDocument/2006/relationships/hyperlink" Target="https://saref.etsi.org/core/madeBy" TargetMode="External"/><Relationship Id="rId1118" Type="http://schemas.openxmlformats.org/officeDocument/2006/relationships/hyperlink" Target="https://www.w3.org/ns/sosa/common/" TargetMode="External"/><Relationship Id="rId1325" Type="http://schemas.openxmlformats.org/officeDocument/2006/relationships/hyperlink" Target="https://www.w3.org/TR/vocab-ssn-2023/" TargetMode="External"/><Relationship Id="rId1532" Type="http://schemas.openxmlformats.org/officeDocument/2006/relationships/hyperlink" Target="https://www.w3.org/TR/vocab-ssn-2023/" TargetMode="External"/><Relationship Id="rId2930" Type="http://schemas.openxmlformats.org/officeDocument/2006/relationships/hyperlink" Target="https://www.w3.org/TR/vocab-ssn-2023/" TargetMode="External"/><Relationship Id="rId902" Type="http://schemas.openxmlformats.org/officeDocument/2006/relationships/hyperlink" Target="https://www.w3.org/TR/vocab-ssn-2023/" TargetMode="External"/><Relationship Id="rId3497" Type="http://schemas.openxmlformats.org/officeDocument/2006/relationships/hyperlink" Target="https://www.ogc.org/standard/sensorthings/" TargetMode="External"/><Relationship Id="rId31" Type="http://schemas.openxmlformats.org/officeDocument/2006/relationships/hyperlink" Target="http://www.tu-berlin.de/" TargetMode="External"/><Relationship Id="rId2099" Type="http://schemas.openxmlformats.org/officeDocument/2006/relationships/hyperlink" Target="https://www.w3.org/TR/vocab-ssn-2023/" TargetMode="External"/><Relationship Id="rId278" Type="http://schemas.openxmlformats.org/officeDocument/2006/relationships/hyperlink" Target="https://www.w3.org/TR/vocab-ssn-2023/" TargetMode="External"/><Relationship Id="rId3357" Type="http://schemas.openxmlformats.org/officeDocument/2006/relationships/hyperlink" Target="https://www.w3.org/TR/vocab-ssn-2023/" TargetMode="External"/><Relationship Id="rId485" Type="http://schemas.openxmlformats.org/officeDocument/2006/relationships/hyperlink" Target="https://www.w3.org/TR/vocab-ssn-2023/" TargetMode="External"/><Relationship Id="rId692" Type="http://schemas.openxmlformats.org/officeDocument/2006/relationships/hyperlink" Target="https://www.w3.org/TR/vocab-ssn-2023/" TargetMode="External"/><Relationship Id="rId2166" Type="http://schemas.openxmlformats.org/officeDocument/2006/relationships/hyperlink" Target="https://www.w3.org/TR/vocab-ssn-2023/" TargetMode="External"/><Relationship Id="rId2373" Type="http://schemas.openxmlformats.org/officeDocument/2006/relationships/hyperlink" Target="https://www.w3.org/TR/vocab-ssn-2023/" TargetMode="External"/><Relationship Id="rId2580" Type="http://schemas.openxmlformats.org/officeDocument/2006/relationships/hyperlink" Target="https://www.w3.org/ns/prov" TargetMode="External"/><Relationship Id="rId3217" Type="http://schemas.openxmlformats.org/officeDocument/2006/relationships/hyperlink" Target="https://www.w3.org/TR/vocab-ssn-2023/" TargetMode="External"/><Relationship Id="rId3424" Type="http://schemas.openxmlformats.org/officeDocument/2006/relationships/hyperlink" Target="https://www.w3.org/TR/owl2-overview/" TargetMode="External"/><Relationship Id="rId138" Type="http://schemas.openxmlformats.org/officeDocument/2006/relationships/hyperlink" Target="https://www.w3.org/TR/vocab-ssn-2023/" TargetMode="External"/><Relationship Id="rId345" Type="http://schemas.openxmlformats.org/officeDocument/2006/relationships/hyperlink" Target="https://www.w3.org/TR/vocab-ssn-2023/" TargetMode="External"/><Relationship Id="rId552" Type="http://schemas.openxmlformats.org/officeDocument/2006/relationships/hyperlink" Target="https://www.w3.org/TR/vocab-ssn-2023/" TargetMode="External"/><Relationship Id="rId1182" Type="http://schemas.openxmlformats.org/officeDocument/2006/relationships/hyperlink" Target="https://www.w3.org/TR/vocab-ssn-2023/" TargetMode="External"/><Relationship Id="rId2026" Type="http://schemas.openxmlformats.org/officeDocument/2006/relationships/hyperlink" Target="https://www.w3.org/TR/vocab-ssn-2023/" TargetMode="External"/><Relationship Id="rId2233" Type="http://schemas.openxmlformats.org/officeDocument/2006/relationships/hyperlink" Target="https://www.w3.org/TR/vocab-ssn-2023/" TargetMode="External"/><Relationship Id="rId2440" Type="http://schemas.openxmlformats.org/officeDocument/2006/relationships/hyperlink" Target="https://www.w3.org/TR/vocab-ssn-2023/" TargetMode="External"/><Relationship Id="rId205" Type="http://schemas.openxmlformats.org/officeDocument/2006/relationships/hyperlink" Target="https://www.w3.org/TR/vocab-ssn-2023/" TargetMode="External"/><Relationship Id="rId412" Type="http://schemas.openxmlformats.org/officeDocument/2006/relationships/hyperlink" Target="https://www.w3.org/TR/vocab-ssn-2023/" TargetMode="External"/><Relationship Id="rId1042" Type="http://schemas.openxmlformats.org/officeDocument/2006/relationships/hyperlink" Target="https://www.w3.org/TR/vocab-ssn-2023/" TargetMode="External"/><Relationship Id="rId2300" Type="http://schemas.openxmlformats.org/officeDocument/2006/relationships/hyperlink" Target="https://www.w3.org/TR/vocab-ssn-2023/" TargetMode="External"/><Relationship Id="rId1999" Type="http://schemas.openxmlformats.org/officeDocument/2006/relationships/hyperlink" Target="https://www.w3.org/TR/vocab-ssn-2023/" TargetMode="External"/><Relationship Id="rId1859" Type="http://schemas.openxmlformats.org/officeDocument/2006/relationships/hyperlink" Target="https://www.w3.org/TR/vocab-ssn-2023/" TargetMode="External"/><Relationship Id="rId3074" Type="http://schemas.openxmlformats.org/officeDocument/2006/relationships/image" Target="media/image2.png"/><Relationship Id="rId1719" Type="http://schemas.openxmlformats.org/officeDocument/2006/relationships/hyperlink" Target="https://www.w3.org/TR/vocab-ssn-2023/" TargetMode="External"/><Relationship Id="rId1926" Type="http://schemas.openxmlformats.org/officeDocument/2006/relationships/hyperlink" Target="https://www.w3.org/TR/vocab-ssn-2023/" TargetMode="External"/><Relationship Id="rId3281" Type="http://schemas.openxmlformats.org/officeDocument/2006/relationships/hyperlink" Target="https://www.w3.org/TR/vocab-ssn-2023/" TargetMode="External"/><Relationship Id="rId2090" Type="http://schemas.openxmlformats.org/officeDocument/2006/relationships/hyperlink" Target="https://www.w3.org/TR/vocab-ssn-2023/" TargetMode="External"/><Relationship Id="rId3141" Type="http://schemas.openxmlformats.org/officeDocument/2006/relationships/hyperlink" Target="https://www.w3.org/TR/vocab-ssn-2023/" TargetMode="External"/><Relationship Id="rId3001" Type="http://schemas.openxmlformats.org/officeDocument/2006/relationships/hyperlink" Target="https://www.w3.org/TR/vocab-ssn-2023/" TargetMode="External"/><Relationship Id="rId879" Type="http://schemas.openxmlformats.org/officeDocument/2006/relationships/hyperlink" Target="https://www.w3.org/TR/vocab-ssn-2023/" TargetMode="External"/><Relationship Id="rId2767" Type="http://schemas.openxmlformats.org/officeDocument/2006/relationships/hyperlink" Target="https://www.w3.org/TR/vocab-ssn-2023/" TargetMode="External"/><Relationship Id="rId739" Type="http://schemas.openxmlformats.org/officeDocument/2006/relationships/hyperlink" Target="https://www.w3.org/TR/vocab-ssn-2023/" TargetMode="External"/><Relationship Id="rId1369" Type="http://schemas.openxmlformats.org/officeDocument/2006/relationships/hyperlink" Target="https://www.w3.org/TR/vocab-ssn-2023/" TargetMode="External"/><Relationship Id="rId1576" Type="http://schemas.openxmlformats.org/officeDocument/2006/relationships/hyperlink" Target="https://www.w3.org/TR/vocab-ssn-2023/" TargetMode="External"/><Relationship Id="rId2974" Type="http://schemas.openxmlformats.org/officeDocument/2006/relationships/hyperlink" Target="https://www.w3.org/TR/vocab-ssn-2023/" TargetMode="External"/><Relationship Id="rId946" Type="http://schemas.openxmlformats.org/officeDocument/2006/relationships/hyperlink" Target="https://www.w3.org/TR/vocab-ssn-2023/" TargetMode="External"/><Relationship Id="rId1229" Type="http://schemas.openxmlformats.org/officeDocument/2006/relationships/hyperlink" Target="https://www.w3.org/TR/vocab-ssn-2023/" TargetMode="External"/><Relationship Id="rId1783" Type="http://schemas.openxmlformats.org/officeDocument/2006/relationships/hyperlink" Target="https://www.w3.org/TR/vocab-ssn-2023/" TargetMode="External"/><Relationship Id="rId1990" Type="http://schemas.openxmlformats.org/officeDocument/2006/relationships/hyperlink" Target="https://www.w3.org/TR/vocab-ssn-2023/" TargetMode="External"/><Relationship Id="rId2627" Type="http://schemas.openxmlformats.org/officeDocument/2006/relationships/hyperlink" Target="https://saref.etsi.org/core/isActedUponBy" TargetMode="External"/><Relationship Id="rId2834" Type="http://schemas.openxmlformats.org/officeDocument/2006/relationships/hyperlink" Target="https://www.w3.org/ns/sosa/2023/dolce" TargetMode="External"/><Relationship Id="rId75" Type="http://schemas.openxmlformats.org/officeDocument/2006/relationships/hyperlink" Target="https://www.w3.org/TR/vocab-ssn-2023/" TargetMode="External"/><Relationship Id="rId806" Type="http://schemas.openxmlformats.org/officeDocument/2006/relationships/hyperlink" Target="https://www.w3.org/TR/vocab-ssn-2023/" TargetMode="External"/><Relationship Id="rId1436" Type="http://schemas.openxmlformats.org/officeDocument/2006/relationships/hyperlink" Target="https://www.w3.org/TR/vocab-ssn-2023/" TargetMode="External"/><Relationship Id="rId1643" Type="http://schemas.openxmlformats.org/officeDocument/2006/relationships/hyperlink" Target="https://www.w3.org/TR/vocab-ssn-2023/" TargetMode="External"/><Relationship Id="rId1850" Type="http://schemas.openxmlformats.org/officeDocument/2006/relationships/hyperlink" Target="https://www.w3.org/TR/vocab-ssn-2023/" TargetMode="External"/><Relationship Id="rId2901" Type="http://schemas.openxmlformats.org/officeDocument/2006/relationships/hyperlink" Target="https://www.w3.org/TR/vocab-ssn-2023/" TargetMode="External"/><Relationship Id="rId1503" Type="http://schemas.openxmlformats.org/officeDocument/2006/relationships/hyperlink" Target="https://www.w3.org/ns/sosa/oms/" TargetMode="External"/><Relationship Id="rId1710" Type="http://schemas.openxmlformats.org/officeDocument/2006/relationships/hyperlink" Target="https://www.w3.org/TR/vocab-ssn-2023/" TargetMode="External"/><Relationship Id="rId3468" Type="http://schemas.openxmlformats.org/officeDocument/2006/relationships/hyperlink" Target="https://linked.data.gov.au/def/project/" TargetMode="External"/><Relationship Id="rId389" Type="http://schemas.openxmlformats.org/officeDocument/2006/relationships/hyperlink" Target="https://www.w3.org/TR/vocab-ssn-2023/" TargetMode="External"/><Relationship Id="rId596" Type="http://schemas.openxmlformats.org/officeDocument/2006/relationships/hyperlink" Target="https://www.w3.org/TR/vocab-ssn-2023/" TargetMode="External"/><Relationship Id="rId2277" Type="http://schemas.openxmlformats.org/officeDocument/2006/relationships/hyperlink" Target="https://www.w3.org/TR/vocab-ssn-2023/" TargetMode="External"/><Relationship Id="rId2484" Type="http://schemas.openxmlformats.org/officeDocument/2006/relationships/hyperlink" Target="https://www.w3.org/TR/vocab-ssn-2023/" TargetMode="External"/><Relationship Id="rId2691" Type="http://schemas.openxmlformats.org/officeDocument/2006/relationships/hyperlink" Target="https://saref.etsi.org/core/Sensor" TargetMode="External"/><Relationship Id="rId3328" Type="http://schemas.openxmlformats.org/officeDocument/2006/relationships/hyperlink" Target="https://www.w3.org/ns/sosa/systems/" TargetMode="External"/><Relationship Id="rId249" Type="http://schemas.openxmlformats.org/officeDocument/2006/relationships/hyperlink" Target="https://www.w3.org/TR/vocab-ssn-2023/" TargetMode="External"/><Relationship Id="rId456" Type="http://schemas.openxmlformats.org/officeDocument/2006/relationships/hyperlink" Target="https://www.w3.org/TR/vocab-ssn-2023/" TargetMode="External"/><Relationship Id="rId663" Type="http://schemas.openxmlformats.org/officeDocument/2006/relationships/hyperlink" Target="https://www.w3.org/TR/vocab-ssn-2023/" TargetMode="External"/><Relationship Id="rId870" Type="http://schemas.openxmlformats.org/officeDocument/2006/relationships/hyperlink" Target="https://www.w3.org/TR/vocab-ssn-2023/" TargetMode="External"/><Relationship Id="rId1086" Type="http://schemas.openxmlformats.org/officeDocument/2006/relationships/hyperlink" Target="https://www.w3.org/TR/vocab-ssn-2023/" TargetMode="External"/><Relationship Id="rId1293" Type="http://schemas.openxmlformats.org/officeDocument/2006/relationships/hyperlink" Target="https://www.w3.org/TR/vocab-ssn-2023/" TargetMode="External"/><Relationship Id="rId2137" Type="http://schemas.openxmlformats.org/officeDocument/2006/relationships/hyperlink" Target="https://www.w3.org/TR/vocab-ssn-2023/" TargetMode="External"/><Relationship Id="rId2344" Type="http://schemas.openxmlformats.org/officeDocument/2006/relationships/hyperlink" Target="https://www.w3.org/TR/vocab-ssn-2023/" TargetMode="External"/><Relationship Id="rId2551" Type="http://schemas.openxmlformats.org/officeDocument/2006/relationships/hyperlink" Target="https://www.w3.org/ns/sosa/prov/" TargetMode="External"/><Relationship Id="rId109" Type="http://schemas.openxmlformats.org/officeDocument/2006/relationships/hyperlink" Target="https://www.w3.org/TR/vocab-ssn-2023/" TargetMode="External"/><Relationship Id="rId316" Type="http://schemas.openxmlformats.org/officeDocument/2006/relationships/hyperlink" Target="https://www.w3.org/TR/vocab-ssn-2023/" TargetMode="External"/><Relationship Id="rId523" Type="http://schemas.openxmlformats.org/officeDocument/2006/relationships/hyperlink" Target="https://www.w3.org/TR/vocab-ssn-2023/" TargetMode="External"/><Relationship Id="rId1153" Type="http://schemas.openxmlformats.org/officeDocument/2006/relationships/hyperlink" Target="https://www.w3.org/TR/vocab-ssn-2023/" TargetMode="External"/><Relationship Id="rId2204" Type="http://schemas.openxmlformats.org/officeDocument/2006/relationships/hyperlink" Target="https://docs.ogc.org/as/20-082r4/20-082r4.html" TargetMode="External"/><Relationship Id="rId730" Type="http://schemas.openxmlformats.org/officeDocument/2006/relationships/hyperlink" Target="https://www.w3.org/TR/vocab-ssn-2023/" TargetMode="External"/><Relationship Id="rId1013" Type="http://schemas.openxmlformats.org/officeDocument/2006/relationships/hyperlink" Target="https://www.w3.org/TR/vocab-ssn-2023/" TargetMode="External"/><Relationship Id="rId1360" Type="http://schemas.openxmlformats.org/officeDocument/2006/relationships/hyperlink" Target="https://www.w3.org/ns/sosa/common/" TargetMode="External"/><Relationship Id="rId2411" Type="http://schemas.openxmlformats.org/officeDocument/2006/relationships/hyperlink" Target="https://www.w3.org/TR/vocab-ssn-2023/" TargetMode="External"/><Relationship Id="rId1220" Type="http://schemas.openxmlformats.org/officeDocument/2006/relationships/hyperlink" Target="https://www.w3.org/TR/vocab-ssn-2023/" TargetMode="External"/><Relationship Id="rId3185" Type="http://schemas.openxmlformats.org/officeDocument/2006/relationships/hyperlink" Target="https://www.w3.org/TR/vocab-ssn-2023/" TargetMode="External"/><Relationship Id="rId3392" Type="http://schemas.openxmlformats.org/officeDocument/2006/relationships/hyperlink" Target="https://www.w3.org/TR/vocab-ssn-2023/" TargetMode="External"/><Relationship Id="rId3045" Type="http://schemas.openxmlformats.org/officeDocument/2006/relationships/hyperlink" Target="https://www.w3.org/TR/vocab-ssn-2023/" TargetMode="External"/><Relationship Id="rId3252" Type="http://schemas.openxmlformats.org/officeDocument/2006/relationships/hyperlink" Target="https://www.w3.org/ns/sosa/2023/systems/" TargetMode="External"/><Relationship Id="rId173" Type="http://schemas.openxmlformats.org/officeDocument/2006/relationships/hyperlink" Target="https://www.w3.org/TR/vocab-ssn-2023/" TargetMode="External"/><Relationship Id="rId380" Type="http://schemas.openxmlformats.org/officeDocument/2006/relationships/hyperlink" Target="https://www.w3.org/TR/vocab-ssn-2023/" TargetMode="External"/><Relationship Id="rId2061" Type="http://schemas.openxmlformats.org/officeDocument/2006/relationships/hyperlink" Target="https://www.w3.org/TR/vocab-ssn-2023/" TargetMode="External"/><Relationship Id="rId3112" Type="http://schemas.openxmlformats.org/officeDocument/2006/relationships/hyperlink" Target="https://www.w3.org/TR/vocab-ssn-2023/" TargetMode="External"/><Relationship Id="rId240" Type="http://schemas.openxmlformats.org/officeDocument/2006/relationships/hyperlink" Target="https://www.w3.org/TR/vocab-ssn-2023/" TargetMode="External"/><Relationship Id="rId100" Type="http://schemas.openxmlformats.org/officeDocument/2006/relationships/hyperlink" Target="https://www.w3.org/TR/vocab-ssn-2023/" TargetMode="External"/><Relationship Id="rId2878" Type="http://schemas.openxmlformats.org/officeDocument/2006/relationships/hyperlink" Target="https://www.w3.org/TR/vocab-ssn-2023/" TargetMode="External"/><Relationship Id="rId1687" Type="http://schemas.openxmlformats.org/officeDocument/2006/relationships/hyperlink" Target="https://www.w3.org/TR/vocab-ssn-2023/" TargetMode="External"/><Relationship Id="rId1894" Type="http://schemas.openxmlformats.org/officeDocument/2006/relationships/hyperlink" Target="https://www.w3.org/ns/sosa/observation/" TargetMode="External"/><Relationship Id="rId2738" Type="http://schemas.openxmlformats.org/officeDocument/2006/relationships/hyperlink" Target="https://www.w3.org/TR/vocab-ssn-2023/" TargetMode="External"/><Relationship Id="rId2945" Type="http://schemas.openxmlformats.org/officeDocument/2006/relationships/hyperlink" Target="https://www.w3.org/TR/vocab-ssn-2023/" TargetMode="External"/><Relationship Id="rId917" Type="http://schemas.openxmlformats.org/officeDocument/2006/relationships/hyperlink" Target="https://www.w3.org/TR/vocab-ssn-2023/" TargetMode="External"/><Relationship Id="rId1547" Type="http://schemas.openxmlformats.org/officeDocument/2006/relationships/hyperlink" Target="https://www.w3.org/TR/vocab-ssn-2023/" TargetMode="External"/><Relationship Id="rId1754" Type="http://schemas.openxmlformats.org/officeDocument/2006/relationships/hyperlink" Target="https://www.w3.org/TR/vocab-ssn-2023/" TargetMode="External"/><Relationship Id="rId1961" Type="http://schemas.openxmlformats.org/officeDocument/2006/relationships/hyperlink" Target="https://www.w3.org/TR/vocab-ssn-2023/" TargetMode="External"/><Relationship Id="rId2805" Type="http://schemas.openxmlformats.org/officeDocument/2006/relationships/hyperlink" Target="https://www.w3.org/TR/vocab-ssn-2023/" TargetMode="External"/><Relationship Id="rId46" Type="http://schemas.openxmlformats.org/officeDocument/2006/relationships/hyperlink" Target="https://www.ogc.org/ogc/document" TargetMode="External"/><Relationship Id="rId1407" Type="http://schemas.openxmlformats.org/officeDocument/2006/relationships/hyperlink" Target="https://www.w3.org/TR/vocab-ssn-2023/" TargetMode="External"/><Relationship Id="rId1614" Type="http://schemas.openxmlformats.org/officeDocument/2006/relationships/hyperlink" Target="https://www.w3.org/TR/vocab-ssn-2023/" TargetMode="External"/><Relationship Id="rId1821" Type="http://schemas.openxmlformats.org/officeDocument/2006/relationships/hyperlink" Target="https://www.w3.org/TR/vocab-ssn-2023/" TargetMode="External"/><Relationship Id="rId2388" Type="http://schemas.openxmlformats.org/officeDocument/2006/relationships/hyperlink" Target="https://www.w3.org/TR/vocab-ssn-2023/" TargetMode="External"/><Relationship Id="rId2595" Type="http://schemas.openxmlformats.org/officeDocument/2006/relationships/hyperlink" Target="https://www.w3.org/ns/prov" TargetMode="External"/><Relationship Id="rId3439" Type="http://schemas.openxmlformats.org/officeDocument/2006/relationships/hyperlink" Target="https://github.com/CommonCoreOntology/CommonCoreOntologies" TargetMode="External"/><Relationship Id="rId567" Type="http://schemas.openxmlformats.org/officeDocument/2006/relationships/hyperlink" Target="https://www.w3.org/TR/vocab-ssn-2023/" TargetMode="External"/><Relationship Id="rId1197" Type="http://schemas.openxmlformats.org/officeDocument/2006/relationships/hyperlink" Target="https://www.w3.org/TR/vocab-ssn-2023/" TargetMode="External"/><Relationship Id="rId2248" Type="http://schemas.openxmlformats.org/officeDocument/2006/relationships/hyperlink" Target="https://www.w3.org/TR/vocab-ssn-2023/" TargetMode="External"/><Relationship Id="rId774" Type="http://schemas.openxmlformats.org/officeDocument/2006/relationships/hyperlink" Target="https://www.w3.org/TR/vocab-ssn-2023/" TargetMode="External"/><Relationship Id="rId981" Type="http://schemas.openxmlformats.org/officeDocument/2006/relationships/hyperlink" Target="https://www.w3.org/TR/vocab-ssn-2023/" TargetMode="External"/><Relationship Id="rId1057" Type="http://schemas.openxmlformats.org/officeDocument/2006/relationships/hyperlink" Target="https://www.w3.org/TR/vocab-ssn-2023/" TargetMode="External"/><Relationship Id="rId2455" Type="http://schemas.openxmlformats.org/officeDocument/2006/relationships/hyperlink" Target="https://www.w3.org/TR/vocab-ssn-2023/" TargetMode="External"/><Relationship Id="rId2662" Type="http://schemas.openxmlformats.org/officeDocument/2006/relationships/hyperlink" Target="https://www.w3.org/TR/vocab-ssn-2023/" TargetMode="External"/><Relationship Id="rId3506" Type="http://schemas.openxmlformats.org/officeDocument/2006/relationships/hyperlink" Target="http://www.omg.org/spec/UML/" TargetMode="External"/><Relationship Id="rId427" Type="http://schemas.openxmlformats.org/officeDocument/2006/relationships/hyperlink" Target="http://www.omg.org/spec/UML/" TargetMode="External"/><Relationship Id="rId634" Type="http://schemas.openxmlformats.org/officeDocument/2006/relationships/hyperlink" Target="https://www.w3.org/TR/vocab-ssn-2023/" TargetMode="External"/><Relationship Id="rId841" Type="http://schemas.openxmlformats.org/officeDocument/2006/relationships/hyperlink" Target="https://www.w3.org/TR/vocab-ssn-2023/" TargetMode="External"/><Relationship Id="rId1264" Type="http://schemas.openxmlformats.org/officeDocument/2006/relationships/hyperlink" Target="https://www.w3.org/TR/vocab-ssn-2023/" TargetMode="External"/><Relationship Id="rId1471" Type="http://schemas.openxmlformats.org/officeDocument/2006/relationships/hyperlink" Target="https://www.w3.org/TR/vocab-ssn-2023/" TargetMode="External"/><Relationship Id="rId2108" Type="http://schemas.openxmlformats.org/officeDocument/2006/relationships/hyperlink" Target="https://www.w3.org/TR/vocab-ssn-2023/" TargetMode="External"/><Relationship Id="rId2315" Type="http://schemas.openxmlformats.org/officeDocument/2006/relationships/hyperlink" Target="https://www.w3.org/TR/vocab-ssn-2023/" TargetMode="External"/><Relationship Id="rId2522" Type="http://schemas.openxmlformats.org/officeDocument/2006/relationships/hyperlink" Target="https://www.w3.org/TR/vocab-ssn-2023/" TargetMode="External"/><Relationship Id="rId701" Type="http://schemas.openxmlformats.org/officeDocument/2006/relationships/hyperlink" Target="https://www.w3.org/TR/vocab-ssn-2023/" TargetMode="External"/><Relationship Id="rId1124" Type="http://schemas.openxmlformats.org/officeDocument/2006/relationships/hyperlink" Target="https://www.w3.org/TR/vocab-ssn-2023/" TargetMode="External"/><Relationship Id="rId1331" Type="http://schemas.openxmlformats.org/officeDocument/2006/relationships/hyperlink" Target="https://www.w3.org/TR/vocab-ssn-2023/" TargetMode="External"/><Relationship Id="rId3089" Type="http://schemas.openxmlformats.org/officeDocument/2006/relationships/hyperlink" Target="https://www.w3.org/TR/vocab-ssn-2023/" TargetMode="External"/><Relationship Id="rId3296" Type="http://schemas.openxmlformats.org/officeDocument/2006/relationships/hyperlink" Target="https://www.w3.org/TR/vocab-ssn-2023/" TargetMode="External"/><Relationship Id="rId3156" Type="http://schemas.openxmlformats.org/officeDocument/2006/relationships/hyperlink" Target="https://www.w3.org/TR/vocab-ssn-2023/" TargetMode="External"/><Relationship Id="rId3363" Type="http://schemas.openxmlformats.org/officeDocument/2006/relationships/hyperlink" Target="https://www.w3.org/TR/vocab-ssn-2023/" TargetMode="External"/><Relationship Id="rId284" Type="http://schemas.openxmlformats.org/officeDocument/2006/relationships/hyperlink" Target="https://www.w3.org/TR/vocab-ssn-2023/" TargetMode="External"/><Relationship Id="rId491" Type="http://schemas.openxmlformats.org/officeDocument/2006/relationships/hyperlink" Target="https://www.w3.org/TR/vocab-ssn-2023/" TargetMode="External"/><Relationship Id="rId2172" Type="http://schemas.openxmlformats.org/officeDocument/2006/relationships/hyperlink" Target="https://www.w3.org/TR/vocab-ssn-2023/" TargetMode="External"/><Relationship Id="rId3016" Type="http://schemas.openxmlformats.org/officeDocument/2006/relationships/hyperlink" Target="https://www.w3.org/TR/vocab-ssn-2023/" TargetMode="External"/><Relationship Id="rId3223" Type="http://schemas.openxmlformats.org/officeDocument/2006/relationships/hyperlink" Target="https://www.w3.org/TR/vocab-ssn-2023/" TargetMode="External"/><Relationship Id="rId144" Type="http://schemas.openxmlformats.org/officeDocument/2006/relationships/hyperlink" Target="https://www.w3.org/TR/vocab-ssn-2023/" TargetMode="External"/><Relationship Id="rId3430" Type="http://schemas.openxmlformats.org/officeDocument/2006/relationships/hyperlink" Target="https://www.w3.org/TR/rdf12-turtle/" TargetMode="External"/><Relationship Id="rId351" Type="http://schemas.openxmlformats.org/officeDocument/2006/relationships/hyperlink" Target="https://www.w3.org/TR/vocab-ssn-2023/" TargetMode="External"/><Relationship Id="rId2032" Type="http://schemas.openxmlformats.org/officeDocument/2006/relationships/hyperlink" Target="https://www.w3.org/TR/vocab-ssn-2023/" TargetMode="External"/><Relationship Id="rId2989" Type="http://schemas.openxmlformats.org/officeDocument/2006/relationships/hyperlink" Target="https://www.w3.org/TR/vocab-ssn-2023/" TargetMode="External"/><Relationship Id="rId211" Type="http://schemas.openxmlformats.org/officeDocument/2006/relationships/hyperlink" Target="https://www.w3.org/TR/vocab-ssn-2023/" TargetMode="External"/><Relationship Id="rId1798" Type="http://schemas.openxmlformats.org/officeDocument/2006/relationships/hyperlink" Target="https://www.w3.org/TR/vocab-ssn-2023/" TargetMode="External"/><Relationship Id="rId2849" Type="http://schemas.openxmlformats.org/officeDocument/2006/relationships/hyperlink" Target="https://www.w3.org/TR/vocab-ssn-2023/" TargetMode="External"/><Relationship Id="rId1658" Type="http://schemas.openxmlformats.org/officeDocument/2006/relationships/hyperlink" Target="https://www.w3.org/TR/vocab-ssn-2023/" TargetMode="External"/><Relationship Id="rId1865" Type="http://schemas.openxmlformats.org/officeDocument/2006/relationships/hyperlink" Target="https://www.w3.org/TR/vocab-ssn-2023/" TargetMode="External"/><Relationship Id="rId2709" Type="http://schemas.openxmlformats.org/officeDocument/2006/relationships/hyperlink" Target="https://saref.etsi.org/core/FeatureOfInterest" TargetMode="External"/><Relationship Id="rId1518" Type="http://schemas.openxmlformats.org/officeDocument/2006/relationships/hyperlink" Target="https://www.w3.org/TR/vocab-ssn-2023/" TargetMode="External"/><Relationship Id="rId2916" Type="http://schemas.openxmlformats.org/officeDocument/2006/relationships/hyperlink" Target="http://qudt.org/vocab/unit/DEG_C" TargetMode="External"/><Relationship Id="rId3080" Type="http://schemas.openxmlformats.org/officeDocument/2006/relationships/image" Target="media/image4.png"/><Relationship Id="rId1725" Type="http://schemas.openxmlformats.org/officeDocument/2006/relationships/hyperlink" Target="https://www.w3.org/TR/vocab-ssn-2023/" TargetMode="External"/><Relationship Id="rId1932" Type="http://schemas.openxmlformats.org/officeDocument/2006/relationships/hyperlink" Target="https://www.w3.org/TR/vocab-ssn-2023/" TargetMode="External"/><Relationship Id="rId17" Type="http://schemas.openxmlformats.org/officeDocument/2006/relationships/hyperlink" Target="https://github.com/GlengarryAg" TargetMode="External"/><Relationship Id="rId2499" Type="http://schemas.openxmlformats.org/officeDocument/2006/relationships/hyperlink" Target="https://www.w3.org/TR/vocab-ssn-2023/" TargetMode="External"/><Relationship Id="rId1" Type="http://schemas.openxmlformats.org/officeDocument/2006/relationships/numbering" Target="numbering.xml"/><Relationship Id="rId678" Type="http://schemas.openxmlformats.org/officeDocument/2006/relationships/hyperlink" Target="https://www.w3.org/TR/vocab-ssn-2023/" TargetMode="External"/><Relationship Id="rId885" Type="http://schemas.openxmlformats.org/officeDocument/2006/relationships/hyperlink" Target="https://www.w3.org/TR/vocab-ssn-2023/" TargetMode="External"/><Relationship Id="rId2359" Type="http://schemas.openxmlformats.org/officeDocument/2006/relationships/hyperlink" Target="https://www.w3.org/TR/vocab-ssn-2023/" TargetMode="External"/><Relationship Id="rId2566" Type="http://schemas.openxmlformats.org/officeDocument/2006/relationships/hyperlink" Target="https://www.w3.org/TR/vocab-ssn-2023/" TargetMode="External"/><Relationship Id="rId2773" Type="http://schemas.openxmlformats.org/officeDocument/2006/relationships/hyperlink" Target="https://www.w3.org/TR/vocab-ssn-2023/" TargetMode="External"/><Relationship Id="rId2980" Type="http://schemas.openxmlformats.org/officeDocument/2006/relationships/hyperlink" Target="https://www.w3.org/TR/vocab-ssn-2023/" TargetMode="External"/><Relationship Id="rId538" Type="http://schemas.openxmlformats.org/officeDocument/2006/relationships/hyperlink" Target="https://www.w3.org/TR/vocab-ssn-2023/" TargetMode="External"/><Relationship Id="rId745" Type="http://schemas.openxmlformats.org/officeDocument/2006/relationships/hyperlink" Target="https://www.w3.org/TR/vocab-ssn-2023/" TargetMode="External"/><Relationship Id="rId952" Type="http://schemas.openxmlformats.org/officeDocument/2006/relationships/hyperlink" Target="https://www.w3.org/TR/vocab-ssn-2023/" TargetMode="External"/><Relationship Id="rId1168" Type="http://schemas.openxmlformats.org/officeDocument/2006/relationships/hyperlink" Target="https://www.w3.org/TR/vocab-ssn-2023/" TargetMode="External"/><Relationship Id="rId1375" Type="http://schemas.openxmlformats.org/officeDocument/2006/relationships/hyperlink" Target="https://www.w3.org/TR/vocab-ssn-2023/" TargetMode="External"/><Relationship Id="rId1582" Type="http://schemas.openxmlformats.org/officeDocument/2006/relationships/hyperlink" Target="https://www.w3.org/TR/vocab-ssn-2023/" TargetMode="External"/><Relationship Id="rId2219" Type="http://schemas.openxmlformats.org/officeDocument/2006/relationships/hyperlink" Target="https://www.w3.org/TR/vocab-ssn-2023/" TargetMode="External"/><Relationship Id="rId2426" Type="http://schemas.openxmlformats.org/officeDocument/2006/relationships/hyperlink" Target="https://www.w3.org/TR/vocab-ssn-2023/" TargetMode="External"/><Relationship Id="rId2633" Type="http://schemas.openxmlformats.org/officeDocument/2006/relationships/hyperlink" Target="https://saref.etsi.org/core/hasPropertyOfInterest" TargetMode="External"/><Relationship Id="rId81" Type="http://schemas.openxmlformats.org/officeDocument/2006/relationships/hyperlink" Target="https://www.w3.org/TR/vocab-ssn-2023/" TargetMode="External"/><Relationship Id="rId605" Type="http://schemas.openxmlformats.org/officeDocument/2006/relationships/hyperlink" Target="https://www.w3.org/TR/vocab-ssn-2023/" TargetMode="External"/><Relationship Id="rId812" Type="http://schemas.openxmlformats.org/officeDocument/2006/relationships/hyperlink" Target="https://www.w3.org/TR/vocab-ssn-2023/" TargetMode="External"/><Relationship Id="rId1028" Type="http://schemas.openxmlformats.org/officeDocument/2006/relationships/hyperlink" Target="https://www.w3.org/TR/vocab-ssn-2023/" TargetMode="External"/><Relationship Id="rId1235" Type="http://schemas.openxmlformats.org/officeDocument/2006/relationships/hyperlink" Target="https://www.w3.org/TR/xmlschema-2/" TargetMode="External"/><Relationship Id="rId1442" Type="http://schemas.openxmlformats.org/officeDocument/2006/relationships/hyperlink" Target="https://www.w3.org/TR/vocab-ssn-2023/" TargetMode="External"/><Relationship Id="rId2840" Type="http://schemas.openxmlformats.org/officeDocument/2006/relationships/hyperlink" Target="https://www.w3.org/TR/vocab-ssn-2023/" TargetMode="External"/><Relationship Id="rId1302" Type="http://schemas.openxmlformats.org/officeDocument/2006/relationships/hyperlink" Target="https://www.w3.org/TR/vocab-ssn-2023/" TargetMode="External"/><Relationship Id="rId2700" Type="http://schemas.openxmlformats.org/officeDocument/2006/relationships/hyperlink" Target="https://www.w3.org/TR/vocab-ssn-2023/" TargetMode="External"/><Relationship Id="rId3267" Type="http://schemas.openxmlformats.org/officeDocument/2006/relationships/hyperlink" Target="https://www.w3.org/TR/vocab-ssn-2023/" TargetMode="External"/><Relationship Id="rId188" Type="http://schemas.openxmlformats.org/officeDocument/2006/relationships/hyperlink" Target="https://www.w3.org/TR/vocab-ssn-2023/" TargetMode="External"/><Relationship Id="rId395" Type="http://schemas.openxmlformats.org/officeDocument/2006/relationships/hyperlink" Target="https://www.w3.org/TR/vocab-ssn-2023/" TargetMode="External"/><Relationship Id="rId2076" Type="http://schemas.openxmlformats.org/officeDocument/2006/relationships/hyperlink" Target="https://www.w3.org/TR/vocab-ssn-2023/" TargetMode="External"/><Relationship Id="rId3474" Type="http://schemas.openxmlformats.org/officeDocument/2006/relationships/hyperlink" Target="https://www.w3.org/TR/prov-overview/" TargetMode="External"/><Relationship Id="rId2283" Type="http://schemas.openxmlformats.org/officeDocument/2006/relationships/hyperlink" Target="https://www.w3.org/ns/sosa/oms/" TargetMode="External"/><Relationship Id="rId2490" Type="http://schemas.openxmlformats.org/officeDocument/2006/relationships/hyperlink" Target="https://www.w3.org/TR/vocab-ssn-2023/" TargetMode="External"/><Relationship Id="rId2588" Type="http://schemas.openxmlformats.org/officeDocument/2006/relationships/hyperlink" Target="https://www.w3.org/ns/prov" TargetMode="External"/><Relationship Id="rId3127" Type="http://schemas.openxmlformats.org/officeDocument/2006/relationships/hyperlink" Target="https://doi.org/10.15497/RDA00071" TargetMode="External"/><Relationship Id="rId3334" Type="http://schemas.openxmlformats.org/officeDocument/2006/relationships/hyperlink" Target="https://www.w3.org/TR/vocab-ssn-2023/" TargetMode="External"/><Relationship Id="rId255" Type="http://schemas.openxmlformats.org/officeDocument/2006/relationships/hyperlink" Target="https://www.w3.org/TR/vocab-ssn-2023/" TargetMode="External"/><Relationship Id="rId462" Type="http://schemas.openxmlformats.org/officeDocument/2006/relationships/hyperlink" Target="https://www.w3.org/TR/vocab-ssn-2023/" TargetMode="External"/><Relationship Id="rId1092" Type="http://schemas.openxmlformats.org/officeDocument/2006/relationships/hyperlink" Target="https://www.w3.org/TR/xmlschema-2/" TargetMode="External"/><Relationship Id="rId1397" Type="http://schemas.openxmlformats.org/officeDocument/2006/relationships/hyperlink" Target="https://www.w3.org/TR/vocab-ssn-2023/" TargetMode="External"/><Relationship Id="rId2143" Type="http://schemas.openxmlformats.org/officeDocument/2006/relationships/hyperlink" Target="https://www.w3.org/TR/vocab-ssn-2023/" TargetMode="External"/><Relationship Id="rId2350" Type="http://schemas.openxmlformats.org/officeDocument/2006/relationships/hyperlink" Target="https://www.w3.org/TR/owl-time/" TargetMode="External"/><Relationship Id="rId2795" Type="http://schemas.openxmlformats.org/officeDocument/2006/relationships/hyperlink" Target="https://www.w3.org/TR/vocab-ssn-2023/" TargetMode="External"/><Relationship Id="rId3401" Type="http://schemas.openxmlformats.org/officeDocument/2006/relationships/hyperlink" Target="https://www.w3.org/TR/vocab-ssn-2023/" TargetMode="External"/><Relationship Id="rId115" Type="http://schemas.openxmlformats.org/officeDocument/2006/relationships/hyperlink" Target="https://www.w3.org/TR/vocab-ssn-2023/" TargetMode="External"/><Relationship Id="rId322" Type="http://schemas.openxmlformats.org/officeDocument/2006/relationships/hyperlink" Target="https://www.w3.org/TR/vocab-ssn-2023/" TargetMode="External"/><Relationship Id="rId767" Type="http://schemas.openxmlformats.org/officeDocument/2006/relationships/hyperlink" Target="https://www.w3.org/TR/vocab-ssn-2023/" TargetMode="External"/><Relationship Id="rId974" Type="http://schemas.openxmlformats.org/officeDocument/2006/relationships/hyperlink" Target="https://www.w3.org/TR/vocab-ssn-2023/" TargetMode="External"/><Relationship Id="rId2003" Type="http://schemas.openxmlformats.org/officeDocument/2006/relationships/hyperlink" Target="https://www.w3.org/TR/vocab-ssn-2023/" TargetMode="External"/><Relationship Id="rId2210" Type="http://schemas.openxmlformats.org/officeDocument/2006/relationships/hyperlink" Target="https://www.w3.org/TR/vocab-ssn-2023/" TargetMode="External"/><Relationship Id="rId2448" Type="http://schemas.openxmlformats.org/officeDocument/2006/relationships/hyperlink" Target="https://www.w3.org/TR/vocab-ssn-2023/" TargetMode="External"/><Relationship Id="rId2655" Type="http://schemas.openxmlformats.org/officeDocument/2006/relationships/hyperlink" Target="https://saref.etsi.org/core/hasOperation" TargetMode="External"/><Relationship Id="rId2862" Type="http://schemas.openxmlformats.org/officeDocument/2006/relationships/hyperlink" Target="https://www.w3.org/TR/vocab-ssn-2023/" TargetMode="External"/><Relationship Id="rId627" Type="http://schemas.openxmlformats.org/officeDocument/2006/relationships/hyperlink" Target="https://www.w3.org/TR/vocab-ssn-2023/" TargetMode="External"/><Relationship Id="rId834" Type="http://schemas.openxmlformats.org/officeDocument/2006/relationships/hyperlink" Target="https://www.w3.org/TR/vocab-ssn-2023/" TargetMode="External"/><Relationship Id="rId1257" Type="http://schemas.openxmlformats.org/officeDocument/2006/relationships/hyperlink" Target="https://www.w3.org/TR/vocab-ssn-2023/" TargetMode="External"/><Relationship Id="rId1464" Type="http://schemas.openxmlformats.org/officeDocument/2006/relationships/hyperlink" Target="https://www.w3.org/TR/vocab-ssn-2023/" TargetMode="External"/><Relationship Id="rId1671" Type="http://schemas.openxmlformats.org/officeDocument/2006/relationships/hyperlink" Target="https://www.w3.org/TR/vocab-ssn-2023/" TargetMode="External"/><Relationship Id="rId2308" Type="http://schemas.openxmlformats.org/officeDocument/2006/relationships/hyperlink" Target="https://www.w3.org/ns/sosa/oms/" TargetMode="External"/><Relationship Id="rId2515" Type="http://schemas.openxmlformats.org/officeDocument/2006/relationships/hyperlink" Target="https://www.w3.org/ns/sosa/sampling/" TargetMode="External"/><Relationship Id="rId2722" Type="http://schemas.openxmlformats.org/officeDocument/2006/relationships/hyperlink" Target="https://www.w3.org/TR/vocab-ssn-2023/" TargetMode="External"/><Relationship Id="rId901" Type="http://schemas.openxmlformats.org/officeDocument/2006/relationships/hyperlink" Target="https://www.w3.org/TR/vocab-ssn-2023/" TargetMode="External"/><Relationship Id="rId1117" Type="http://schemas.openxmlformats.org/officeDocument/2006/relationships/hyperlink" Target="https://www.w3.org/TR/vocab-ssn-2023/" TargetMode="External"/><Relationship Id="rId1324" Type="http://schemas.openxmlformats.org/officeDocument/2006/relationships/hyperlink" Target="https://www.w3.org/TR/vocab-ssn-2023/" TargetMode="External"/><Relationship Id="rId1531" Type="http://schemas.openxmlformats.org/officeDocument/2006/relationships/hyperlink" Target="https://www.w3.org/ns/sosa/actuation/" TargetMode="External"/><Relationship Id="rId1769" Type="http://schemas.openxmlformats.org/officeDocument/2006/relationships/hyperlink" Target="https://www.w3.org/TR/vocab-ssn-2023/" TargetMode="External"/><Relationship Id="rId1976" Type="http://schemas.openxmlformats.org/officeDocument/2006/relationships/hyperlink" Target="https://www.w3.org/TR/vocab-ssn-2023/" TargetMode="External"/><Relationship Id="rId3191" Type="http://schemas.openxmlformats.org/officeDocument/2006/relationships/hyperlink" Target="https://www.w3.org/TR/vocab-ssn-2023/" TargetMode="External"/><Relationship Id="rId30" Type="http://schemas.openxmlformats.org/officeDocument/2006/relationships/hyperlink" Target="https://orcid.org/0000-0003-2480-9261" TargetMode="External"/><Relationship Id="rId1629" Type="http://schemas.openxmlformats.org/officeDocument/2006/relationships/hyperlink" Target="https://www.w3.org/TR/vocab-ssn-2023/" TargetMode="External"/><Relationship Id="rId1836" Type="http://schemas.openxmlformats.org/officeDocument/2006/relationships/hyperlink" Target="https://www.w3.org/TR/vocab-ssn-2023/" TargetMode="External"/><Relationship Id="rId3289" Type="http://schemas.openxmlformats.org/officeDocument/2006/relationships/hyperlink" Target="https://www.w3.org/TR/vocab-ssn-2023/" TargetMode="External"/><Relationship Id="rId3496" Type="http://schemas.openxmlformats.org/officeDocument/2006/relationships/hyperlink" Target="http://ceur-ws.org/Vol-668/paper12.pdf" TargetMode="External"/><Relationship Id="rId1903" Type="http://schemas.openxmlformats.org/officeDocument/2006/relationships/hyperlink" Target="https://www.w3.org/TR/vocab-ssn-2023/" TargetMode="External"/><Relationship Id="rId2098" Type="http://schemas.openxmlformats.org/officeDocument/2006/relationships/hyperlink" Target="https://www.w3.org/TR/vocab-ssn-2023/" TargetMode="External"/><Relationship Id="rId3051" Type="http://schemas.openxmlformats.org/officeDocument/2006/relationships/hyperlink" Target="https://www.w3.org/TR/vocab-ssn-2023/" TargetMode="External"/><Relationship Id="rId3149" Type="http://schemas.openxmlformats.org/officeDocument/2006/relationships/hyperlink" Target="https://www.w3.org/TR/vocab-ssn-2023/" TargetMode="External"/><Relationship Id="rId3356" Type="http://schemas.openxmlformats.org/officeDocument/2006/relationships/hyperlink" Target="https://www.w3.org/TR/vocab-ssn-2023/" TargetMode="External"/><Relationship Id="rId277" Type="http://schemas.openxmlformats.org/officeDocument/2006/relationships/hyperlink" Target="https://www.w3.org/TR/vocab-ssn-2023/" TargetMode="External"/><Relationship Id="rId484" Type="http://schemas.openxmlformats.org/officeDocument/2006/relationships/hyperlink" Target="https://www.w3.org/TR/vocab-ssn-2023/" TargetMode="External"/><Relationship Id="rId2165" Type="http://schemas.openxmlformats.org/officeDocument/2006/relationships/hyperlink" Target="https://www.w3.org/ns/sosa/sampling/" TargetMode="External"/><Relationship Id="rId3009" Type="http://schemas.openxmlformats.org/officeDocument/2006/relationships/hyperlink" Target="https://www.w3.org/TR/vocab-ssn-2023/" TargetMode="External"/><Relationship Id="rId3216" Type="http://schemas.openxmlformats.org/officeDocument/2006/relationships/hyperlink" Target="https://www.w3.org/TR/vocab-ssn-2023/" TargetMode="External"/><Relationship Id="rId137" Type="http://schemas.openxmlformats.org/officeDocument/2006/relationships/hyperlink" Target="https://www.w3.org/TR/vocab-ssn-2023/" TargetMode="External"/><Relationship Id="rId344" Type="http://schemas.openxmlformats.org/officeDocument/2006/relationships/hyperlink" Target="https://www.w3.org/TR/vocab-ssn-2023/" TargetMode="External"/><Relationship Id="rId691" Type="http://schemas.openxmlformats.org/officeDocument/2006/relationships/hyperlink" Target="https://www.w3.org/TR/vocab-ssn-2023/" TargetMode="External"/><Relationship Id="rId789" Type="http://schemas.openxmlformats.org/officeDocument/2006/relationships/hyperlink" Target="https://www.w3.org/TR/vocab-ssn-2023/" TargetMode="External"/><Relationship Id="rId996" Type="http://schemas.openxmlformats.org/officeDocument/2006/relationships/hyperlink" Target="https://www.w3.org/TR/vocab-ssn-2023/" TargetMode="External"/><Relationship Id="rId2025" Type="http://schemas.openxmlformats.org/officeDocument/2006/relationships/hyperlink" Target="https://www.w3.org/TR/vocab-ssn-2023/" TargetMode="External"/><Relationship Id="rId2372" Type="http://schemas.openxmlformats.org/officeDocument/2006/relationships/hyperlink" Target="https://www.w3.org/TR/vocab-ssn-2023/" TargetMode="External"/><Relationship Id="rId2677" Type="http://schemas.openxmlformats.org/officeDocument/2006/relationships/hyperlink" Target="https://saref.etsi.org/core/FeatureOfInterest" TargetMode="External"/><Relationship Id="rId2884" Type="http://schemas.openxmlformats.org/officeDocument/2006/relationships/hyperlink" Target="https://www.w3.org/TR/vocab-ssn-2023/" TargetMode="External"/><Relationship Id="rId3423" Type="http://schemas.openxmlformats.org/officeDocument/2006/relationships/hyperlink" Target="https://www.w3.org/TR/owl2-overview/" TargetMode="External"/><Relationship Id="rId551" Type="http://schemas.openxmlformats.org/officeDocument/2006/relationships/hyperlink" Target="https://www.w3.org/TR/vocab-ssn-2023/" TargetMode="External"/><Relationship Id="rId649" Type="http://schemas.openxmlformats.org/officeDocument/2006/relationships/hyperlink" Target="https://www.w3.org/TR/vocab-ssn-2023/" TargetMode="External"/><Relationship Id="rId856" Type="http://schemas.openxmlformats.org/officeDocument/2006/relationships/hyperlink" Target="https://www.w3.org/TR/vocab-ssn-2023/" TargetMode="External"/><Relationship Id="rId1181" Type="http://schemas.openxmlformats.org/officeDocument/2006/relationships/hyperlink" Target="https://www.w3.org/TR/vocab-ssn-2023/" TargetMode="External"/><Relationship Id="rId1279" Type="http://schemas.openxmlformats.org/officeDocument/2006/relationships/hyperlink" Target="https://www.w3.org/TR/vocab-ssn-2023/" TargetMode="External"/><Relationship Id="rId1486" Type="http://schemas.openxmlformats.org/officeDocument/2006/relationships/hyperlink" Target="https://www.w3.org/TR/vocab-ssn-2023/" TargetMode="External"/><Relationship Id="rId2232" Type="http://schemas.openxmlformats.org/officeDocument/2006/relationships/hyperlink" Target="https://www.w3.org/ns/sosa/oms/" TargetMode="External"/><Relationship Id="rId2537" Type="http://schemas.openxmlformats.org/officeDocument/2006/relationships/hyperlink" Target="https://www.w3.org/TR/vocab-ssn-2023/" TargetMode="External"/><Relationship Id="rId204" Type="http://schemas.openxmlformats.org/officeDocument/2006/relationships/hyperlink" Target="https://www.w3.org/TR/vocab-ssn-2023/" TargetMode="External"/><Relationship Id="rId411" Type="http://schemas.openxmlformats.org/officeDocument/2006/relationships/hyperlink" Target="https://www.w3.org/TR/vocab-ssn-2023/" TargetMode="External"/><Relationship Id="rId509" Type="http://schemas.openxmlformats.org/officeDocument/2006/relationships/hyperlink" Target="https://www.w3.org/TR/vocab-ssn-2023/" TargetMode="External"/><Relationship Id="rId1041" Type="http://schemas.openxmlformats.org/officeDocument/2006/relationships/hyperlink" Target="https://www.w3.org/TR/vocab-ssn-2023/" TargetMode="External"/><Relationship Id="rId1139" Type="http://schemas.openxmlformats.org/officeDocument/2006/relationships/hyperlink" Target="https://www.w3.org/TR/vocab-ssn-2023/" TargetMode="External"/><Relationship Id="rId1346" Type="http://schemas.openxmlformats.org/officeDocument/2006/relationships/hyperlink" Target="https://www.w3.org/TR/vocab-ssn-2023/" TargetMode="External"/><Relationship Id="rId1693" Type="http://schemas.openxmlformats.org/officeDocument/2006/relationships/hyperlink" Target="https://www.w3.org/TR/vocab-ssn-2023/" TargetMode="External"/><Relationship Id="rId1998" Type="http://schemas.openxmlformats.org/officeDocument/2006/relationships/hyperlink" Target="https://www.w3.org/TR/vocab-ssn-2023/" TargetMode="External"/><Relationship Id="rId2744" Type="http://schemas.openxmlformats.org/officeDocument/2006/relationships/hyperlink" Target="https://www.w3.org/TR/vocab-ssn-2023/" TargetMode="External"/><Relationship Id="rId2951" Type="http://schemas.openxmlformats.org/officeDocument/2006/relationships/hyperlink" Target="https://www.w3.org/TR/vocab-ssn-2023/" TargetMode="External"/><Relationship Id="rId716" Type="http://schemas.openxmlformats.org/officeDocument/2006/relationships/hyperlink" Target="https://www.w3.org/ns/sosa/2023/" TargetMode="External"/><Relationship Id="rId923" Type="http://schemas.openxmlformats.org/officeDocument/2006/relationships/hyperlink" Target="https://www.w3.org/TR/vocab-ssn-2023/" TargetMode="External"/><Relationship Id="rId1553" Type="http://schemas.openxmlformats.org/officeDocument/2006/relationships/hyperlink" Target="https://www.w3.org/TR/vocab-ssn-2023/" TargetMode="External"/><Relationship Id="rId1760" Type="http://schemas.openxmlformats.org/officeDocument/2006/relationships/hyperlink" Target="https://www.w3.org/TR/vocab-ssn-2023/" TargetMode="External"/><Relationship Id="rId1858" Type="http://schemas.openxmlformats.org/officeDocument/2006/relationships/hyperlink" Target="https://www.w3.org/ns/sosa/observation/" TargetMode="External"/><Relationship Id="rId2604" Type="http://schemas.openxmlformats.org/officeDocument/2006/relationships/hyperlink" Target="https://www.w3.org/ns/sosa/saref" TargetMode="External"/><Relationship Id="rId2811" Type="http://schemas.openxmlformats.org/officeDocument/2006/relationships/hyperlink" Target="https://www.w3.org/TR/vocab-ssn-2023/" TargetMode="External"/><Relationship Id="rId52" Type="http://schemas.openxmlformats.org/officeDocument/2006/relationships/hyperlink" Target="https://www.w3.org/ns/sosa/2023/" TargetMode="External"/><Relationship Id="rId1206" Type="http://schemas.openxmlformats.org/officeDocument/2006/relationships/hyperlink" Target="https://www.w3.org/TR/vocab-ssn-2023/" TargetMode="External"/><Relationship Id="rId1413" Type="http://schemas.openxmlformats.org/officeDocument/2006/relationships/hyperlink" Target="https://www.w3.org/TR/vocab-ssn-2023/" TargetMode="External"/><Relationship Id="rId1620" Type="http://schemas.openxmlformats.org/officeDocument/2006/relationships/hyperlink" Target="https://www.w3.org/TR/vocab-ssn-2023/" TargetMode="External"/><Relationship Id="rId2909" Type="http://schemas.openxmlformats.org/officeDocument/2006/relationships/hyperlink" Target="https://www.w3.org/TR/vocab-ssn-2023/" TargetMode="External"/><Relationship Id="rId3073" Type="http://schemas.openxmlformats.org/officeDocument/2006/relationships/hyperlink" Target="https://www.w3.org/TR/vocab-ssn-2023/" TargetMode="External"/><Relationship Id="rId3280" Type="http://schemas.openxmlformats.org/officeDocument/2006/relationships/hyperlink" Target="https://www.w3.org/TR/vocab-ssn-2023/" TargetMode="External"/><Relationship Id="rId1718" Type="http://schemas.openxmlformats.org/officeDocument/2006/relationships/hyperlink" Target="https://www.w3.org/TR/vocab-ssn-2023/" TargetMode="External"/><Relationship Id="rId1925" Type="http://schemas.openxmlformats.org/officeDocument/2006/relationships/hyperlink" Target="https://www.w3.org/TR/vocab-ssn-2023/" TargetMode="External"/><Relationship Id="rId3140" Type="http://schemas.openxmlformats.org/officeDocument/2006/relationships/hyperlink" Target="https://www.w3.org/TR/vocab-ssn-2023/" TargetMode="External"/><Relationship Id="rId3378" Type="http://schemas.openxmlformats.org/officeDocument/2006/relationships/hyperlink" Target="https://www.w3.org/ns/sosa/2023/system-environment-properties" TargetMode="External"/><Relationship Id="rId299" Type="http://schemas.openxmlformats.org/officeDocument/2006/relationships/hyperlink" Target="https://www.w3.org/TR/vocab-ssn-2023/" TargetMode="External"/><Relationship Id="rId2187" Type="http://schemas.openxmlformats.org/officeDocument/2006/relationships/hyperlink" Target="https://www.w3.org/TR/vocab-ssn-2023/" TargetMode="External"/><Relationship Id="rId2394" Type="http://schemas.openxmlformats.org/officeDocument/2006/relationships/hyperlink" Target="https://www.w3.org/TR/vocab-ssn-2023/" TargetMode="External"/><Relationship Id="rId3238" Type="http://schemas.openxmlformats.org/officeDocument/2006/relationships/hyperlink" Target="https://www.w3.org/TR/vocab-ssn-2023/" TargetMode="External"/><Relationship Id="rId3445" Type="http://schemas.openxmlformats.org/officeDocument/2006/relationships/hyperlink" Target="http://www.cambridge.org/9780521150118" TargetMode="External"/><Relationship Id="rId159" Type="http://schemas.openxmlformats.org/officeDocument/2006/relationships/hyperlink" Target="https://www.w3.org/TR/vocab-ssn-2023/" TargetMode="External"/><Relationship Id="rId366" Type="http://schemas.openxmlformats.org/officeDocument/2006/relationships/hyperlink" Target="https://www.w3.org/TR/vocab-ssn-2023/" TargetMode="External"/><Relationship Id="rId573" Type="http://schemas.openxmlformats.org/officeDocument/2006/relationships/hyperlink" Target="https://www.w3.org/TR/vocab-ssn-2023/" TargetMode="External"/><Relationship Id="rId780" Type="http://schemas.openxmlformats.org/officeDocument/2006/relationships/hyperlink" Target="https://www.w3.org/TR/vocab-ssn-2023/" TargetMode="External"/><Relationship Id="rId2047" Type="http://schemas.openxmlformats.org/officeDocument/2006/relationships/hyperlink" Target="https://www.w3.org/TR/vocab-ssn-2023/" TargetMode="External"/><Relationship Id="rId2254" Type="http://schemas.openxmlformats.org/officeDocument/2006/relationships/hyperlink" Target="https://www.w3.org/TR/vocab-ssn-2023/" TargetMode="External"/><Relationship Id="rId2461" Type="http://schemas.openxmlformats.org/officeDocument/2006/relationships/hyperlink" Target="https://www.w3.org/TR/vocab-ssn-2023/" TargetMode="External"/><Relationship Id="rId2699" Type="http://schemas.openxmlformats.org/officeDocument/2006/relationships/hyperlink" Target="https://saref.etsi.org/core/Actuation" TargetMode="External"/><Relationship Id="rId3000" Type="http://schemas.openxmlformats.org/officeDocument/2006/relationships/hyperlink" Target="https://www.w3.org/TR/vocab-ssn-2023/" TargetMode="External"/><Relationship Id="rId3305" Type="http://schemas.openxmlformats.org/officeDocument/2006/relationships/hyperlink" Target="https://www.w3.org/TR/vocab-ssn-2023/examples/ip68.ttl" TargetMode="External"/><Relationship Id="rId3512" Type="http://schemas.openxmlformats.org/officeDocument/2006/relationships/hyperlink" Target="https://www.w3.org/TR/vocab-dcat-3/" TargetMode="External"/><Relationship Id="rId226" Type="http://schemas.openxmlformats.org/officeDocument/2006/relationships/hyperlink" Target="https://www.w3.org/TR/vocab-ssn-2023/" TargetMode="External"/><Relationship Id="rId433" Type="http://schemas.openxmlformats.org/officeDocument/2006/relationships/hyperlink" Target="https://www.w3.org/TR/vocab-ssn-2023/" TargetMode="External"/><Relationship Id="rId878" Type="http://schemas.openxmlformats.org/officeDocument/2006/relationships/hyperlink" Target="https://www.w3.org/TR/vocab-ssn-2023/" TargetMode="External"/><Relationship Id="rId1063" Type="http://schemas.openxmlformats.org/officeDocument/2006/relationships/hyperlink" Target="https://www.w3.org/TR/vocab-ssn-2023/" TargetMode="External"/><Relationship Id="rId1270" Type="http://schemas.openxmlformats.org/officeDocument/2006/relationships/hyperlink" Target="https://www.w3.org/TR/vocab-ssn-2023/" TargetMode="External"/><Relationship Id="rId2114" Type="http://schemas.openxmlformats.org/officeDocument/2006/relationships/hyperlink" Target="https://www.w3.org/ns/sosa/sampling/" TargetMode="External"/><Relationship Id="rId2559" Type="http://schemas.openxmlformats.org/officeDocument/2006/relationships/hyperlink" Target="https://www.w3.org/TR/vocab-ssn-2023/" TargetMode="External"/><Relationship Id="rId2766" Type="http://schemas.openxmlformats.org/officeDocument/2006/relationships/hyperlink" Target="https://rds.posccaesar.org/ontology/lis14/ont/core/" TargetMode="External"/><Relationship Id="rId2973" Type="http://schemas.openxmlformats.org/officeDocument/2006/relationships/hyperlink" Target="https://www.w3.org/TR/vocab-ssn-2023/" TargetMode="External"/><Relationship Id="rId640" Type="http://schemas.openxmlformats.org/officeDocument/2006/relationships/hyperlink" Target="https://www.w3.org/TR/vocab-ssn-2023/" TargetMode="External"/><Relationship Id="rId738" Type="http://schemas.openxmlformats.org/officeDocument/2006/relationships/hyperlink" Target="https://www.w3.org/TR/vocab-ssn-2023/" TargetMode="External"/><Relationship Id="rId945" Type="http://schemas.openxmlformats.org/officeDocument/2006/relationships/hyperlink" Target="https://www.w3.org/TR/vocab-ssn-2023/" TargetMode="External"/><Relationship Id="rId1368" Type="http://schemas.openxmlformats.org/officeDocument/2006/relationships/hyperlink" Target="https://www.w3.org/TR/vocab-ssn-2023/" TargetMode="External"/><Relationship Id="rId1575" Type="http://schemas.openxmlformats.org/officeDocument/2006/relationships/hyperlink" Target="https://www.w3.org/TR/vocab-ssn-2023/" TargetMode="External"/><Relationship Id="rId1782" Type="http://schemas.openxmlformats.org/officeDocument/2006/relationships/hyperlink" Target="https://www.w3.org/TR/vocab-ssn-2023/" TargetMode="External"/><Relationship Id="rId2321" Type="http://schemas.openxmlformats.org/officeDocument/2006/relationships/hyperlink" Target="https://www.w3.org/TR/vocab-ssn-2023/" TargetMode="External"/><Relationship Id="rId2419" Type="http://schemas.openxmlformats.org/officeDocument/2006/relationships/hyperlink" Target="https://www.w3.org/TR/vocab-ssn-2023/" TargetMode="External"/><Relationship Id="rId2626" Type="http://schemas.openxmlformats.org/officeDocument/2006/relationships/hyperlink" Target="https://www.w3.org/TR/vocab-ssn-2023/" TargetMode="External"/><Relationship Id="rId2833" Type="http://schemas.openxmlformats.org/officeDocument/2006/relationships/hyperlink" Target="https://www.w3.org/ns/sosa/dolce" TargetMode="External"/><Relationship Id="rId74" Type="http://schemas.openxmlformats.org/officeDocument/2006/relationships/hyperlink" Target="https://www.w3.org/TR/vocab-ssn-2023/" TargetMode="External"/><Relationship Id="rId500" Type="http://schemas.openxmlformats.org/officeDocument/2006/relationships/hyperlink" Target="https://www.w3.org/TR/vocab-ssn-2023/" TargetMode="External"/><Relationship Id="rId805" Type="http://schemas.openxmlformats.org/officeDocument/2006/relationships/hyperlink" Target="https://www.w3.org/TR/vocab-ssn-2023/" TargetMode="External"/><Relationship Id="rId1130" Type="http://schemas.openxmlformats.org/officeDocument/2006/relationships/hyperlink" Target="https://www.w3.org/TR/vocab-ssn-2023/" TargetMode="External"/><Relationship Id="rId1228" Type="http://schemas.openxmlformats.org/officeDocument/2006/relationships/hyperlink" Target="https://www.w3.org/TR/owl-time/" TargetMode="External"/><Relationship Id="rId1435" Type="http://schemas.openxmlformats.org/officeDocument/2006/relationships/hyperlink" Target="https://www.w3.org/TR/vocab-ssn-2023/" TargetMode="External"/><Relationship Id="rId1642" Type="http://schemas.openxmlformats.org/officeDocument/2006/relationships/hyperlink" Target="https://www.w3.org/TR/vocab-ssn-2023/" TargetMode="External"/><Relationship Id="rId1947" Type="http://schemas.openxmlformats.org/officeDocument/2006/relationships/hyperlink" Target="https://www.w3.org/TR/vocab-ssn-2023/" TargetMode="External"/><Relationship Id="rId2900" Type="http://schemas.openxmlformats.org/officeDocument/2006/relationships/hyperlink" Target="https://www.w3.org/TR/vocab-ssn-2023/" TargetMode="External"/><Relationship Id="rId3095" Type="http://schemas.openxmlformats.org/officeDocument/2006/relationships/hyperlink" Target="https://www.w3.org/TR/vocab-ssn-2023/" TargetMode="External"/><Relationship Id="rId1502" Type="http://schemas.openxmlformats.org/officeDocument/2006/relationships/hyperlink" Target="https://www.w3.org/TR/vocab-ssn-2023/" TargetMode="External"/><Relationship Id="rId1807" Type="http://schemas.openxmlformats.org/officeDocument/2006/relationships/hyperlink" Target="https://www.w3.org/TR/vocab-ssn-2023/" TargetMode="External"/><Relationship Id="rId3162" Type="http://schemas.openxmlformats.org/officeDocument/2006/relationships/hyperlink" Target="https://www.w3.org/TR/vocab-ssn-2023/" TargetMode="External"/><Relationship Id="rId290" Type="http://schemas.openxmlformats.org/officeDocument/2006/relationships/hyperlink" Target="https://www.w3.org/TR/vocab-ssn-2023/" TargetMode="External"/><Relationship Id="rId388" Type="http://schemas.openxmlformats.org/officeDocument/2006/relationships/hyperlink" Target="https://www.w3.org/TR/vocab-ssn-2023/" TargetMode="External"/><Relationship Id="rId2069" Type="http://schemas.openxmlformats.org/officeDocument/2006/relationships/hyperlink" Target="https://www.w3.org/TR/vocab-ssn-2023/" TargetMode="External"/><Relationship Id="rId3022" Type="http://schemas.openxmlformats.org/officeDocument/2006/relationships/hyperlink" Target="https://www.w3.org/TR/vocab-ssn-2023/" TargetMode="External"/><Relationship Id="rId3467" Type="http://schemas.openxmlformats.org/officeDocument/2006/relationships/hyperlink" Target="https://linked.data.gov.au/def/project/" TargetMode="External"/><Relationship Id="rId150" Type="http://schemas.openxmlformats.org/officeDocument/2006/relationships/hyperlink" Target="https://www.w3.org/TR/vocab-ssn-2023/" TargetMode="External"/><Relationship Id="rId595" Type="http://schemas.openxmlformats.org/officeDocument/2006/relationships/hyperlink" Target="https://www.w3.org/TR/vocab-ssn-2023/" TargetMode="External"/><Relationship Id="rId2276" Type="http://schemas.openxmlformats.org/officeDocument/2006/relationships/hyperlink" Target="https://www.w3.org/TR/vocab-ssn-2023/" TargetMode="External"/><Relationship Id="rId2483" Type="http://schemas.openxmlformats.org/officeDocument/2006/relationships/hyperlink" Target="https://www.w3.org/TR/vocab-ssn-2023/" TargetMode="External"/><Relationship Id="rId2690" Type="http://schemas.openxmlformats.org/officeDocument/2006/relationships/hyperlink" Target="https://www.w3.org/TR/vocab-ssn-2023/" TargetMode="External"/><Relationship Id="rId3327" Type="http://schemas.openxmlformats.org/officeDocument/2006/relationships/hyperlink" Target="https://www.w3.org/TR/vocab-ssn-2023/" TargetMode="External"/><Relationship Id="rId248" Type="http://schemas.openxmlformats.org/officeDocument/2006/relationships/hyperlink" Target="https://www.w3.org/TR/vocab-ssn-2023/" TargetMode="External"/><Relationship Id="rId455" Type="http://schemas.openxmlformats.org/officeDocument/2006/relationships/hyperlink" Target="https://www.w3.org/TR/vocab-ssn-2023/" TargetMode="External"/><Relationship Id="rId662" Type="http://schemas.openxmlformats.org/officeDocument/2006/relationships/hyperlink" Target="https://www.w3.org/TR/vocab-ssn-2023/" TargetMode="External"/><Relationship Id="rId1085" Type="http://schemas.openxmlformats.org/officeDocument/2006/relationships/hyperlink" Target="https://www.w3.org/TR/vocab-ssn-2023/" TargetMode="External"/><Relationship Id="rId1292" Type="http://schemas.openxmlformats.org/officeDocument/2006/relationships/hyperlink" Target="https://www.w3.org/TR/vocab-ssn-2023/" TargetMode="External"/><Relationship Id="rId2136" Type="http://schemas.openxmlformats.org/officeDocument/2006/relationships/hyperlink" Target="https://www.w3.org/TR/vocab-ssn-2023/" TargetMode="External"/><Relationship Id="rId2343" Type="http://schemas.openxmlformats.org/officeDocument/2006/relationships/hyperlink" Target="https://www.w3.org/ns/sosa/oms/" TargetMode="External"/><Relationship Id="rId2550" Type="http://schemas.openxmlformats.org/officeDocument/2006/relationships/hyperlink" Target="https://www.w3.org/ns/prov" TargetMode="External"/><Relationship Id="rId2788" Type="http://schemas.openxmlformats.org/officeDocument/2006/relationships/hyperlink" Target="https://www.w3.org/TR/vocab-ssn-2023/" TargetMode="External"/><Relationship Id="rId2995" Type="http://schemas.openxmlformats.org/officeDocument/2006/relationships/hyperlink" Target="https://www.w3.org/TR/vocab-ssn-2023/" TargetMode="External"/><Relationship Id="rId108" Type="http://schemas.openxmlformats.org/officeDocument/2006/relationships/hyperlink" Target="https://www.w3.org/TR/vocab-ssn-2023/" TargetMode="External"/><Relationship Id="rId315" Type="http://schemas.openxmlformats.org/officeDocument/2006/relationships/hyperlink" Target="https://www.w3.org/TR/vocab-ssn-2023/" TargetMode="External"/><Relationship Id="rId522" Type="http://schemas.openxmlformats.org/officeDocument/2006/relationships/hyperlink" Target="https://www.w3.org/TR/vocab-ssn-2023/" TargetMode="External"/><Relationship Id="rId967" Type="http://schemas.openxmlformats.org/officeDocument/2006/relationships/hyperlink" Target="https://www.w3.org/TR/vocab-ssn-2023/" TargetMode="External"/><Relationship Id="rId1152" Type="http://schemas.openxmlformats.org/officeDocument/2006/relationships/hyperlink" Target="https://www.w3.org/TR/vocab-ssn-2023/" TargetMode="External"/><Relationship Id="rId1597" Type="http://schemas.openxmlformats.org/officeDocument/2006/relationships/hyperlink" Target="https://www.w3.org/TR/vocab-ssn-2023/" TargetMode="External"/><Relationship Id="rId2203" Type="http://schemas.openxmlformats.org/officeDocument/2006/relationships/hyperlink" Target="https://docs.ogc.org/as/20-082r4/20-082r4.html" TargetMode="External"/><Relationship Id="rId2410" Type="http://schemas.openxmlformats.org/officeDocument/2006/relationships/hyperlink" Target="https://www.w3.org/TR/vocab-ssn-2023/" TargetMode="External"/><Relationship Id="rId2648" Type="http://schemas.openxmlformats.org/officeDocument/2006/relationships/hyperlink" Target="https://www.w3.org/TR/vocab-ssn-2023/" TargetMode="External"/><Relationship Id="rId2855" Type="http://schemas.openxmlformats.org/officeDocument/2006/relationships/hyperlink" Target="https://www.w3.org/TR/vocab-ssn-2023/" TargetMode="External"/><Relationship Id="rId96" Type="http://schemas.openxmlformats.org/officeDocument/2006/relationships/hyperlink" Target="https://www.w3.org/TR/vocab-ssn-2023/" TargetMode="External"/><Relationship Id="rId827" Type="http://schemas.openxmlformats.org/officeDocument/2006/relationships/hyperlink" Target="https://www.w3.org/TR/vocab-ssn-2023/" TargetMode="External"/><Relationship Id="rId1012" Type="http://schemas.openxmlformats.org/officeDocument/2006/relationships/hyperlink" Target="https://www.w3.org/ns/sosa/common/" TargetMode="External"/><Relationship Id="rId1457" Type="http://schemas.openxmlformats.org/officeDocument/2006/relationships/hyperlink" Target="https://www.w3.org/TR/vocab-ssn-2023/" TargetMode="External"/><Relationship Id="rId1664" Type="http://schemas.openxmlformats.org/officeDocument/2006/relationships/hyperlink" Target="https://www.w3.org/TR/vocab-ssn-2023/" TargetMode="External"/><Relationship Id="rId1871" Type="http://schemas.openxmlformats.org/officeDocument/2006/relationships/hyperlink" Target="https://www.w3.org/TR/vocab-ssn-2023/" TargetMode="External"/><Relationship Id="rId2508" Type="http://schemas.openxmlformats.org/officeDocument/2006/relationships/hyperlink" Target="https://www.w3.org/TR/vocab-ssn-2023/" TargetMode="External"/><Relationship Id="rId2715" Type="http://schemas.openxmlformats.org/officeDocument/2006/relationships/hyperlink" Target="https://saref.etsi.org/core/FeatureOfInterest" TargetMode="External"/><Relationship Id="rId2922" Type="http://schemas.openxmlformats.org/officeDocument/2006/relationships/hyperlink" Target="https://www.w3.org/TR/vocab-ssn-2023/" TargetMode="External"/><Relationship Id="rId1317" Type="http://schemas.openxmlformats.org/officeDocument/2006/relationships/hyperlink" Target="https://www.w3.org/TR/vocab-ssn-2023/" TargetMode="External"/><Relationship Id="rId1524" Type="http://schemas.openxmlformats.org/officeDocument/2006/relationships/hyperlink" Target="https://www.w3.org/TR/vocab-ssn-2023/" TargetMode="External"/><Relationship Id="rId1731" Type="http://schemas.openxmlformats.org/officeDocument/2006/relationships/hyperlink" Target="https://www.w3.org/TR/vocab-ssn-2023/" TargetMode="External"/><Relationship Id="rId1969" Type="http://schemas.openxmlformats.org/officeDocument/2006/relationships/hyperlink" Target="https://www.w3.org/TR/vocab-ssn-2023/" TargetMode="External"/><Relationship Id="rId3184" Type="http://schemas.openxmlformats.org/officeDocument/2006/relationships/hyperlink" Target="https://www.w3.org/TR/vocab-ssn-2023/" TargetMode="External"/><Relationship Id="rId23" Type="http://schemas.openxmlformats.org/officeDocument/2006/relationships/hyperlink" Target="https://www.datacove.eu/" TargetMode="External"/><Relationship Id="rId1829" Type="http://schemas.openxmlformats.org/officeDocument/2006/relationships/hyperlink" Target="https://www.w3.org/TR/vocab-ssn-2023/" TargetMode="External"/><Relationship Id="rId3391" Type="http://schemas.openxmlformats.org/officeDocument/2006/relationships/hyperlink" Target="https://www.w3.org/TR/vocab-ssn-2023/" TargetMode="External"/><Relationship Id="rId3489" Type="http://schemas.openxmlformats.org/officeDocument/2006/relationships/hyperlink" Target="http://ceur-ws.org/Vol-1401/paper-05.pdf" TargetMode="External"/><Relationship Id="rId2298" Type="http://schemas.openxmlformats.org/officeDocument/2006/relationships/hyperlink" Target="https://www.w3.org/TR/vocab-ssn-2023/" TargetMode="External"/><Relationship Id="rId3044" Type="http://schemas.openxmlformats.org/officeDocument/2006/relationships/hyperlink" Target="https://www.w3.org/TR/vocab-ssn-2023/" TargetMode="External"/><Relationship Id="rId3251" Type="http://schemas.openxmlformats.org/officeDocument/2006/relationships/hyperlink" Target="https://www.w3.org/ns/sosa/systems/" TargetMode="External"/><Relationship Id="rId3349" Type="http://schemas.openxmlformats.org/officeDocument/2006/relationships/hyperlink" Target="https://www.w3.org/TR/vocab-ssn-2023/" TargetMode="External"/><Relationship Id="rId172" Type="http://schemas.openxmlformats.org/officeDocument/2006/relationships/hyperlink" Target="https://www.w3.org/TR/vocab-ssn-2023/" TargetMode="External"/><Relationship Id="rId477" Type="http://schemas.openxmlformats.org/officeDocument/2006/relationships/hyperlink" Target="https://www.w3.org/TR/vocab-ssn-2023/" TargetMode="External"/><Relationship Id="rId684" Type="http://schemas.openxmlformats.org/officeDocument/2006/relationships/hyperlink" Target="https://www.w3.org/TR/vocab-ssn-2023/" TargetMode="External"/><Relationship Id="rId2060" Type="http://schemas.openxmlformats.org/officeDocument/2006/relationships/hyperlink" Target="https://www.w3.org/TR/vocab-ssn-2023/" TargetMode="External"/><Relationship Id="rId2158" Type="http://schemas.openxmlformats.org/officeDocument/2006/relationships/hyperlink" Target="https://www.w3.org/TR/vocab-ssn-2023/" TargetMode="External"/><Relationship Id="rId2365" Type="http://schemas.openxmlformats.org/officeDocument/2006/relationships/hyperlink" Target="https://www.w3.org/TR/vocab-ssn-2023/" TargetMode="External"/><Relationship Id="rId3111" Type="http://schemas.openxmlformats.org/officeDocument/2006/relationships/hyperlink" Target="https://www.w3.org/TR/vocab-ssn-2023/" TargetMode="External"/><Relationship Id="rId3209" Type="http://schemas.openxmlformats.org/officeDocument/2006/relationships/hyperlink" Target="https://www.w3.org/TR/vocab-ssn-2023/" TargetMode="External"/><Relationship Id="rId337" Type="http://schemas.openxmlformats.org/officeDocument/2006/relationships/hyperlink" Target="https://www.w3.org/TR/vocab-ssn-2023/" TargetMode="External"/><Relationship Id="rId891" Type="http://schemas.openxmlformats.org/officeDocument/2006/relationships/hyperlink" Target="https://www.w3.org/TR/vocab-ssn-2023/" TargetMode="External"/><Relationship Id="rId989" Type="http://schemas.openxmlformats.org/officeDocument/2006/relationships/hyperlink" Target="https://www.w3.org/TR/vocab-ssn-2023/" TargetMode="External"/><Relationship Id="rId2018" Type="http://schemas.openxmlformats.org/officeDocument/2006/relationships/hyperlink" Target="https://www.w3.org/TR/vocab-ssn-2023/" TargetMode="External"/><Relationship Id="rId2572" Type="http://schemas.openxmlformats.org/officeDocument/2006/relationships/hyperlink" Target="https://www.w3.org/ns/prov" TargetMode="External"/><Relationship Id="rId2877" Type="http://schemas.openxmlformats.org/officeDocument/2006/relationships/hyperlink" Target="https://www.w3.org/TR/vocab-ssn-2023/" TargetMode="External"/><Relationship Id="rId3416" Type="http://schemas.openxmlformats.org/officeDocument/2006/relationships/hyperlink" Target="https://portal.ogc.org/files/?artifact_id=41579" TargetMode="External"/><Relationship Id="rId544" Type="http://schemas.openxmlformats.org/officeDocument/2006/relationships/hyperlink" Target="https://www.w3.org/TR/vocab-ssn-2023/" TargetMode="External"/><Relationship Id="rId751" Type="http://schemas.openxmlformats.org/officeDocument/2006/relationships/hyperlink" Target="https://www.w3.org/TR/vocab-ssn-2023/" TargetMode="External"/><Relationship Id="rId849" Type="http://schemas.openxmlformats.org/officeDocument/2006/relationships/hyperlink" Target="https://www.w3.org/TR/vocab-ssn-2023/" TargetMode="External"/><Relationship Id="rId1174" Type="http://schemas.openxmlformats.org/officeDocument/2006/relationships/hyperlink" Target="https://www.w3.org/TR/vocab-ssn-2023/" TargetMode="External"/><Relationship Id="rId1381" Type="http://schemas.openxmlformats.org/officeDocument/2006/relationships/hyperlink" Target="https://www.w3.org/TR/vocab-ssn-2023/" TargetMode="External"/><Relationship Id="rId1479" Type="http://schemas.openxmlformats.org/officeDocument/2006/relationships/hyperlink" Target="https://www.w3.org/ns/sosa/common/" TargetMode="External"/><Relationship Id="rId1686" Type="http://schemas.openxmlformats.org/officeDocument/2006/relationships/hyperlink" Target="https://www.w3.org/ns/sosa/observation/" TargetMode="External"/><Relationship Id="rId2225" Type="http://schemas.openxmlformats.org/officeDocument/2006/relationships/hyperlink" Target="https://www.w3.org/TR/vocab-ssn-2023/" TargetMode="External"/><Relationship Id="rId2432" Type="http://schemas.openxmlformats.org/officeDocument/2006/relationships/hyperlink" Target="https://www.w3.org/TR/vocab-ssn-2023/" TargetMode="External"/><Relationship Id="rId404" Type="http://schemas.openxmlformats.org/officeDocument/2006/relationships/hyperlink" Target="https://www.w3.org/TR/vocab-ssn-2023/" TargetMode="External"/><Relationship Id="rId611" Type="http://schemas.openxmlformats.org/officeDocument/2006/relationships/hyperlink" Target="https://www.w3.org/TR/vocab-ssn-2023/" TargetMode="External"/><Relationship Id="rId1034" Type="http://schemas.openxmlformats.org/officeDocument/2006/relationships/hyperlink" Target="https://www.w3.org/TR/vocab-ssn-2023/" TargetMode="External"/><Relationship Id="rId1241" Type="http://schemas.openxmlformats.org/officeDocument/2006/relationships/hyperlink" Target="https://www.w3.org/ns/sosa/common/" TargetMode="External"/><Relationship Id="rId1339" Type="http://schemas.openxmlformats.org/officeDocument/2006/relationships/hyperlink" Target="https://www.w3.org/TR/vocab-ssn-2023/" TargetMode="External"/><Relationship Id="rId1893" Type="http://schemas.openxmlformats.org/officeDocument/2006/relationships/hyperlink" Target="https://www.w3.org/TR/vocab-ssn-2023/" TargetMode="External"/><Relationship Id="rId2737" Type="http://schemas.openxmlformats.org/officeDocument/2006/relationships/hyperlink" Target="https://www.w3.org/TR/vocab-ssn-2023/" TargetMode="External"/><Relationship Id="rId2944" Type="http://schemas.openxmlformats.org/officeDocument/2006/relationships/hyperlink" Target="https://www.w3.org/TR/vocab-ssn-2023/" TargetMode="External"/><Relationship Id="rId709" Type="http://schemas.openxmlformats.org/officeDocument/2006/relationships/hyperlink" Target="https://www.w3.org/TR/vocab-ssn-2023/" TargetMode="External"/><Relationship Id="rId916" Type="http://schemas.openxmlformats.org/officeDocument/2006/relationships/hyperlink" Target="https://www.w3.org/TR/vocab-ssn-2023/" TargetMode="External"/><Relationship Id="rId1101" Type="http://schemas.openxmlformats.org/officeDocument/2006/relationships/hyperlink" Target="https://www.w3.org/TR/vocab-ssn-2023/" TargetMode="External"/><Relationship Id="rId1546" Type="http://schemas.openxmlformats.org/officeDocument/2006/relationships/hyperlink" Target="https://www.w3.org/TR/vocab-ssn-2023/" TargetMode="External"/><Relationship Id="rId1753" Type="http://schemas.openxmlformats.org/officeDocument/2006/relationships/hyperlink" Target="https://www.w3.org/TR/vocab-ssn-2023/" TargetMode="External"/><Relationship Id="rId1960" Type="http://schemas.openxmlformats.org/officeDocument/2006/relationships/hyperlink" Target="https://www.w3.org/ns/sosa/sampling/" TargetMode="External"/><Relationship Id="rId2804" Type="http://schemas.openxmlformats.org/officeDocument/2006/relationships/hyperlink" Target="https://www.w3.org/TR/vocab-ssn-2023/" TargetMode="External"/><Relationship Id="rId45" Type="http://schemas.openxmlformats.org/officeDocument/2006/relationships/hyperlink" Target="https://www.w3.org/copyright/software-license/" TargetMode="External"/><Relationship Id="rId1406" Type="http://schemas.openxmlformats.org/officeDocument/2006/relationships/hyperlink" Target="https://www.w3.org/TR/vocab-ssn-2023/" TargetMode="External"/><Relationship Id="rId1613" Type="http://schemas.openxmlformats.org/officeDocument/2006/relationships/hyperlink" Target="https://www.w3.org/TR/vocab-ssn-2023/" TargetMode="External"/><Relationship Id="rId1820" Type="http://schemas.openxmlformats.org/officeDocument/2006/relationships/hyperlink" Target="https://www.w3.org/TR/vocab-ssn-2023/" TargetMode="External"/><Relationship Id="rId3066" Type="http://schemas.openxmlformats.org/officeDocument/2006/relationships/hyperlink" Target="https://www.w3.org/TR/vocab-ssn-2023/" TargetMode="External"/><Relationship Id="rId3273" Type="http://schemas.openxmlformats.org/officeDocument/2006/relationships/hyperlink" Target="https://www.w3.org/TR/vocab-ssn-2023/" TargetMode="External"/><Relationship Id="rId3480" Type="http://schemas.openxmlformats.org/officeDocument/2006/relationships/hyperlink" Target="http://www.etsi.org/deliver/etsi_ts/103500_103599/103548/01.02.01_60/ts_103548v010201p.pdf" TargetMode="External"/><Relationship Id="rId194" Type="http://schemas.openxmlformats.org/officeDocument/2006/relationships/hyperlink" Target="https://www.w3.org/TR/vocab-ssn-2023/" TargetMode="External"/><Relationship Id="rId1918" Type="http://schemas.openxmlformats.org/officeDocument/2006/relationships/hyperlink" Target="https://www.w3.org/TR/vocab-ssn-2023/" TargetMode="External"/><Relationship Id="rId2082" Type="http://schemas.openxmlformats.org/officeDocument/2006/relationships/hyperlink" Target="https://www.w3.org/TR/vocab-ssn-2023/" TargetMode="External"/><Relationship Id="rId3133" Type="http://schemas.openxmlformats.org/officeDocument/2006/relationships/hyperlink" Target="https://www.w3.org/TR/vocab-ssn-2023/" TargetMode="External"/><Relationship Id="rId261" Type="http://schemas.openxmlformats.org/officeDocument/2006/relationships/hyperlink" Target="https://www.w3.org/TR/vocab-ssn-2023/" TargetMode="External"/><Relationship Id="rId499" Type="http://schemas.openxmlformats.org/officeDocument/2006/relationships/hyperlink" Target="https://www.w3.org/TR/vocab-ssn-2023/" TargetMode="External"/><Relationship Id="rId2387" Type="http://schemas.openxmlformats.org/officeDocument/2006/relationships/hyperlink" Target="https://www.w3.org/TR/vocab-ssn-2023/" TargetMode="External"/><Relationship Id="rId2594" Type="http://schemas.openxmlformats.org/officeDocument/2006/relationships/hyperlink" Target="https://www.w3.org/TR/vocab-ssn-2023/" TargetMode="External"/><Relationship Id="rId3340" Type="http://schemas.openxmlformats.org/officeDocument/2006/relationships/hyperlink" Target="https://www.w3.org/TR/vocab-ssn-2023/" TargetMode="External"/><Relationship Id="rId3438" Type="http://schemas.openxmlformats.org/officeDocument/2006/relationships/hyperlink" Target="https://www.iso.org/standard/74572.html" TargetMode="External"/><Relationship Id="rId359" Type="http://schemas.openxmlformats.org/officeDocument/2006/relationships/hyperlink" Target="https://www.w3.org/TR/vocab-ssn-2023/" TargetMode="External"/><Relationship Id="rId566" Type="http://schemas.openxmlformats.org/officeDocument/2006/relationships/hyperlink" Target="https://www.w3.org/TR/vocab-ssn-2023/" TargetMode="External"/><Relationship Id="rId773" Type="http://schemas.openxmlformats.org/officeDocument/2006/relationships/hyperlink" Target="https://www.w3.org/TR/vocab-ssn-2023/" TargetMode="External"/><Relationship Id="rId1196" Type="http://schemas.openxmlformats.org/officeDocument/2006/relationships/hyperlink" Target="https://www.w3.org/ns/sosa/common/" TargetMode="External"/><Relationship Id="rId2247" Type="http://schemas.openxmlformats.org/officeDocument/2006/relationships/hyperlink" Target="https://www.w3.org/TR/vocab-ssn-2023/" TargetMode="External"/><Relationship Id="rId2454" Type="http://schemas.openxmlformats.org/officeDocument/2006/relationships/hyperlink" Target="https://www.w3.org/TR/vocab-ssn-2023/" TargetMode="External"/><Relationship Id="rId2899" Type="http://schemas.openxmlformats.org/officeDocument/2006/relationships/hyperlink" Target="https://www.w3.org/TR/vocab-ssn-2023/" TargetMode="External"/><Relationship Id="rId3200" Type="http://schemas.openxmlformats.org/officeDocument/2006/relationships/hyperlink" Target="https://www.w3.org/TR/vocab-ssn-2023/" TargetMode="External"/><Relationship Id="rId3505" Type="http://schemas.openxmlformats.org/officeDocument/2006/relationships/hyperlink" Target="http://www.omg.org/spec/UML/" TargetMode="External"/><Relationship Id="rId121" Type="http://schemas.openxmlformats.org/officeDocument/2006/relationships/hyperlink" Target="https://www.w3.org/TR/vocab-ssn-2023/" TargetMode="External"/><Relationship Id="rId219" Type="http://schemas.openxmlformats.org/officeDocument/2006/relationships/hyperlink" Target="https://www.w3.org/TR/vocab-ssn-2023/" TargetMode="External"/><Relationship Id="rId426" Type="http://schemas.openxmlformats.org/officeDocument/2006/relationships/hyperlink" Target="https://www.w3.org/TR/vocab-ssn-2023/" TargetMode="External"/><Relationship Id="rId633" Type="http://schemas.openxmlformats.org/officeDocument/2006/relationships/hyperlink" Target="https://www.w3.org/TR/vocab-ssn-2023/" TargetMode="External"/><Relationship Id="rId980" Type="http://schemas.openxmlformats.org/officeDocument/2006/relationships/hyperlink" Target="https://www.w3.org/TR/vocab-ssn-2023/" TargetMode="External"/><Relationship Id="rId1056" Type="http://schemas.openxmlformats.org/officeDocument/2006/relationships/hyperlink" Target="https://www.w3.org/TR/vocab-ssn-2023/" TargetMode="External"/><Relationship Id="rId1263" Type="http://schemas.openxmlformats.org/officeDocument/2006/relationships/hyperlink" Target="https://www.w3.org/TR/vocab-ssn-2023/" TargetMode="External"/><Relationship Id="rId2107" Type="http://schemas.openxmlformats.org/officeDocument/2006/relationships/hyperlink" Target="https://www.w3.org/TR/vocab-ssn-2023/" TargetMode="External"/><Relationship Id="rId2314" Type="http://schemas.openxmlformats.org/officeDocument/2006/relationships/hyperlink" Target="https://www.w3.org/ns/sosa/oms/" TargetMode="External"/><Relationship Id="rId2661" Type="http://schemas.openxmlformats.org/officeDocument/2006/relationships/hyperlink" Target="https://saref.etsi.org/core/hasResult" TargetMode="External"/><Relationship Id="rId2759" Type="http://schemas.openxmlformats.org/officeDocument/2006/relationships/hyperlink" Target="https://www.w3.org/TR/vocab-ssn-2023/" TargetMode="External"/><Relationship Id="rId2966" Type="http://schemas.openxmlformats.org/officeDocument/2006/relationships/hyperlink" Target="https://www.w3.org/TR/vocab-ssn-2023/" TargetMode="External"/><Relationship Id="rId840" Type="http://schemas.openxmlformats.org/officeDocument/2006/relationships/hyperlink" Target="https://www.w3.org/TR/vocab-ssn-2023/" TargetMode="External"/><Relationship Id="rId938" Type="http://schemas.openxmlformats.org/officeDocument/2006/relationships/hyperlink" Target="https://www.w3.org/TR/vocab-ssn-2023/" TargetMode="External"/><Relationship Id="rId1470" Type="http://schemas.openxmlformats.org/officeDocument/2006/relationships/hyperlink" Target="https://www.w3.org/TR/vocab-ssn-2023/" TargetMode="External"/><Relationship Id="rId1568" Type="http://schemas.openxmlformats.org/officeDocument/2006/relationships/hyperlink" Target="https://www.w3.org/TR/vocab-ssn-2023/" TargetMode="External"/><Relationship Id="rId1775" Type="http://schemas.openxmlformats.org/officeDocument/2006/relationships/hyperlink" Target="https://www.w3.org/TR/vocab-ssn-2023/" TargetMode="External"/><Relationship Id="rId2521" Type="http://schemas.openxmlformats.org/officeDocument/2006/relationships/hyperlink" Target="https://www.w3.org/TR/vocab-ssn-2023/" TargetMode="External"/><Relationship Id="rId2619" Type="http://schemas.openxmlformats.org/officeDocument/2006/relationships/hyperlink" Target="https://saref.etsi.org/core/StateOfInterest" TargetMode="External"/><Relationship Id="rId2826" Type="http://schemas.openxmlformats.org/officeDocument/2006/relationships/hyperlink" Target="https://www.w3.org/TR/vocab-ssn-2023/" TargetMode="External"/><Relationship Id="rId67" Type="http://schemas.openxmlformats.org/officeDocument/2006/relationships/hyperlink" Target="https://www.w3.org/TR/vocab-ssn-2023/" TargetMode="External"/><Relationship Id="rId700" Type="http://schemas.openxmlformats.org/officeDocument/2006/relationships/hyperlink" Target="https://www.w3.org/TR/vocab-ssn-2023/" TargetMode="External"/><Relationship Id="rId1123" Type="http://schemas.openxmlformats.org/officeDocument/2006/relationships/hyperlink" Target="https://www.w3.org/TR/vocab-ssn-2023/" TargetMode="External"/><Relationship Id="rId1330" Type="http://schemas.openxmlformats.org/officeDocument/2006/relationships/hyperlink" Target="https://www.w3.org/TR/vocab-ssn-2023/" TargetMode="External"/><Relationship Id="rId1428" Type="http://schemas.openxmlformats.org/officeDocument/2006/relationships/hyperlink" Target="https://www.w3.org/ns/sosa/common/" TargetMode="External"/><Relationship Id="rId1635" Type="http://schemas.openxmlformats.org/officeDocument/2006/relationships/hyperlink" Target="https://www.w3.org/TR/vocab-ssn-2023/" TargetMode="External"/><Relationship Id="rId1982" Type="http://schemas.openxmlformats.org/officeDocument/2006/relationships/hyperlink" Target="https://www.w3.org/TR/vocab-ssn-2023/" TargetMode="External"/><Relationship Id="rId3088" Type="http://schemas.openxmlformats.org/officeDocument/2006/relationships/hyperlink" Target="https://www.w3.org/TR/vocab-ssn-2023/" TargetMode="External"/><Relationship Id="rId1842" Type="http://schemas.openxmlformats.org/officeDocument/2006/relationships/hyperlink" Target="https://www.w3.org/TR/vocab-ssn-2023/" TargetMode="External"/><Relationship Id="rId3295" Type="http://schemas.openxmlformats.org/officeDocument/2006/relationships/hyperlink" Target="https://www.w3.org/TR/vocab-ssn-2023/" TargetMode="External"/><Relationship Id="rId1702" Type="http://schemas.openxmlformats.org/officeDocument/2006/relationships/hyperlink" Target="https://www.w3.org/TR/vocab-ssn-2023/" TargetMode="External"/><Relationship Id="rId3155" Type="http://schemas.openxmlformats.org/officeDocument/2006/relationships/hyperlink" Target="https://www.w3.org/TR/vocab-ssn-2023/" TargetMode="External"/><Relationship Id="rId3362" Type="http://schemas.openxmlformats.org/officeDocument/2006/relationships/hyperlink" Target="https://www.w3.org/TR/vocab-ssn-2023/" TargetMode="External"/><Relationship Id="rId283" Type="http://schemas.openxmlformats.org/officeDocument/2006/relationships/hyperlink" Target="https://www.w3.org/TR/vocab-ssn-2023/" TargetMode="External"/><Relationship Id="rId490" Type="http://schemas.openxmlformats.org/officeDocument/2006/relationships/hyperlink" Target="https://www.w3.org/TR/vocab-ssn-2023/" TargetMode="External"/><Relationship Id="rId2171" Type="http://schemas.openxmlformats.org/officeDocument/2006/relationships/hyperlink" Target="https://www.w3.org/TR/vocab-ssn-2023/" TargetMode="External"/><Relationship Id="rId3015" Type="http://schemas.openxmlformats.org/officeDocument/2006/relationships/hyperlink" Target="https://www.w3.org/TR/vocab-ssn-2023/" TargetMode="External"/><Relationship Id="rId3222" Type="http://schemas.openxmlformats.org/officeDocument/2006/relationships/hyperlink" Target="https://www.w3.org/TR/vocab-ssn-2023/" TargetMode="External"/><Relationship Id="rId143" Type="http://schemas.openxmlformats.org/officeDocument/2006/relationships/hyperlink" Target="https://www.w3.org/TR/vocab-ssn-2023/" TargetMode="External"/><Relationship Id="rId350" Type="http://schemas.openxmlformats.org/officeDocument/2006/relationships/hyperlink" Target="https://www.w3.org/TR/vocab-ssn-2023/" TargetMode="External"/><Relationship Id="rId588" Type="http://schemas.openxmlformats.org/officeDocument/2006/relationships/hyperlink" Target="https://www.w3.org/TR/vocab-ssn-2023/" TargetMode="External"/><Relationship Id="rId795" Type="http://schemas.openxmlformats.org/officeDocument/2006/relationships/hyperlink" Target="https://www.w3.org/TR/vocab-ssn-2023/" TargetMode="External"/><Relationship Id="rId2031" Type="http://schemas.openxmlformats.org/officeDocument/2006/relationships/hyperlink" Target="https://www.w3.org/TR/vocab-ssn-2023/" TargetMode="External"/><Relationship Id="rId2269" Type="http://schemas.openxmlformats.org/officeDocument/2006/relationships/hyperlink" Target="https://www.w3.org/TR/vocab-ssn-2023/" TargetMode="External"/><Relationship Id="rId2476" Type="http://schemas.openxmlformats.org/officeDocument/2006/relationships/hyperlink" Target="https://www.w3.org/TR/vocab-ssn-2023/" TargetMode="External"/><Relationship Id="rId2683" Type="http://schemas.openxmlformats.org/officeDocument/2006/relationships/hyperlink" Target="https://saref.etsi.org/core/FeatureOfInterest" TargetMode="External"/><Relationship Id="rId2890" Type="http://schemas.openxmlformats.org/officeDocument/2006/relationships/hyperlink" Target="https://www.w3.org/TR/vocab-ssn-2023/" TargetMode="External"/><Relationship Id="rId9" Type="http://schemas.openxmlformats.org/officeDocument/2006/relationships/hyperlink" Target="https://www.w3.org/standards/history/vocab-ssn-2023/" TargetMode="External"/><Relationship Id="rId210" Type="http://schemas.openxmlformats.org/officeDocument/2006/relationships/hyperlink" Target="https://www.w3.org/TR/vocab-ssn-2023/" TargetMode="External"/><Relationship Id="rId448" Type="http://schemas.openxmlformats.org/officeDocument/2006/relationships/hyperlink" Target="https://www.w3.org/TR/vocab-ssn-2023/" TargetMode="External"/><Relationship Id="rId655" Type="http://schemas.openxmlformats.org/officeDocument/2006/relationships/hyperlink" Target="https://www.w3.org/TR/vocab-ssn-2023/" TargetMode="External"/><Relationship Id="rId862" Type="http://schemas.openxmlformats.org/officeDocument/2006/relationships/hyperlink" Target="https://www.w3.org/TR/vocab-ssn-2023/" TargetMode="External"/><Relationship Id="rId1078" Type="http://schemas.openxmlformats.org/officeDocument/2006/relationships/hyperlink" Target="https://www.w3.org/TR/vocab-ssn-2023/" TargetMode="External"/><Relationship Id="rId1285" Type="http://schemas.openxmlformats.org/officeDocument/2006/relationships/hyperlink" Target="https://www.w3.org/TR/vocab-ssn-2023/" TargetMode="External"/><Relationship Id="rId1492" Type="http://schemas.openxmlformats.org/officeDocument/2006/relationships/hyperlink" Target="https://www.w3.org/TR/vocab-ssn-2023/" TargetMode="External"/><Relationship Id="rId2129" Type="http://schemas.openxmlformats.org/officeDocument/2006/relationships/hyperlink" Target="https://www.w3.org/TR/vocab-ssn-2023/" TargetMode="External"/><Relationship Id="rId2336" Type="http://schemas.openxmlformats.org/officeDocument/2006/relationships/hyperlink" Target="https://www.w3.org/TR/vocab-ssn-2023/" TargetMode="External"/><Relationship Id="rId2543" Type="http://schemas.openxmlformats.org/officeDocument/2006/relationships/hyperlink" Target="https://www.w3.org/TR/vocab-ssn-2023/" TargetMode="External"/><Relationship Id="rId2750" Type="http://schemas.openxmlformats.org/officeDocument/2006/relationships/hyperlink" Target="https://www.w3.org/TR/vocab-ssn-2023/" TargetMode="External"/><Relationship Id="rId2988" Type="http://schemas.openxmlformats.org/officeDocument/2006/relationships/hyperlink" Target="https://www.w3.org/TR/vocab-ssn-2023/" TargetMode="External"/><Relationship Id="rId308" Type="http://schemas.openxmlformats.org/officeDocument/2006/relationships/hyperlink" Target="https://www.w3.org/TR/vocab-ssn-2023/" TargetMode="External"/><Relationship Id="rId515" Type="http://schemas.openxmlformats.org/officeDocument/2006/relationships/hyperlink" Target="https://www.w3.org/TR/vocab-ssn-2023/" TargetMode="External"/><Relationship Id="rId722" Type="http://schemas.openxmlformats.org/officeDocument/2006/relationships/hyperlink" Target="https://www.w3.org/ns/ssn/" TargetMode="External"/><Relationship Id="rId1145" Type="http://schemas.openxmlformats.org/officeDocument/2006/relationships/hyperlink" Target="https://www.w3.org/TR/vocab-ssn-2023/" TargetMode="External"/><Relationship Id="rId1352" Type="http://schemas.openxmlformats.org/officeDocument/2006/relationships/hyperlink" Target="https://www.w3.org/ns/sosa/common/" TargetMode="External"/><Relationship Id="rId1797" Type="http://schemas.openxmlformats.org/officeDocument/2006/relationships/hyperlink" Target="https://www.w3.org/TR/vocab-ssn-2023/" TargetMode="External"/><Relationship Id="rId2403" Type="http://schemas.openxmlformats.org/officeDocument/2006/relationships/hyperlink" Target="https://www.w3.org/TR/vocab-ssn-2023/" TargetMode="External"/><Relationship Id="rId2848" Type="http://schemas.openxmlformats.org/officeDocument/2006/relationships/hyperlink" Target="https://www.w3.org/TR/vocab-ssn-2023/" TargetMode="External"/><Relationship Id="rId89" Type="http://schemas.openxmlformats.org/officeDocument/2006/relationships/hyperlink" Target="https://www.w3.org/TR/vocab-ssn-2023/" TargetMode="External"/><Relationship Id="rId1005" Type="http://schemas.openxmlformats.org/officeDocument/2006/relationships/hyperlink" Target="https://www.w3.org/ns/sosa/common/" TargetMode="External"/><Relationship Id="rId1212" Type="http://schemas.openxmlformats.org/officeDocument/2006/relationships/hyperlink" Target="https://www.w3.org/TR/vocab-ssn-2023/" TargetMode="External"/><Relationship Id="rId1657" Type="http://schemas.openxmlformats.org/officeDocument/2006/relationships/hyperlink" Target="https://www.w3.org/TR/vocab-ssn-2023/" TargetMode="External"/><Relationship Id="rId1864" Type="http://schemas.openxmlformats.org/officeDocument/2006/relationships/hyperlink" Target="https://www.w3.org/ns/sosa/observation/" TargetMode="External"/><Relationship Id="rId2610" Type="http://schemas.openxmlformats.org/officeDocument/2006/relationships/hyperlink" Target="https://www.w3.org/TR/vocab-ssn-2023/" TargetMode="External"/><Relationship Id="rId2708" Type="http://schemas.openxmlformats.org/officeDocument/2006/relationships/hyperlink" Target="https://www.w3.org/TR/vocab-ssn-2023/" TargetMode="External"/><Relationship Id="rId2915" Type="http://schemas.openxmlformats.org/officeDocument/2006/relationships/hyperlink" Target="http://qudt.org/" TargetMode="External"/><Relationship Id="rId1517" Type="http://schemas.openxmlformats.org/officeDocument/2006/relationships/hyperlink" Target="https://www.w3.org/TR/vocab-ssn-2023/" TargetMode="External"/><Relationship Id="rId1724" Type="http://schemas.openxmlformats.org/officeDocument/2006/relationships/hyperlink" Target="https://www.w3.org/TR/vocab-ssn-2023/" TargetMode="External"/><Relationship Id="rId3177" Type="http://schemas.openxmlformats.org/officeDocument/2006/relationships/hyperlink" Target="https://www.w3.org/TR/vocab-ssn-2023/" TargetMode="External"/><Relationship Id="rId16" Type="http://schemas.openxmlformats.org/officeDocument/2006/relationships/hyperlink" Target="https://www.mines-stetienne.fr/" TargetMode="External"/><Relationship Id="rId1931" Type="http://schemas.openxmlformats.org/officeDocument/2006/relationships/hyperlink" Target="https://www.w3.org/TR/vocab-ssn-2023/" TargetMode="External"/><Relationship Id="rId3037" Type="http://schemas.openxmlformats.org/officeDocument/2006/relationships/hyperlink" Target="https://www.w3.org/TR/vocab-ssn-2023/" TargetMode="External"/><Relationship Id="rId3384" Type="http://schemas.openxmlformats.org/officeDocument/2006/relationships/hyperlink" Target="https://www.w3.org/2005/Incubator/ssn/wiki/Main_Page" TargetMode="External"/><Relationship Id="rId2193" Type="http://schemas.openxmlformats.org/officeDocument/2006/relationships/hyperlink" Target="https://www.w3.org/ns/sosa/2023/oms/" TargetMode="External"/><Relationship Id="rId2498" Type="http://schemas.openxmlformats.org/officeDocument/2006/relationships/hyperlink" Target="https://www.w3.org/TR/vocab-ssn-2023/" TargetMode="External"/><Relationship Id="rId3244" Type="http://schemas.openxmlformats.org/officeDocument/2006/relationships/hyperlink" Target="https://www.w3.org/TR/vocab-ssn-2023/" TargetMode="External"/><Relationship Id="rId3451" Type="http://schemas.openxmlformats.org/officeDocument/2006/relationships/hyperlink" Target="https://www.iospress.com/catalog/books/ontology-engineering-with-ontology-design-patterns-foundations-and-applications" TargetMode="External"/><Relationship Id="rId165" Type="http://schemas.openxmlformats.org/officeDocument/2006/relationships/hyperlink" Target="https://www.w3.org/TR/vocab-ssn-2023/" TargetMode="External"/><Relationship Id="rId372" Type="http://schemas.openxmlformats.org/officeDocument/2006/relationships/hyperlink" Target="https://www.w3.org/TR/vocab-ssn-2023/" TargetMode="External"/><Relationship Id="rId677" Type="http://schemas.openxmlformats.org/officeDocument/2006/relationships/hyperlink" Target="https://www.w3.org/TR/vocab-ssn-2023/" TargetMode="External"/><Relationship Id="rId2053" Type="http://schemas.openxmlformats.org/officeDocument/2006/relationships/hyperlink" Target="https://www.w3.org/TR/vocab-ssn-2023/" TargetMode="External"/><Relationship Id="rId2260" Type="http://schemas.openxmlformats.org/officeDocument/2006/relationships/hyperlink" Target="https://www.w3.org/TR/vocab-ssn-2023/" TargetMode="External"/><Relationship Id="rId2358" Type="http://schemas.openxmlformats.org/officeDocument/2006/relationships/hyperlink" Target="https://www.w3.org/TR/vocab-ssn-2023/" TargetMode="External"/><Relationship Id="rId3104" Type="http://schemas.openxmlformats.org/officeDocument/2006/relationships/hyperlink" Target="https://www.w3.org/TR/vocab-ssn-2023/" TargetMode="External"/><Relationship Id="rId3311" Type="http://schemas.openxmlformats.org/officeDocument/2006/relationships/hyperlink" Target="https://www.w3.org/TR/vocab-ssn-2023/" TargetMode="External"/><Relationship Id="rId232" Type="http://schemas.openxmlformats.org/officeDocument/2006/relationships/hyperlink" Target="https://www.w3.org/TR/vocab-ssn-2023/" TargetMode="External"/><Relationship Id="rId884" Type="http://schemas.openxmlformats.org/officeDocument/2006/relationships/hyperlink" Target="https://www.w3.org/TR/vocab-ssn-2023/" TargetMode="External"/><Relationship Id="rId2120" Type="http://schemas.openxmlformats.org/officeDocument/2006/relationships/hyperlink" Target="https://www.w3.org/TR/vocab-ssn-2023/" TargetMode="External"/><Relationship Id="rId2565" Type="http://schemas.openxmlformats.org/officeDocument/2006/relationships/hyperlink" Target="https://www.w3.org/ns/prov" TargetMode="External"/><Relationship Id="rId2772" Type="http://schemas.openxmlformats.org/officeDocument/2006/relationships/hyperlink" Target="https://www.w3.org/TR/vocab-ssn-2023/" TargetMode="External"/><Relationship Id="rId3409" Type="http://schemas.openxmlformats.org/officeDocument/2006/relationships/hyperlink" Target="https://docs.ogc.org/is/22-047r1/22-047r1.html" TargetMode="External"/><Relationship Id="rId537" Type="http://schemas.openxmlformats.org/officeDocument/2006/relationships/hyperlink" Target="https://www.w3.org/TR/vocab-ssn-2023/" TargetMode="External"/><Relationship Id="rId744" Type="http://schemas.openxmlformats.org/officeDocument/2006/relationships/hyperlink" Target="https://www.w3.org/TR/vocab-ssn-2023/" TargetMode="External"/><Relationship Id="rId951" Type="http://schemas.openxmlformats.org/officeDocument/2006/relationships/hyperlink" Target="https://www.w3.org/TR/vocab-ssn-2023/" TargetMode="External"/><Relationship Id="rId1167" Type="http://schemas.openxmlformats.org/officeDocument/2006/relationships/hyperlink" Target="https://www.w3.org/TR/vocab-ssn-2023/" TargetMode="External"/><Relationship Id="rId1374" Type="http://schemas.openxmlformats.org/officeDocument/2006/relationships/hyperlink" Target="https://www.w3.org/ns/sosa/common/" TargetMode="External"/><Relationship Id="rId1581" Type="http://schemas.openxmlformats.org/officeDocument/2006/relationships/hyperlink" Target="https://www.w3.org/TR/vocab-ssn-2023/" TargetMode="External"/><Relationship Id="rId1679" Type="http://schemas.openxmlformats.org/officeDocument/2006/relationships/hyperlink" Target="https://www.w3.org/TR/vocab-ssn-2023/" TargetMode="External"/><Relationship Id="rId2218" Type="http://schemas.openxmlformats.org/officeDocument/2006/relationships/hyperlink" Target="https://www.w3.org/TR/vocab-ssn-2023/" TargetMode="External"/><Relationship Id="rId2425" Type="http://schemas.openxmlformats.org/officeDocument/2006/relationships/hyperlink" Target="https://www.w3.org/TR/vocab-ssn-2023/" TargetMode="External"/><Relationship Id="rId2632" Type="http://schemas.openxmlformats.org/officeDocument/2006/relationships/hyperlink" Target="https://www.w3.org/TR/vocab-ssn-2023/" TargetMode="External"/><Relationship Id="rId80" Type="http://schemas.openxmlformats.org/officeDocument/2006/relationships/hyperlink" Target="https://www.w3.org/TR/vocab-ssn-2023/" TargetMode="External"/><Relationship Id="rId604" Type="http://schemas.openxmlformats.org/officeDocument/2006/relationships/hyperlink" Target="https://www.w3.org/TR/vocab-ssn-2023/" TargetMode="External"/><Relationship Id="rId811" Type="http://schemas.openxmlformats.org/officeDocument/2006/relationships/hyperlink" Target="https://www.w3.org/TR/vocab-ssn-2023/" TargetMode="External"/><Relationship Id="rId1027" Type="http://schemas.openxmlformats.org/officeDocument/2006/relationships/hyperlink" Target="https://www.w3.org/TR/vocab-ssn-2023/" TargetMode="External"/><Relationship Id="rId1234" Type="http://schemas.openxmlformats.org/officeDocument/2006/relationships/hyperlink" Target="https://www.w3.org/TR/xmlschema-2/" TargetMode="External"/><Relationship Id="rId1441" Type="http://schemas.openxmlformats.org/officeDocument/2006/relationships/hyperlink" Target="https://www.w3.org/TR/vocab-ssn-2023/" TargetMode="External"/><Relationship Id="rId1886" Type="http://schemas.openxmlformats.org/officeDocument/2006/relationships/hyperlink" Target="https://www.w3.org/TR/vocab-ssn-2023/" TargetMode="External"/><Relationship Id="rId2937" Type="http://schemas.openxmlformats.org/officeDocument/2006/relationships/hyperlink" Target="https://www.w3.org/TR/vocab-ssn-2023/" TargetMode="External"/><Relationship Id="rId909" Type="http://schemas.openxmlformats.org/officeDocument/2006/relationships/hyperlink" Target="https://www.w3.org/TR/vocab-ssn-2023/" TargetMode="External"/><Relationship Id="rId1301" Type="http://schemas.openxmlformats.org/officeDocument/2006/relationships/hyperlink" Target="https://www.w3.org/TR/vocab-ssn-2023/" TargetMode="External"/><Relationship Id="rId1539" Type="http://schemas.openxmlformats.org/officeDocument/2006/relationships/hyperlink" Target="https://www.w3.org/TR/vocab-ssn-2023/" TargetMode="External"/><Relationship Id="rId1746" Type="http://schemas.openxmlformats.org/officeDocument/2006/relationships/hyperlink" Target="https://www.w3.org/TR/vocab-ssn-2023/" TargetMode="External"/><Relationship Id="rId1953" Type="http://schemas.openxmlformats.org/officeDocument/2006/relationships/hyperlink" Target="https://www.w3.org/TR/vocab-ssn-2023/" TargetMode="External"/><Relationship Id="rId3199" Type="http://schemas.openxmlformats.org/officeDocument/2006/relationships/hyperlink" Target="https://www.w3.org/TR/vocab-ssn-2023/" TargetMode="External"/><Relationship Id="rId38" Type="http://schemas.openxmlformats.org/officeDocument/2006/relationships/hyperlink" Target="mailto:public-sdw-comments@w3.org?subject=%5Bvocab-ssn-2023%5D%20YOUR%20TOPIC%20HERE" TargetMode="External"/><Relationship Id="rId1606" Type="http://schemas.openxmlformats.org/officeDocument/2006/relationships/hyperlink" Target="https://www.w3.org/TR/vocab-ssn-2023/" TargetMode="External"/><Relationship Id="rId1813" Type="http://schemas.openxmlformats.org/officeDocument/2006/relationships/hyperlink" Target="https://www.w3.org/TR/vocab-ssn-2023/" TargetMode="External"/><Relationship Id="rId3059" Type="http://schemas.openxmlformats.org/officeDocument/2006/relationships/hyperlink" Target="https://www.w3.org/TR/vocab-ssn-2023/" TargetMode="External"/><Relationship Id="rId3266" Type="http://schemas.openxmlformats.org/officeDocument/2006/relationships/hyperlink" Target="https://www.w3.org/TR/vocab-ssn-2023/" TargetMode="External"/><Relationship Id="rId3473" Type="http://schemas.openxmlformats.org/officeDocument/2006/relationships/hyperlink" Target="https://www.w3.org/TR/prov-overview/" TargetMode="External"/><Relationship Id="rId187" Type="http://schemas.openxmlformats.org/officeDocument/2006/relationships/hyperlink" Target="https://www.w3.org/TR/vocab-ssn-2023/" TargetMode="External"/><Relationship Id="rId394" Type="http://schemas.openxmlformats.org/officeDocument/2006/relationships/hyperlink" Target="https://www.w3.org/TR/vocab-ssn-2023/" TargetMode="External"/><Relationship Id="rId2075" Type="http://schemas.openxmlformats.org/officeDocument/2006/relationships/hyperlink" Target="https://www.w3.org/TR/vocab-ssn-2023/" TargetMode="External"/><Relationship Id="rId2282" Type="http://schemas.openxmlformats.org/officeDocument/2006/relationships/hyperlink" Target="https://www.w3.org/TR/vocab-ssn-2023/" TargetMode="External"/><Relationship Id="rId3126" Type="http://schemas.openxmlformats.org/officeDocument/2006/relationships/hyperlink" Target="https://w3id.org/env/puv" TargetMode="External"/><Relationship Id="rId254" Type="http://schemas.openxmlformats.org/officeDocument/2006/relationships/hyperlink" Target="https://www.w3.org/TR/vocab-ssn-2023/" TargetMode="External"/><Relationship Id="rId699" Type="http://schemas.openxmlformats.org/officeDocument/2006/relationships/hyperlink" Target="https://www.w3.org/TR/vocab-ssn-2023/" TargetMode="External"/><Relationship Id="rId1091" Type="http://schemas.openxmlformats.org/officeDocument/2006/relationships/hyperlink" Target="https://www.w3.org/TR/xmlschema-2/" TargetMode="External"/><Relationship Id="rId2587" Type="http://schemas.openxmlformats.org/officeDocument/2006/relationships/hyperlink" Target="https://www.w3.org/TR/vocab-ssn-2023/" TargetMode="External"/><Relationship Id="rId2794" Type="http://schemas.openxmlformats.org/officeDocument/2006/relationships/hyperlink" Target="https://www.w3.org/TR/vocab-ssn-2023/" TargetMode="External"/><Relationship Id="rId3333" Type="http://schemas.openxmlformats.org/officeDocument/2006/relationships/hyperlink" Target="https://www.w3.org/TR/vocab-ssn-2023/" TargetMode="External"/><Relationship Id="rId114" Type="http://schemas.openxmlformats.org/officeDocument/2006/relationships/hyperlink" Target="https://www.w3.org/TR/vocab-ssn-2023/" TargetMode="External"/><Relationship Id="rId461" Type="http://schemas.openxmlformats.org/officeDocument/2006/relationships/hyperlink" Target="https://www.w3.org/TR/vocab-ssn-2023/" TargetMode="External"/><Relationship Id="rId559" Type="http://schemas.openxmlformats.org/officeDocument/2006/relationships/hyperlink" Target="https://www.w3.org/TR/vocab-ssn-2023/" TargetMode="External"/><Relationship Id="rId766" Type="http://schemas.openxmlformats.org/officeDocument/2006/relationships/hyperlink" Target="https://www.w3.org/TR/vocab-ssn-2023/" TargetMode="External"/><Relationship Id="rId1189" Type="http://schemas.openxmlformats.org/officeDocument/2006/relationships/hyperlink" Target="https://www.w3.org/TR/vocab-ssn-2023/" TargetMode="External"/><Relationship Id="rId1396" Type="http://schemas.openxmlformats.org/officeDocument/2006/relationships/hyperlink" Target="https://www.w3.org/TR/vocab-ssn-2023/" TargetMode="External"/><Relationship Id="rId2142" Type="http://schemas.openxmlformats.org/officeDocument/2006/relationships/hyperlink" Target="https://www.w3.org/TR/vocab-ssn-2023/" TargetMode="External"/><Relationship Id="rId2447" Type="http://schemas.openxmlformats.org/officeDocument/2006/relationships/hyperlink" Target="https://www.w3.org/TR/vocab-ssn-2023/" TargetMode="External"/><Relationship Id="rId3400" Type="http://schemas.openxmlformats.org/officeDocument/2006/relationships/hyperlink" Target="https://www.w3.org/TR/vocab-ssn-2023/" TargetMode="External"/><Relationship Id="rId321" Type="http://schemas.openxmlformats.org/officeDocument/2006/relationships/hyperlink" Target="https://www.w3.org/TR/vocab-ssn-2023/" TargetMode="External"/><Relationship Id="rId419" Type="http://schemas.openxmlformats.org/officeDocument/2006/relationships/hyperlink" Target="https://www.w3.org/TR/vocab-ssn-2023/" TargetMode="External"/><Relationship Id="rId626" Type="http://schemas.openxmlformats.org/officeDocument/2006/relationships/hyperlink" Target="https://www.w3.org/TR/vocab-ssn-2023/" TargetMode="External"/><Relationship Id="rId973" Type="http://schemas.openxmlformats.org/officeDocument/2006/relationships/hyperlink" Target="https://www.w3.org/TR/vocab-ssn-2023/" TargetMode="External"/><Relationship Id="rId1049" Type="http://schemas.openxmlformats.org/officeDocument/2006/relationships/hyperlink" Target="https://www.w3.org/ns/sosa/common/" TargetMode="External"/><Relationship Id="rId1256" Type="http://schemas.openxmlformats.org/officeDocument/2006/relationships/hyperlink" Target="https://www.w3.org/TR/vocab-ssn-2023/" TargetMode="External"/><Relationship Id="rId2002" Type="http://schemas.openxmlformats.org/officeDocument/2006/relationships/hyperlink" Target="https://www.w3.org/TR/vocab-ssn-2023/" TargetMode="External"/><Relationship Id="rId2307" Type="http://schemas.openxmlformats.org/officeDocument/2006/relationships/hyperlink" Target="https://www.w3.org/TR/vocab-ssn-2023/" TargetMode="External"/><Relationship Id="rId2654" Type="http://schemas.openxmlformats.org/officeDocument/2006/relationships/hyperlink" Target="https://saref.etsi.org/core/offers" TargetMode="External"/><Relationship Id="rId2861" Type="http://schemas.openxmlformats.org/officeDocument/2006/relationships/hyperlink" Target="https://www.w3.org/TR/vocab-ssn-2023/" TargetMode="External"/><Relationship Id="rId2959" Type="http://schemas.openxmlformats.org/officeDocument/2006/relationships/hyperlink" Target="https://www.w3.org/TR/vocab-ssn-2023/" TargetMode="External"/><Relationship Id="rId833" Type="http://schemas.openxmlformats.org/officeDocument/2006/relationships/hyperlink" Target="https://www.w3.org/TR/vocab-ssn-2023/" TargetMode="External"/><Relationship Id="rId1116" Type="http://schemas.openxmlformats.org/officeDocument/2006/relationships/hyperlink" Target="https://www.w3.org/TR/vocab-ssn-2023/" TargetMode="External"/><Relationship Id="rId1463" Type="http://schemas.openxmlformats.org/officeDocument/2006/relationships/hyperlink" Target="https://www.w3.org/TR/vocab-ssn-2023/" TargetMode="External"/><Relationship Id="rId1670" Type="http://schemas.openxmlformats.org/officeDocument/2006/relationships/hyperlink" Target="https://www.w3.org/TR/vocab-ssn-2023/" TargetMode="External"/><Relationship Id="rId1768" Type="http://schemas.openxmlformats.org/officeDocument/2006/relationships/hyperlink" Target="https://www.w3.org/TR/vocab-ssn-2023/" TargetMode="External"/><Relationship Id="rId2514" Type="http://schemas.openxmlformats.org/officeDocument/2006/relationships/hyperlink" Target="https://www.w3.org/2009/08/skos-reference/skos.html" TargetMode="External"/><Relationship Id="rId2721" Type="http://schemas.openxmlformats.org/officeDocument/2006/relationships/hyperlink" Target="https://saref.etsi.org/core/ProcedureExecution" TargetMode="External"/><Relationship Id="rId2819" Type="http://schemas.openxmlformats.org/officeDocument/2006/relationships/hyperlink" Target="http://www.ontologydesignpatterns.org/ont/dul/DUL.owl" TargetMode="External"/><Relationship Id="rId900" Type="http://schemas.openxmlformats.org/officeDocument/2006/relationships/hyperlink" Target="https://www.w3.org/TR/vocab-ssn-2023/" TargetMode="External"/><Relationship Id="rId1323" Type="http://schemas.openxmlformats.org/officeDocument/2006/relationships/hyperlink" Target="https://www.w3.org/TR/vocab-ssn-2023/" TargetMode="External"/><Relationship Id="rId1530" Type="http://schemas.openxmlformats.org/officeDocument/2006/relationships/hyperlink" Target="https://www.w3.org/TR/vocab-ssn-2023/" TargetMode="External"/><Relationship Id="rId1628" Type="http://schemas.openxmlformats.org/officeDocument/2006/relationships/hyperlink" Target="https://www.w3.org/TR/vocab-ssn-2023/" TargetMode="External"/><Relationship Id="rId1975" Type="http://schemas.openxmlformats.org/officeDocument/2006/relationships/hyperlink" Target="https://www.w3.org/TR/vocab-ssn-2023/" TargetMode="External"/><Relationship Id="rId3190" Type="http://schemas.openxmlformats.org/officeDocument/2006/relationships/hyperlink" Target="https://www.w3.org/TR/vocab-ssn-2023/" TargetMode="External"/><Relationship Id="rId1835" Type="http://schemas.openxmlformats.org/officeDocument/2006/relationships/hyperlink" Target="https://www.w3.org/TR/vocab-ssn-2023/" TargetMode="External"/><Relationship Id="rId3050" Type="http://schemas.openxmlformats.org/officeDocument/2006/relationships/hyperlink" Target="https://www.w3.org/TR/vocab-ssn-2023/" TargetMode="External"/><Relationship Id="rId3288" Type="http://schemas.openxmlformats.org/officeDocument/2006/relationships/hyperlink" Target="https://www.w3.org/TR/vocab-ssn-2023/" TargetMode="External"/><Relationship Id="rId3495" Type="http://schemas.openxmlformats.org/officeDocument/2006/relationships/hyperlink" Target="http://ceur-ws.org/Vol-668/paper12.pdf" TargetMode="External"/><Relationship Id="rId1902" Type="http://schemas.openxmlformats.org/officeDocument/2006/relationships/hyperlink" Target="https://www.w3.org/TR/vocab-ssn-2023/" TargetMode="External"/><Relationship Id="rId2097" Type="http://schemas.openxmlformats.org/officeDocument/2006/relationships/hyperlink" Target="https://www.w3.org/TR/vocab-ssn-2023/" TargetMode="External"/><Relationship Id="rId3148" Type="http://schemas.openxmlformats.org/officeDocument/2006/relationships/hyperlink" Target="https://www.w3.org/TR/vocab-ssn-2023/" TargetMode="External"/><Relationship Id="rId3355" Type="http://schemas.openxmlformats.org/officeDocument/2006/relationships/hyperlink" Target="https://www.w3.org/TR/vocab-ssn-2023/" TargetMode="External"/><Relationship Id="rId276" Type="http://schemas.openxmlformats.org/officeDocument/2006/relationships/hyperlink" Target="https://www.w3.org/TR/vocab-ssn-2023/" TargetMode="External"/><Relationship Id="rId483" Type="http://schemas.openxmlformats.org/officeDocument/2006/relationships/hyperlink" Target="https://www.w3.org/TR/vocab-ssn-2023/" TargetMode="External"/><Relationship Id="rId690" Type="http://schemas.openxmlformats.org/officeDocument/2006/relationships/hyperlink" Target="https://www.w3.org/TR/vocab-ssn-2023/" TargetMode="External"/><Relationship Id="rId2164" Type="http://schemas.openxmlformats.org/officeDocument/2006/relationships/hyperlink" Target="https://www.w3.org/TR/vocab-ssn-2023/" TargetMode="External"/><Relationship Id="rId2371" Type="http://schemas.openxmlformats.org/officeDocument/2006/relationships/hyperlink" Target="https://www.w3.org/TR/vocab-ssn-2023/" TargetMode="External"/><Relationship Id="rId3008" Type="http://schemas.openxmlformats.org/officeDocument/2006/relationships/hyperlink" Target="https://www.w3.org/TR/vocab-ssn-2023/" TargetMode="External"/><Relationship Id="rId3215" Type="http://schemas.openxmlformats.org/officeDocument/2006/relationships/hyperlink" Target="https://www.w3.org/TR/vocab-ssn-2023/" TargetMode="External"/><Relationship Id="rId3422" Type="http://schemas.openxmlformats.org/officeDocument/2006/relationships/hyperlink" Target="https://www.w3.org/TR/owl2-manchester-syntax/" TargetMode="External"/><Relationship Id="rId136" Type="http://schemas.openxmlformats.org/officeDocument/2006/relationships/hyperlink" Target="https://www.w3.org/TR/vocab-ssn-2023/" TargetMode="External"/><Relationship Id="rId343" Type="http://schemas.openxmlformats.org/officeDocument/2006/relationships/hyperlink" Target="https://www.w3.org/TR/vocab-ssn-2023/" TargetMode="External"/><Relationship Id="rId550" Type="http://schemas.openxmlformats.org/officeDocument/2006/relationships/hyperlink" Target="https://www.w3.org/TR/vocab-ssn-2023/" TargetMode="External"/><Relationship Id="rId788" Type="http://schemas.openxmlformats.org/officeDocument/2006/relationships/hyperlink" Target="https://www.w3.org/TR/vocab-ssn-2023/" TargetMode="External"/><Relationship Id="rId995" Type="http://schemas.openxmlformats.org/officeDocument/2006/relationships/hyperlink" Target="https://www.w3.org/TR/vocab-ssn-2023/" TargetMode="External"/><Relationship Id="rId1180" Type="http://schemas.openxmlformats.org/officeDocument/2006/relationships/hyperlink" Target="https://www.w3.org/TR/vocab-ssn-2023/" TargetMode="External"/><Relationship Id="rId2024" Type="http://schemas.openxmlformats.org/officeDocument/2006/relationships/hyperlink" Target="https://www.w3.org/TR/vocab-ssn-2023/" TargetMode="External"/><Relationship Id="rId2231" Type="http://schemas.openxmlformats.org/officeDocument/2006/relationships/hyperlink" Target="https://www.w3.org/TR/vocab-ssn-2023/" TargetMode="External"/><Relationship Id="rId2469" Type="http://schemas.openxmlformats.org/officeDocument/2006/relationships/hyperlink" Target="https://www.w3.org/TR/vocab-ssn-2023/" TargetMode="External"/><Relationship Id="rId2676" Type="http://schemas.openxmlformats.org/officeDocument/2006/relationships/hyperlink" Target="https://www.w3.org/TR/vocab-ssn-2023/" TargetMode="External"/><Relationship Id="rId2883" Type="http://schemas.openxmlformats.org/officeDocument/2006/relationships/hyperlink" Target="https://www.w3.org/TR/vocab-ssn-2023/" TargetMode="External"/><Relationship Id="rId203" Type="http://schemas.openxmlformats.org/officeDocument/2006/relationships/hyperlink" Target="https://www.w3.org/TR/vocab-ssn-2023/" TargetMode="External"/><Relationship Id="rId648" Type="http://schemas.openxmlformats.org/officeDocument/2006/relationships/hyperlink" Target="https://www.w3.org/TR/vocab-ssn-2023/" TargetMode="External"/><Relationship Id="rId855" Type="http://schemas.openxmlformats.org/officeDocument/2006/relationships/hyperlink" Target="https://www.w3.org/TR/vocab-ssn-2023/" TargetMode="External"/><Relationship Id="rId1040" Type="http://schemas.openxmlformats.org/officeDocument/2006/relationships/hyperlink" Target="https://www.w3.org/TR/vocab-ssn-2023/" TargetMode="External"/><Relationship Id="rId1278" Type="http://schemas.openxmlformats.org/officeDocument/2006/relationships/hyperlink" Target="https://www.w3.org/TR/vocab-ssn-2023/" TargetMode="External"/><Relationship Id="rId1485" Type="http://schemas.openxmlformats.org/officeDocument/2006/relationships/hyperlink" Target="https://www.w3.org/TR/vocab-ssn-2023/" TargetMode="External"/><Relationship Id="rId1692" Type="http://schemas.openxmlformats.org/officeDocument/2006/relationships/hyperlink" Target="https://www.w3.org/TR/vocab-ssn-2023/" TargetMode="External"/><Relationship Id="rId2329" Type="http://schemas.openxmlformats.org/officeDocument/2006/relationships/hyperlink" Target="https://www.w3.org/ns/sosa/oms/" TargetMode="External"/><Relationship Id="rId2536" Type="http://schemas.openxmlformats.org/officeDocument/2006/relationships/hyperlink" Target="https://www.w3.org/TR/vocab-ssn-2023/" TargetMode="External"/><Relationship Id="rId2743" Type="http://schemas.openxmlformats.org/officeDocument/2006/relationships/hyperlink" Target="https://www.w3.org/TR/vocab-ssn-2023/" TargetMode="External"/><Relationship Id="rId410" Type="http://schemas.openxmlformats.org/officeDocument/2006/relationships/hyperlink" Target="https://www.w3.org/TR/vocab-ssn-2023/" TargetMode="External"/><Relationship Id="rId508" Type="http://schemas.openxmlformats.org/officeDocument/2006/relationships/hyperlink" Target="https://www.w3.org/TR/vocab-ssn-2023/" TargetMode="External"/><Relationship Id="rId715" Type="http://schemas.openxmlformats.org/officeDocument/2006/relationships/hyperlink" Target="https://www.w3.org/ns/sosa/" TargetMode="External"/><Relationship Id="rId922" Type="http://schemas.openxmlformats.org/officeDocument/2006/relationships/hyperlink" Target="https://www.w3.org/TR/vocab-ssn-2023/" TargetMode="External"/><Relationship Id="rId1138" Type="http://schemas.openxmlformats.org/officeDocument/2006/relationships/hyperlink" Target="https://www.w3.org/TR/owl2-syntax/" TargetMode="External"/><Relationship Id="rId1345" Type="http://schemas.openxmlformats.org/officeDocument/2006/relationships/hyperlink" Target="https://www.w3.org/TR/vocab-ssn-2023/" TargetMode="External"/><Relationship Id="rId1552" Type="http://schemas.openxmlformats.org/officeDocument/2006/relationships/hyperlink" Target="https://www.w3.org/TR/vocab-ssn-2023/" TargetMode="External"/><Relationship Id="rId1997" Type="http://schemas.openxmlformats.org/officeDocument/2006/relationships/hyperlink" Target="https://www.w3.org/TR/vocab-ssn-2023/" TargetMode="External"/><Relationship Id="rId2603" Type="http://schemas.openxmlformats.org/officeDocument/2006/relationships/hyperlink" Target="https://saref.etsi.org/" TargetMode="External"/><Relationship Id="rId2950" Type="http://schemas.openxmlformats.org/officeDocument/2006/relationships/hyperlink" Target="https://www.w3.org/TR/vocab-ssn-2023/" TargetMode="External"/><Relationship Id="rId1205" Type="http://schemas.openxmlformats.org/officeDocument/2006/relationships/hyperlink" Target="https://www.w3.org/TR/vocab-ssn-2023/" TargetMode="External"/><Relationship Id="rId1857" Type="http://schemas.openxmlformats.org/officeDocument/2006/relationships/hyperlink" Target="https://www.w3.org/TR/vocab-ssn-2023/" TargetMode="External"/><Relationship Id="rId2810" Type="http://schemas.openxmlformats.org/officeDocument/2006/relationships/hyperlink" Target="https://www.w3.org/TR/vocab-ssn-2023/" TargetMode="External"/><Relationship Id="rId2908" Type="http://schemas.openxmlformats.org/officeDocument/2006/relationships/hyperlink" Target="https://www.w3.org/TR/vocab-ssn-2023/" TargetMode="External"/><Relationship Id="rId51" Type="http://schemas.openxmlformats.org/officeDocument/2006/relationships/hyperlink" Target="https://www.w3.org/ns/sosa/" TargetMode="External"/><Relationship Id="rId1412" Type="http://schemas.openxmlformats.org/officeDocument/2006/relationships/hyperlink" Target="https://www.w3.org/TR/vocab-ssn-2023/" TargetMode="External"/><Relationship Id="rId1717" Type="http://schemas.openxmlformats.org/officeDocument/2006/relationships/hyperlink" Target="https://www.w3.org/TR/vocab-ssn-2023/" TargetMode="External"/><Relationship Id="rId1924" Type="http://schemas.openxmlformats.org/officeDocument/2006/relationships/hyperlink" Target="https://www.w3.org/TR/vocab-ssn-2023/" TargetMode="External"/><Relationship Id="rId3072" Type="http://schemas.openxmlformats.org/officeDocument/2006/relationships/image" Target="media/image1.png"/><Relationship Id="rId3377" Type="http://schemas.openxmlformats.org/officeDocument/2006/relationships/hyperlink" Target="https://www.w3.org/ns/sosa/system-environment-properties" TargetMode="External"/><Relationship Id="rId298" Type="http://schemas.openxmlformats.org/officeDocument/2006/relationships/hyperlink" Target="https://www.w3.org/TR/vocab-ssn-2023/" TargetMode="External"/><Relationship Id="rId158" Type="http://schemas.openxmlformats.org/officeDocument/2006/relationships/hyperlink" Target="https://www.w3.org/TR/vocab-ssn-2023/" TargetMode="External"/><Relationship Id="rId2186" Type="http://schemas.openxmlformats.org/officeDocument/2006/relationships/hyperlink" Target="https://www.w3.org/TR/vocab-ssn-2023/" TargetMode="External"/><Relationship Id="rId2393" Type="http://schemas.openxmlformats.org/officeDocument/2006/relationships/hyperlink" Target="https://www.w3.org/TR/vocab-ssn-2023/" TargetMode="External"/><Relationship Id="rId2698" Type="http://schemas.openxmlformats.org/officeDocument/2006/relationships/hyperlink" Target="https://www.w3.org/TR/vocab-ssn-2023/" TargetMode="External"/><Relationship Id="rId3237" Type="http://schemas.openxmlformats.org/officeDocument/2006/relationships/hyperlink" Target="https://www.w3.org/TR/vocab-ssn-2023/" TargetMode="External"/><Relationship Id="rId3444" Type="http://schemas.openxmlformats.org/officeDocument/2006/relationships/hyperlink" Target="https://docs.ogc.org/cs/21-069r2/21-069r2.html" TargetMode="External"/><Relationship Id="rId365" Type="http://schemas.openxmlformats.org/officeDocument/2006/relationships/hyperlink" Target="https://www.w3.org/TR/vocab-ssn-2023/" TargetMode="External"/><Relationship Id="rId572" Type="http://schemas.openxmlformats.org/officeDocument/2006/relationships/hyperlink" Target="https://www.w3.org/TR/vocab-ssn-2023/" TargetMode="External"/><Relationship Id="rId2046" Type="http://schemas.openxmlformats.org/officeDocument/2006/relationships/hyperlink" Target="https://www.w3.org/TR/vocab-ssn-2023/" TargetMode="External"/><Relationship Id="rId2253" Type="http://schemas.openxmlformats.org/officeDocument/2006/relationships/hyperlink" Target="https://www.w3.org/TR/vocab-ssn-2023/" TargetMode="External"/><Relationship Id="rId2460" Type="http://schemas.openxmlformats.org/officeDocument/2006/relationships/hyperlink" Target="https://www.w3.org/TR/vocab-ssn-2023/" TargetMode="External"/><Relationship Id="rId3304" Type="http://schemas.openxmlformats.org/officeDocument/2006/relationships/hyperlink" Target="https://www.w3.org/TR/vocab-ssn-2023/examples/dht22.ttl" TargetMode="External"/><Relationship Id="rId3511" Type="http://schemas.openxmlformats.org/officeDocument/2006/relationships/hyperlink" Target="https://www.w3.org/TR/vocab-dcat-3/" TargetMode="External"/><Relationship Id="rId225" Type="http://schemas.openxmlformats.org/officeDocument/2006/relationships/hyperlink" Target="https://www.w3.org/TR/vocab-ssn-2023/" TargetMode="External"/><Relationship Id="rId432" Type="http://schemas.openxmlformats.org/officeDocument/2006/relationships/hyperlink" Target="https://www.rfc-editor.org/info/bcp14" TargetMode="External"/><Relationship Id="rId877" Type="http://schemas.openxmlformats.org/officeDocument/2006/relationships/hyperlink" Target="https://www.w3.org/TR/vocab-ssn-2023/" TargetMode="External"/><Relationship Id="rId1062" Type="http://schemas.openxmlformats.org/officeDocument/2006/relationships/hyperlink" Target="https://www.w3.org/TR/vocab-ssn-2023/" TargetMode="External"/><Relationship Id="rId2113" Type="http://schemas.openxmlformats.org/officeDocument/2006/relationships/hyperlink" Target="https://www.w3.org/TR/vocab-ssn-2023/" TargetMode="External"/><Relationship Id="rId2320" Type="http://schemas.openxmlformats.org/officeDocument/2006/relationships/hyperlink" Target="https://www.w3.org/TR/vocab-ssn-2023/" TargetMode="External"/><Relationship Id="rId2558" Type="http://schemas.openxmlformats.org/officeDocument/2006/relationships/hyperlink" Target="https://www.w3.org/ns/prov" TargetMode="External"/><Relationship Id="rId2765" Type="http://schemas.openxmlformats.org/officeDocument/2006/relationships/hyperlink" Target="https://www.w3.org/TR/vocab-ssn-2023/" TargetMode="External"/><Relationship Id="rId2972" Type="http://schemas.openxmlformats.org/officeDocument/2006/relationships/hyperlink" Target="https://www.w3.org/TR/vocab-ssn-2023/" TargetMode="External"/><Relationship Id="rId737" Type="http://schemas.openxmlformats.org/officeDocument/2006/relationships/hyperlink" Target="https://www.w3.org/TR/vocab-ssn-2023/" TargetMode="External"/><Relationship Id="rId944" Type="http://schemas.openxmlformats.org/officeDocument/2006/relationships/hyperlink" Target="https://www.w3.org/TR/vocab-ssn-2023/" TargetMode="External"/><Relationship Id="rId1367" Type="http://schemas.openxmlformats.org/officeDocument/2006/relationships/hyperlink" Target="https://www.w3.org/ns/sosa/common/" TargetMode="External"/><Relationship Id="rId1574" Type="http://schemas.openxmlformats.org/officeDocument/2006/relationships/hyperlink" Target="https://www.w3.org/TR/vocab-ssn-2023/" TargetMode="External"/><Relationship Id="rId1781" Type="http://schemas.openxmlformats.org/officeDocument/2006/relationships/hyperlink" Target="https://www.w3.org/TR/vocab-ssn-2023/" TargetMode="External"/><Relationship Id="rId2418" Type="http://schemas.openxmlformats.org/officeDocument/2006/relationships/hyperlink" Target="https://www.w3.org/TR/vocab-ssn-2023/" TargetMode="External"/><Relationship Id="rId2625" Type="http://schemas.openxmlformats.org/officeDocument/2006/relationships/hyperlink" Target="https://saref.etsi.org/core/actsUpon" TargetMode="External"/><Relationship Id="rId2832" Type="http://schemas.openxmlformats.org/officeDocument/2006/relationships/hyperlink" Target="https://www.w3.org/TR/vocab-ssn-2023/" TargetMode="External"/><Relationship Id="rId73" Type="http://schemas.openxmlformats.org/officeDocument/2006/relationships/hyperlink" Target="https://www.w3.org/TR/vocab-ssn-2023/" TargetMode="External"/><Relationship Id="rId804" Type="http://schemas.openxmlformats.org/officeDocument/2006/relationships/hyperlink" Target="https://www.w3.org/TR/vocab-ssn-2023/" TargetMode="External"/><Relationship Id="rId1227" Type="http://schemas.openxmlformats.org/officeDocument/2006/relationships/hyperlink" Target="https://www.w3.org/TR/vocab-ssn-2023/" TargetMode="External"/><Relationship Id="rId1434" Type="http://schemas.openxmlformats.org/officeDocument/2006/relationships/hyperlink" Target="https://www.w3.org/TR/vocab-ssn-2023/" TargetMode="External"/><Relationship Id="rId1641" Type="http://schemas.openxmlformats.org/officeDocument/2006/relationships/hyperlink" Target="https://www.w3.org/TR/vocab-ssn-2023/" TargetMode="External"/><Relationship Id="rId1879" Type="http://schemas.openxmlformats.org/officeDocument/2006/relationships/hyperlink" Target="https://www.w3.org/TR/vocab-ssn-2023/" TargetMode="External"/><Relationship Id="rId3094" Type="http://schemas.openxmlformats.org/officeDocument/2006/relationships/hyperlink" Target="https://www.w3.org/TR/vocab-ssn-2023/" TargetMode="External"/><Relationship Id="rId1501" Type="http://schemas.openxmlformats.org/officeDocument/2006/relationships/hyperlink" Target="https://www.w3.org/TR/vocab-ssn-2023/" TargetMode="External"/><Relationship Id="rId1739" Type="http://schemas.openxmlformats.org/officeDocument/2006/relationships/hyperlink" Target="https://www.w3.org/TR/vocab-ssn-2023/" TargetMode="External"/><Relationship Id="rId1946" Type="http://schemas.openxmlformats.org/officeDocument/2006/relationships/hyperlink" Target="https://www.w3.org/TR/vocab-ssn-2023/" TargetMode="External"/><Relationship Id="rId3399" Type="http://schemas.openxmlformats.org/officeDocument/2006/relationships/hyperlink" Target="https://www.w3.org/TR/vocab-ssn-2023/" TargetMode="External"/><Relationship Id="rId1806" Type="http://schemas.openxmlformats.org/officeDocument/2006/relationships/hyperlink" Target="https://www.w3.org/TR/vocab-ssn-2023/" TargetMode="External"/><Relationship Id="rId3161" Type="http://schemas.openxmlformats.org/officeDocument/2006/relationships/hyperlink" Target="https://www.w3.org/TR/vocab-ssn-2023/" TargetMode="External"/><Relationship Id="rId3259" Type="http://schemas.openxmlformats.org/officeDocument/2006/relationships/hyperlink" Target="https://www.w3.org/TR/vocab-ssn-2023/" TargetMode="External"/><Relationship Id="rId3466" Type="http://schemas.openxmlformats.org/officeDocument/2006/relationships/hyperlink" Target="http://content.iospress.com/articles/semantic-web/sw214" TargetMode="External"/><Relationship Id="rId387" Type="http://schemas.openxmlformats.org/officeDocument/2006/relationships/hyperlink" Target="https://www.w3.org/TR/vocab-ssn-2023/" TargetMode="External"/><Relationship Id="rId594" Type="http://schemas.openxmlformats.org/officeDocument/2006/relationships/hyperlink" Target="https://www.w3.org/TR/vocab-ssn-2023/" TargetMode="External"/><Relationship Id="rId2068" Type="http://schemas.openxmlformats.org/officeDocument/2006/relationships/hyperlink" Target="https://www.w3.org/TR/vocab-ssn-2023/" TargetMode="External"/><Relationship Id="rId2275" Type="http://schemas.openxmlformats.org/officeDocument/2006/relationships/hyperlink" Target="https://www.w3.org/TR/vocab-ssn-2023/" TargetMode="External"/><Relationship Id="rId3021" Type="http://schemas.openxmlformats.org/officeDocument/2006/relationships/hyperlink" Target="https://www.w3.org/TR/vocab-ssn-2023/" TargetMode="External"/><Relationship Id="rId3119" Type="http://schemas.openxmlformats.org/officeDocument/2006/relationships/hyperlink" Target="https://www.w3.org/TR/vocab-ssn-2023/" TargetMode="External"/><Relationship Id="rId3326" Type="http://schemas.openxmlformats.org/officeDocument/2006/relationships/hyperlink" Target="https://www.w3.org/TR/vocab-ssn-2023/" TargetMode="External"/><Relationship Id="rId247" Type="http://schemas.openxmlformats.org/officeDocument/2006/relationships/hyperlink" Target="https://www.w3.org/TR/vocab-ssn-2023/" TargetMode="External"/><Relationship Id="rId899" Type="http://schemas.openxmlformats.org/officeDocument/2006/relationships/hyperlink" Target="https://www.w3.org/TR/vocab-ssn-2023/" TargetMode="External"/><Relationship Id="rId1084" Type="http://schemas.openxmlformats.org/officeDocument/2006/relationships/hyperlink" Target="https://www.w3.org/TR/vocab-ssn-2023/" TargetMode="External"/><Relationship Id="rId2482" Type="http://schemas.openxmlformats.org/officeDocument/2006/relationships/hyperlink" Target="https://www.w3.org/TR/vocab-ssn-2023/" TargetMode="External"/><Relationship Id="rId2787" Type="http://schemas.openxmlformats.org/officeDocument/2006/relationships/hyperlink" Target="https://www.w3.org/TR/vocab-ssn-2023/" TargetMode="External"/><Relationship Id="rId107" Type="http://schemas.openxmlformats.org/officeDocument/2006/relationships/hyperlink" Target="https://www.w3.org/TR/vocab-ssn-2023/" TargetMode="External"/><Relationship Id="rId454" Type="http://schemas.openxmlformats.org/officeDocument/2006/relationships/hyperlink" Target="https://www.w3.org/TR/vocab-ssn-2023/" TargetMode="External"/><Relationship Id="rId661" Type="http://schemas.openxmlformats.org/officeDocument/2006/relationships/hyperlink" Target="https://www.w3.org/TR/vocab-ssn-2023/" TargetMode="External"/><Relationship Id="rId759" Type="http://schemas.openxmlformats.org/officeDocument/2006/relationships/hyperlink" Target="https://www.w3.org/TR/vocab-ssn-2023/" TargetMode="External"/><Relationship Id="rId966" Type="http://schemas.openxmlformats.org/officeDocument/2006/relationships/hyperlink" Target="https://www.w3.org/TR/vocab-ssn-2023/" TargetMode="External"/><Relationship Id="rId1291" Type="http://schemas.openxmlformats.org/officeDocument/2006/relationships/hyperlink" Target="https://www.w3.org/TR/vocab-ssn-2023/" TargetMode="External"/><Relationship Id="rId1389" Type="http://schemas.openxmlformats.org/officeDocument/2006/relationships/hyperlink" Target="https://www.w3.org/ns/sosa/common/" TargetMode="External"/><Relationship Id="rId1596" Type="http://schemas.openxmlformats.org/officeDocument/2006/relationships/hyperlink" Target="https://www.w3.org/TR/vocab-ssn-2023/" TargetMode="External"/><Relationship Id="rId2135" Type="http://schemas.openxmlformats.org/officeDocument/2006/relationships/hyperlink" Target="https://www.w3.org/TR/vocab-ssn-2023/" TargetMode="External"/><Relationship Id="rId2342" Type="http://schemas.openxmlformats.org/officeDocument/2006/relationships/hyperlink" Target="https://www.w3.org/TR/vocab-ssn-2023/" TargetMode="External"/><Relationship Id="rId2647" Type="http://schemas.openxmlformats.org/officeDocument/2006/relationships/hyperlink" Target="https://saref.etsi.org/core/hasInput" TargetMode="External"/><Relationship Id="rId2994" Type="http://schemas.openxmlformats.org/officeDocument/2006/relationships/hyperlink" Target="https://www.w3.org/TR/vocab-ssn-2023/" TargetMode="External"/><Relationship Id="rId314" Type="http://schemas.openxmlformats.org/officeDocument/2006/relationships/hyperlink" Target="https://www.w3.org/TR/vocab-ssn-2023/" TargetMode="External"/><Relationship Id="rId521" Type="http://schemas.openxmlformats.org/officeDocument/2006/relationships/hyperlink" Target="https://www.w3.org/TR/vocab-ssn-2023/" TargetMode="External"/><Relationship Id="rId619" Type="http://schemas.openxmlformats.org/officeDocument/2006/relationships/hyperlink" Target="https://www.w3.org/TR/vocab-ssn-2023/" TargetMode="External"/><Relationship Id="rId1151" Type="http://schemas.openxmlformats.org/officeDocument/2006/relationships/hyperlink" Target="https://www.w3.org/TR/vocab-ssn-2023/" TargetMode="External"/><Relationship Id="rId1249" Type="http://schemas.openxmlformats.org/officeDocument/2006/relationships/hyperlink" Target="https://www.w3.org/TR/vocab-ssn-2023/" TargetMode="External"/><Relationship Id="rId2202" Type="http://schemas.openxmlformats.org/officeDocument/2006/relationships/hyperlink" Target="https://docs.ogc.org/as/20-082r4/20-082r4.html" TargetMode="External"/><Relationship Id="rId2854" Type="http://schemas.openxmlformats.org/officeDocument/2006/relationships/hyperlink" Target="https://www.w3.org/TR/vocab-ssn-2023/" TargetMode="External"/><Relationship Id="rId95" Type="http://schemas.openxmlformats.org/officeDocument/2006/relationships/hyperlink" Target="https://www.w3.org/TR/vocab-ssn-2023/" TargetMode="External"/><Relationship Id="rId826" Type="http://schemas.openxmlformats.org/officeDocument/2006/relationships/hyperlink" Target="https://www.w3.org/TR/vocab-ssn-2023/" TargetMode="External"/><Relationship Id="rId1011" Type="http://schemas.openxmlformats.org/officeDocument/2006/relationships/hyperlink" Target="https://www.w3.org/TR/vocab-ssn-2023/" TargetMode="External"/><Relationship Id="rId1109" Type="http://schemas.openxmlformats.org/officeDocument/2006/relationships/hyperlink" Target="https://www.w3.org/TR/vocab-ssn-2023/" TargetMode="External"/><Relationship Id="rId1456" Type="http://schemas.openxmlformats.org/officeDocument/2006/relationships/hyperlink" Target="https://www.w3.org/TR/vocab-ssn-2023/" TargetMode="External"/><Relationship Id="rId1663" Type="http://schemas.openxmlformats.org/officeDocument/2006/relationships/hyperlink" Target="https://www.w3.org/TR/vocab-ssn-2023/" TargetMode="External"/><Relationship Id="rId1870" Type="http://schemas.openxmlformats.org/officeDocument/2006/relationships/hyperlink" Target="https://www.w3.org/ns/sosa/observation/" TargetMode="External"/><Relationship Id="rId1968" Type="http://schemas.openxmlformats.org/officeDocument/2006/relationships/hyperlink" Target="https://www.w3.org/TR/vocab-ssn-2023/" TargetMode="External"/><Relationship Id="rId2507" Type="http://schemas.openxmlformats.org/officeDocument/2006/relationships/hyperlink" Target="https://www.w3.org/TR/vocab-ssn-2023/" TargetMode="External"/><Relationship Id="rId2714" Type="http://schemas.openxmlformats.org/officeDocument/2006/relationships/hyperlink" Target="https://www.w3.org/TR/vocab-ssn-2023/" TargetMode="External"/><Relationship Id="rId2921" Type="http://schemas.openxmlformats.org/officeDocument/2006/relationships/hyperlink" Target="http://qudt.org/vocab/unit/DEG_C" TargetMode="External"/><Relationship Id="rId1316" Type="http://schemas.openxmlformats.org/officeDocument/2006/relationships/hyperlink" Target="https://www.w3.org/TR/vocab-ssn-2023/" TargetMode="External"/><Relationship Id="rId1523" Type="http://schemas.openxmlformats.org/officeDocument/2006/relationships/hyperlink" Target="https://www.w3.org/TR/vocab-ssn-2023/" TargetMode="External"/><Relationship Id="rId1730" Type="http://schemas.openxmlformats.org/officeDocument/2006/relationships/hyperlink" Target="https://www.w3.org/TR/vocab-ssn-2023/" TargetMode="External"/><Relationship Id="rId3183" Type="http://schemas.openxmlformats.org/officeDocument/2006/relationships/hyperlink" Target="https://www.w3.org/TR/vocab-ssn-2023/" TargetMode="External"/><Relationship Id="rId3390" Type="http://schemas.openxmlformats.org/officeDocument/2006/relationships/hyperlink" Target="https://www.w3.org/TR/vocab-ssn-2023/" TargetMode="External"/><Relationship Id="rId22" Type="http://schemas.openxmlformats.org/officeDocument/2006/relationships/hyperlink" Target="https://orcid.org/0000-0002-8011-7350" TargetMode="External"/><Relationship Id="rId1828" Type="http://schemas.openxmlformats.org/officeDocument/2006/relationships/hyperlink" Target="https://www.w3.org/TR/vocab-ssn-2023/" TargetMode="External"/><Relationship Id="rId3043" Type="http://schemas.openxmlformats.org/officeDocument/2006/relationships/hyperlink" Target="https://www.w3.org/TR/vocab-ssn-2023/" TargetMode="External"/><Relationship Id="rId3250" Type="http://schemas.openxmlformats.org/officeDocument/2006/relationships/hyperlink" Target="http://www.ontology-of-units-of-measure.org/page/om-2" TargetMode="External"/><Relationship Id="rId3488" Type="http://schemas.openxmlformats.org/officeDocument/2006/relationships/hyperlink" Target="https://www.w3.org/TR/shacl/" TargetMode="External"/><Relationship Id="rId171" Type="http://schemas.openxmlformats.org/officeDocument/2006/relationships/hyperlink" Target="https://www.w3.org/TR/vocab-ssn-2023/" TargetMode="External"/><Relationship Id="rId2297" Type="http://schemas.openxmlformats.org/officeDocument/2006/relationships/hyperlink" Target="https://www.w3.org/ns/sosa/oms/" TargetMode="External"/><Relationship Id="rId3348" Type="http://schemas.openxmlformats.org/officeDocument/2006/relationships/hyperlink" Target="https://www.w3.org/TR/vocab-ssn-2023/" TargetMode="External"/><Relationship Id="rId269" Type="http://schemas.openxmlformats.org/officeDocument/2006/relationships/hyperlink" Target="https://www.w3.org/TR/vocab-ssn-2023/" TargetMode="External"/><Relationship Id="rId476" Type="http://schemas.openxmlformats.org/officeDocument/2006/relationships/hyperlink" Target="https://www.w3.org/TR/vocab-ssn-2023/" TargetMode="External"/><Relationship Id="rId683" Type="http://schemas.openxmlformats.org/officeDocument/2006/relationships/hyperlink" Target="https://www.w3.org/TR/vocab-ssn-2023/" TargetMode="External"/><Relationship Id="rId890" Type="http://schemas.openxmlformats.org/officeDocument/2006/relationships/hyperlink" Target="https://www.w3.org/TR/vocab-ssn-2023/" TargetMode="External"/><Relationship Id="rId2157" Type="http://schemas.openxmlformats.org/officeDocument/2006/relationships/hyperlink" Target="https://www.w3.org/ns/sosa/sampling/" TargetMode="External"/><Relationship Id="rId2364" Type="http://schemas.openxmlformats.org/officeDocument/2006/relationships/hyperlink" Target="https://www.w3.org/TR/vocab-ssn-2023/" TargetMode="External"/><Relationship Id="rId2571" Type="http://schemas.openxmlformats.org/officeDocument/2006/relationships/hyperlink" Target="https://www.w3.org/TR/vocab-ssn-2023/" TargetMode="External"/><Relationship Id="rId3110" Type="http://schemas.openxmlformats.org/officeDocument/2006/relationships/hyperlink" Target="https://www.w3.org/TR/vocab-ssn-2023/" TargetMode="External"/><Relationship Id="rId3208" Type="http://schemas.openxmlformats.org/officeDocument/2006/relationships/hyperlink" Target="https://www.w3.org/TR/vocab-ssn-2023/" TargetMode="External"/><Relationship Id="rId3415" Type="http://schemas.openxmlformats.org/officeDocument/2006/relationships/hyperlink" Target="https://portal.ogc.org/files/?artifact_id=41579" TargetMode="External"/><Relationship Id="rId129" Type="http://schemas.openxmlformats.org/officeDocument/2006/relationships/hyperlink" Target="https://www.w3.org/TR/vocab-ssn-2023/" TargetMode="External"/><Relationship Id="rId336" Type="http://schemas.openxmlformats.org/officeDocument/2006/relationships/hyperlink" Target="https://www.w3.org/TR/vocab-ssn-2023/" TargetMode="External"/><Relationship Id="rId543" Type="http://schemas.openxmlformats.org/officeDocument/2006/relationships/hyperlink" Target="https://www.w3.org/TR/vocab-ssn-2023/" TargetMode="External"/><Relationship Id="rId988" Type="http://schemas.openxmlformats.org/officeDocument/2006/relationships/hyperlink" Target="https://www.w3.org/ns/sosa/common/" TargetMode="External"/><Relationship Id="rId1173" Type="http://schemas.openxmlformats.org/officeDocument/2006/relationships/hyperlink" Target="https://www.w3.org/ns/sosa/common/" TargetMode="External"/><Relationship Id="rId1380" Type="http://schemas.openxmlformats.org/officeDocument/2006/relationships/hyperlink" Target="https://www.w3.org/TR/vocab-ssn-2023/" TargetMode="External"/><Relationship Id="rId2017" Type="http://schemas.openxmlformats.org/officeDocument/2006/relationships/hyperlink" Target="https://www.w3.org/TR/vocab-ssn-2023/" TargetMode="External"/><Relationship Id="rId2224" Type="http://schemas.openxmlformats.org/officeDocument/2006/relationships/hyperlink" Target="https://www.w3.org/TR/vocab-ssn-2023/" TargetMode="External"/><Relationship Id="rId2669" Type="http://schemas.openxmlformats.org/officeDocument/2006/relationships/hyperlink" Target="https://saref.etsi.org/core/hasResultTime" TargetMode="External"/><Relationship Id="rId2876" Type="http://schemas.openxmlformats.org/officeDocument/2006/relationships/hyperlink" Target="https://www.w3.org/TR/vocab-ssn-2023/" TargetMode="External"/><Relationship Id="rId403" Type="http://schemas.openxmlformats.org/officeDocument/2006/relationships/hyperlink" Target="https://www.w3.org/TR/vocab-ssn-2023/" TargetMode="External"/><Relationship Id="rId750" Type="http://schemas.openxmlformats.org/officeDocument/2006/relationships/hyperlink" Target="https://www.w3.org/TR/vocab-ssn-2023/" TargetMode="External"/><Relationship Id="rId848" Type="http://schemas.openxmlformats.org/officeDocument/2006/relationships/hyperlink" Target="https://www.w3.org/TR/vocab-ssn-2023/" TargetMode="External"/><Relationship Id="rId1033" Type="http://schemas.openxmlformats.org/officeDocument/2006/relationships/hyperlink" Target="https://www.w3.org/TR/vocab-ssn-2023/" TargetMode="External"/><Relationship Id="rId1478" Type="http://schemas.openxmlformats.org/officeDocument/2006/relationships/hyperlink" Target="https://www.w3.org/TR/vocab-ssn-2023/" TargetMode="External"/><Relationship Id="rId1685" Type="http://schemas.openxmlformats.org/officeDocument/2006/relationships/hyperlink" Target="https://www.w3.org/TR/vocab-ssn-2023/" TargetMode="External"/><Relationship Id="rId1892" Type="http://schemas.openxmlformats.org/officeDocument/2006/relationships/hyperlink" Target="https://www.w3.org/TR/vocab-ssn-2023/" TargetMode="External"/><Relationship Id="rId2431" Type="http://schemas.openxmlformats.org/officeDocument/2006/relationships/hyperlink" Target="https://www.w3.org/TR/vocab-ssn-2023/" TargetMode="External"/><Relationship Id="rId2529" Type="http://schemas.openxmlformats.org/officeDocument/2006/relationships/hyperlink" Target="https://www.w3.org/TR/vocab-ssn-2023/" TargetMode="External"/><Relationship Id="rId2736" Type="http://schemas.openxmlformats.org/officeDocument/2006/relationships/hyperlink" Target="https://www.w3.org/TR/vocab-ssn-2023/" TargetMode="External"/><Relationship Id="rId610" Type="http://schemas.openxmlformats.org/officeDocument/2006/relationships/hyperlink" Target="https://www.w3.org/TR/vocab-ssn-2023/" TargetMode="External"/><Relationship Id="rId708" Type="http://schemas.openxmlformats.org/officeDocument/2006/relationships/hyperlink" Target="https://www.w3.org/TR/vocab-ssn-2023/" TargetMode="External"/><Relationship Id="rId915" Type="http://schemas.openxmlformats.org/officeDocument/2006/relationships/hyperlink" Target="https://www.w3.org/TR/vocab-ssn-2023/" TargetMode="External"/><Relationship Id="rId1240" Type="http://schemas.openxmlformats.org/officeDocument/2006/relationships/hyperlink" Target="https://www.w3.org/TR/vocab-ssn-2023/" TargetMode="External"/><Relationship Id="rId1338" Type="http://schemas.openxmlformats.org/officeDocument/2006/relationships/hyperlink" Target="https://www.w3.org/TR/vocab-ssn-2023/" TargetMode="External"/><Relationship Id="rId1545" Type="http://schemas.openxmlformats.org/officeDocument/2006/relationships/hyperlink" Target="https://www.w3.org/TR/vocab-ssn-2023/" TargetMode="External"/><Relationship Id="rId2943" Type="http://schemas.openxmlformats.org/officeDocument/2006/relationships/hyperlink" Target="https://www.w3.org/TR/vocab-ssn-2023/" TargetMode="External"/><Relationship Id="rId1100" Type="http://schemas.openxmlformats.org/officeDocument/2006/relationships/hyperlink" Target="https://www.w3.org/TR/vocab-ssn-2023/" TargetMode="External"/><Relationship Id="rId1405" Type="http://schemas.openxmlformats.org/officeDocument/2006/relationships/hyperlink" Target="https://www.w3.org/ns/sosa/common/" TargetMode="External"/><Relationship Id="rId1752" Type="http://schemas.openxmlformats.org/officeDocument/2006/relationships/hyperlink" Target="https://www.w3.org/TR/vocab-ssn-2023/" TargetMode="External"/><Relationship Id="rId2803" Type="http://schemas.openxmlformats.org/officeDocument/2006/relationships/hyperlink" Target="https://www.w3.org/TR/vocab-ssn-2023/" TargetMode="External"/><Relationship Id="rId44" Type="http://schemas.openxmlformats.org/officeDocument/2006/relationships/hyperlink" Target="https://www.w3.org/policies/" TargetMode="External"/><Relationship Id="rId1612" Type="http://schemas.openxmlformats.org/officeDocument/2006/relationships/hyperlink" Target="https://www.w3.org/TR/vocab-ssn-2023/" TargetMode="External"/><Relationship Id="rId1917" Type="http://schemas.openxmlformats.org/officeDocument/2006/relationships/hyperlink" Target="https://www.w3.org/TR/vocab-ssn-2023/" TargetMode="External"/><Relationship Id="rId3065" Type="http://schemas.openxmlformats.org/officeDocument/2006/relationships/hyperlink" Target="https://www.w3.org/TR/vocab-ssn-2023/" TargetMode="External"/><Relationship Id="rId3272" Type="http://schemas.openxmlformats.org/officeDocument/2006/relationships/hyperlink" Target="https://www.w3.org/TR/vocab-ssn-2023/" TargetMode="External"/><Relationship Id="rId193" Type="http://schemas.openxmlformats.org/officeDocument/2006/relationships/hyperlink" Target="https://www.w3.org/TR/vocab-ssn-2023/" TargetMode="External"/><Relationship Id="rId498" Type="http://schemas.openxmlformats.org/officeDocument/2006/relationships/hyperlink" Target="https://www.w3.org/TR/vocab-ssn-2023/" TargetMode="External"/><Relationship Id="rId2081" Type="http://schemas.openxmlformats.org/officeDocument/2006/relationships/hyperlink" Target="https://www.w3.org/TR/vocab-ssn-2023/" TargetMode="External"/><Relationship Id="rId2179" Type="http://schemas.openxmlformats.org/officeDocument/2006/relationships/hyperlink" Target="https://www.w3.org/TR/vocab-ssn-2023/" TargetMode="External"/><Relationship Id="rId3132" Type="http://schemas.openxmlformats.org/officeDocument/2006/relationships/hyperlink" Target="https://www.w3.org/TR/vocab-ssn-2023/" TargetMode="External"/><Relationship Id="rId260" Type="http://schemas.openxmlformats.org/officeDocument/2006/relationships/hyperlink" Target="https://www.w3.org/TR/vocab-ssn-2023/" TargetMode="External"/><Relationship Id="rId2386" Type="http://schemas.openxmlformats.org/officeDocument/2006/relationships/hyperlink" Target="https://www.w3.org/TR/vocab-ssn-2023/" TargetMode="External"/><Relationship Id="rId2593" Type="http://schemas.openxmlformats.org/officeDocument/2006/relationships/hyperlink" Target="https://www.w3.org/ns/prov" TargetMode="External"/><Relationship Id="rId3437" Type="http://schemas.openxmlformats.org/officeDocument/2006/relationships/hyperlink" Target="https://www.iso.org/standard/74572.html" TargetMode="External"/><Relationship Id="rId120" Type="http://schemas.openxmlformats.org/officeDocument/2006/relationships/hyperlink" Target="https://www.w3.org/TR/vocab-ssn-2023/" TargetMode="External"/><Relationship Id="rId358" Type="http://schemas.openxmlformats.org/officeDocument/2006/relationships/hyperlink" Target="https://www.w3.org/TR/vocab-ssn-2023/" TargetMode="External"/><Relationship Id="rId565" Type="http://schemas.openxmlformats.org/officeDocument/2006/relationships/hyperlink" Target="https://www.w3.org/TR/vocab-ssn-2023/" TargetMode="External"/><Relationship Id="rId772" Type="http://schemas.openxmlformats.org/officeDocument/2006/relationships/hyperlink" Target="https://www.w3.org/TR/vocab-ssn-2023/" TargetMode="External"/><Relationship Id="rId1195" Type="http://schemas.openxmlformats.org/officeDocument/2006/relationships/hyperlink" Target="https://www.w3.org/TR/vocab-ssn-2023/" TargetMode="External"/><Relationship Id="rId2039" Type="http://schemas.openxmlformats.org/officeDocument/2006/relationships/hyperlink" Target="https://www.w3.org/TR/vocab-ssn-2023/" TargetMode="External"/><Relationship Id="rId2246" Type="http://schemas.openxmlformats.org/officeDocument/2006/relationships/hyperlink" Target="https://www.w3.org/ns/sosa/oms/" TargetMode="External"/><Relationship Id="rId2453" Type="http://schemas.openxmlformats.org/officeDocument/2006/relationships/hyperlink" Target="https://www.w3.org/TR/vocab-ssn-2023/" TargetMode="External"/><Relationship Id="rId2660" Type="http://schemas.openxmlformats.org/officeDocument/2006/relationships/hyperlink" Target="https://www.w3.org/TR/vocab-ssn-2023/" TargetMode="External"/><Relationship Id="rId2898" Type="http://schemas.openxmlformats.org/officeDocument/2006/relationships/hyperlink" Target="https://www.w3.org/TR/vocab-ssn-2023/" TargetMode="External"/><Relationship Id="rId3504" Type="http://schemas.openxmlformats.org/officeDocument/2006/relationships/hyperlink" Target="https://docs.ogc.org/bp/17-011r2/17-011r2.html" TargetMode="External"/><Relationship Id="rId218" Type="http://schemas.openxmlformats.org/officeDocument/2006/relationships/hyperlink" Target="https://www.w3.org/TR/vocab-ssn-2023/" TargetMode="External"/><Relationship Id="rId425" Type="http://schemas.openxmlformats.org/officeDocument/2006/relationships/hyperlink" Target="http://www.omg.org/spec/UML/" TargetMode="External"/><Relationship Id="rId632" Type="http://schemas.openxmlformats.org/officeDocument/2006/relationships/hyperlink" Target="https://www.w3.org/TR/vocab-ssn-2023/" TargetMode="External"/><Relationship Id="rId1055" Type="http://schemas.openxmlformats.org/officeDocument/2006/relationships/hyperlink" Target="https://www.w3.org/TR/vocab-ssn-2023/" TargetMode="External"/><Relationship Id="rId1262" Type="http://schemas.openxmlformats.org/officeDocument/2006/relationships/hyperlink" Target="https://www.w3.org/TR/vocab-ssn-2023/" TargetMode="External"/><Relationship Id="rId2106" Type="http://schemas.openxmlformats.org/officeDocument/2006/relationships/hyperlink" Target="https://www.w3.org/ns/sosa/sampling/" TargetMode="External"/><Relationship Id="rId2313" Type="http://schemas.openxmlformats.org/officeDocument/2006/relationships/hyperlink" Target="https://www.w3.org/TR/vocab-ssn-2023/" TargetMode="External"/><Relationship Id="rId2520" Type="http://schemas.openxmlformats.org/officeDocument/2006/relationships/hyperlink" Target="https://www.w3.org/TR/vocab-ssn-2023/" TargetMode="External"/><Relationship Id="rId2758" Type="http://schemas.openxmlformats.org/officeDocument/2006/relationships/hyperlink" Target="https://www.w3.org/TR/vocab-ssn-2023/" TargetMode="External"/><Relationship Id="rId2965" Type="http://schemas.openxmlformats.org/officeDocument/2006/relationships/hyperlink" Target="https://www.w3.org/TR/vocab-ssn-2023/" TargetMode="External"/><Relationship Id="rId937" Type="http://schemas.openxmlformats.org/officeDocument/2006/relationships/hyperlink" Target="https://www.w3.org/TR/vocab-ssn-2023/" TargetMode="External"/><Relationship Id="rId1122" Type="http://schemas.openxmlformats.org/officeDocument/2006/relationships/hyperlink" Target="https://www.w3.org/TR/vocab-ssn-2023/" TargetMode="External"/><Relationship Id="rId1567" Type="http://schemas.openxmlformats.org/officeDocument/2006/relationships/hyperlink" Target="https://www.w3.org/TR/vocab-ssn-2023/" TargetMode="External"/><Relationship Id="rId1774" Type="http://schemas.openxmlformats.org/officeDocument/2006/relationships/hyperlink" Target="https://www.w3.org/TR/vocab-ssn-2023/" TargetMode="External"/><Relationship Id="rId1981" Type="http://schemas.openxmlformats.org/officeDocument/2006/relationships/hyperlink" Target="https://www.w3.org/TR/vocab-ssn-2023/" TargetMode="External"/><Relationship Id="rId2618" Type="http://schemas.openxmlformats.org/officeDocument/2006/relationships/hyperlink" Target="https://www.w3.org/TR/vocab-ssn-2023/" TargetMode="External"/><Relationship Id="rId2825" Type="http://schemas.openxmlformats.org/officeDocument/2006/relationships/hyperlink" Target="https://www.w3.org/TR/vocab-ssn-2023/" TargetMode="External"/><Relationship Id="rId66" Type="http://schemas.openxmlformats.org/officeDocument/2006/relationships/hyperlink" Target="https://www.w3.org/TR/vocab-ssn-2023/" TargetMode="External"/><Relationship Id="rId1427" Type="http://schemas.openxmlformats.org/officeDocument/2006/relationships/hyperlink" Target="https://www.w3.org/TR/vocab-ssn-2023/" TargetMode="External"/><Relationship Id="rId1634" Type="http://schemas.openxmlformats.org/officeDocument/2006/relationships/hyperlink" Target="https://www.w3.org/TR/vocab-ssn-2023/" TargetMode="External"/><Relationship Id="rId1841" Type="http://schemas.openxmlformats.org/officeDocument/2006/relationships/hyperlink" Target="https://www.w3.org/TR/vocab-ssn-2023/" TargetMode="External"/><Relationship Id="rId3087" Type="http://schemas.openxmlformats.org/officeDocument/2006/relationships/hyperlink" Target="https://www.w3.org/TR/vocab-ssn-2023/" TargetMode="External"/><Relationship Id="rId3294" Type="http://schemas.openxmlformats.org/officeDocument/2006/relationships/hyperlink" Target="https://www.w3.org/TR/vocab-ssn-2023/" TargetMode="External"/><Relationship Id="rId1939" Type="http://schemas.openxmlformats.org/officeDocument/2006/relationships/hyperlink" Target="https://www.w3.org/TR/vocab-ssn-2023/" TargetMode="External"/><Relationship Id="rId1701" Type="http://schemas.openxmlformats.org/officeDocument/2006/relationships/hyperlink" Target="https://www.w3.org/TR/vocab-ssn-2023/" TargetMode="External"/><Relationship Id="rId3154" Type="http://schemas.openxmlformats.org/officeDocument/2006/relationships/hyperlink" Target="https://www.w3.org/TR/vocab-ssn-2023/" TargetMode="External"/><Relationship Id="rId3361" Type="http://schemas.openxmlformats.org/officeDocument/2006/relationships/hyperlink" Target="https://www.w3.org/TR/vocab-ssn-2023/" TargetMode="External"/><Relationship Id="rId3459" Type="http://schemas.openxmlformats.org/officeDocument/2006/relationships/hyperlink" Target="https://www.iso.org/standard/87560.html" TargetMode="External"/><Relationship Id="rId282" Type="http://schemas.openxmlformats.org/officeDocument/2006/relationships/hyperlink" Target="https://www.w3.org/TR/vocab-ssn-2023/" TargetMode="External"/><Relationship Id="rId587" Type="http://schemas.openxmlformats.org/officeDocument/2006/relationships/hyperlink" Target="https://www.w3.org/TR/vocab-ssn-2023/" TargetMode="External"/><Relationship Id="rId2170" Type="http://schemas.openxmlformats.org/officeDocument/2006/relationships/hyperlink" Target="https://www.w3.org/TR/vocab-ssn-2023/" TargetMode="External"/><Relationship Id="rId2268" Type="http://schemas.openxmlformats.org/officeDocument/2006/relationships/hyperlink" Target="https://www.w3.org/ns/sosa/oms/" TargetMode="External"/><Relationship Id="rId3014" Type="http://schemas.openxmlformats.org/officeDocument/2006/relationships/hyperlink" Target="https://www.w3.org/TR/vocab-ssn-2023/" TargetMode="External"/><Relationship Id="rId3221" Type="http://schemas.openxmlformats.org/officeDocument/2006/relationships/hyperlink" Target="https://www.w3.org/TR/vocab-ssn-2023/" TargetMode="External"/><Relationship Id="rId3319" Type="http://schemas.openxmlformats.org/officeDocument/2006/relationships/hyperlink" Target="https://www.w3.org/TR/vocab-ssn-2023/" TargetMode="External"/><Relationship Id="rId8" Type="http://schemas.openxmlformats.org/officeDocument/2006/relationships/hyperlink" Target="https://w3c.github.io/sdw-sosa-ssn/ssn/" TargetMode="External"/><Relationship Id="rId142" Type="http://schemas.openxmlformats.org/officeDocument/2006/relationships/hyperlink" Target="https://www.w3.org/TR/vocab-ssn-2023/" TargetMode="External"/><Relationship Id="rId447" Type="http://schemas.openxmlformats.org/officeDocument/2006/relationships/hyperlink" Target="https://www.w3.org/TR/vocab-ssn-2023/" TargetMode="External"/><Relationship Id="rId794" Type="http://schemas.openxmlformats.org/officeDocument/2006/relationships/hyperlink" Target="https://www.w3.org/TR/vocab-ssn-2023/" TargetMode="External"/><Relationship Id="rId1077" Type="http://schemas.openxmlformats.org/officeDocument/2006/relationships/hyperlink" Target="https://www.w3.org/TR/vocab-ssn-2023/" TargetMode="External"/><Relationship Id="rId2030" Type="http://schemas.openxmlformats.org/officeDocument/2006/relationships/hyperlink" Target="https://www.w3.org/TR/vocab-ssn-2023/" TargetMode="External"/><Relationship Id="rId2128" Type="http://schemas.openxmlformats.org/officeDocument/2006/relationships/hyperlink" Target="https://www.w3.org/TR/vocab-ssn-2023/" TargetMode="External"/><Relationship Id="rId2475" Type="http://schemas.openxmlformats.org/officeDocument/2006/relationships/hyperlink" Target="https://www.w3.org/TR/vocab-ssn-2023/" TargetMode="External"/><Relationship Id="rId2682" Type="http://schemas.openxmlformats.org/officeDocument/2006/relationships/hyperlink" Target="https://www.w3.org/TR/vocab-ssn-2023/" TargetMode="External"/><Relationship Id="rId2987" Type="http://schemas.openxmlformats.org/officeDocument/2006/relationships/hyperlink" Target="https://www.w3.org/TR/vocab-ssn-2023/" TargetMode="External"/><Relationship Id="rId654" Type="http://schemas.openxmlformats.org/officeDocument/2006/relationships/hyperlink" Target="https://www.w3.org/TR/vocab-ssn-2023/" TargetMode="External"/><Relationship Id="rId861" Type="http://schemas.openxmlformats.org/officeDocument/2006/relationships/hyperlink" Target="https://www.w3.org/TR/vocab-ssn-2023/" TargetMode="External"/><Relationship Id="rId959" Type="http://schemas.openxmlformats.org/officeDocument/2006/relationships/hyperlink" Target="https://www.w3.org/TR/vocab-ssn-2023/" TargetMode="External"/><Relationship Id="rId1284" Type="http://schemas.openxmlformats.org/officeDocument/2006/relationships/hyperlink" Target="https://www.w3.org/TR/vocab-ssn-2023/" TargetMode="External"/><Relationship Id="rId1491" Type="http://schemas.openxmlformats.org/officeDocument/2006/relationships/hyperlink" Target="https://www.w3.org/TR/vocab-ssn-2023/" TargetMode="External"/><Relationship Id="rId1589" Type="http://schemas.openxmlformats.org/officeDocument/2006/relationships/hyperlink" Target="https://www.w3.org/TR/vocab-ssn-2023/" TargetMode="External"/><Relationship Id="rId2335" Type="http://schemas.openxmlformats.org/officeDocument/2006/relationships/hyperlink" Target="https://www.w3.org/TR/vocab-ssn-2023/" TargetMode="External"/><Relationship Id="rId2542" Type="http://schemas.openxmlformats.org/officeDocument/2006/relationships/hyperlink" Target="https://www.w3.org/TR/vocab-ssn-2023/" TargetMode="External"/><Relationship Id="rId307" Type="http://schemas.openxmlformats.org/officeDocument/2006/relationships/hyperlink" Target="https://www.w3.org/TR/vocab-ssn-2023/" TargetMode="External"/><Relationship Id="rId514" Type="http://schemas.openxmlformats.org/officeDocument/2006/relationships/hyperlink" Target="https://www.w3.org/TR/vocab-ssn-2023/" TargetMode="External"/><Relationship Id="rId721" Type="http://schemas.openxmlformats.org/officeDocument/2006/relationships/hyperlink" Target="https://www.w3.org/ns/sosa/" TargetMode="External"/><Relationship Id="rId1144" Type="http://schemas.openxmlformats.org/officeDocument/2006/relationships/hyperlink" Target="https://www.w3.org/TR/vocab-ssn-2023/" TargetMode="External"/><Relationship Id="rId1351" Type="http://schemas.openxmlformats.org/officeDocument/2006/relationships/hyperlink" Target="https://www.w3.org/TR/vocab-ssn-2023/" TargetMode="External"/><Relationship Id="rId1449" Type="http://schemas.openxmlformats.org/officeDocument/2006/relationships/hyperlink" Target="https://www.w3.org/TR/vocab-ssn-2023/" TargetMode="External"/><Relationship Id="rId1796" Type="http://schemas.openxmlformats.org/officeDocument/2006/relationships/hyperlink" Target="https://www.w3.org/TR/vocab-ssn-2023/" TargetMode="External"/><Relationship Id="rId2402" Type="http://schemas.openxmlformats.org/officeDocument/2006/relationships/hyperlink" Target="https://www.w3.org/TR/vocab-ssn-2023/" TargetMode="External"/><Relationship Id="rId2847" Type="http://schemas.openxmlformats.org/officeDocument/2006/relationships/hyperlink" Target="https://www.w3.org/TR/vocab-ssn-2023/" TargetMode="External"/><Relationship Id="rId88" Type="http://schemas.openxmlformats.org/officeDocument/2006/relationships/hyperlink" Target="https://www.w3.org/TR/vocab-ssn-2023/" TargetMode="External"/><Relationship Id="rId819" Type="http://schemas.openxmlformats.org/officeDocument/2006/relationships/hyperlink" Target="https://www.w3.org/TR/vocab-ssn-2023/" TargetMode="External"/><Relationship Id="rId1004" Type="http://schemas.openxmlformats.org/officeDocument/2006/relationships/hyperlink" Target="https://www.w3.org/TR/vocab-ssn-2023/" TargetMode="External"/><Relationship Id="rId1211" Type="http://schemas.openxmlformats.org/officeDocument/2006/relationships/hyperlink" Target="https://www.w3.org/TR/vocab-ssn-2023/" TargetMode="External"/><Relationship Id="rId1656" Type="http://schemas.openxmlformats.org/officeDocument/2006/relationships/hyperlink" Target="https://www.w3.org/TR/vocab-ssn-2023/" TargetMode="External"/><Relationship Id="rId1863" Type="http://schemas.openxmlformats.org/officeDocument/2006/relationships/hyperlink" Target="https://www.w3.org/TR/vocab-ssn-2023/" TargetMode="External"/><Relationship Id="rId2707" Type="http://schemas.openxmlformats.org/officeDocument/2006/relationships/hyperlink" Target="https://saref.etsi.org/core/madeBy" TargetMode="External"/><Relationship Id="rId2914" Type="http://schemas.openxmlformats.org/officeDocument/2006/relationships/hyperlink" Target="https://www.w3.org/TR/vocab-ssn-2023/" TargetMode="External"/><Relationship Id="rId1309" Type="http://schemas.openxmlformats.org/officeDocument/2006/relationships/hyperlink" Target="https://www.w3.org/TR/vocab-ssn-2023/" TargetMode="External"/><Relationship Id="rId1516" Type="http://schemas.openxmlformats.org/officeDocument/2006/relationships/hyperlink" Target="https://www.w3.org/TR/vocab-ssn-2023/" TargetMode="External"/><Relationship Id="rId1723" Type="http://schemas.openxmlformats.org/officeDocument/2006/relationships/hyperlink" Target="https://www.w3.org/TR/vocab-ssn-2023/" TargetMode="External"/><Relationship Id="rId1930" Type="http://schemas.openxmlformats.org/officeDocument/2006/relationships/hyperlink" Target="https://www.w3.org/TR/vocab-ssn-2023/" TargetMode="External"/><Relationship Id="rId3176" Type="http://schemas.openxmlformats.org/officeDocument/2006/relationships/hyperlink" Target="https://www.w3.org/TR/vocab-ssn-2023/" TargetMode="External"/><Relationship Id="rId3383" Type="http://schemas.openxmlformats.org/officeDocument/2006/relationships/hyperlink" Target="https://www.w3.org/TR/vocab-ssn-2023/" TargetMode="External"/><Relationship Id="rId15" Type="http://schemas.openxmlformats.org/officeDocument/2006/relationships/hyperlink" Target="https://orcid.org/0000-0001-9814-8991" TargetMode="External"/><Relationship Id="rId2192" Type="http://schemas.openxmlformats.org/officeDocument/2006/relationships/hyperlink" Target="https://www.w3.org/ns/sosa/oms/" TargetMode="External"/><Relationship Id="rId3036" Type="http://schemas.openxmlformats.org/officeDocument/2006/relationships/hyperlink" Target="https://www.w3.org/TR/vocab-ssn-2023/" TargetMode="External"/><Relationship Id="rId3243" Type="http://schemas.openxmlformats.org/officeDocument/2006/relationships/hyperlink" Target="https://www.w3.org/TR/vocab-ssn-2023/" TargetMode="External"/><Relationship Id="rId164" Type="http://schemas.openxmlformats.org/officeDocument/2006/relationships/hyperlink" Target="https://www.w3.org/TR/vocab-ssn-2023/" TargetMode="External"/><Relationship Id="rId371" Type="http://schemas.openxmlformats.org/officeDocument/2006/relationships/hyperlink" Target="https://www.w3.org/TR/vocab-ssn-2023/" TargetMode="External"/><Relationship Id="rId2052" Type="http://schemas.openxmlformats.org/officeDocument/2006/relationships/hyperlink" Target="https://www.w3.org/TR/vocab-ssn-2023/" TargetMode="External"/><Relationship Id="rId2497" Type="http://schemas.openxmlformats.org/officeDocument/2006/relationships/hyperlink" Target="https://www.w3.org/TR/vocab-ssn-2023/" TargetMode="External"/><Relationship Id="rId3450" Type="http://schemas.openxmlformats.org/officeDocument/2006/relationships/hyperlink" Target="https://www.iso.org/standard/78927.html" TargetMode="External"/><Relationship Id="rId469" Type="http://schemas.openxmlformats.org/officeDocument/2006/relationships/hyperlink" Target="https://www.w3.org/TR/vocab-ssn-2023/" TargetMode="External"/><Relationship Id="rId676" Type="http://schemas.openxmlformats.org/officeDocument/2006/relationships/hyperlink" Target="https://dx.doi.org/10.5063/F11C1TTM" TargetMode="External"/><Relationship Id="rId883" Type="http://schemas.openxmlformats.org/officeDocument/2006/relationships/hyperlink" Target="https://www.w3.org/TR/vocab-ssn-2023/" TargetMode="External"/><Relationship Id="rId1099" Type="http://schemas.openxmlformats.org/officeDocument/2006/relationships/hyperlink" Target="https://www.w3.org/TR/vocab-ssn-2023/" TargetMode="External"/><Relationship Id="rId2357" Type="http://schemas.openxmlformats.org/officeDocument/2006/relationships/hyperlink" Target="https://www.w3.org/TR/vocab-ssn-2023/" TargetMode="External"/><Relationship Id="rId2564" Type="http://schemas.openxmlformats.org/officeDocument/2006/relationships/hyperlink" Target="https://www.w3.org/ns/prov" TargetMode="External"/><Relationship Id="rId3103" Type="http://schemas.openxmlformats.org/officeDocument/2006/relationships/hyperlink" Target="https://www.w3.org/TR/vocab-ssn-2023/" TargetMode="External"/><Relationship Id="rId3310" Type="http://schemas.openxmlformats.org/officeDocument/2006/relationships/hyperlink" Target="https://www.w3.org/TR/vocab-ssn-2023/" TargetMode="External"/><Relationship Id="rId3408" Type="http://schemas.openxmlformats.org/officeDocument/2006/relationships/hyperlink" Target="https://w3id.org/lindt/v4/custom_datatypes" TargetMode="External"/><Relationship Id="rId231" Type="http://schemas.openxmlformats.org/officeDocument/2006/relationships/hyperlink" Target="https://www.w3.org/TR/vocab-ssn-2023/" TargetMode="External"/><Relationship Id="rId329" Type="http://schemas.openxmlformats.org/officeDocument/2006/relationships/hyperlink" Target="https://www.w3.org/TR/vocab-ssn-2023/" TargetMode="External"/><Relationship Id="rId536" Type="http://schemas.openxmlformats.org/officeDocument/2006/relationships/hyperlink" Target="https://www.w3.org/TR/vocab-ssn-2023/" TargetMode="External"/><Relationship Id="rId1166" Type="http://schemas.openxmlformats.org/officeDocument/2006/relationships/hyperlink" Target="https://www.w3.org/TR/vocab-ssn-2023/" TargetMode="External"/><Relationship Id="rId1373" Type="http://schemas.openxmlformats.org/officeDocument/2006/relationships/hyperlink" Target="https://www.w3.org/TR/vocab-ssn-2023/" TargetMode="External"/><Relationship Id="rId2217" Type="http://schemas.openxmlformats.org/officeDocument/2006/relationships/hyperlink" Target="https://www.w3.org/TR/vocab-ssn-2023/" TargetMode="External"/><Relationship Id="rId2771" Type="http://schemas.openxmlformats.org/officeDocument/2006/relationships/hyperlink" Target="https://www.w3.org/TR/vocab-ssn-2023/" TargetMode="External"/><Relationship Id="rId2869" Type="http://schemas.openxmlformats.org/officeDocument/2006/relationships/hyperlink" Target="https://www.w3.org/TR/vocab-ssn-2023/" TargetMode="External"/><Relationship Id="rId743" Type="http://schemas.openxmlformats.org/officeDocument/2006/relationships/hyperlink" Target="https://www.w3.org/TR/vocab-ssn-2023/" TargetMode="External"/><Relationship Id="rId950" Type="http://schemas.openxmlformats.org/officeDocument/2006/relationships/hyperlink" Target="https://www.w3.org/TR/vocab-ssn-2023/" TargetMode="External"/><Relationship Id="rId1026" Type="http://schemas.openxmlformats.org/officeDocument/2006/relationships/hyperlink" Target="https://www.w3.org/TR/vocab-ssn-2023/" TargetMode="External"/><Relationship Id="rId1580" Type="http://schemas.openxmlformats.org/officeDocument/2006/relationships/hyperlink" Target="https://www.w3.org/TR/vocab-ssn-2023/" TargetMode="External"/><Relationship Id="rId1678" Type="http://schemas.openxmlformats.org/officeDocument/2006/relationships/hyperlink" Target="https://www.w3.org/TR/vocab-ssn-2023/" TargetMode="External"/><Relationship Id="rId1885" Type="http://schemas.openxmlformats.org/officeDocument/2006/relationships/hyperlink" Target="https://www.w3.org/TR/vocab-ssn-2023/" TargetMode="External"/><Relationship Id="rId2424" Type="http://schemas.openxmlformats.org/officeDocument/2006/relationships/hyperlink" Target="https://www.w3.org/TR/vocab-ssn-2023/" TargetMode="External"/><Relationship Id="rId2631" Type="http://schemas.openxmlformats.org/officeDocument/2006/relationships/hyperlink" Target="https://saref.etsi.org/core/hasProperty" TargetMode="External"/><Relationship Id="rId2729" Type="http://schemas.openxmlformats.org/officeDocument/2006/relationships/hyperlink" Target="http://ecoinformatics.org/oboe/oboe.1.1/oboe-core.owl" TargetMode="External"/><Relationship Id="rId2936" Type="http://schemas.openxmlformats.org/officeDocument/2006/relationships/hyperlink" Target="https://www.w3.org/TR/vocab-ssn-2023/" TargetMode="External"/><Relationship Id="rId603" Type="http://schemas.openxmlformats.org/officeDocument/2006/relationships/hyperlink" Target="https://www.w3.org/TR/vocab-ssn-2023/" TargetMode="External"/><Relationship Id="rId810" Type="http://schemas.openxmlformats.org/officeDocument/2006/relationships/hyperlink" Target="https://www.w3.org/TR/vocab-ssn-2023/" TargetMode="External"/><Relationship Id="rId908" Type="http://schemas.openxmlformats.org/officeDocument/2006/relationships/hyperlink" Target="https://www.w3.org/TR/vocab-ssn-2023/" TargetMode="External"/><Relationship Id="rId1233" Type="http://schemas.openxmlformats.org/officeDocument/2006/relationships/hyperlink" Target="https://www.w3.org/TR/xmlschema-2/" TargetMode="External"/><Relationship Id="rId1440" Type="http://schemas.openxmlformats.org/officeDocument/2006/relationships/hyperlink" Target="https://www.w3.org/TR/vocab-ssn-2023/" TargetMode="External"/><Relationship Id="rId1538" Type="http://schemas.openxmlformats.org/officeDocument/2006/relationships/hyperlink" Target="https://www.w3.org/TR/vocab-ssn-2023/" TargetMode="External"/><Relationship Id="rId1300" Type="http://schemas.openxmlformats.org/officeDocument/2006/relationships/hyperlink" Target="https://www.w3.org/TR/vocab-ssn-2023/" TargetMode="External"/><Relationship Id="rId1745" Type="http://schemas.openxmlformats.org/officeDocument/2006/relationships/hyperlink" Target="https://www.w3.org/TR/vocab-ssn-2023/" TargetMode="External"/><Relationship Id="rId1952" Type="http://schemas.openxmlformats.org/officeDocument/2006/relationships/hyperlink" Target="https://www.w3.org/TR/vocab-ssn-2023/" TargetMode="External"/><Relationship Id="rId3198" Type="http://schemas.openxmlformats.org/officeDocument/2006/relationships/hyperlink" Target="https://www.w3.org/TR/vocab-ssn-2023/" TargetMode="External"/><Relationship Id="rId37" Type="http://schemas.openxmlformats.org/officeDocument/2006/relationships/hyperlink" Target="https://github.com/w3c/sdw-sosa-ssn/issues/" TargetMode="External"/><Relationship Id="rId1605" Type="http://schemas.openxmlformats.org/officeDocument/2006/relationships/hyperlink" Target="https://www.w3.org/TR/vocab-ssn-2023/" TargetMode="External"/><Relationship Id="rId1812" Type="http://schemas.openxmlformats.org/officeDocument/2006/relationships/hyperlink" Target="https://www.w3.org/TR/vocab-ssn-2023/" TargetMode="External"/><Relationship Id="rId3058" Type="http://schemas.openxmlformats.org/officeDocument/2006/relationships/hyperlink" Target="https://www.w3.org/TR/vocab-ssn-2023/" TargetMode="External"/><Relationship Id="rId3265" Type="http://schemas.openxmlformats.org/officeDocument/2006/relationships/hyperlink" Target="https://www.w3.org/TR/vocab-ssn-2023/" TargetMode="External"/><Relationship Id="rId3472" Type="http://schemas.openxmlformats.org/officeDocument/2006/relationships/hyperlink" Target="https://www.w3.org/TR/prov-o/" TargetMode="External"/><Relationship Id="rId186" Type="http://schemas.openxmlformats.org/officeDocument/2006/relationships/hyperlink" Target="https://www.w3.org/TR/vocab-ssn-2023/" TargetMode="External"/><Relationship Id="rId393" Type="http://schemas.openxmlformats.org/officeDocument/2006/relationships/hyperlink" Target="https://www.w3.org/TR/vocab-ssn-2023/" TargetMode="External"/><Relationship Id="rId2074" Type="http://schemas.openxmlformats.org/officeDocument/2006/relationships/hyperlink" Target="https://www.w3.org/TR/vocab-ssn-2023/" TargetMode="External"/><Relationship Id="rId2281" Type="http://schemas.openxmlformats.org/officeDocument/2006/relationships/hyperlink" Target="https://www.w3.org/TR/vocab-ssn-2023/" TargetMode="External"/><Relationship Id="rId3125" Type="http://schemas.openxmlformats.org/officeDocument/2006/relationships/hyperlink" Target="https://github.com/EnvironmentOntology" TargetMode="External"/><Relationship Id="rId3332" Type="http://schemas.openxmlformats.org/officeDocument/2006/relationships/hyperlink" Target="https://www.w3.org/TR/vocab-ssn-2023/" TargetMode="External"/><Relationship Id="rId253" Type="http://schemas.openxmlformats.org/officeDocument/2006/relationships/hyperlink" Target="https://www.w3.org/TR/vocab-ssn-2023/" TargetMode="External"/><Relationship Id="rId460" Type="http://schemas.openxmlformats.org/officeDocument/2006/relationships/hyperlink" Target="https://www.w3.org/TR/vocab-ssn-2023/" TargetMode="External"/><Relationship Id="rId698" Type="http://schemas.openxmlformats.org/officeDocument/2006/relationships/hyperlink" Target="https://www.w3.org/TR/vocab-ssn-2023/" TargetMode="External"/><Relationship Id="rId1090" Type="http://schemas.openxmlformats.org/officeDocument/2006/relationships/hyperlink" Target="https://www.w3.org/TR/xmlschema-2/" TargetMode="External"/><Relationship Id="rId2141" Type="http://schemas.openxmlformats.org/officeDocument/2006/relationships/hyperlink" Target="https://www.w3.org/TR/vocab-ssn-2023/" TargetMode="External"/><Relationship Id="rId2379" Type="http://schemas.openxmlformats.org/officeDocument/2006/relationships/hyperlink" Target="https://www.w3.org/TR/vocab-ssn-2023/" TargetMode="External"/><Relationship Id="rId2586" Type="http://schemas.openxmlformats.org/officeDocument/2006/relationships/hyperlink" Target="https://www.w3.org/ns/prov" TargetMode="External"/><Relationship Id="rId2793" Type="http://schemas.openxmlformats.org/officeDocument/2006/relationships/hyperlink" Target="https://www.w3.org/TR/vocab-ssn-2023/" TargetMode="External"/><Relationship Id="rId113" Type="http://schemas.openxmlformats.org/officeDocument/2006/relationships/hyperlink" Target="https://www.w3.org/TR/vocab-ssn-2023/" TargetMode="External"/><Relationship Id="rId320" Type="http://schemas.openxmlformats.org/officeDocument/2006/relationships/hyperlink" Target="https://www.w3.org/TR/vocab-ssn-2023/" TargetMode="External"/><Relationship Id="rId558" Type="http://schemas.openxmlformats.org/officeDocument/2006/relationships/hyperlink" Target="https://www.w3.org/TR/vocab-ssn-2023/" TargetMode="External"/><Relationship Id="rId765" Type="http://schemas.openxmlformats.org/officeDocument/2006/relationships/hyperlink" Target="https://www.w3.org/TR/vocab-ssn-2023/" TargetMode="External"/><Relationship Id="rId972" Type="http://schemas.openxmlformats.org/officeDocument/2006/relationships/hyperlink" Target="https://www.w3.org/TR/vocab-ssn-2023/" TargetMode="External"/><Relationship Id="rId1188" Type="http://schemas.openxmlformats.org/officeDocument/2006/relationships/hyperlink" Target="https://www.w3.org/TR/vocab-ssn-2023/" TargetMode="External"/><Relationship Id="rId1395" Type="http://schemas.openxmlformats.org/officeDocument/2006/relationships/hyperlink" Target="https://www.w3.org/TR/vocab-ssn-2023/" TargetMode="External"/><Relationship Id="rId2001" Type="http://schemas.openxmlformats.org/officeDocument/2006/relationships/hyperlink" Target="https://www.w3.org/TR/vocab-ssn-2023/" TargetMode="External"/><Relationship Id="rId2239" Type="http://schemas.openxmlformats.org/officeDocument/2006/relationships/hyperlink" Target="https://www.w3.org/TR/vocab-ssn-2023/" TargetMode="External"/><Relationship Id="rId2446" Type="http://schemas.openxmlformats.org/officeDocument/2006/relationships/hyperlink" Target="https://www.w3.org/TR/vocab-ssn-2023/" TargetMode="External"/><Relationship Id="rId2653" Type="http://schemas.openxmlformats.org/officeDocument/2006/relationships/hyperlink" Target="https://www.w3.org/TR/vocab-ssn-2023/" TargetMode="External"/><Relationship Id="rId2860" Type="http://schemas.openxmlformats.org/officeDocument/2006/relationships/hyperlink" Target="https://www.commoncoreontologies.org/" TargetMode="External"/><Relationship Id="rId418" Type="http://schemas.openxmlformats.org/officeDocument/2006/relationships/hyperlink" Target="https://www.w3.org/TR/vocab-ssn-2023/" TargetMode="External"/><Relationship Id="rId625" Type="http://schemas.openxmlformats.org/officeDocument/2006/relationships/hyperlink" Target="https://www.w3.org/TR/vocab-ssn-2023/" TargetMode="External"/><Relationship Id="rId832" Type="http://schemas.openxmlformats.org/officeDocument/2006/relationships/hyperlink" Target="https://www.w3.org/TR/vocab-ssn-2023/" TargetMode="External"/><Relationship Id="rId1048" Type="http://schemas.openxmlformats.org/officeDocument/2006/relationships/hyperlink" Target="https://www.w3.org/TR/vocab-ssn-2023/" TargetMode="External"/><Relationship Id="rId1255" Type="http://schemas.openxmlformats.org/officeDocument/2006/relationships/hyperlink" Target="https://www.w3.org/TR/vocab-ssn-2023/" TargetMode="External"/><Relationship Id="rId1462" Type="http://schemas.openxmlformats.org/officeDocument/2006/relationships/hyperlink" Target="https://www.w3.org/TR/vocab-ssn-2023/" TargetMode="External"/><Relationship Id="rId2306" Type="http://schemas.openxmlformats.org/officeDocument/2006/relationships/hyperlink" Target="https://www.w3.org/TR/vocab-ssn-2023/" TargetMode="External"/><Relationship Id="rId2513" Type="http://schemas.openxmlformats.org/officeDocument/2006/relationships/hyperlink" Target="https://www.w3.org/TR/vocab-ssn-2023/" TargetMode="External"/><Relationship Id="rId2958" Type="http://schemas.openxmlformats.org/officeDocument/2006/relationships/hyperlink" Target="https://www.w3.org/TR/vocab-ssn-2023/" TargetMode="External"/><Relationship Id="rId1115" Type="http://schemas.openxmlformats.org/officeDocument/2006/relationships/hyperlink" Target="https://www.w3.org/TR/vocab-ssn-2023/" TargetMode="External"/><Relationship Id="rId1322" Type="http://schemas.openxmlformats.org/officeDocument/2006/relationships/hyperlink" Target="https://www.w3.org/TR/vocab-ssn-2023/" TargetMode="External"/><Relationship Id="rId1767" Type="http://schemas.openxmlformats.org/officeDocument/2006/relationships/hyperlink" Target="https://www.w3.org/TR/vocab-ssn-2023/" TargetMode="External"/><Relationship Id="rId1974" Type="http://schemas.openxmlformats.org/officeDocument/2006/relationships/hyperlink" Target="https://www.w3.org/TR/vocab-ssn-2023/" TargetMode="External"/><Relationship Id="rId2720" Type="http://schemas.openxmlformats.org/officeDocument/2006/relationships/hyperlink" Target="https://www.w3.org/TR/vocab-ssn-2023/" TargetMode="External"/><Relationship Id="rId2818" Type="http://schemas.openxmlformats.org/officeDocument/2006/relationships/hyperlink" Target="https://www.w3.org/ns/sosa/" TargetMode="External"/><Relationship Id="rId59" Type="http://schemas.openxmlformats.org/officeDocument/2006/relationships/hyperlink" Target="https://www.w3.org/policies/patent-policy/" TargetMode="External"/><Relationship Id="rId1627" Type="http://schemas.openxmlformats.org/officeDocument/2006/relationships/hyperlink" Target="https://www.w3.org/TR/vocab-ssn-2023/" TargetMode="External"/><Relationship Id="rId1834" Type="http://schemas.openxmlformats.org/officeDocument/2006/relationships/hyperlink" Target="https://www.w3.org/TR/vocab-ssn-2023/" TargetMode="External"/><Relationship Id="rId3287" Type="http://schemas.openxmlformats.org/officeDocument/2006/relationships/hyperlink" Target="https://www.w3.org/TR/vocab-ssn-2023/" TargetMode="External"/><Relationship Id="rId2096" Type="http://schemas.openxmlformats.org/officeDocument/2006/relationships/hyperlink" Target="https://www.w3.org/TR/vocab-ssn-2023/" TargetMode="External"/><Relationship Id="rId3494" Type="http://schemas.openxmlformats.org/officeDocument/2006/relationships/hyperlink" Target="http://www.sciencedirect.com/science/article/pii/S1570826812000571" TargetMode="External"/><Relationship Id="rId1901" Type="http://schemas.openxmlformats.org/officeDocument/2006/relationships/hyperlink" Target="https://www.w3.org/ns/sosa/observation/" TargetMode="External"/><Relationship Id="rId3147" Type="http://schemas.openxmlformats.org/officeDocument/2006/relationships/hyperlink" Target="https://www.w3.org/TR/vocab-ssn-2023/" TargetMode="External"/><Relationship Id="rId3354" Type="http://schemas.openxmlformats.org/officeDocument/2006/relationships/hyperlink" Target="https://www.w3.org/TR/vocab-ssn-2023/" TargetMode="External"/><Relationship Id="rId275" Type="http://schemas.openxmlformats.org/officeDocument/2006/relationships/hyperlink" Target="https://www.w3.org/TR/vocab-ssn-2023/" TargetMode="External"/><Relationship Id="rId482" Type="http://schemas.openxmlformats.org/officeDocument/2006/relationships/hyperlink" Target="https://www.w3.org/TR/vocab-ssn-2023/" TargetMode="External"/><Relationship Id="rId2163" Type="http://schemas.openxmlformats.org/officeDocument/2006/relationships/hyperlink" Target="https://www.w3.org/TR/vocab-ssn-2023/" TargetMode="External"/><Relationship Id="rId2370" Type="http://schemas.openxmlformats.org/officeDocument/2006/relationships/hyperlink" Target="https://www.w3.org/TR/vocab-ssn-2023/" TargetMode="External"/><Relationship Id="rId3007" Type="http://schemas.openxmlformats.org/officeDocument/2006/relationships/hyperlink" Target="https://www.w3.org/TR/vocab-ssn-2023/" TargetMode="External"/><Relationship Id="rId3214" Type="http://schemas.openxmlformats.org/officeDocument/2006/relationships/hyperlink" Target="https://www.w3.org/TR/vocab-ssn-2023/" TargetMode="External"/><Relationship Id="rId3421" Type="http://schemas.openxmlformats.org/officeDocument/2006/relationships/hyperlink" Target="https://www.w3.org/TR/owl2-manchester-syntax/" TargetMode="External"/><Relationship Id="rId135" Type="http://schemas.openxmlformats.org/officeDocument/2006/relationships/hyperlink" Target="https://www.w3.org/TR/vocab-ssn-2023/" TargetMode="External"/><Relationship Id="rId342" Type="http://schemas.openxmlformats.org/officeDocument/2006/relationships/hyperlink" Target="https://www.w3.org/TR/vocab-ssn-2023/" TargetMode="External"/><Relationship Id="rId787" Type="http://schemas.openxmlformats.org/officeDocument/2006/relationships/hyperlink" Target="https://www.w3.org/TR/vocab-ssn-2023/" TargetMode="External"/><Relationship Id="rId994" Type="http://schemas.openxmlformats.org/officeDocument/2006/relationships/hyperlink" Target="https://www.w3.org/TR/vocab-ssn-2023/" TargetMode="External"/><Relationship Id="rId2023" Type="http://schemas.openxmlformats.org/officeDocument/2006/relationships/hyperlink" Target="https://www.w3.org/TR/vocab-ssn-2023/" TargetMode="External"/><Relationship Id="rId2230" Type="http://schemas.openxmlformats.org/officeDocument/2006/relationships/hyperlink" Target="https://www.w3.org/TR/vocab-ssn-2023/" TargetMode="External"/><Relationship Id="rId2468" Type="http://schemas.openxmlformats.org/officeDocument/2006/relationships/hyperlink" Target="https://www.w3.org/TR/vocab-ssn-2023/" TargetMode="External"/><Relationship Id="rId2675" Type="http://schemas.openxmlformats.org/officeDocument/2006/relationships/hyperlink" Target="https://saref.etsi.org/saref4syst/System" TargetMode="External"/><Relationship Id="rId2882" Type="http://schemas.openxmlformats.org/officeDocument/2006/relationships/hyperlink" Target="https://www.w3.org/TR/vocab-ssn-2023/" TargetMode="External"/><Relationship Id="rId3519" Type="http://schemas.openxmlformats.org/officeDocument/2006/relationships/hyperlink" Target="https://www.w3.org/TR/vocab-ssn-2023/" TargetMode="External"/><Relationship Id="rId202" Type="http://schemas.openxmlformats.org/officeDocument/2006/relationships/hyperlink" Target="https://www.w3.org/TR/vocab-ssn-2023/" TargetMode="External"/><Relationship Id="rId647" Type="http://schemas.openxmlformats.org/officeDocument/2006/relationships/hyperlink" Target="https://www.w3.org/TR/vocab-ssn-2023/" TargetMode="External"/><Relationship Id="rId854" Type="http://schemas.openxmlformats.org/officeDocument/2006/relationships/hyperlink" Target="https://www.w3.org/TR/vocab-ssn-2023/" TargetMode="External"/><Relationship Id="rId1277" Type="http://schemas.openxmlformats.org/officeDocument/2006/relationships/hyperlink" Target="https://www.w3.org/TR/vocab-ssn-2023/" TargetMode="External"/><Relationship Id="rId1484" Type="http://schemas.openxmlformats.org/officeDocument/2006/relationships/hyperlink" Target="https://www.w3.org/TR/vocab-ssn-2023/" TargetMode="External"/><Relationship Id="rId1691" Type="http://schemas.openxmlformats.org/officeDocument/2006/relationships/hyperlink" Target="https://www.w3.org/TR/vocab-ssn-2023/" TargetMode="External"/><Relationship Id="rId2328" Type="http://schemas.openxmlformats.org/officeDocument/2006/relationships/hyperlink" Target="https://www.w3.org/TR/vocab-ssn-2023/" TargetMode="External"/><Relationship Id="rId2535" Type="http://schemas.openxmlformats.org/officeDocument/2006/relationships/hyperlink" Target="https://www.w3.org/TR/vocab-ssn-2023/" TargetMode="External"/><Relationship Id="rId2742" Type="http://schemas.openxmlformats.org/officeDocument/2006/relationships/hyperlink" Target="https://www.w3.org/TR/vocab-ssn-2023/" TargetMode="External"/><Relationship Id="rId507" Type="http://schemas.openxmlformats.org/officeDocument/2006/relationships/hyperlink" Target="https://www.w3.org/TR/vocab-ssn-2023/" TargetMode="External"/><Relationship Id="rId714" Type="http://schemas.openxmlformats.org/officeDocument/2006/relationships/hyperlink" Target="https://www.w3.org/TR/owl2-overview/" TargetMode="External"/><Relationship Id="rId921" Type="http://schemas.openxmlformats.org/officeDocument/2006/relationships/hyperlink" Target="https://www.w3.org/TR/vocab-ssn-2023/" TargetMode="External"/><Relationship Id="rId1137" Type="http://schemas.openxmlformats.org/officeDocument/2006/relationships/hyperlink" Target="https://www.w3.org/TR/vocab-ssn-2023/" TargetMode="External"/><Relationship Id="rId1344" Type="http://schemas.openxmlformats.org/officeDocument/2006/relationships/hyperlink" Target="https://www.w3.org/TR/vocab-ssn-2023/" TargetMode="External"/><Relationship Id="rId1551" Type="http://schemas.openxmlformats.org/officeDocument/2006/relationships/hyperlink" Target="https://www.w3.org/TR/vocab-ssn-2023/" TargetMode="External"/><Relationship Id="rId1789" Type="http://schemas.openxmlformats.org/officeDocument/2006/relationships/hyperlink" Target="https://www.w3.org/TR/vocab-ssn-2023/" TargetMode="External"/><Relationship Id="rId1996" Type="http://schemas.openxmlformats.org/officeDocument/2006/relationships/hyperlink" Target="https://www.w3.org/TR/vocab-ssn-2023/" TargetMode="External"/><Relationship Id="rId2602" Type="http://schemas.openxmlformats.org/officeDocument/2006/relationships/hyperlink" Target="https://www.w3.org/TR/vocab-ssn-2023/" TargetMode="External"/><Relationship Id="rId50" Type="http://schemas.microsoft.com/office/2018/08/relationships/commentsExtensible" Target="commentsExtensible.xml"/><Relationship Id="rId1204" Type="http://schemas.openxmlformats.org/officeDocument/2006/relationships/hyperlink" Target="https://www.w3.org/TR/vocab-ssn-2023/" TargetMode="External"/><Relationship Id="rId1411" Type="http://schemas.openxmlformats.org/officeDocument/2006/relationships/hyperlink" Target="https://www.w3.org/TR/vocab-ssn-2023/" TargetMode="External"/><Relationship Id="rId1649" Type="http://schemas.openxmlformats.org/officeDocument/2006/relationships/hyperlink" Target="https://www.w3.org/TR/vocab-ssn-2023/" TargetMode="External"/><Relationship Id="rId1856" Type="http://schemas.openxmlformats.org/officeDocument/2006/relationships/hyperlink" Target="https://www.w3.org/TR/vocab-ssn-2023/" TargetMode="External"/><Relationship Id="rId2907" Type="http://schemas.openxmlformats.org/officeDocument/2006/relationships/hyperlink" Target="https://www.w3.org/TR/vocab-ssn-2023/" TargetMode="External"/><Relationship Id="rId3071" Type="http://schemas.openxmlformats.org/officeDocument/2006/relationships/hyperlink" Target="https://www.w3.org/TR/vocab-ssn-2023/" TargetMode="External"/><Relationship Id="rId1509" Type="http://schemas.openxmlformats.org/officeDocument/2006/relationships/hyperlink" Target="https://www.w3.org/TR/vocab-ssn-2023/" TargetMode="External"/><Relationship Id="rId1716" Type="http://schemas.openxmlformats.org/officeDocument/2006/relationships/hyperlink" Target="https://www.w3.org/TR/vocab-ssn-2023/" TargetMode="External"/><Relationship Id="rId1923" Type="http://schemas.openxmlformats.org/officeDocument/2006/relationships/hyperlink" Target="https://www.w3.org/TR/vocab-ssn-2023/" TargetMode="External"/><Relationship Id="rId3169" Type="http://schemas.openxmlformats.org/officeDocument/2006/relationships/hyperlink" Target="https://www.w3.org/TR/vocab-ssn-2023/" TargetMode="External"/><Relationship Id="rId3376" Type="http://schemas.openxmlformats.org/officeDocument/2006/relationships/hyperlink" Target="https://www.w3.org/ns/sosa/2023/system-capability-properties" TargetMode="External"/><Relationship Id="rId297" Type="http://schemas.openxmlformats.org/officeDocument/2006/relationships/hyperlink" Target="https://www.w3.org/TR/vocab-ssn-2023/" TargetMode="External"/><Relationship Id="rId2185" Type="http://schemas.openxmlformats.org/officeDocument/2006/relationships/hyperlink" Target="https://www.w3.org/TR/vocab-ssn-2023/" TargetMode="External"/><Relationship Id="rId2392" Type="http://schemas.openxmlformats.org/officeDocument/2006/relationships/hyperlink" Target="https://www.w3.org/TR/vocab-ssn-2023/" TargetMode="External"/><Relationship Id="rId3029" Type="http://schemas.openxmlformats.org/officeDocument/2006/relationships/hyperlink" Target="https://www.w3.org/TR/vocab-ssn-2023/" TargetMode="External"/><Relationship Id="rId3236" Type="http://schemas.openxmlformats.org/officeDocument/2006/relationships/hyperlink" Target="https://www.w3.org/TR/vocab-ssn-2023/" TargetMode="External"/><Relationship Id="rId157" Type="http://schemas.openxmlformats.org/officeDocument/2006/relationships/hyperlink" Target="https://www.w3.org/TR/vocab-ssn-2023/" TargetMode="External"/><Relationship Id="rId364" Type="http://schemas.openxmlformats.org/officeDocument/2006/relationships/hyperlink" Target="https://www.w3.org/TR/vocab-ssn-2023/" TargetMode="External"/><Relationship Id="rId2045" Type="http://schemas.openxmlformats.org/officeDocument/2006/relationships/hyperlink" Target="https://www.w3.org/TR/vocab-ssn-2023/" TargetMode="External"/><Relationship Id="rId2697" Type="http://schemas.openxmlformats.org/officeDocument/2006/relationships/hyperlink" Target="https://saref.etsi.org/core/madeBy" TargetMode="External"/><Relationship Id="rId3443" Type="http://schemas.openxmlformats.org/officeDocument/2006/relationships/hyperlink" Target="https://docs.ogc.org/cs/21-069r2/21-069r2.html" TargetMode="External"/><Relationship Id="rId571" Type="http://schemas.openxmlformats.org/officeDocument/2006/relationships/hyperlink" Target="https://www.w3.org/TR/vocab-ssn-2023/" TargetMode="External"/><Relationship Id="rId669" Type="http://schemas.openxmlformats.org/officeDocument/2006/relationships/hyperlink" Target="https://www.w3.org/TR/vocab-ssn-2023/" TargetMode="External"/><Relationship Id="rId876" Type="http://schemas.openxmlformats.org/officeDocument/2006/relationships/hyperlink" Target="https://www.w3.org/TR/vocab-ssn-2023/" TargetMode="External"/><Relationship Id="rId1299" Type="http://schemas.openxmlformats.org/officeDocument/2006/relationships/hyperlink" Target="https://www.w3.org/TR/vocab-ssn-2023/" TargetMode="External"/><Relationship Id="rId2252" Type="http://schemas.openxmlformats.org/officeDocument/2006/relationships/hyperlink" Target="https://www.w3.org/TR/vocab-ssn-2023/" TargetMode="External"/><Relationship Id="rId2557" Type="http://schemas.openxmlformats.org/officeDocument/2006/relationships/hyperlink" Target="https://www.w3.org/TR/vocab-ssn-2023/" TargetMode="External"/><Relationship Id="rId3303" Type="http://schemas.openxmlformats.org/officeDocument/2006/relationships/hyperlink" Target="https://www.w3.org/TR/vocab-ssn-2023/" TargetMode="External"/><Relationship Id="rId3510" Type="http://schemas.openxmlformats.org/officeDocument/2006/relationships/hyperlink" Target="https://www.bipm.org/documents/20126/115700832/VIM4_2CD_clean/c6d0dfb2-ddbf-059e-1f74-9b025c9c59d8" TargetMode="External"/><Relationship Id="rId224" Type="http://schemas.openxmlformats.org/officeDocument/2006/relationships/hyperlink" Target="https://www.w3.org/TR/vocab-ssn-2023/" TargetMode="External"/><Relationship Id="rId431" Type="http://schemas.openxmlformats.org/officeDocument/2006/relationships/hyperlink" Target="https://www.w3.org/TR/vocab-ssn-2023/" TargetMode="External"/><Relationship Id="rId529" Type="http://schemas.openxmlformats.org/officeDocument/2006/relationships/hyperlink" Target="https://www.w3.org/TR/vocab-ssn-2023/" TargetMode="External"/><Relationship Id="rId736" Type="http://schemas.openxmlformats.org/officeDocument/2006/relationships/hyperlink" Target="https://www.w3.org/TR/vocab-ssn-2023/" TargetMode="External"/><Relationship Id="rId1061" Type="http://schemas.openxmlformats.org/officeDocument/2006/relationships/hyperlink" Target="https://www.w3.org/TR/vocab-ssn-2023/" TargetMode="External"/><Relationship Id="rId1159" Type="http://schemas.openxmlformats.org/officeDocument/2006/relationships/hyperlink" Target="https://www.w3.org/TR/owl2-syntax/" TargetMode="External"/><Relationship Id="rId1366" Type="http://schemas.openxmlformats.org/officeDocument/2006/relationships/hyperlink" Target="https://www.w3.org/TR/vocab-ssn-2023/" TargetMode="External"/><Relationship Id="rId2112" Type="http://schemas.openxmlformats.org/officeDocument/2006/relationships/hyperlink" Target="https://www.w3.org/TR/vocab-ssn-2023/" TargetMode="External"/><Relationship Id="rId2417" Type="http://schemas.openxmlformats.org/officeDocument/2006/relationships/hyperlink" Target="https://www.w3.org/TR/vocab-ssn-2023/" TargetMode="External"/><Relationship Id="rId2764" Type="http://schemas.openxmlformats.org/officeDocument/2006/relationships/hyperlink" Target="https://www.w3.org/TR/vocab-ssn-2023/" TargetMode="External"/><Relationship Id="rId2971" Type="http://schemas.openxmlformats.org/officeDocument/2006/relationships/hyperlink" Target="https://www.w3.org/TR/vocab-ssn-2023/" TargetMode="External"/><Relationship Id="rId943" Type="http://schemas.openxmlformats.org/officeDocument/2006/relationships/hyperlink" Target="https://www.w3.org/TR/vocab-ssn-2023/" TargetMode="External"/><Relationship Id="rId1019" Type="http://schemas.openxmlformats.org/officeDocument/2006/relationships/hyperlink" Target="https://www.w3.org/TR/vocab-ssn-2023/" TargetMode="External"/><Relationship Id="rId1573" Type="http://schemas.openxmlformats.org/officeDocument/2006/relationships/hyperlink" Target="https://www.w3.org/TR/vocab-ssn-2023/" TargetMode="External"/><Relationship Id="rId1780" Type="http://schemas.openxmlformats.org/officeDocument/2006/relationships/hyperlink" Target="https://www.w3.org/TR/vocab-ssn-2023/" TargetMode="External"/><Relationship Id="rId1878" Type="http://schemas.openxmlformats.org/officeDocument/2006/relationships/hyperlink" Target="https://www.w3.org/ns/sosa/observation/" TargetMode="External"/><Relationship Id="rId2624" Type="http://schemas.openxmlformats.org/officeDocument/2006/relationships/hyperlink" Target="https://www.w3.org/TR/vocab-ssn-2023/" TargetMode="External"/><Relationship Id="rId2831" Type="http://schemas.openxmlformats.org/officeDocument/2006/relationships/hyperlink" Target="https://www.w3.org/TR/vocab-ssn-2023/" TargetMode="External"/><Relationship Id="rId2929" Type="http://schemas.openxmlformats.org/officeDocument/2006/relationships/hyperlink" Target="https://www.w3.org/TR/vocab-ssn-2023/" TargetMode="External"/><Relationship Id="rId72" Type="http://schemas.openxmlformats.org/officeDocument/2006/relationships/hyperlink" Target="https://www.w3.org/TR/vocab-ssn-2023/" TargetMode="External"/><Relationship Id="rId803" Type="http://schemas.openxmlformats.org/officeDocument/2006/relationships/hyperlink" Target="https://www.w3.org/TR/vocab-ssn-2023/" TargetMode="External"/><Relationship Id="rId1226" Type="http://schemas.openxmlformats.org/officeDocument/2006/relationships/hyperlink" Target="https://www.w3.org/TR/vocab-ssn-2023/" TargetMode="External"/><Relationship Id="rId1433" Type="http://schemas.openxmlformats.org/officeDocument/2006/relationships/hyperlink" Target="https://www.w3.org/TR/vocab-ssn-2023/" TargetMode="External"/><Relationship Id="rId1640" Type="http://schemas.openxmlformats.org/officeDocument/2006/relationships/hyperlink" Target="https://www.w3.org/TR/vocab-ssn-2023/" TargetMode="External"/><Relationship Id="rId1738" Type="http://schemas.openxmlformats.org/officeDocument/2006/relationships/hyperlink" Target="https://www.w3.org/TR/vocab-ssn-2023/" TargetMode="External"/><Relationship Id="rId3093" Type="http://schemas.openxmlformats.org/officeDocument/2006/relationships/hyperlink" Target="https://www.w3.org/TR/vocab-ssn-2023/" TargetMode="External"/><Relationship Id="rId1500" Type="http://schemas.openxmlformats.org/officeDocument/2006/relationships/hyperlink" Target="https://www.w3.org/TR/vocab-ssn-2023/" TargetMode="External"/><Relationship Id="rId1945" Type="http://schemas.openxmlformats.org/officeDocument/2006/relationships/hyperlink" Target="https://www.w3.org/TR/vocab-ssn-2023/" TargetMode="External"/><Relationship Id="rId3160" Type="http://schemas.openxmlformats.org/officeDocument/2006/relationships/hyperlink" Target="https://www.w3.org/TR/vocab-ssn-2023/" TargetMode="External"/><Relationship Id="rId3398" Type="http://schemas.openxmlformats.org/officeDocument/2006/relationships/hyperlink" Target="https://www.w3.org/TR/vocab-ssn-2023/" TargetMode="External"/><Relationship Id="rId1805" Type="http://schemas.openxmlformats.org/officeDocument/2006/relationships/hyperlink" Target="https://www.w3.org/TR/vocab-ssn-2023/" TargetMode="External"/><Relationship Id="rId3020" Type="http://schemas.openxmlformats.org/officeDocument/2006/relationships/hyperlink" Target="https://www.w3.org/TR/vocab-ssn-2023/" TargetMode="External"/><Relationship Id="rId3258" Type="http://schemas.openxmlformats.org/officeDocument/2006/relationships/hyperlink" Target="https://www.w3.org/TR/vocab-ssn-2023/" TargetMode="External"/><Relationship Id="rId3465" Type="http://schemas.openxmlformats.org/officeDocument/2006/relationships/hyperlink" Target="http://content.iospress.com/articles/semantic-web/sw214" TargetMode="External"/><Relationship Id="rId179" Type="http://schemas.openxmlformats.org/officeDocument/2006/relationships/hyperlink" Target="https://www.w3.org/TR/vocab-ssn-2023/" TargetMode="External"/><Relationship Id="rId386" Type="http://schemas.openxmlformats.org/officeDocument/2006/relationships/hyperlink" Target="https://www.w3.org/TR/vocab-ssn-2023/" TargetMode="External"/><Relationship Id="rId593" Type="http://schemas.openxmlformats.org/officeDocument/2006/relationships/hyperlink" Target="https://www.w3.org/TR/vocab-ssn-2023/" TargetMode="External"/><Relationship Id="rId2067" Type="http://schemas.openxmlformats.org/officeDocument/2006/relationships/hyperlink" Target="https://www.w3.org/TR/vocab-ssn-2023/" TargetMode="External"/><Relationship Id="rId2274" Type="http://schemas.openxmlformats.org/officeDocument/2006/relationships/hyperlink" Target="https://www.w3.org/TR/vocab-ssn-2023/" TargetMode="External"/><Relationship Id="rId2481" Type="http://schemas.openxmlformats.org/officeDocument/2006/relationships/hyperlink" Target="https://www.w3.org/TR/vocab-ssn-2023/" TargetMode="External"/><Relationship Id="rId3118" Type="http://schemas.openxmlformats.org/officeDocument/2006/relationships/hyperlink" Target="https://www.w3.org/TR/vocab-ssn-2023/" TargetMode="External"/><Relationship Id="rId3325" Type="http://schemas.openxmlformats.org/officeDocument/2006/relationships/hyperlink" Target="https://www.w3.org/TR/vocab-ssn-2023/" TargetMode="External"/><Relationship Id="rId246" Type="http://schemas.openxmlformats.org/officeDocument/2006/relationships/hyperlink" Target="https://www.w3.org/TR/vocab-ssn-2023/" TargetMode="External"/><Relationship Id="rId453" Type="http://schemas.openxmlformats.org/officeDocument/2006/relationships/hyperlink" Target="https://www.w3.org/TR/vocab-ssn-2023/" TargetMode="External"/><Relationship Id="rId660" Type="http://schemas.openxmlformats.org/officeDocument/2006/relationships/hyperlink" Target="https://www.w3.org/TR/vocab-ssn-2023/" TargetMode="External"/><Relationship Id="rId898" Type="http://schemas.openxmlformats.org/officeDocument/2006/relationships/hyperlink" Target="https://www.w3.org/TR/vocab-ssn-2023/" TargetMode="External"/><Relationship Id="rId1083" Type="http://schemas.openxmlformats.org/officeDocument/2006/relationships/hyperlink" Target="https://www.w3.org/TR/vocab-ssn-2023/" TargetMode="External"/><Relationship Id="rId1290" Type="http://schemas.openxmlformats.org/officeDocument/2006/relationships/hyperlink" Target="https://www.w3.org/TR/vocab-ssn-2023/" TargetMode="External"/><Relationship Id="rId2134" Type="http://schemas.openxmlformats.org/officeDocument/2006/relationships/hyperlink" Target="https://www.w3.org/TR/vocab-ssn-2023/" TargetMode="External"/><Relationship Id="rId2341" Type="http://schemas.openxmlformats.org/officeDocument/2006/relationships/hyperlink" Target="https://www.w3.org/TR/owl-time/" TargetMode="External"/><Relationship Id="rId2579" Type="http://schemas.openxmlformats.org/officeDocument/2006/relationships/hyperlink" Target="https://www.w3.org/TR/vocab-ssn-2023/" TargetMode="External"/><Relationship Id="rId2786" Type="http://schemas.openxmlformats.org/officeDocument/2006/relationships/hyperlink" Target="https://www.w3.org/TR/vocab-ssn-2023/" TargetMode="External"/><Relationship Id="rId2993" Type="http://schemas.openxmlformats.org/officeDocument/2006/relationships/hyperlink" Target="https://www.w3.org/TR/vocab-ssn-2023/" TargetMode="External"/><Relationship Id="rId106" Type="http://schemas.openxmlformats.org/officeDocument/2006/relationships/hyperlink" Target="https://www.w3.org/TR/vocab-ssn-2023/" TargetMode="External"/><Relationship Id="rId313" Type="http://schemas.openxmlformats.org/officeDocument/2006/relationships/hyperlink" Target="https://www.w3.org/TR/vocab-ssn-2023/" TargetMode="External"/><Relationship Id="rId758" Type="http://schemas.openxmlformats.org/officeDocument/2006/relationships/hyperlink" Target="https://www.w3.org/TR/vocab-ssn-2023/" TargetMode="External"/><Relationship Id="rId965" Type="http://schemas.openxmlformats.org/officeDocument/2006/relationships/hyperlink" Target="https://www.w3.org/ns/sosa/common/" TargetMode="External"/><Relationship Id="rId1150" Type="http://schemas.openxmlformats.org/officeDocument/2006/relationships/hyperlink" Target="https://www.w3.org/TR/vocab-ssn-2023/" TargetMode="External"/><Relationship Id="rId1388" Type="http://schemas.openxmlformats.org/officeDocument/2006/relationships/hyperlink" Target="https://www.w3.org/TR/vocab-ssn-2023/" TargetMode="External"/><Relationship Id="rId1595" Type="http://schemas.openxmlformats.org/officeDocument/2006/relationships/hyperlink" Target="https://www.w3.org/TR/vocab-ssn-2023/" TargetMode="External"/><Relationship Id="rId2439" Type="http://schemas.openxmlformats.org/officeDocument/2006/relationships/hyperlink" Target="https://www.w3.org/TR/vocab-ssn-2023/" TargetMode="External"/><Relationship Id="rId2646" Type="http://schemas.openxmlformats.org/officeDocument/2006/relationships/hyperlink" Target="https://www.w3.org/TR/vocab-ssn-2023/" TargetMode="External"/><Relationship Id="rId2853" Type="http://schemas.openxmlformats.org/officeDocument/2006/relationships/hyperlink" Target="https://www.w3.org/TR/vocab-ssn-2023/" TargetMode="External"/><Relationship Id="rId94" Type="http://schemas.openxmlformats.org/officeDocument/2006/relationships/hyperlink" Target="https://www.w3.org/TR/vocab-ssn-2023/" TargetMode="External"/><Relationship Id="rId520" Type="http://schemas.openxmlformats.org/officeDocument/2006/relationships/hyperlink" Target="https://www.w3.org/TR/vocab-ssn-2023/" TargetMode="External"/><Relationship Id="rId618" Type="http://schemas.openxmlformats.org/officeDocument/2006/relationships/hyperlink" Target="https://www.w3.org/TR/vocab-ssn-2023/" TargetMode="External"/><Relationship Id="rId825" Type="http://schemas.openxmlformats.org/officeDocument/2006/relationships/hyperlink" Target="https://www.w3.org/TR/vocab-ssn-2023/" TargetMode="External"/><Relationship Id="rId1248" Type="http://schemas.openxmlformats.org/officeDocument/2006/relationships/hyperlink" Target="https://www.w3.org/TR/vocab-ssn-2023/" TargetMode="External"/><Relationship Id="rId1455" Type="http://schemas.openxmlformats.org/officeDocument/2006/relationships/hyperlink" Target="https://www.w3.org/TR/vocab-ssn-2023/" TargetMode="External"/><Relationship Id="rId1662" Type="http://schemas.openxmlformats.org/officeDocument/2006/relationships/hyperlink" Target="https://www.w3.org/TR/vocab-ssn-2023/" TargetMode="External"/><Relationship Id="rId2201" Type="http://schemas.openxmlformats.org/officeDocument/2006/relationships/hyperlink" Target="https://docs.ogc.org/as/20-082r4/20-082r4.html" TargetMode="External"/><Relationship Id="rId2506" Type="http://schemas.openxmlformats.org/officeDocument/2006/relationships/hyperlink" Target="https://www.w3.org/ns/sosa/2023/sampling/" TargetMode="External"/><Relationship Id="rId1010" Type="http://schemas.openxmlformats.org/officeDocument/2006/relationships/hyperlink" Target="https://www.w3.org/TR/vocab-ssn-2023/" TargetMode="External"/><Relationship Id="rId1108" Type="http://schemas.openxmlformats.org/officeDocument/2006/relationships/hyperlink" Target="https://www.w3.org/TR/vocab-ssn-2023/" TargetMode="External"/><Relationship Id="rId1315" Type="http://schemas.openxmlformats.org/officeDocument/2006/relationships/hyperlink" Target="https://www.w3.org/TR/vocab-ssn-2023/" TargetMode="External"/><Relationship Id="rId1967" Type="http://schemas.openxmlformats.org/officeDocument/2006/relationships/hyperlink" Target="https://www.w3.org/TR/vocab-ssn-2023/" TargetMode="External"/><Relationship Id="rId2713" Type="http://schemas.openxmlformats.org/officeDocument/2006/relationships/hyperlink" Target="https://saref.etsi.org/core/FeatureOfInterest" TargetMode="External"/><Relationship Id="rId2920" Type="http://schemas.openxmlformats.org/officeDocument/2006/relationships/hyperlink" Target="https://www.w3.org/TR/vocab-ssn-2023/" TargetMode="External"/><Relationship Id="rId1522" Type="http://schemas.openxmlformats.org/officeDocument/2006/relationships/hyperlink" Target="https://www.w3.org/TR/vocab-ssn-2023/" TargetMode="External"/><Relationship Id="rId21" Type="http://schemas.openxmlformats.org/officeDocument/2006/relationships/hyperlink" Target="https://tecnico.ulisboa.pt/en/" TargetMode="External"/><Relationship Id="rId2089" Type="http://schemas.openxmlformats.org/officeDocument/2006/relationships/hyperlink" Target="https://www.w3.org/TR/vocab-ssn-2023/" TargetMode="External"/><Relationship Id="rId3487" Type="http://schemas.openxmlformats.org/officeDocument/2006/relationships/hyperlink" Target="https://www.w3.org/TR/shacl/" TargetMode="External"/><Relationship Id="rId2296" Type="http://schemas.openxmlformats.org/officeDocument/2006/relationships/hyperlink" Target="https://www.w3.org/TR/vocab-ssn-2023/" TargetMode="External"/><Relationship Id="rId3347" Type="http://schemas.openxmlformats.org/officeDocument/2006/relationships/hyperlink" Target="https://www.w3.org/TR/vocab-ssn-2023/" TargetMode="External"/><Relationship Id="rId268" Type="http://schemas.openxmlformats.org/officeDocument/2006/relationships/hyperlink" Target="https://www.w3.org/TR/vocab-ssn-2023/" TargetMode="External"/><Relationship Id="rId475" Type="http://schemas.openxmlformats.org/officeDocument/2006/relationships/hyperlink" Target="https://www.w3.org/TR/vocab-ssn-2023/" TargetMode="External"/><Relationship Id="rId682" Type="http://schemas.openxmlformats.org/officeDocument/2006/relationships/hyperlink" Target="https://www.w3.org/TR/vocab-ssn-2023/" TargetMode="External"/><Relationship Id="rId2156" Type="http://schemas.openxmlformats.org/officeDocument/2006/relationships/hyperlink" Target="https://www.w3.org/TR/vocab-ssn-2023/" TargetMode="External"/><Relationship Id="rId2363" Type="http://schemas.openxmlformats.org/officeDocument/2006/relationships/hyperlink" Target="https://www.w3.org/TR/vocab-ssn-2023/" TargetMode="External"/><Relationship Id="rId2570" Type="http://schemas.openxmlformats.org/officeDocument/2006/relationships/hyperlink" Target="https://www.w3.org/ns/prov" TargetMode="External"/><Relationship Id="rId3207" Type="http://schemas.openxmlformats.org/officeDocument/2006/relationships/hyperlink" Target="https://www.w3.org/TR/vocab-ssn-2023/" TargetMode="External"/><Relationship Id="rId3414" Type="http://schemas.openxmlformats.org/officeDocument/2006/relationships/hyperlink" Target="https://portal.ogc.org/files/?artifact_id=34762" TargetMode="External"/><Relationship Id="rId128" Type="http://schemas.openxmlformats.org/officeDocument/2006/relationships/hyperlink" Target="https://www.w3.org/TR/vocab-ssn-2023/" TargetMode="External"/><Relationship Id="rId335" Type="http://schemas.openxmlformats.org/officeDocument/2006/relationships/hyperlink" Target="https://www.w3.org/TR/vocab-ssn-2023/" TargetMode="External"/><Relationship Id="rId542" Type="http://schemas.openxmlformats.org/officeDocument/2006/relationships/hyperlink" Target="https://www.w3.org/TR/vocab-ssn-2023/" TargetMode="External"/><Relationship Id="rId1172" Type="http://schemas.openxmlformats.org/officeDocument/2006/relationships/hyperlink" Target="https://www.w3.org/TR/vocab-ssn-2023/" TargetMode="External"/><Relationship Id="rId2016" Type="http://schemas.openxmlformats.org/officeDocument/2006/relationships/hyperlink" Target="https://www.w3.org/TR/vocab-ssn-2023/" TargetMode="External"/><Relationship Id="rId2223" Type="http://schemas.openxmlformats.org/officeDocument/2006/relationships/hyperlink" Target="https://www.w3.org/TR/vocab-ssn-2023/" TargetMode="External"/><Relationship Id="rId2430" Type="http://schemas.openxmlformats.org/officeDocument/2006/relationships/hyperlink" Target="https://www.w3.org/TR/vocab-ssn-2023/" TargetMode="External"/><Relationship Id="rId402" Type="http://schemas.openxmlformats.org/officeDocument/2006/relationships/hyperlink" Target="https://www.w3.org/TR/vocab-ssn-2023/" TargetMode="External"/><Relationship Id="rId1032" Type="http://schemas.openxmlformats.org/officeDocument/2006/relationships/hyperlink" Target="https://www.w3.org/TR/vocab-ssn-2023/" TargetMode="External"/><Relationship Id="rId1989" Type="http://schemas.openxmlformats.org/officeDocument/2006/relationships/hyperlink" Target="https://www.w3.org/TR/vocab-ssn-2023/" TargetMode="External"/><Relationship Id="rId1849" Type="http://schemas.openxmlformats.org/officeDocument/2006/relationships/hyperlink" Target="https://www.w3.org/ns/sosa/observation/" TargetMode="External"/><Relationship Id="rId3064" Type="http://schemas.openxmlformats.org/officeDocument/2006/relationships/hyperlink" Target="https://www.w3.org/TR/vocab-ssn-2023/" TargetMode="External"/><Relationship Id="rId192" Type="http://schemas.openxmlformats.org/officeDocument/2006/relationships/hyperlink" Target="https://www.w3.org/TR/vocab-ssn-2023/" TargetMode="External"/><Relationship Id="rId1709" Type="http://schemas.openxmlformats.org/officeDocument/2006/relationships/hyperlink" Target="https://www.w3.org/TR/vocab-ssn-2023/" TargetMode="External"/><Relationship Id="rId1916" Type="http://schemas.openxmlformats.org/officeDocument/2006/relationships/hyperlink" Target="https://www.w3.org/TR/vocab-ssn-2023/" TargetMode="External"/><Relationship Id="rId3271" Type="http://schemas.openxmlformats.org/officeDocument/2006/relationships/hyperlink" Target="https://www.w3.org/TR/vocab-ssn-2023/" TargetMode="External"/><Relationship Id="rId2080" Type="http://schemas.openxmlformats.org/officeDocument/2006/relationships/hyperlink" Target="https://www.w3.org/TR/vocab-ssn-2023/" TargetMode="External"/><Relationship Id="rId3131" Type="http://schemas.openxmlformats.org/officeDocument/2006/relationships/hyperlink" Target="https://www.w3.org/TR/vocab-ssn-2023/" TargetMode="External"/><Relationship Id="rId2897" Type="http://schemas.openxmlformats.org/officeDocument/2006/relationships/hyperlink" Target="https://www.w3.org/TR/vocab-ssn-2023/" TargetMode="External"/><Relationship Id="rId869" Type="http://schemas.openxmlformats.org/officeDocument/2006/relationships/hyperlink" Target="https://www.w3.org/TR/vocab-ssn-2023/" TargetMode="External"/><Relationship Id="rId1499" Type="http://schemas.openxmlformats.org/officeDocument/2006/relationships/hyperlink" Target="https://www.w3.org/TR/vocab-ssn-2023/" TargetMode="External"/><Relationship Id="rId729" Type="http://schemas.openxmlformats.org/officeDocument/2006/relationships/hyperlink" Target="https://www.w3.org/TR/vocab-ssn-2023/" TargetMode="External"/><Relationship Id="rId1359" Type="http://schemas.openxmlformats.org/officeDocument/2006/relationships/hyperlink" Target="https://www.w3.org/TR/vocab-ssn-2023/" TargetMode="External"/><Relationship Id="rId2757" Type="http://schemas.openxmlformats.org/officeDocument/2006/relationships/hyperlink" Target="https://www.w3.org/TR/vocab-ssn-2023/" TargetMode="External"/><Relationship Id="rId2964" Type="http://schemas.openxmlformats.org/officeDocument/2006/relationships/hyperlink" Target="https://www.w3.org/TR/vocab-ssn-2023/" TargetMode="External"/><Relationship Id="rId936" Type="http://schemas.openxmlformats.org/officeDocument/2006/relationships/hyperlink" Target="https://www.w3.org/TR/vocab-ssn-2023/" TargetMode="External"/><Relationship Id="rId1219" Type="http://schemas.openxmlformats.org/officeDocument/2006/relationships/hyperlink" Target="https://www.w3.org/TR/vocab-ssn-2023/" TargetMode="External"/><Relationship Id="rId1566" Type="http://schemas.openxmlformats.org/officeDocument/2006/relationships/hyperlink" Target="https://www.w3.org/TR/vocab-ssn-2023/" TargetMode="External"/><Relationship Id="rId1773" Type="http://schemas.openxmlformats.org/officeDocument/2006/relationships/hyperlink" Target="https://www.w3.org/TR/vocab-ssn-2023/" TargetMode="External"/><Relationship Id="rId1980" Type="http://schemas.openxmlformats.org/officeDocument/2006/relationships/hyperlink" Target="https://www.w3.org/TR/vocab-ssn-2023/" TargetMode="External"/><Relationship Id="rId2617" Type="http://schemas.openxmlformats.org/officeDocument/2006/relationships/hyperlink" Target="https://saref.etsi.org/core/State" TargetMode="External"/><Relationship Id="rId2824" Type="http://schemas.openxmlformats.org/officeDocument/2006/relationships/hyperlink" Target="https://www.w3.org/TR/vocab-ssn-2023/" TargetMode="External"/><Relationship Id="rId65" Type="http://schemas.openxmlformats.org/officeDocument/2006/relationships/hyperlink" Target="https://www.w3.org/TR/vocab-ssn-2023/" TargetMode="External"/><Relationship Id="rId1426" Type="http://schemas.openxmlformats.org/officeDocument/2006/relationships/hyperlink" Target="https://www.w3.org/TR/vocab-ssn-2023/" TargetMode="External"/><Relationship Id="rId1633" Type="http://schemas.openxmlformats.org/officeDocument/2006/relationships/hyperlink" Target="https://www.w3.org/ns/sosa/actuation/" TargetMode="External"/><Relationship Id="rId1840" Type="http://schemas.openxmlformats.org/officeDocument/2006/relationships/hyperlink" Target="https://www.w3.org/TR/vocab-ssn-2023/" TargetMode="External"/><Relationship Id="rId1700" Type="http://schemas.openxmlformats.org/officeDocument/2006/relationships/hyperlink" Target="https://www.w3.org/TR/vocab-ssn-2023/" TargetMode="External"/><Relationship Id="rId3458" Type="http://schemas.openxmlformats.org/officeDocument/2006/relationships/hyperlink" Target="https://www.iso.org/standard/78900.html" TargetMode="External"/><Relationship Id="rId379" Type="http://schemas.openxmlformats.org/officeDocument/2006/relationships/hyperlink" Target="https://www.w3.org/TR/vocab-ssn-2023/" TargetMode="External"/><Relationship Id="rId586" Type="http://schemas.openxmlformats.org/officeDocument/2006/relationships/hyperlink" Target="https://www.w3.org/TR/vocab-ssn-2023/" TargetMode="External"/><Relationship Id="rId793" Type="http://schemas.openxmlformats.org/officeDocument/2006/relationships/hyperlink" Target="https://www.w3.org/TR/vocab-ssn-2023/" TargetMode="External"/><Relationship Id="rId2267" Type="http://schemas.openxmlformats.org/officeDocument/2006/relationships/hyperlink" Target="https://www.w3.org/TR/vocab-ssn-2023/" TargetMode="External"/><Relationship Id="rId2474" Type="http://schemas.openxmlformats.org/officeDocument/2006/relationships/hyperlink" Target="https://www.w3.org/TR/vocab-ssn-2023/" TargetMode="External"/><Relationship Id="rId2681" Type="http://schemas.openxmlformats.org/officeDocument/2006/relationships/hyperlink" Target="https://saref.etsi.org/saref4syst/System" TargetMode="External"/><Relationship Id="rId3318" Type="http://schemas.openxmlformats.org/officeDocument/2006/relationships/hyperlink" Target="https://www.w3.org/ns/sosa/systems/" TargetMode="External"/><Relationship Id="rId239" Type="http://schemas.openxmlformats.org/officeDocument/2006/relationships/hyperlink" Target="https://www.w3.org/TR/vocab-ssn-2023/" TargetMode="External"/><Relationship Id="rId446" Type="http://schemas.openxmlformats.org/officeDocument/2006/relationships/hyperlink" Target="https://www.w3.org/TR/vocab-ssn-2023/" TargetMode="External"/><Relationship Id="rId653" Type="http://schemas.openxmlformats.org/officeDocument/2006/relationships/hyperlink" Target="https://www.w3.org/TR/vocab-ssn-2023/" TargetMode="External"/><Relationship Id="rId1076" Type="http://schemas.openxmlformats.org/officeDocument/2006/relationships/hyperlink" Target="https://www.w3.org/TR/vocab-ssn-2023/" TargetMode="External"/><Relationship Id="rId1283" Type="http://schemas.openxmlformats.org/officeDocument/2006/relationships/hyperlink" Target="https://www.w3.org/TR/vocab-ssn-2023/" TargetMode="External"/><Relationship Id="rId1490" Type="http://schemas.openxmlformats.org/officeDocument/2006/relationships/hyperlink" Target="https://www.w3.org/TR/vocab-ssn-2023/" TargetMode="External"/><Relationship Id="rId2127" Type="http://schemas.openxmlformats.org/officeDocument/2006/relationships/hyperlink" Target="https://www.w3.org/TR/vocab-ssn-2023/" TargetMode="External"/><Relationship Id="rId2334" Type="http://schemas.openxmlformats.org/officeDocument/2006/relationships/hyperlink" Target="https://www.w3.org/ns/sosa/oms/" TargetMode="External"/><Relationship Id="rId306" Type="http://schemas.openxmlformats.org/officeDocument/2006/relationships/hyperlink" Target="https://www.w3.org/TR/vocab-ssn-2023/" TargetMode="External"/><Relationship Id="rId860" Type="http://schemas.openxmlformats.org/officeDocument/2006/relationships/hyperlink" Target="https://www.w3.org/TR/vocab-ssn-2023/" TargetMode="External"/><Relationship Id="rId1143" Type="http://schemas.openxmlformats.org/officeDocument/2006/relationships/hyperlink" Target="https://www.w3.org/ns/sosa/common/" TargetMode="External"/><Relationship Id="rId2541" Type="http://schemas.openxmlformats.org/officeDocument/2006/relationships/hyperlink" Target="https://www.w3.org/TR/vocab-ssn-2023/" TargetMode="External"/><Relationship Id="rId513" Type="http://schemas.openxmlformats.org/officeDocument/2006/relationships/hyperlink" Target="https://www.w3.org/TR/vocab-ssn-2023/" TargetMode="External"/><Relationship Id="rId720" Type="http://schemas.openxmlformats.org/officeDocument/2006/relationships/hyperlink" Target="https://www.w3.org/ns/sosa/sam/" TargetMode="External"/><Relationship Id="rId1350" Type="http://schemas.openxmlformats.org/officeDocument/2006/relationships/hyperlink" Target="https://www.w3.org/TR/vocab-ssn-2023/" TargetMode="External"/><Relationship Id="rId2401" Type="http://schemas.openxmlformats.org/officeDocument/2006/relationships/hyperlink" Target="https://www.w3.org/TR/vocab-ssn-2023/" TargetMode="External"/><Relationship Id="rId1003" Type="http://schemas.openxmlformats.org/officeDocument/2006/relationships/hyperlink" Target="https://www.w3.org/TR/vocab-ssn-2023/" TargetMode="External"/><Relationship Id="rId1210" Type="http://schemas.openxmlformats.org/officeDocument/2006/relationships/hyperlink" Target="https://www.w3.org/TR/vocab-ssn-2023/" TargetMode="External"/><Relationship Id="rId3175" Type="http://schemas.openxmlformats.org/officeDocument/2006/relationships/hyperlink" Target="https://www.w3.org/TR/vocab-ssn-2023/" TargetMode="External"/><Relationship Id="rId3382" Type="http://schemas.openxmlformats.org/officeDocument/2006/relationships/hyperlink" Target="https://www.w3.org/TR/vocab-ssn-2023/" TargetMode="External"/><Relationship Id="rId2191" Type="http://schemas.openxmlformats.org/officeDocument/2006/relationships/hyperlink" Target="https://www.w3.org/TR/vocab-ssn-2023/" TargetMode="External"/><Relationship Id="rId3035" Type="http://schemas.openxmlformats.org/officeDocument/2006/relationships/hyperlink" Target="https://www.w3.org/TR/vocab-ssn-2023/" TargetMode="External"/><Relationship Id="rId3242" Type="http://schemas.openxmlformats.org/officeDocument/2006/relationships/hyperlink" Target="https://www.w3.org/TR/vocab-ssn-2023/" TargetMode="External"/><Relationship Id="rId163" Type="http://schemas.openxmlformats.org/officeDocument/2006/relationships/hyperlink" Target="https://www.w3.org/TR/vocab-ssn-2023/" TargetMode="External"/><Relationship Id="rId370" Type="http://schemas.openxmlformats.org/officeDocument/2006/relationships/hyperlink" Target="https://www.w3.org/TR/vocab-ssn-2023/" TargetMode="External"/><Relationship Id="rId2051" Type="http://schemas.openxmlformats.org/officeDocument/2006/relationships/hyperlink" Target="https://www.w3.org/TR/vocab-ssn-2023/" TargetMode="External"/><Relationship Id="rId3102" Type="http://schemas.openxmlformats.org/officeDocument/2006/relationships/hyperlink" Target="https://www.w3.org/TR/vocab-ssn-2023/" TargetMode="External"/><Relationship Id="rId230" Type="http://schemas.openxmlformats.org/officeDocument/2006/relationships/hyperlink" Target="https://www.w3.org/TR/vocab-ssn-2023/" TargetMode="External"/><Relationship Id="rId2868" Type="http://schemas.openxmlformats.org/officeDocument/2006/relationships/hyperlink" Target="https://www.w3.org/TR/vocab-ssn-2023/" TargetMode="External"/><Relationship Id="rId1677" Type="http://schemas.openxmlformats.org/officeDocument/2006/relationships/hyperlink" Target="https://www.w3.org/TR/vocab-ssn-2023/" TargetMode="External"/><Relationship Id="rId1884" Type="http://schemas.openxmlformats.org/officeDocument/2006/relationships/hyperlink" Target="https://www.w3.org/TR/vocab-ssn-2023/" TargetMode="External"/><Relationship Id="rId2728" Type="http://schemas.openxmlformats.org/officeDocument/2006/relationships/hyperlink" Target="https://www.w3.org/ns/sosa/" TargetMode="External"/><Relationship Id="rId2935" Type="http://schemas.openxmlformats.org/officeDocument/2006/relationships/hyperlink" Target="https://www.w3.org/TR/vocab-ssn-2023/" TargetMode="External"/><Relationship Id="rId907" Type="http://schemas.openxmlformats.org/officeDocument/2006/relationships/hyperlink" Target="https://www.w3.org/TR/vocab-ssn-2023/" TargetMode="External"/><Relationship Id="rId1537" Type="http://schemas.openxmlformats.org/officeDocument/2006/relationships/hyperlink" Target="https://www.w3.org/TR/vocab-ssn-2023/" TargetMode="External"/><Relationship Id="rId1744" Type="http://schemas.openxmlformats.org/officeDocument/2006/relationships/hyperlink" Target="https://www.w3.org/TR/vocab-ssn-2023/" TargetMode="External"/><Relationship Id="rId1951" Type="http://schemas.openxmlformats.org/officeDocument/2006/relationships/hyperlink" Target="https://www.w3.org/TR/vocab-ssn-2023/" TargetMode="External"/><Relationship Id="rId36" Type="http://schemas.openxmlformats.org/officeDocument/2006/relationships/hyperlink" Target="https://github.com/w3c/sdw-sosa-ssn/issues/new/choose" TargetMode="External"/><Relationship Id="rId1604" Type="http://schemas.openxmlformats.org/officeDocument/2006/relationships/hyperlink" Target="https://www.w3.org/TR/vocab-ssn-2023/" TargetMode="External"/><Relationship Id="rId1811" Type="http://schemas.openxmlformats.org/officeDocument/2006/relationships/hyperlink" Target="https://www.w3.org/TR/vocab-ssn-2023/" TargetMode="External"/><Relationship Id="rId697" Type="http://schemas.openxmlformats.org/officeDocument/2006/relationships/hyperlink" Target="https://www.w3.org/TR/vocab-ssn-2023/" TargetMode="External"/><Relationship Id="rId2378" Type="http://schemas.openxmlformats.org/officeDocument/2006/relationships/hyperlink" Target="https://www.w3.org/TR/vocab-ssn-2023/" TargetMode="External"/><Relationship Id="rId3429" Type="http://schemas.openxmlformats.org/officeDocument/2006/relationships/hyperlink" Target="https://www.w3.org/TR/rdf12-turtle/" TargetMode="External"/><Relationship Id="rId1187" Type="http://schemas.openxmlformats.org/officeDocument/2006/relationships/hyperlink" Target="https://www.w3.org/TR/vocab-ssn-2023/" TargetMode="External"/><Relationship Id="rId2585" Type="http://schemas.openxmlformats.org/officeDocument/2006/relationships/hyperlink" Target="https://www.w3.org/TR/vocab-ssn-2023/" TargetMode="External"/><Relationship Id="rId2792" Type="http://schemas.openxmlformats.org/officeDocument/2006/relationships/hyperlink" Target="https://www.w3.org/TR/vocab-ssn-2023/" TargetMode="External"/><Relationship Id="rId557" Type="http://schemas.openxmlformats.org/officeDocument/2006/relationships/hyperlink" Target="https://www.w3.org/TR/vocab-ssn-2023/" TargetMode="External"/><Relationship Id="rId764" Type="http://schemas.openxmlformats.org/officeDocument/2006/relationships/hyperlink" Target="https://www.w3.org/TR/vocab-ssn-2023/" TargetMode="External"/><Relationship Id="rId971" Type="http://schemas.openxmlformats.org/officeDocument/2006/relationships/hyperlink" Target="https://www.w3.org/TR/vocab-ssn-2023/" TargetMode="External"/><Relationship Id="rId1394" Type="http://schemas.openxmlformats.org/officeDocument/2006/relationships/hyperlink" Target="https://www.w3.org/TR/vocab-ssn-2023/" TargetMode="External"/><Relationship Id="rId2238" Type="http://schemas.openxmlformats.org/officeDocument/2006/relationships/hyperlink" Target="https://www.w3.org/TR/vocab-ssn-2023/" TargetMode="External"/><Relationship Id="rId2445" Type="http://schemas.openxmlformats.org/officeDocument/2006/relationships/hyperlink" Target="https://www.w3.org/TR/vocab-ssn-2023/" TargetMode="External"/><Relationship Id="rId2652" Type="http://schemas.openxmlformats.org/officeDocument/2006/relationships/hyperlink" Target="https://saref.etsi.org/core/hasCommand" TargetMode="External"/><Relationship Id="rId417" Type="http://schemas.openxmlformats.org/officeDocument/2006/relationships/hyperlink" Target="https://www.w3.org/TR/owl2-overview/" TargetMode="External"/><Relationship Id="rId624" Type="http://schemas.openxmlformats.org/officeDocument/2006/relationships/hyperlink" Target="https://www.w3.org/TR/vocab-ssn-2023/" TargetMode="External"/><Relationship Id="rId831" Type="http://schemas.openxmlformats.org/officeDocument/2006/relationships/hyperlink" Target="https://www.w3.org/TR/vocab-ssn-2023/" TargetMode="External"/><Relationship Id="rId1047" Type="http://schemas.openxmlformats.org/officeDocument/2006/relationships/hyperlink" Target="https://www.w3.org/TR/vocab-ssn-2023/" TargetMode="External"/><Relationship Id="rId1254" Type="http://schemas.openxmlformats.org/officeDocument/2006/relationships/hyperlink" Target="https://www.w3.org/TR/vocab-ssn-2023/" TargetMode="External"/><Relationship Id="rId1461" Type="http://schemas.openxmlformats.org/officeDocument/2006/relationships/hyperlink" Target="https://www.w3.org/TR/vocab-ssn-2023/" TargetMode="External"/><Relationship Id="rId2305" Type="http://schemas.openxmlformats.org/officeDocument/2006/relationships/hyperlink" Target="https://www.w3.org/TR/vocab-ssn-2023/" TargetMode="External"/><Relationship Id="rId2512" Type="http://schemas.openxmlformats.org/officeDocument/2006/relationships/hyperlink" Target="https://www.w3.org/TR/vocab-ssn-2023/" TargetMode="External"/><Relationship Id="rId1114" Type="http://schemas.openxmlformats.org/officeDocument/2006/relationships/hyperlink" Target="https://www.w3.org/TR/vocab-ssn-2023/" TargetMode="External"/><Relationship Id="rId1321" Type="http://schemas.openxmlformats.org/officeDocument/2006/relationships/hyperlink" Target="https://www.w3.org/TR/vocab-ssn-2023/" TargetMode="External"/><Relationship Id="rId3079" Type="http://schemas.openxmlformats.org/officeDocument/2006/relationships/hyperlink" Target="https://www.w3.org/TR/vocab-ssn-2023/" TargetMode="External"/><Relationship Id="rId3286" Type="http://schemas.openxmlformats.org/officeDocument/2006/relationships/hyperlink" Target="https://www.w3.org/TR/vocab-ssn-2023/" TargetMode="External"/><Relationship Id="rId3493" Type="http://schemas.openxmlformats.org/officeDocument/2006/relationships/hyperlink" Target="http://www.sciencedirect.com/science/article/pii/S1570826812000571" TargetMode="External"/><Relationship Id="rId2095" Type="http://schemas.openxmlformats.org/officeDocument/2006/relationships/hyperlink" Target="https://www.w3.org/TR/vocab-ssn-2023/" TargetMode="External"/><Relationship Id="rId3146" Type="http://schemas.openxmlformats.org/officeDocument/2006/relationships/hyperlink" Target="https://www.w3.org/TR/vocab-ssn-2023/" TargetMode="External"/><Relationship Id="rId3353" Type="http://schemas.openxmlformats.org/officeDocument/2006/relationships/hyperlink" Target="https://www.w3.org/TR/vocab-ssn-2023/" TargetMode="External"/><Relationship Id="rId274" Type="http://schemas.openxmlformats.org/officeDocument/2006/relationships/hyperlink" Target="https://www.w3.org/TR/vocab-ssn-2023/" TargetMode="External"/><Relationship Id="rId481" Type="http://schemas.openxmlformats.org/officeDocument/2006/relationships/hyperlink" Target="https://www.w3.org/TR/vocab-ssn-2023/" TargetMode="External"/><Relationship Id="rId2162" Type="http://schemas.openxmlformats.org/officeDocument/2006/relationships/hyperlink" Target="https://www.w3.org/TR/vocab-ssn-2023/" TargetMode="External"/><Relationship Id="rId3006" Type="http://schemas.openxmlformats.org/officeDocument/2006/relationships/hyperlink" Target="https://www.w3.org/TR/vocab-ssn-2023/" TargetMode="External"/><Relationship Id="rId134" Type="http://schemas.openxmlformats.org/officeDocument/2006/relationships/hyperlink" Target="https://www.w3.org/TR/vocab-ssn-2023/" TargetMode="External"/><Relationship Id="rId3213" Type="http://schemas.openxmlformats.org/officeDocument/2006/relationships/hyperlink" Target="https://www.w3.org/TR/vocab-ssn-2023/" TargetMode="External"/><Relationship Id="rId3420" Type="http://schemas.openxmlformats.org/officeDocument/2006/relationships/hyperlink" Target="https://www.w3.org/TR/owl-time/" TargetMode="External"/><Relationship Id="rId341" Type="http://schemas.openxmlformats.org/officeDocument/2006/relationships/hyperlink" Target="https://www.w3.org/TR/vocab-ssn-2023/" TargetMode="External"/><Relationship Id="rId2022" Type="http://schemas.openxmlformats.org/officeDocument/2006/relationships/hyperlink" Target="https://www.w3.org/TR/vocab-ssn-2023/" TargetMode="External"/><Relationship Id="rId2979" Type="http://schemas.openxmlformats.org/officeDocument/2006/relationships/hyperlink" Target="https://www.w3.org/TR/vocab-ssn-2023/" TargetMode="External"/><Relationship Id="rId201" Type="http://schemas.openxmlformats.org/officeDocument/2006/relationships/hyperlink" Target="https://www.w3.org/TR/vocab-ssn-2023/" TargetMode="External"/><Relationship Id="rId1788" Type="http://schemas.openxmlformats.org/officeDocument/2006/relationships/hyperlink" Target="https://www.w3.org/ns/sosa/observation/" TargetMode="External"/><Relationship Id="rId1995" Type="http://schemas.openxmlformats.org/officeDocument/2006/relationships/hyperlink" Target="https://www.w3.org/TR/vocab-ssn-2023/" TargetMode="External"/><Relationship Id="rId2839" Type="http://schemas.openxmlformats.org/officeDocument/2006/relationships/hyperlink" Target="https://www.w3.org/TR/vocab-ssn-2023/" TargetMode="External"/><Relationship Id="rId1648" Type="http://schemas.openxmlformats.org/officeDocument/2006/relationships/hyperlink" Target="https://www.w3.org/TR/vocab-ssn-2023/" TargetMode="External"/><Relationship Id="rId1508" Type="http://schemas.openxmlformats.org/officeDocument/2006/relationships/hyperlink" Target="https://www.w3.org/TR/vocab-ssn-2023/" TargetMode="External"/><Relationship Id="rId1855" Type="http://schemas.openxmlformats.org/officeDocument/2006/relationships/hyperlink" Target="https://www.w3.org/TR/vocab-ssn-2023/" TargetMode="External"/><Relationship Id="rId2906" Type="http://schemas.openxmlformats.org/officeDocument/2006/relationships/hyperlink" Target="https://www.w3.org/TR/vocab-ssn-2023/" TargetMode="External"/><Relationship Id="rId3070" Type="http://schemas.openxmlformats.org/officeDocument/2006/relationships/hyperlink" Target="https://www.w3.org/TR/vocab-ssn-2023/" TargetMode="External"/><Relationship Id="rId1715" Type="http://schemas.openxmlformats.org/officeDocument/2006/relationships/hyperlink" Target="https://www.w3.org/TR/vocab-ssn-2023/" TargetMode="External"/><Relationship Id="rId1922" Type="http://schemas.openxmlformats.org/officeDocument/2006/relationships/hyperlink" Target="https://www.w3.org/TR/vocab-ssn-2023/" TargetMode="External"/><Relationship Id="rId2489" Type="http://schemas.openxmlformats.org/officeDocument/2006/relationships/hyperlink" Target="https://www.w3.org/TR/vocab-ssn-2023/" TargetMode="External"/><Relationship Id="rId2696" Type="http://schemas.openxmlformats.org/officeDocument/2006/relationships/hyperlink" Target="https://www.w3.org/TR/vocab-ssn-2023/" TargetMode="External"/><Relationship Id="rId668" Type="http://schemas.openxmlformats.org/officeDocument/2006/relationships/hyperlink" Target="https://www.w3.org/TR/vocab-ssn-2023/" TargetMode="External"/><Relationship Id="rId875" Type="http://schemas.openxmlformats.org/officeDocument/2006/relationships/hyperlink" Target="https://www.w3.org/ns/sosa/common/" TargetMode="External"/><Relationship Id="rId1298" Type="http://schemas.openxmlformats.org/officeDocument/2006/relationships/hyperlink" Target="https://www.w3.org/TR/vocab-ssn-2023/" TargetMode="External"/><Relationship Id="rId2349" Type="http://schemas.openxmlformats.org/officeDocument/2006/relationships/hyperlink" Target="https://www.w3.org/TR/vocab-ssn-2023/" TargetMode="External"/><Relationship Id="rId2556" Type="http://schemas.openxmlformats.org/officeDocument/2006/relationships/hyperlink" Target="https://www.w3.org/ns/prov" TargetMode="External"/><Relationship Id="rId2763" Type="http://schemas.openxmlformats.org/officeDocument/2006/relationships/hyperlink" Target="https://www.w3.org/TR/vocab-ssn-2023/" TargetMode="External"/><Relationship Id="rId2970" Type="http://schemas.openxmlformats.org/officeDocument/2006/relationships/hyperlink" Target="https://www.w3.org/TR/vocab-ssn-2023/" TargetMode="External"/><Relationship Id="rId528" Type="http://schemas.openxmlformats.org/officeDocument/2006/relationships/hyperlink" Target="https://www.w3.org/TR/vocab-ssn-2023/" TargetMode="External"/><Relationship Id="rId735" Type="http://schemas.openxmlformats.org/officeDocument/2006/relationships/hyperlink" Target="https://www.w3.org/TR/vocab-ssn-2023/" TargetMode="External"/><Relationship Id="rId942" Type="http://schemas.openxmlformats.org/officeDocument/2006/relationships/hyperlink" Target="https://www.w3.org/TR/vocab-ssn-2023/" TargetMode="External"/><Relationship Id="rId1158" Type="http://schemas.openxmlformats.org/officeDocument/2006/relationships/hyperlink" Target="https://www.w3.org/TR/rdf-schema/" TargetMode="External"/><Relationship Id="rId1365" Type="http://schemas.openxmlformats.org/officeDocument/2006/relationships/hyperlink" Target="https://www.w3.org/TR/vocab-ssn-2023/" TargetMode="External"/><Relationship Id="rId1572" Type="http://schemas.openxmlformats.org/officeDocument/2006/relationships/hyperlink" Target="https://www.w3.org/TR/vocab-ssn-2023/" TargetMode="External"/><Relationship Id="rId2209" Type="http://schemas.openxmlformats.org/officeDocument/2006/relationships/hyperlink" Target="https://www.w3.org/TR/vocab-ssn-2023/" TargetMode="External"/><Relationship Id="rId2416" Type="http://schemas.openxmlformats.org/officeDocument/2006/relationships/hyperlink" Target="https://www.w3.org/TR/vocab-ssn-2023/" TargetMode="External"/><Relationship Id="rId2623" Type="http://schemas.openxmlformats.org/officeDocument/2006/relationships/hyperlink" Target="https://saref.etsi.org/core/actsUpon" TargetMode="External"/><Relationship Id="rId1018" Type="http://schemas.openxmlformats.org/officeDocument/2006/relationships/hyperlink" Target="https://www.w3.org/TR/vocab-ssn-2023/" TargetMode="External"/><Relationship Id="rId1225" Type="http://schemas.openxmlformats.org/officeDocument/2006/relationships/hyperlink" Target="https://www.w3.org/TR/vocab-ssn-2023/" TargetMode="External"/><Relationship Id="rId1432" Type="http://schemas.openxmlformats.org/officeDocument/2006/relationships/hyperlink" Target="https://www.w3.org/TR/vocab-ssn-2023/" TargetMode="External"/><Relationship Id="rId2830" Type="http://schemas.openxmlformats.org/officeDocument/2006/relationships/hyperlink" Target="https://www.w3.org/TR/vocab-ssn-2023/" TargetMode="External"/><Relationship Id="rId71" Type="http://schemas.openxmlformats.org/officeDocument/2006/relationships/hyperlink" Target="https://www.w3.org/TR/vocab-ssn-2023/" TargetMode="External"/><Relationship Id="rId802" Type="http://schemas.openxmlformats.org/officeDocument/2006/relationships/hyperlink" Target="https://www.w3.org/TR/vocab-ssn-2023/" TargetMode="External"/><Relationship Id="rId3397" Type="http://schemas.openxmlformats.org/officeDocument/2006/relationships/hyperlink" Target="https://www.w3.org/TR/vocab-ssn-2023/" TargetMode="External"/><Relationship Id="rId178" Type="http://schemas.openxmlformats.org/officeDocument/2006/relationships/hyperlink" Target="https://www.w3.org/TR/vocab-ssn-2023/" TargetMode="External"/><Relationship Id="rId3257" Type="http://schemas.openxmlformats.org/officeDocument/2006/relationships/hyperlink" Target="https://www.w3.org/TR/vocab-ssn-2023/" TargetMode="External"/><Relationship Id="rId3464" Type="http://schemas.openxmlformats.org/officeDocument/2006/relationships/hyperlink" Target="https://dx.doi.org/10.5063/F11C1TTM" TargetMode="External"/><Relationship Id="rId385" Type="http://schemas.openxmlformats.org/officeDocument/2006/relationships/hyperlink" Target="https://www.w3.org/TR/vocab-ssn-2023/" TargetMode="External"/><Relationship Id="rId592" Type="http://schemas.openxmlformats.org/officeDocument/2006/relationships/hyperlink" Target="https://www.w3.org/TR/vocab-ssn-2023/" TargetMode="External"/><Relationship Id="rId2066" Type="http://schemas.openxmlformats.org/officeDocument/2006/relationships/hyperlink" Target="https://www.w3.org/TR/vocab-ssn-2023/" TargetMode="External"/><Relationship Id="rId2273" Type="http://schemas.openxmlformats.org/officeDocument/2006/relationships/hyperlink" Target="https://www.w3.org/TR/vocab-ssn-2023/" TargetMode="External"/><Relationship Id="rId2480" Type="http://schemas.openxmlformats.org/officeDocument/2006/relationships/hyperlink" Target="https://www.w3.org/TR/vocab-ssn-2023/" TargetMode="External"/><Relationship Id="rId3117" Type="http://schemas.openxmlformats.org/officeDocument/2006/relationships/hyperlink" Target="https://www.w3.org/TR/vocab-ssn-2023/" TargetMode="External"/><Relationship Id="rId3324" Type="http://schemas.openxmlformats.org/officeDocument/2006/relationships/hyperlink" Target="https://www.w3.org/TR/vocab-ssn-2023/" TargetMode="External"/><Relationship Id="rId245" Type="http://schemas.openxmlformats.org/officeDocument/2006/relationships/hyperlink" Target="https://www.w3.org/TR/vocab-ssn-2023/" TargetMode="External"/><Relationship Id="rId452" Type="http://schemas.openxmlformats.org/officeDocument/2006/relationships/hyperlink" Target="https://www.w3.org/TR/vocab-ssn-2023/" TargetMode="External"/><Relationship Id="rId1082" Type="http://schemas.openxmlformats.org/officeDocument/2006/relationships/hyperlink" Target="https://www.w3.org/TR/vocab-ssn-2023/" TargetMode="External"/><Relationship Id="rId2133" Type="http://schemas.openxmlformats.org/officeDocument/2006/relationships/hyperlink" Target="https://www.w3.org/TR/vocab-ssn-2023/" TargetMode="External"/><Relationship Id="rId2340" Type="http://schemas.openxmlformats.org/officeDocument/2006/relationships/hyperlink" Target="https://www.w3.org/TR/vocab-ssn-2023/" TargetMode="External"/><Relationship Id="rId105" Type="http://schemas.openxmlformats.org/officeDocument/2006/relationships/hyperlink" Target="https://www.w3.org/TR/vocab-ssn-2023/" TargetMode="External"/><Relationship Id="rId312" Type="http://schemas.openxmlformats.org/officeDocument/2006/relationships/hyperlink" Target="https://www.w3.org/TR/vocab-ssn-2023/" TargetMode="External"/><Relationship Id="rId2200" Type="http://schemas.openxmlformats.org/officeDocument/2006/relationships/hyperlink" Target="https://docs.ogc.org/as/20-082r4/20-082r4.html" TargetMode="External"/><Relationship Id="rId1899" Type="http://schemas.openxmlformats.org/officeDocument/2006/relationships/hyperlink" Target="https://www.w3.org/TR/vocab-ssn-2023/" TargetMode="External"/><Relationship Id="rId1759" Type="http://schemas.openxmlformats.org/officeDocument/2006/relationships/hyperlink" Target="https://www.w3.org/TR/vocab-ssn-2023/" TargetMode="External"/><Relationship Id="rId1966" Type="http://schemas.openxmlformats.org/officeDocument/2006/relationships/hyperlink" Target="https://www.w3.org/TR/vocab-ssn-2023/" TargetMode="External"/><Relationship Id="rId3181" Type="http://schemas.openxmlformats.org/officeDocument/2006/relationships/hyperlink" Target="https://www.w3.org/TR/vocab-ssn-2023/" TargetMode="External"/><Relationship Id="rId1619" Type="http://schemas.openxmlformats.org/officeDocument/2006/relationships/hyperlink" Target="https://www.w3.org/TR/vocab-ssn-2023/" TargetMode="External"/><Relationship Id="rId1826" Type="http://schemas.openxmlformats.org/officeDocument/2006/relationships/hyperlink" Target="https://www.w3.org/TR/vocab-ssn-2023/" TargetMode="External"/><Relationship Id="rId3041" Type="http://schemas.openxmlformats.org/officeDocument/2006/relationships/hyperlink" Target="https://www.w3.org/TR/vocab-ssn-2023/" TargetMode="External"/><Relationship Id="rId779" Type="http://schemas.openxmlformats.org/officeDocument/2006/relationships/hyperlink" Target="https://www.w3.org/TR/vocab-ssn-2023/" TargetMode="External"/><Relationship Id="rId986" Type="http://schemas.openxmlformats.org/officeDocument/2006/relationships/hyperlink" Target="https://www.w3.org/TR/vocab-ssn-2023/" TargetMode="External"/><Relationship Id="rId2667" Type="http://schemas.openxmlformats.org/officeDocument/2006/relationships/hyperlink" Target="https://saref.etsi.org/core/hasPhenomenonTime" TargetMode="External"/><Relationship Id="rId639" Type="http://schemas.openxmlformats.org/officeDocument/2006/relationships/hyperlink" Target="https://www.w3.org/TR/vocab-ssn-2023/" TargetMode="External"/><Relationship Id="rId1269" Type="http://schemas.openxmlformats.org/officeDocument/2006/relationships/hyperlink" Target="https://www.w3.org/TR/vocab-ssn-2023/" TargetMode="External"/><Relationship Id="rId1476" Type="http://schemas.openxmlformats.org/officeDocument/2006/relationships/hyperlink" Target="https://www.w3.org/TR/vocab-ssn-2023/" TargetMode="External"/><Relationship Id="rId2874" Type="http://schemas.openxmlformats.org/officeDocument/2006/relationships/hyperlink" Target="https://www.w3.org/TR/vocab-ssn-2023/" TargetMode="External"/><Relationship Id="rId846" Type="http://schemas.openxmlformats.org/officeDocument/2006/relationships/hyperlink" Target="https://www.w3.org/TR/vocab-ssn-2023/" TargetMode="External"/><Relationship Id="rId1129" Type="http://schemas.openxmlformats.org/officeDocument/2006/relationships/hyperlink" Target="https://www.w3.org/TR/vocab-ssn-2023/" TargetMode="External"/><Relationship Id="rId1683" Type="http://schemas.openxmlformats.org/officeDocument/2006/relationships/hyperlink" Target="https://www.w3.org/TR/vocab-ssn-2023/" TargetMode="External"/><Relationship Id="rId1890" Type="http://schemas.openxmlformats.org/officeDocument/2006/relationships/hyperlink" Target="https://www.w3.org/TR/vocab-ssn-2023/" TargetMode="External"/><Relationship Id="rId2527" Type="http://schemas.openxmlformats.org/officeDocument/2006/relationships/hyperlink" Target="https://www.w3.org/TR/vocab-ssn-2023/" TargetMode="External"/><Relationship Id="rId2734" Type="http://schemas.openxmlformats.org/officeDocument/2006/relationships/hyperlink" Target="https://www.w3.org/TR/vocab-ssn-2023/" TargetMode="External"/><Relationship Id="rId2941" Type="http://schemas.openxmlformats.org/officeDocument/2006/relationships/hyperlink" Target="https://www.w3.org/TR/vocab-ssn-2023/" TargetMode="External"/><Relationship Id="rId706" Type="http://schemas.openxmlformats.org/officeDocument/2006/relationships/hyperlink" Target="https://www.w3.org/TR/vocab-ssn-2023/" TargetMode="External"/><Relationship Id="rId913" Type="http://schemas.openxmlformats.org/officeDocument/2006/relationships/hyperlink" Target="https://www.w3.org/TR/vocab-ssn-2023/" TargetMode="External"/><Relationship Id="rId1336" Type="http://schemas.openxmlformats.org/officeDocument/2006/relationships/hyperlink" Target="https://www.w3.org/TR/vocab-ssn-2023/" TargetMode="External"/><Relationship Id="rId1543" Type="http://schemas.openxmlformats.org/officeDocument/2006/relationships/hyperlink" Target="https://www.w3.org/TR/vocab-ssn-2023/" TargetMode="External"/><Relationship Id="rId1750" Type="http://schemas.openxmlformats.org/officeDocument/2006/relationships/hyperlink" Target="https://www.w3.org/TR/vocab-ssn-2023/" TargetMode="External"/><Relationship Id="rId2801" Type="http://schemas.openxmlformats.org/officeDocument/2006/relationships/hyperlink" Target="https://www.w3.org/TR/vocab-ssn-2023/" TargetMode="External"/><Relationship Id="rId42" Type="http://schemas.openxmlformats.org/officeDocument/2006/relationships/hyperlink" Target="https://www.w3.org/" TargetMode="External"/><Relationship Id="rId1403" Type="http://schemas.openxmlformats.org/officeDocument/2006/relationships/hyperlink" Target="https://www.w3.org/TR/vocab-ssn-2023/" TargetMode="External"/><Relationship Id="rId1610" Type="http://schemas.openxmlformats.org/officeDocument/2006/relationships/hyperlink" Target="https://www.w3.org/ns/sosa/actuation/" TargetMode="External"/><Relationship Id="rId3368" Type="http://schemas.openxmlformats.org/officeDocument/2006/relationships/hyperlink" Target="https://www.w3.org/TR/vocab-ssn-2023/" TargetMode="External"/><Relationship Id="rId289" Type="http://schemas.openxmlformats.org/officeDocument/2006/relationships/hyperlink" Target="https://www.w3.org/TR/vocab-ssn-2023/" TargetMode="External"/><Relationship Id="rId496" Type="http://schemas.openxmlformats.org/officeDocument/2006/relationships/hyperlink" Target="https://www.w3.org/TR/vocab-ssn-2023/" TargetMode="External"/><Relationship Id="rId2177" Type="http://schemas.openxmlformats.org/officeDocument/2006/relationships/hyperlink" Target="https://www.w3.org/TR/vocab-ssn-2023/" TargetMode="External"/><Relationship Id="rId2384" Type="http://schemas.openxmlformats.org/officeDocument/2006/relationships/hyperlink" Target="https://www.w3.org/TR/vocab-ssn-2023/" TargetMode="External"/><Relationship Id="rId2591" Type="http://schemas.openxmlformats.org/officeDocument/2006/relationships/hyperlink" Target="https://www.w3.org/TR/vocab-ssn-2023/" TargetMode="External"/><Relationship Id="rId3228" Type="http://schemas.openxmlformats.org/officeDocument/2006/relationships/hyperlink" Target="https://www.w3.org/TR/vocab-ssn-2023/" TargetMode="External"/><Relationship Id="rId3435" Type="http://schemas.openxmlformats.org/officeDocument/2006/relationships/hyperlink" Target="https://www.rfc-editor.org/info/rfc8174/" TargetMode="External"/><Relationship Id="rId149" Type="http://schemas.openxmlformats.org/officeDocument/2006/relationships/hyperlink" Target="https://www.w3.org/TR/vocab-ssn-2023/" TargetMode="External"/><Relationship Id="rId356" Type="http://schemas.openxmlformats.org/officeDocument/2006/relationships/hyperlink" Target="https://www.w3.org/TR/vocab-ssn-2023/" TargetMode="External"/><Relationship Id="rId563" Type="http://schemas.openxmlformats.org/officeDocument/2006/relationships/hyperlink" Target="https://www.w3.org/TR/vocab-ssn-2023/" TargetMode="External"/><Relationship Id="rId770" Type="http://schemas.openxmlformats.org/officeDocument/2006/relationships/hyperlink" Target="https://www.w3.org/TR/vocab-ssn-2023/" TargetMode="External"/><Relationship Id="rId1193" Type="http://schemas.openxmlformats.org/officeDocument/2006/relationships/hyperlink" Target="https://www.w3.org/TR/vocab-ssn-2023/" TargetMode="External"/><Relationship Id="rId2037" Type="http://schemas.openxmlformats.org/officeDocument/2006/relationships/hyperlink" Target="https://www.w3.org/TR/vocab-ssn-2023/" TargetMode="External"/><Relationship Id="rId2244" Type="http://schemas.openxmlformats.org/officeDocument/2006/relationships/hyperlink" Target="https://www.w3.org/TR/vocab-ssn-2023/" TargetMode="External"/><Relationship Id="rId2451" Type="http://schemas.openxmlformats.org/officeDocument/2006/relationships/hyperlink" Target="https://www.w3.org/TR/vocab-ssn-2023/" TargetMode="External"/><Relationship Id="rId216" Type="http://schemas.openxmlformats.org/officeDocument/2006/relationships/hyperlink" Target="https://www.w3.org/TR/vocab-ssn-2023/" TargetMode="External"/><Relationship Id="rId423" Type="http://schemas.openxmlformats.org/officeDocument/2006/relationships/hyperlink" Target="https://obofoundry.org/" TargetMode="External"/><Relationship Id="rId1053" Type="http://schemas.openxmlformats.org/officeDocument/2006/relationships/hyperlink" Target="https://www.w3.org/TR/vocab-ssn-2023/" TargetMode="External"/><Relationship Id="rId1260" Type="http://schemas.openxmlformats.org/officeDocument/2006/relationships/hyperlink" Target="https://www.w3.org/TR/vocab-ssn-2023/" TargetMode="External"/><Relationship Id="rId2104" Type="http://schemas.openxmlformats.org/officeDocument/2006/relationships/hyperlink" Target="https://www.w3.org/TR/vocab-ssn-2023/" TargetMode="External"/><Relationship Id="rId3502" Type="http://schemas.openxmlformats.org/officeDocument/2006/relationships/hyperlink" Target="https://portal.ogc.org/files/?artifact_id=41157" TargetMode="External"/><Relationship Id="rId630" Type="http://schemas.openxmlformats.org/officeDocument/2006/relationships/hyperlink" Target="https://www.w3.org/TR/vocab-ssn-2023/" TargetMode="External"/><Relationship Id="rId2311" Type="http://schemas.openxmlformats.org/officeDocument/2006/relationships/hyperlink" Target="https://www.w3.org/TR/vocab-ssn-2023/" TargetMode="External"/><Relationship Id="rId1120" Type="http://schemas.openxmlformats.org/officeDocument/2006/relationships/hyperlink" Target="https://www.w3.org/TR/vocab-ssn-2023/" TargetMode="External"/><Relationship Id="rId1937" Type="http://schemas.openxmlformats.org/officeDocument/2006/relationships/hyperlink" Target="https://www.w3.org/TR/vocab-ssn-2023/" TargetMode="External"/><Relationship Id="rId3085" Type="http://schemas.openxmlformats.org/officeDocument/2006/relationships/hyperlink" Target="https://www.w3.org/TR/vocab-ssn-2023/" TargetMode="External"/><Relationship Id="rId3292" Type="http://schemas.openxmlformats.org/officeDocument/2006/relationships/hyperlink" Target="https://www.w3.org/TR/vocab-ssn-2023/" TargetMode="External"/><Relationship Id="rId3152" Type="http://schemas.openxmlformats.org/officeDocument/2006/relationships/hyperlink" Target="https://www.w3.org/TR/vocab-ssn-2023/" TargetMode="External"/><Relationship Id="rId280" Type="http://schemas.openxmlformats.org/officeDocument/2006/relationships/hyperlink" Target="https://www.w3.org/TR/vocab-ssn-2023/" TargetMode="External"/><Relationship Id="rId3012" Type="http://schemas.openxmlformats.org/officeDocument/2006/relationships/hyperlink" Target="https://www.w3.org/TR/vocab-ssn-2023/" TargetMode="External"/><Relationship Id="rId140" Type="http://schemas.openxmlformats.org/officeDocument/2006/relationships/hyperlink" Target="https://www.w3.org/TR/vocab-ssn-2023/" TargetMode="External"/><Relationship Id="rId6" Type="http://schemas.openxmlformats.org/officeDocument/2006/relationships/hyperlink" Target="https://www.w3.org/TR/2026/WD-vocab-ssn-2023-20260819/" TargetMode="External"/><Relationship Id="rId2778" Type="http://schemas.openxmlformats.org/officeDocument/2006/relationships/hyperlink" Target="https://www.w3.org/TR/vocab-ssn-2023/" TargetMode="External"/><Relationship Id="rId2985" Type="http://schemas.openxmlformats.org/officeDocument/2006/relationships/hyperlink" Target="https://www.w3.org/TR/vocab-ssn-2023/" TargetMode="External"/><Relationship Id="rId957" Type="http://schemas.openxmlformats.org/officeDocument/2006/relationships/hyperlink" Target="https://www.w3.org/TR/vocab-ssn-2023/" TargetMode="External"/><Relationship Id="rId1587" Type="http://schemas.openxmlformats.org/officeDocument/2006/relationships/hyperlink" Target="https://www.w3.org/TR/vocab-ssn-2023/" TargetMode="External"/><Relationship Id="rId1794" Type="http://schemas.openxmlformats.org/officeDocument/2006/relationships/hyperlink" Target="https://www.w3.org/TR/vocab-ssn-2023/" TargetMode="External"/><Relationship Id="rId2638" Type="http://schemas.openxmlformats.org/officeDocument/2006/relationships/hyperlink" Target="https://www.w3.org/TR/vocab-ssn-2023/" TargetMode="External"/><Relationship Id="rId2845" Type="http://schemas.openxmlformats.org/officeDocument/2006/relationships/hyperlink" Target="https://www.w3.org/TR/vocab-ssn-2023/" TargetMode="External"/><Relationship Id="rId86" Type="http://schemas.openxmlformats.org/officeDocument/2006/relationships/hyperlink" Target="https://www.w3.org/TR/vocab-ssn-2023/" TargetMode="External"/><Relationship Id="rId817" Type="http://schemas.openxmlformats.org/officeDocument/2006/relationships/hyperlink" Target="https://www.w3.org/TR/vocab-ssn-2023/" TargetMode="External"/><Relationship Id="rId1447" Type="http://schemas.openxmlformats.org/officeDocument/2006/relationships/hyperlink" Target="https://www.w3.org/TR/vocab-ssn-2023/" TargetMode="External"/><Relationship Id="rId1654" Type="http://schemas.openxmlformats.org/officeDocument/2006/relationships/hyperlink" Target="https://www.w3.org/TR/vocab-ssn-2023/" TargetMode="External"/><Relationship Id="rId1861" Type="http://schemas.openxmlformats.org/officeDocument/2006/relationships/hyperlink" Target="https://www.w3.org/TR/vocab-ssn-2023/" TargetMode="External"/><Relationship Id="rId2705" Type="http://schemas.openxmlformats.org/officeDocument/2006/relationships/hyperlink" Target="https://saref.etsi.org/core/controls" TargetMode="External"/><Relationship Id="rId2912" Type="http://schemas.openxmlformats.org/officeDocument/2006/relationships/hyperlink" Target="https://www.w3.org/TR/vocab-ssn-2023/" TargetMode="External"/><Relationship Id="rId1307" Type="http://schemas.openxmlformats.org/officeDocument/2006/relationships/hyperlink" Target="https://www.w3.org/TR/vocab-ssn-2023/" TargetMode="External"/><Relationship Id="rId1514" Type="http://schemas.openxmlformats.org/officeDocument/2006/relationships/hyperlink" Target="https://www.w3.org/TR/vocab-ssn-2023/" TargetMode="External"/><Relationship Id="rId1721" Type="http://schemas.openxmlformats.org/officeDocument/2006/relationships/hyperlink" Target="https://www.w3.org/TR/vocab-ssn-2023/" TargetMode="External"/><Relationship Id="rId13" Type="http://schemas.openxmlformats.org/officeDocument/2006/relationships/hyperlink" Target="https://orcid.org/0000-0002-3884-3420" TargetMode="External"/><Relationship Id="rId3479" Type="http://schemas.openxmlformats.org/officeDocument/2006/relationships/hyperlink" Target="http://www.etsi.org/deliver/etsi_ts/103500_103599/103548/01.02.01_60/ts_103548v010201p.pdf" TargetMode="External"/><Relationship Id="rId2288" Type="http://schemas.openxmlformats.org/officeDocument/2006/relationships/hyperlink" Target="https://www.w3.org/TR/vocab-ssn-2023/" TargetMode="External"/><Relationship Id="rId2495" Type="http://schemas.openxmlformats.org/officeDocument/2006/relationships/hyperlink" Target="https://www.w3.org/TR/vocab-ssn-2023/" TargetMode="External"/><Relationship Id="rId3339" Type="http://schemas.openxmlformats.org/officeDocument/2006/relationships/hyperlink" Target="https://www.w3.org/TR/vocab-ssn-2023/" TargetMode="External"/><Relationship Id="rId467" Type="http://schemas.openxmlformats.org/officeDocument/2006/relationships/hyperlink" Target="https://www.w3.org/TR/vocab-ssn-2023/" TargetMode="External"/><Relationship Id="rId1097" Type="http://schemas.openxmlformats.org/officeDocument/2006/relationships/hyperlink" Target="https://www.w3.org/ns/sosa/common/" TargetMode="External"/><Relationship Id="rId2148" Type="http://schemas.openxmlformats.org/officeDocument/2006/relationships/hyperlink" Target="https://www.w3.org/TR/vocab-ssn-2023/" TargetMode="External"/><Relationship Id="rId674" Type="http://schemas.openxmlformats.org/officeDocument/2006/relationships/hyperlink" Target="http://www.etsi.org/deliver/etsi_ts/103200_103299/103264/04.01.01_60/ts_103264v040101p.pdf" TargetMode="External"/><Relationship Id="rId881" Type="http://schemas.openxmlformats.org/officeDocument/2006/relationships/hyperlink" Target="https://www.w3.org/TR/vocab-ssn-2023/" TargetMode="External"/><Relationship Id="rId2355" Type="http://schemas.openxmlformats.org/officeDocument/2006/relationships/hyperlink" Target="https://www.w3.org/TR/vocab-ssn-2023/" TargetMode="External"/><Relationship Id="rId2562" Type="http://schemas.openxmlformats.org/officeDocument/2006/relationships/hyperlink" Target="https://www.w3.org/ns/prov" TargetMode="External"/><Relationship Id="rId3406" Type="http://schemas.openxmlformats.org/officeDocument/2006/relationships/hyperlink" Target="https://www.w3.org/TR/2017/REC-vocab-ssn-20171019/" TargetMode="External"/><Relationship Id="rId327" Type="http://schemas.openxmlformats.org/officeDocument/2006/relationships/hyperlink" Target="https://www.w3.org/TR/vocab-ssn-2023/" TargetMode="External"/><Relationship Id="rId534" Type="http://schemas.openxmlformats.org/officeDocument/2006/relationships/hyperlink" Target="https://www.w3.org/TR/vocab-ssn-2023/" TargetMode="External"/><Relationship Id="rId741" Type="http://schemas.openxmlformats.org/officeDocument/2006/relationships/hyperlink" Target="https://www.w3.org/TR/vocab-ssn-2023/" TargetMode="External"/><Relationship Id="rId1164" Type="http://schemas.openxmlformats.org/officeDocument/2006/relationships/hyperlink" Target="https://www.w3.org/TR/vocab-ssn-2023/" TargetMode="External"/><Relationship Id="rId1371" Type="http://schemas.openxmlformats.org/officeDocument/2006/relationships/hyperlink" Target="https://www.w3.org/TR/vocab-ssn-2023/" TargetMode="External"/><Relationship Id="rId2008" Type="http://schemas.openxmlformats.org/officeDocument/2006/relationships/hyperlink" Target="https://www.w3.org/TR/vocab-ssn-2023/" TargetMode="External"/><Relationship Id="rId2215" Type="http://schemas.openxmlformats.org/officeDocument/2006/relationships/hyperlink" Target="https://www.w3.org/TR/vocab-ssn-2023/" TargetMode="External"/><Relationship Id="rId2422" Type="http://schemas.openxmlformats.org/officeDocument/2006/relationships/hyperlink" Target="https://www.w3.org/TR/vocab-ssn-2023/" TargetMode="External"/><Relationship Id="rId601" Type="http://schemas.openxmlformats.org/officeDocument/2006/relationships/hyperlink" Target="https://www.w3.org/TR/vocab-ssn-2023/" TargetMode="External"/><Relationship Id="rId1024" Type="http://schemas.openxmlformats.org/officeDocument/2006/relationships/hyperlink" Target="https://www.w3.org/TR/vocab-ssn-2023/" TargetMode="External"/><Relationship Id="rId1231" Type="http://schemas.openxmlformats.org/officeDocument/2006/relationships/hyperlink" Target="https://www.w3.org/TR/vocab-ssn-2023/" TargetMode="External"/><Relationship Id="rId3196" Type="http://schemas.openxmlformats.org/officeDocument/2006/relationships/hyperlink" Target="https://www.w3.org/TR/vocab-ssn-2023/" TargetMode="External"/><Relationship Id="rId3056" Type="http://schemas.openxmlformats.org/officeDocument/2006/relationships/hyperlink" Target="https://www.w3.org/TR/vocab-ssn-2023/" TargetMode="External"/><Relationship Id="rId3263" Type="http://schemas.openxmlformats.org/officeDocument/2006/relationships/hyperlink" Target="https://www.w3.org/TR/vocab-ssn-2023/" TargetMode="External"/><Relationship Id="rId3470" Type="http://schemas.openxmlformats.org/officeDocument/2006/relationships/hyperlink" Target="https://www.w3.org/TR/prov-dm/" TargetMode="External"/><Relationship Id="rId184" Type="http://schemas.openxmlformats.org/officeDocument/2006/relationships/hyperlink" Target="https://www.w3.org/TR/vocab-ssn-2023/" TargetMode="External"/><Relationship Id="rId391" Type="http://schemas.openxmlformats.org/officeDocument/2006/relationships/hyperlink" Target="https://www.w3.org/TR/vocab-ssn-2023/" TargetMode="External"/><Relationship Id="rId1908" Type="http://schemas.openxmlformats.org/officeDocument/2006/relationships/hyperlink" Target="https://www.w3.org/TR/vocab-ssn-2023/" TargetMode="External"/><Relationship Id="rId2072" Type="http://schemas.openxmlformats.org/officeDocument/2006/relationships/hyperlink" Target="https://www.w3.org/TR/vocab-ssn-2023/" TargetMode="External"/><Relationship Id="rId3123" Type="http://schemas.openxmlformats.org/officeDocument/2006/relationships/hyperlink" Target="https://vocab.nerc.ac.uk/search_nvs/S06/" TargetMode="External"/><Relationship Id="rId251" Type="http://schemas.openxmlformats.org/officeDocument/2006/relationships/hyperlink" Target="https://www.w3.org/TR/vocab-ssn-2023/" TargetMode="External"/><Relationship Id="rId3330" Type="http://schemas.openxmlformats.org/officeDocument/2006/relationships/hyperlink" Target="https://www.w3.org/TR/vocab-ssn-2023/" TargetMode="External"/><Relationship Id="rId2889" Type="http://schemas.openxmlformats.org/officeDocument/2006/relationships/hyperlink" Target="https://www.w3.org/TR/vocab-ssn-2023/" TargetMode="External"/><Relationship Id="rId111" Type="http://schemas.openxmlformats.org/officeDocument/2006/relationships/hyperlink" Target="https://www.w3.org/TR/vocab-ssn-2023/" TargetMode="External"/><Relationship Id="rId1698" Type="http://schemas.openxmlformats.org/officeDocument/2006/relationships/hyperlink" Target="https://www.w3.org/TR/vocab-ssn-2023/" TargetMode="External"/><Relationship Id="rId2749" Type="http://schemas.openxmlformats.org/officeDocument/2006/relationships/hyperlink" Target="https://www.w3.org/TR/vocab-ssn-2023/" TargetMode="External"/><Relationship Id="rId2956" Type="http://schemas.openxmlformats.org/officeDocument/2006/relationships/hyperlink" Target="https://www.w3.org/TR/vocab-ssn-2023/" TargetMode="External"/><Relationship Id="rId928" Type="http://schemas.openxmlformats.org/officeDocument/2006/relationships/hyperlink" Target="https://www.w3.org/TR/vocab-ssn-2023/" TargetMode="External"/><Relationship Id="rId1558" Type="http://schemas.openxmlformats.org/officeDocument/2006/relationships/hyperlink" Target="https://www.w3.org/TR/vocab-ssn-2023/" TargetMode="External"/><Relationship Id="rId1765" Type="http://schemas.openxmlformats.org/officeDocument/2006/relationships/hyperlink" Target="https://www.w3.org/TR/vocab-ssn-2023/" TargetMode="External"/><Relationship Id="rId2609" Type="http://schemas.openxmlformats.org/officeDocument/2006/relationships/hyperlink" Target="https://www.w3.org/TR/vocab-ssn-2023/" TargetMode="External"/><Relationship Id="rId57" Type="http://schemas.openxmlformats.org/officeDocument/2006/relationships/hyperlink" Target="https://www.w3.org/2024/11/sdw-wg-charter.html" TargetMode="External"/><Relationship Id="rId1418" Type="http://schemas.openxmlformats.org/officeDocument/2006/relationships/hyperlink" Target="https://www.w3.org/TR/vocab-ssn-2023/" TargetMode="External"/><Relationship Id="rId1972" Type="http://schemas.openxmlformats.org/officeDocument/2006/relationships/hyperlink" Target="https://www.w3.org/TR/vocab-ssn-2023/" TargetMode="External"/><Relationship Id="rId2816" Type="http://schemas.openxmlformats.org/officeDocument/2006/relationships/hyperlink" Target="https://www.w3.org/ns/sosa/dul" TargetMode="External"/><Relationship Id="rId1625" Type="http://schemas.openxmlformats.org/officeDocument/2006/relationships/hyperlink" Target="https://www.w3.org/TR/vocab-ssn-2023/" TargetMode="External"/><Relationship Id="rId1832" Type="http://schemas.openxmlformats.org/officeDocument/2006/relationships/hyperlink" Target="https://www.w3.org/TR/vocab-ssn-2023/" TargetMode="External"/><Relationship Id="rId2399" Type="http://schemas.openxmlformats.org/officeDocument/2006/relationships/hyperlink" Target="https://www.w3.org/TR/vocab-ssn-2023/" TargetMode="External"/><Relationship Id="rId578" Type="http://schemas.openxmlformats.org/officeDocument/2006/relationships/hyperlink" Target="https://www.w3.org/TR/vocab-ssn-2023/" TargetMode="External"/><Relationship Id="rId785" Type="http://schemas.openxmlformats.org/officeDocument/2006/relationships/hyperlink" Target="https://www.w3.org/TR/vocab-ssn-2023/" TargetMode="External"/><Relationship Id="rId992" Type="http://schemas.openxmlformats.org/officeDocument/2006/relationships/hyperlink" Target="https://www.w3.org/TR/vocab-ssn-2023/" TargetMode="External"/><Relationship Id="rId2259" Type="http://schemas.openxmlformats.org/officeDocument/2006/relationships/hyperlink" Target="https://www.w3.org/TR/vocab-ssn-2023/" TargetMode="External"/><Relationship Id="rId2466" Type="http://schemas.openxmlformats.org/officeDocument/2006/relationships/hyperlink" Target="https://www.w3.org/TR/vocab-ssn-2023/" TargetMode="External"/><Relationship Id="rId2673" Type="http://schemas.openxmlformats.org/officeDocument/2006/relationships/hyperlink" Target="https://saref.etsi.org/saref4syst/System" TargetMode="External"/><Relationship Id="rId2880" Type="http://schemas.openxmlformats.org/officeDocument/2006/relationships/hyperlink" Target="https://www.w3.org/TR/vocab-ssn-2023/" TargetMode="External"/><Relationship Id="rId3517" Type="http://schemas.openxmlformats.org/officeDocument/2006/relationships/hyperlink" Target="https://www.w3.org/TR/vocab-ssn-ext/" TargetMode="External"/><Relationship Id="rId438" Type="http://schemas.openxmlformats.org/officeDocument/2006/relationships/hyperlink" Target="https://www.w3.org/TR/vocab-ssn-2023/" TargetMode="External"/><Relationship Id="rId645" Type="http://schemas.openxmlformats.org/officeDocument/2006/relationships/hyperlink" Target="https://www.w3.org/TR/vocab-ssn-2023/" TargetMode="External"/><Relationship Id="rId852" Type="http://schemas.openxmlformats.org/officeDocument/2006/relationships/hyperlink" Target="https://www.w3.org/TR/vocab-ssn-2023/" TargetMode="External"/><Relationship Id="rId1068" Type="http://schemas.openxmlformats.org/officeDocument/2006/relationships/hyperlink" Target="https://www.w3.org/TR/vocab-ssn-2023/" TargetMode="External"/><Relationship Id="rId1275" Type="http://schemas.openxmlformats.org/officeDocument/2006/relationships/hyperlink" Target="https://www.w3.org/TR/vocab-ssn-2023/" TargetMode="External"/><Relationship Id="rId1482" Type="http://schemas.openxmlformats.org/officeDocument/2006/relationships/hyperlink" Target="https://www.w3.org/TR/vocab-ssn-2023/" TargetMode="External"/><Relationship Id="rId2119" Type="http://schemas.openxmlformats.org/officeDocument/2006/relationships/hyperlink" Target="https://www.w3.org/TR/vocab-ssn-2023/" TargetMode="External"/><Relationship Id="rId2326" Type="http://schemas.openxmlformats.org/officeDocument/2006/relationships/hyperlink" Target="https://www.w3.org/TR/vocab-ssn-2023/" TargetMode="External"/><Relationship Id="rId2533" Type="http://schemas.openxmlformats.org/officeDocument/2006/relationships/hyperlink" Target="https://www.w3.org/ns/sosa/sampling/" TargetMode="External"/><Relationship Id="rId2740" Type="http://schemas.openxmlformats.org/officeDocument/2006/relationships/hyperlink" Target="https://www.w3.org/TR/vocab-ssn-2023/" TargetMode="External"/><Relationship Id="rId505" Type="http://schemas.openxmlformats.org/officeDocument/2006/relationships/hyperlink" Target="https://www.w3.org/TR/vocab-ssn-2023/" TargetMode="External"/><Relationship Id="rId712" Type="http://schemas.openxmlformats.org/officeDocument/2006/relationships/hyperlink" Target="https://graphdb.ontotext.com/documentation/11.1/reasoning.html" TargetMode="External"/><Relationship Id="rId1135" Type="http://schemas.openxmlformats.org/officeDocument/2006/relationships/hyperlink" Target="https://www.w3.org/TR/owl2-syntax/" TargetMode="External"/><Relationship Id="rId1342" Type="http://schemas.openxmlformats.org/officeDocument/2006/relationships/hyperlink" Target="https://www.w3.org/TR/vocab-ssn-2023/" TargetMode="External"/><Relationship Id="rId1202" Type="http://schemas.openxmlformats.org/officeDocument/2006/relationships/hyperlink" Target="https://www.w3.org/TR/vocab-ssn-2023/" TargetMode="External"/><Relationship Id="rId2600" Type="http://schemas.openxmlformats.org/officeDocument/2006/relationships/hyperlink" Target="https://www.w3.org/TR/vocab-ssn-2023/" TargetMode="External"/><Relationship Id="rId3167" Type="http://schemas.openxmlformats.org/officeDocument/2006/relationships/hyperlink" Target="https://www.w3.org/TR/vocab-ssn-2023/" TargetMode="External"/><Relationship Id="rId295" Type="http://schemas.openxmlformats.org/officeDocument/2006/relationships/hyperlink" Target="https://www.w3.org/TR/vocab-ssn-2023/" TargetMode="External"/><Relationship Id="rId3374" Type="http://schemas.openxmlformats.org/officeDocument/2006/relationships/hyperlink" Target="https://www.w3.org/TR/vocab-ssn-2023/" TargetMode="External"/><Relationship Id="rId2183" Type="http://schemas.openxmlformats.org/officeDocument/2006/relationships/hyperlink" Target="https://www.w3.org/ns/sosa/sampling/" TargetMode="External"/><Relationship Id="rId2390" Type="http://schemas.openxmlformats.org/officeDocument/2006/relationships/hyperlink" Target="https://www.w3.org/TR/vocab-ssn-2023/" TargetMode="External"/><Relationship Id="rId3027" Type="http://schemas.openxmlformats.org/officeDocument/2006/relationships/hyperlink" Target="https://www.w3.org/TR/vocab-ssn-2023/" TargetMode="External"/><Relationship Id="rId3234" Type="http://schemas.openxmlformats.org/officeDocument/2006/relationships/hyperlink" Target="https://www.w3.org/TR/vocab-ssn-2023/" TargetMode="External"/><Relationship Id="rId3441" Type="http://schemas.openxmlformats.org/officeDocument/2006/relationships/hyperlink" Target="https://docs.ogc.org/is/23-001/23-001.html" TargetMode="External"/><Relationship Id="rId155" Type="http://schemas.openxmlformats.org/officeDocument/2006/relationships/hyperlink" Target="https://www.w3.org/TR/vocab-ssn-2023/" TargetMode="External"/><Relationship Id="rId362" Type="http://schemas.openxmlformats.org/officeDocument/2006/relationships/hyperlink" Target="https://www.w3.org/TR/vocab-ssn-2023/" TargetMode="External"/><Relationship Id="rId2043" Type="http://schemas.openxmlformats.org/officeDocument/2006/relationships/hyperlink" Target="https://www.w3.org/TR/vocab-ssn-2023/" TargetMode="External"/><Relationship Id="rId2250" Type="http://schemas.openxmlformats.org/officeDocument/2006/relationships/hyperlink" Target="https://www.w3.org/TR/vocab-ssn-2023/" TargetMode="External"/><Relationship Id="rId3301" Type="http://schemas.openxmlformats.org/officeDocument/2006/relationships/hyperlink" Target="https://www.w3.org/TR/vocab-ssn-2023/" TargetMode="External"/><Relationship Id="rId222" Type="http://schemas.openxmlformats.org/officeDocument/2006/relationships/hyperlink" Target="https://www.w3.org/TR/vocab-ssn-2023/" TargetMode="External"/><Relationship Id="rId2110" Type="http://schemas.openxmlformats.org/officeDocument/2006/relationships/hyperlink" Target="https://www.w3.org/TR/vocab-ssn-2023/" TargetMode="External"/><Relationship Id="rId1669" Type="http://schemas.openxmlformats.org/officeDocument/2006/relationships/hyperlink" Target="https://www.w3.org/TR/vocab-ssn-2023/" TargetMode="External"/><Relationship Id="rId1876" Type="http://schemas.openxmlformats.org/officeDocument/2006/relationships/hyperlink" Target="https://www.w3.org/TR/vocab-ssn-2023/" TargetMode="External"/><Relationship Id="rId2927" Type="http://schemas.openxmlformats.org/officeDocument/2006/relationships/hyperlink" Target="https://www.w3.org/TR/vocab-ssn-2023/" TargetMode="External"/><Relationship Id="rId3091" Type="http://schemas.openxmlformats.org/officeDocument/2006/relationships/hyperlink" Target="https://www.w3.org/TR/vocab-ssn-2023/" TargetMode="External"/><Relationship Id="rId1529" Type="http://schemas.openxmlformats.org/officeDocument/2006/relationships/hyperlink" Target="https://www.w3.org/TR/vocab-ssn-2023/" TargetMode="External"/><Relationship Id="rId1736" Type="http://schemas.openxmlformats.org/officeDocument/2006/relationships/hyperlink" Target="https://www.w3.org/TR/vocab-ssn-2023/" TargetMode="External"/><Relationship Id="rId1943" Type="http://schemas.openxmlformats.org/officeDocument/2006/relationships/hyperlink" Target="https://www.w3.org/TR/vocab-ssn-2023/" TargetMode="External"/><Relationship Id="rId28" Type="http://schemas.openxmlformats.org/officeDocument/2006/relationships/hyperlink" Target="https://orcid.org/0000-0003-3425-0780" TargetMode="External"/><Relationship Id="rId1803" Type="http://schemas.openxmlformats.org/officeDocument/2006/relationships/hyperlink" Target="https://www.w3.org/ns/sosa/observation/" TargetMode="External"/><Relationship Id="rId689" Type="http://schemas.openxmlformats.org/officeDocument/2006/relationships/hyperlink" Target="https://www.w3.org/TR/vocab-ssn-2023/" TargetMode="External"/><Relationship Id="rId896" Type="http://schemas.openxmlformats.org/officeDocument/2006/relationships/hyperlink" Target="https://www.w3.org/TR/vocab-ssn-2023/" TargetMode="External"/><Relationship Id="rId2577" Type="http://schemas.openxmlformats.org/officeDocument/2006/relationships/hyperlink" Target="https://www.w3.org/TR/vocab-ssn-2023/" TargetMode="External"/><Relationship Id="rId2784" Type="http://schemas.openxmlformats.org/officeDocument/2006/relationships/hyperlink" Target="https://www.w3.org/TR/vocab-ssn-2023/" TargetMode="External"/><Relationship Id="rId549" Type="http://schemas.openxmlformats.org/officeDocument/2006/relationships/hyperlink" Target="https://www.w3.org/TR/vocab-ssn-2023/" TargetMode="External"/><Relationship Id="rId756" Type="http://schemas.openxmlformats.org/officeDocument/2006/relationships/hyperlink" Target="https://www.w3.org/TR/vocab-ssn-2023/" TargetMode="External"/><Relationship Id="rId1179" Type="http://schemas.openxmlformats.org/officeDocument/2006/relationships/hyperlink" Target="https://www.w3.org/ns/sosa/common/" TargetMode="External"/><Relationship Id="rId1386" Type="http://schemas.openxmlformats.org/officeDocument/2006/relationships/hyperlink" Target="https://www.w3.org/TR/vocab-ssn-2023/" TargetMode="External"/><Relationship Id="rId1593" Type="http://schemas.openxmlformats.org/officeDocument/2006/relationships/hyperlink" Target="https://www.w3.org/TR/vocab-ssn-2023/" TargetMode="External"/><Relationship Id="rId2437" Type="http://schemas.openxmlformats.org/officeDocument/2006/relationships/hyperlink" Target="https://www.w3.org/TR/vocab-ssn-2023/" TargetMode="External"/><Relationship Id="rId2991" Type="http://schemas.openxmlformats.org/officeDocument/2006/relationships/hyperlink" Target="https://www.w3.org/TR/vocab-ssn-2023/" TargetMode="External"/><Relationship Id="rId409" Type="http://schemas.openxmlformats.org/officeDocument/2006/relationships/hyperlink" Target="https://www.w3.org/TR/vocab-ssn-2023/" TargetMode="External"/><Relationship Id="rId963" Type="http://schemas.openxmlformats.org/officeDocument/2006/relationships/hyperlink" Target="https://www.w3.org/TR/vocab-ssn-2023/" TargetMode="External"/><Relationship Id="rId1039" Type="http://schemas.openxmlformats.org/officeDocument/2006/relationships/hyperlink" Target="https://www.w3.org/TR/vocab-ssn-2023/" TargetMode="External"/><Relationship Id="rId1246" Type="http://schemas.openxmlformats.org/officeDocument/2006/relationships/hyperlink" Target="https://www.w3.org/TR/xmlschema-2/" TargetMode="External"/><Relationship Id="rId2644" Type="http://schemas.openxmlformats.org/officeDocument/2006/relationships/hyperlink" Target="https://www.w3.org/TR/vocab-ssn-2023/" TargetMode="External"/><Relationship Id="rId2851" Type="http://schemas.openxmlformats.org/officeDocument/2006/relationships/hyperlink" Target="https://www.w3.org/TR/vocab-ssn-2023/" TargetMode="External"/><Relationship Id="rId92" Type="http://schemas.openxmlformats.org/officeDocument/2006/relationships/hyperlink" Target="https://www.w3.org/TR/vocab-ssn-2023/" TargetMode="External"/><Relationship Id="rId616" Type="http://schemas.openxmlformats.org/officeDocument/2006/relationships/hyperlink" Target="https://www.w3.org/TR/vocab-ssn-2023/" TargetMode="External"/><Relationship Id="rId823" Type="http://schemas.openxmlformats.org/officeDocument/2006/relationships/hyperlink" Target="https://www.w3.org/TR/vocab-ssn-2023/" TargetMode="External"/><Relationship Id="rId1453" Type="http://schemas.openxmlformats.org/officeDocument/2006/relationships/hyperlink" Target="https://www.w3.org/TR/vocab-ssn-2023/" TargetMode="External"/><Relationship Id="rId1660" Type="http://schemas.openxmlformats.org/officeDocument/2006/relationships/hyperlink" Target="https://www.w3.org/TR/vocab-ssn-2023/" TargetMode="External"/><Relationship Id="rId2504" Type="http://schemas.openxmlformats.org/officeDocument/2006/relationships/hyperlink" Target="http://patterns.dataincubator.org/book/qualified-relation.html" TargetMode="External"/><Relationship Id="rId2711" Type="http://schemas.openxmlformats.org/officeDocument/2006/relationships/hyperlink" Target="https://saref.etsi.org/core/FeatureOfInterest" TargetMode="External"/><Relationship Id="rId1106" Type="http://schemas.openxmlformats.org/officeDocument/2006/relationships/hyperlink" Target="https://www.w3.org/TR/vocab-ssn-2023/" TargetMode="External"/><Relationship Id="rId1313" Type="http://schemas.openxmlformats.org/officeDocument/2006/relationships/hyperlink" Target="https://www.w3.org/TR/vocab-ssn-2023/" TargetMode="External"/><Relationship Id="rId1520" Type="http://schemas.openxmlformats.org/officeDocument/2006/relationships/hyperlink" Target="https://www.w3.org/TR/vocab-ssn-2023/" TargetMode="External"/><Relationship Id="rId3278" Type="http://schemas.openxmlformats.org/officeDocument/2006/relationships/hyperlink" Target="https://www.w3.org/TR/vocab-ssn-2023/" TargetMode="External"/><Relationship Id="rId3485" Type="http://schemas.openxmlformats.org/officeDocument/2006/relationships/hyperlink" Target="http://portal.opengeospatial.org/files/55939" TargetMode="External"/><Relationship Id="rId199" Type="http://schemas.openxmlformats.org/officeDocument/2006/relationships/hyperlink" Target="https://www.w3.org/TR/vocab-ssn-2023/" TargetMode="External"/><Relationship Id="rId2087" Type="http://schemas.openxmlformats.org/officeDocument/2006/relationships/hyperlink" Target="https://www.w3.org/TR/vocab-ssn-2023/" TargetMode="External"/><Relationship Id="rId2294" Type="http://schemas.openxmlformats.org/officeDocument/2006/relationships/hyperlink" Target="https://www.w3.org/TR/vocab-ssn-2023/" TargetMode="External"/><Relationship Id="rId3138" Type="http://schemas.openxmlformats.org/officeDocument/2006/relationships/hyperlink" Target="https://www.w3.org/TR/vocab-ssn-2023/" TargetMode="External"/><Relationship Id="rId3345" Type="http://schemas.openxmlformats.org/officeDocument/2006/relationships/hyperlink" Target="https://www.w3.org/TR/vocab-ssn-2023/" TargetMode="External"/><Relationship Id="rId266" Type="http://schemas.openxmlformats.org/officeDocument/2006/relationships/hyperlink" Target="https://www.w3.org/TR/vocab-ssn-2023/" TargetMode="External"/><Relationship Id="rId473" Type="http://schemas.openxmlformats.org/officeDocument/2006/relationships/hyperlink" Target="https://www.w3.org/TR/vocab-ssn-2023/" TargetMode="External"/><Relationship Id="rId680" Type="http://schemas.openxmlformats.org/officeDocument/2006/relationships/hyperlink" Target="https://www.w3.org/TR/vocab-ssn-2023/" TargetMode="External"/><Relationship Id="rId2154" Type="http://schemas.openxmlformats.org/officeDocument/2006/relationships/hyperlink" Target="https://www.w3.org/TR/vocab-ssn-2023/" TargetMode="External"/><Relationship Id="rId2361" Type="http://schemas.openxmlformats.org/officeDocument/2006/relationships/hyperlink" Target="https://www.w3.org/TR/vocab-ssn-2023/" TargetMode="External"/><Relationship Id="rId3205" Type="http://schemas.openxmlformats.org/officeDocument/2006/relationships/hyperlink" Target="https://www.w3.org/TR/vocab-ssn-2023/" TargetMode="External"/><Relationship Id="rId3412" Type="http://schemas.openxmlformats.org/officeDocument/2006/relationships/hyperlink" Target="https://www.w3.org/TR/json-ld11/" TargetMode="External"/><Relationship Id="rId126" Type="http://schemas.openxmlformats.org/officeDocument/2006/relationships/hyperlink" Target="https://www.w3.org/TR/vocab-ssn-2023/" TargetMode="External"/><Relationship Id="rId333" Type="http://schemas.openxmlformats.org/officeDocument/2006/relationships/hyperlink" Target="https://www.w3.org/TR/vocab-ssn-2023/" TargetMode="External"/><Relationship Id="rId540" Type="http://schemas.openxmlformats.org/officeDocument/2006/relationships/hyperlink" Target="https://www.w3.org/TR/vocab-ssn-2023/" TargetMode="External"/><Relationship Id="rId1170" Type="http://schemas.openxmlformats.org/officeDocument/2006/relationships/hyperlink" Target="https://www.w3.org/TR/vocab-ssn-2023/" TargetMode="External"/><Relationship Id="rId2014" Type="http://schemas.openxmlformats.org/officeDocument/2006/relationships/hyperlink" Target="https://www.w3.org/TR/vocab-ssn-2023/" TargetMode="External"/><Relationship Id="rId2221" Type="http://schemas.openxmlformats.org/officeDocument/2006/relationships/hyperlink" Target="https://www.w3.org/TR/vocab-ssn-2023/" TargetMode="External"/><Relationship Id="rId1030" Type="http://schemas.openxmlformats.org/officeDocument/2006/relationships/hyperlink" Target="https://www.w3.org/TR/vocab-ssn-2023/" TargetMode="External"/><Relationship Id="rId400" Type="http://schemas.openxmlformats.org/officeDocument/2006/relationships/hyperlink" Target="https://www.w3.org/TR/vocab-ssn-2023/" TargetMode="External"/><Relationship Id="rId1987" Type="http://schemas.openxmlformats.org/officeDocument/2006/relationships/hyperlink" Target="https://www.w3.org/TR/vocab-ssn-2023/" TargetMode="External"/><Relationship Id="rId1847" Type="http://schemas.openxmlformats.org/officeDocument/2006/relationships/hyperlink" Target="https://www.w3.org/TR/vocab-ssn-2023/" TargetMode="External"/><Relationship Id="rId1707" Type="http://schemas.openxmlformats.org/officeDocument/2006/relationships/hyperlink" Target="https://www.w3.org/TR/vocab-ssn-2023/" TargetMode="External"/><Relationship Id="rId3062" Type="http://schemas.openxmlformats.org/officeDocument/2006/relationships/hyperlink" Target="https://www.w3.org/TR/vocab-ssn-2023/" TargetMode="External"/><Relationship Id="rId190" Type="http://schemas.openxmlformats.org/officeDocument/2006/relationships/hyperlink" Target="https://www.w3.org/TR/vocab-ssn-2023/" TargetMode="External"/><Relationship Id="rId1914" Type="http://schemas.openxmlformats.org/officeDocument/2006/relationships/hyperlink" Target="https://www.w3.org/TR/vocab-ssn-2023/" TargetMode="External"/><Relationship Id="rId2688" Type="http://schemas.openxmlformats.org/officeDocument/2006/relationships/hyperlink" Target="https://www.w3.org/TR/vocab-ssn-2023/" TargetMode="External"/><Relationship Id="rId2895" Type="http://schemas.openxmlformats.org/officeDocument/2006/relationships/hyperlink" Target="https://www.w3.org/TR/vocab-ssn-2023/" TargetMode="External"/><Relationship Id="rId867" Type="http://schemas.openxmlformats.org/officeDocument/2006/relationships/hyperlink" Target="https://www.w3.org/TR/vocab-ssn-2023/" TargetMode="External"/><Relationship Id="rId1497" Type="http://schemas.openxmlformats.org/officeDocument/2006/relationships/hyperlink" Target="https://www.w3.org/TR/vocab-ssn-2023/" TargetMode="External"/><Relationship Id="rId2548" Type="http://schemas.openxmlformats.org/officeDocument/2006/relationships/hyperlink" Target="https://www.w3.org/ns/sosa/2023/prov" TargetMode="External"/><Relationship Id="rId2755" Type="http://schemas.openxmlformats.org/officeDocument/2006/relationships/hyperlink" Target="https://www.w3.org/TR/vocab-ssn-2023/" TargetMode="External"/><Relationship Id="rId2962" Type="http://schemas.openxmlformats.org/officeDocument/2006/relationships/hyperlink" Target="https://www.w3.org/TR/vocab-ssn-2023/" TargetMode="External"/><Relationship Id="rId727" Type="http://schemas.openxmlformats.org/officeDocument/2006/relationships/hyperlink" Target="https://www.w3.org/ns/ssn/sam/" TargetMode="External"/><Relationship Id="rId934" Type="http://schemas.openxmlformats.org/officeDocument/2006/relationships/hyperlink" Target="https://www.w3.org/TR/vocab-ssn-2023/" TargetMode="External"/><Relationship Id="rId1357" Type="http://schemas.openxmlformats.org/officeDocument/2006/relationships/hyperlink" Target="https://www.w3.org/TR/vocab-ssn-2023/" TargetMode="External"/><Relationship Id="rId1564" Type="http://schemas.openxmlformats.org/officeDocument/2006/relationships/hyperlink" Target="https://www.w3.org/TR/vocab-ssn-2023/" TargetMode="External"/><Relationship Id="rId1771" Type="http://schemas.openxmlformats.org/officeDocument/2006/relationships/hyperlink" Target="https://www.w3.org/TR/vocab-ssn-2023/" TargetMode="External"/><Relationship Id="rId2408" Type="http://schemas.openxmlformats.org/officeDocument/2006/relationships/hyperlink" Target="https://www.w3.org/TR/vocab-ssn-2023/" TargetMode="External"/><Relationship Id="rId2615" Type="http://schemas.openxmlformats.org/officeDocument/2006/relationships/hyperlink" Target="https://saref.etsi.org/core/PropertyOfInterest" TargetMode="External"/><Relationship Id="rId2822" Type="http://schemas.openxmlformats.org/officeDocument/2006/relationships/hyperlink" Target="https://www.w3.org/TR/vocab-ssn-2023/" TargetMode="External"/><Relationship Id="rId63" Type="http://schemas.openxmlformats.org/officeDocument/2006/relationships/hyperlink" Target="https://www.w3.org/policies/process/20250818/" TargetMode="External"/><Relationship Id="rId1217" Type="http://schemas.openxmlformats.org/officeDocument/2006/relationships/hyperlink" Target="https://www.w3.org/TR/vocab-ssn-2023/" TargetMode="External"/><Relationship Id="rId1424" Type="http://schemas.openxmlformats.org/officeDocument/2006/relationships/hyperlink" Target="https://www.w3.org/TR/vocab-ssn-2023/" TargetMode="External"/><Relationship Id="rId1631" Type="http://schemas.openxmlformats.org/officeDocument/2006/relationships/hyperlink" Target="https://www.w3.org/TR/vocab-ssn-2023/" TargetMode="External"/><Relationship Id="rId3389" Type="http://schemas.openxmlformats.org/officeDocument/2006/relationships/hyperlink" Target="https://www.w3.org/TR/2017/REC-vocab-ssn-20171019/" TargetMode="External"/><Relationship Id="rId2198" Type="http://schemas.openxmlformats.org/officeDocument/2006/relationships/hyperlink" Target="https://www.w3.org/ns/sosa/oms/" TargetMode="External"/><Relationship Id="rId3249" Type="http://schemas.openxmlformats.org/officeDocument/2006/relationships/hyperlink" Target="https://i-adopt.github.io/ontology/" TargetMode="External"/><Relationship Id="rId3456" Type="http://schemas.openxmlformats.org/officeDocument/2006/relationships/hyperlink" Target="https://www.iso.org/standard/82463.html" TargetMode="External"/><Relationship Id="rId377" Type="http://schemas.openxmlformats.org/officeDocument/2006/relationships/hyperlink" Target="https://www.w3.org/TR/vocab-ssn-2023/" TargetMode="External"/><Relationship Id="rId584" Type="http://schemas.openxmlformats.org/officeDocument/2006/relationships/hyperlink" Target="https://www.w3.org/TR/vocab-ssn-2023/" TargetMode="External"/><Relationship Id="rId2058" Type="http://schemas.openxmlformats.org/officeDocument/2006/relationships/hyperlink" Target="https://www.w3.org/TR/vocab-ssn-2023/" TargetMode="External"/><Relationship Id="rId2265" Type="http://schemas.openxmlformats.org/officeDocument/2006/relationships/hyperlink" Target="https://www.w3.org/TR/vocab-ssn-2023/" TargetMode="External"/><Relationship Id="rId3109" Type="http://schemas.openxmlformats.org/officeDocument/2006/relationships/hyperlink" Target="https://www.w3.org/TR/vocab-ssn-2023/" TargetMode="External"/><Relationship Id="rId237" Type="http://schemas.openxmlformats.org/officeDocument/2006/relationships/hyperlink" Target="https://www.w3.org/TR/vocab-ssn-2023/" TargetMode="External"/><Relationship Id="rId791" Type="http://schemas.openxmlformats.org/officeDocument/2006/relationships/hyperlink" Target="https://www.w3.org/TR/vocab-ssn-2023/" TargetMode="External"/><Relationship Id="rId1074" Type="http://schemas.openxmlformats.org/officeDocument/2006/relationships/hyperlink" Target="https://www.w3.org/TR/vocab-ssn-2023/" TargetMode="External"/><Relationship Id="rId2472" Type="http://schemas.openxmlformats.org/officeDocument/2006/relationships/hyperlink" Target="https://www.w3.org/TR/vocab-ssn-2023/" TargetMode="External"/><Relationship Id="rId3316" Type="http://schemas.openxmlformats.org/officeDocument/2006/relationships/hyperlink" Target="https://www.w3.org/TR/vocab-ssn-2023/" TargetMode="External"/><Relationship Id="rId444" Type="http://schemas.openxmlformats.org/officeDocument/2006/relationships/hyperlink" Target="https://www.w3.org/TR/vocab-ssn-2023/" TargetMode="External"/><Relationship Id="rId651" Type="http://schemas.openxmlformats.org/officeDocument/2006/relationships/hyperlink" Target="https://www.w3.org/TR/vocab-ssn-2023/" TargetMode="External"/><Relationship Id="rId1281" Type="http://schemas.openxmlformats.org/officeDocument/2006/relationships/hyperlink" Target="https://www.w3.org/TR/vocab-ssn-2023/" TargetMode="External"/><Relationship Id="rId2125" Type="http://schemas.openxmlformats.org/officeDocument/2006/relationships/hyperlink" Target="https://www.w3.org/TR/vocab-ssn-2023/" TargetMode="External"/><Relationship Id="rId2332" Type="http://schemas.openxmlformats.org/officeDocument/2006/relationships/hyperlink" Target="http://www.opengis.net/ont/geosparql" TargetMode="External"/><Relationship Id="rId304" Type="http://schemas.openxmlformats.org/officeDocument/2006/relationships/hyperlink" Target="https://www.w3.org/TR/vocab-ssn-2023/" TargetMode="External"/><Relationship Id="rId511" Type="http://schemas.openxmlformats.org/officeDocument/2006/relationships/hyperlink" Target="https://www.w3.org/TR/vocab-ssn-2023/" TargetMode="External"/><Relationship Id="rId1141" Type="http://schemas.openxmlformats.org/officeDocument/2006/relationships/hyperlink" Target="https://www.w3.org/TR/vocab-ssn-2023/" TargetMode="External"/><Relationship Id="rId1001" Type="http://schemas.openxmlformats.org/officeDocument/2006/relationships/hyperlink" Target="https://www.w3.org/TR/vocab-ssn-2023/" TargetMode="External"/><Relationship Id="rId1958" Type="http://schemas.openxmlformats.org/officeDocument/2006/relationships/hyperlink" Target="https://www.w3.org/TR/vocab-ssn-2023/" TargetMode="External"/><Relationship Id="rId3173" Type="http://schemas.openxmlformats.org/officeDocument/2006/relationships/hyperlink" Target="https://www.w3.org/TR/vocab-ssn-2023/" TargetMode="External"/><Relationship Id="rId3380" Type="http://schemas.openxmlformats.org/officeDocument/2006/relationships/hyperlink" Target="https://www.w3.org/TR/vocab-ssn-2023/" TargetMode="External"/><Relationship Id="rId1818" Type="http://schemas.openxmlformats.org/officeDocument/2006/relationships/hyperlink" Target="https://www.w3.org/TR/vocab-ssn-2023/" TargetMode="External"/><Relationship Id="rId3033" Type="http://schemas.openxmlformats.org/officeDocument/2006/relationships/hyperlink" Target="https://www.w3.org/TR/vocab-ssn-2023/" TargetMode="External"/><Relationship Id="rId3240" Type="http://schemas.openxmlformats.org/officeDocument/2006/relationships/hyperlink" Target="https://www.w3.org/TR/vocab-ssn-2023/" TargetMode="External"/><Relationship Id="rId161" Type="http://schemas.openxmlformats.org/officeDocument/2006/relationships/hyperlink" Target="https://www.w3.org/TR/vocab-ssn-2023/" TargetMode="External"/><Relationship Id="rId2799" Type="http://schemas.openxmlformats.org/officeDocument/2006/relationships/hyperlink" Target="https://www.w3.org/TR/vocab-ssn-2023/" TargetMode="External"/><Relationship Id="rId3100" Type="http://schemas.openxmlformats.org/officeDocument/2006/relationships/hyperlink" Target="https://www.w3.org/TR/vocab-ssn-2023/" TargetMode="External"/><Relationship Id="rId978" Type="http://schemas.openxmlformats.org/officeDocument/2006/relationships/hyperlink" Target="https://www.w3.org/TR/vocab-ssn-2023/" TargetMode="External"/><Relationship Id="rId2659" Type="http://schemas.openxmlformats.org/officeDocument/2006/relationships/hyperlink" Target="https://saref.etsi.org/core/isExecutionOf" TargetMode="External"/><Relationship Id="rId2866" Type="http://schemas.openxmlformats.org/officeDocument/2006/relationships/hyperlink" Target="https://www.w3.org/TR/vocab-ssn-2023/" TargetMode="External"/><Relationship Id="rId838" Type="http://schemas.openxmlformats.org/officeDocument/2006/relationships/hyperlink" Target="https://www.w3.org/TR/vocab-ssn-2023/" TargetMode="External"/><Relationship Id="rId1468" Type="http://schemas.openxmlformats.org/officeDocument/2006/relationships/hyperlink" Target="https://www.w3.org/TR/vocab-ssn-2023/" TargetMode="External"/><Relationship Id="rId1675" Type="http://schemas.openxmlformats.org/officeDocument/2006/relationships/hyperlink" Target="https://www.w3.org/TR/vocab-ssn-2023/" TargetMode="External"/><Relationship Id="rId1882" Type="http://schemas.openxmlformats.org/officeDocument/2006/relationships/hyperlink" Target="https://www.w3.org/TR/vocab-dqv/" TargetMode="External"/><Relationship Id="rId2519" Type="http://schemas.openxmlformats.org/officeDocument/2006/relationships/hyperlink" Target="https://www.w3.org/TR/vocab-ssn-2023/" TargetMode="External"/><Relationship Id="rId2726" Type="http://schemas.openxmlformats.org/officeDocument/2006/relationships/hyperlink" Target="https://www.w3.org/ns/sosa/oboe" TargetMode="External"/><Relationship Id="rId1328" Type="http://schemas.openxmlformats.org/officeDocument/2006/relationships/hyperlink" Target="https://www.w3.org/TR/vocab-ssn-2023/" TargetMode="External"/><Relationship Id="rId1535" Type="http://schemas.openxmlformats.org/officeDocument/2006/relationships/hyperlink" Target="https://www.w3.org/TR/vocab-ssn-2023/" TargetMode="External"/><Relationship Id="rId2933" Type="http://schemas.openxmlformats.org/officeDocument/2006/relationships/hyperlink" Target="https://www.w3.org/TR/vocab-ssn-2023/" TargetMode="External"/><Relationship Id="rId905" Type="http://schemas.openxmlformats.org/officeDocument/2006/relationships/hyperlink" Target="https://www.w3.org/ns/sosa/common/" TargetMode="External"/><Relationship Id="rId1742" Type="http://schemas.openxmlformats.org/officeDocument/2006/relationships/hyperlink" Target="https://www.w3.org/TR/vocab-ssn-2023/" TargetMode="External"/><Relationship Id="rId34" Type="http://schemas.openxmlformats.org/officeDocument/2006/relationships/hyperlink" Target="https://github.com/w3c/sdw-sosa-ssn/" TargetMode="External"/><Relationship Id="rId1602" Type="http://schemas.openxmlformats.org/officeDocument/2006/relationships/hyperlink" Target="https://www.w3.org/ns/sosa/actuation/" TargetMode="External"/><Relationship Id="rId488" Type="http://schemas.openxmlformats.org/officeDocument/2006/relationships/hyperlink" Target="https://www.w3.org/TR/vocab-ssn-2023/" TargetMode="External"/><Relationship Id="rId695" Type="http://schemas.openxmlformats.org/officeDocument/2006/relationships/hyperlink" Target="https://www.w3.org/TR/vocab-ssn-2023/" TargetMode="External"/><Relationship Id="rId2169" Type="http://schemas.openxmlformats.org/officeDocument/2006/relationships/hyperlink" Target="https://www.w3.org/TR/vocab-ssn-2023/" TargetMode="External"/><Relationship Id="rId2376" Type="http://schemas.openxmlformats.org/officeDocument/2006/relationships/hyperlink" Target="https://www.w3.org/TR/vocab-ssn-2023/" TargetMode="External"/><Relationship Id="rId2583" Type="http://schemas.openxmlformats.org/officeDocument/2006/relationships/hyperlink" Target="https://www.w3.org/TR/vocab-ssn-2023/" TargetMode="External"/><Relationship Id="rId2790" Type="http://schemas.openxmlformats.org/officeDocument/2006/relationships/hyperlink" Target="https://www.w3.org/TR/vocab-ssn-2023/" TargetMode="External"/><Relationship Id="rId3427" Type="http://schemas.openxmlformats.org/officeDocument/2006/relationships/hyperlink" Target="https://www.w3.org/TR/rdf-schema/" TargetMode="External"/><Relationship Id="rId348" Type="http://schemas.openxmlformats.org/officeDocument/2006/relationships/hyperlink" Target="https://www.w3.org/TR/vocab-ssn-2023/" TargetMode="External"/><Relationship Id="rId555" Type="http://schemas.openxmlformats.org/officeDocument/2006/relationships/hyperlink" Target="https://www.w3.org/TR/vocab-ssn-2023/" TargetMode="External"/><Relationship Id="rId762" Type="http://schemas.openxmlformats.org/officeDocument/2006/relationships/hyperlink" Target="https://www.w3.org/TR/vocab-ssn-2023/" TargetMode="External"/><Relationship Id="rId1185" Type="http://schemas.openxmlformats.org/officeDocument/2006/relationships/hyperlink" Target="https://www.w3.org/TR/vocab-ssn-2023/" TargetMode="External"/><Relationship Id="rId1392" Type="http://schemas.openxmlformats.org/officeDocument/2006/relationships/hyperlink" Target="https://www.w3.org/TR/vocab-ssn-2023/" TargetMode="External"/><Relationship Id="rId2029" Type="http://schemas.openxmlformats.org/officeDocument/2006/relationships/hyperlink" Target="https://www.w3.org/TR/vocab-ssn-2023/" TargetMode="External"/><Relationship Id="rId2236" Type="http://schemas.openxmlformats.org/officeDocument/2006/relationships/hyperlink" Target="https://www.w3.org/ns/sosa/oms/" TargetMode="External"/><Relationship Id="rId2443" Type="http://schemas.openxmlformats.org/officeDocument/2006/relationships/hyperlink" Target="https://www.w3.org/TR/vocab-ssn-2023/" TargetMode="External"/><Relationship Id="rId2650" Type="http://schemas.openxmlformats.org/officeDocument/2006/relationships/hyperlink" Target="https://www.w3.org/TR/vocab-ssn-2023/" TargetMode="External"/><Relationship Id="rId208" Type="http://schemas.openxmlformats.org/officeDocument/2006/relationships/hyperlink" Target="https://www.w3.org/TR/vocab-ssn-2023/" TargetMode="External"/><Relationship Id="rId415" Type="http://schemas.openxmlformats.org/officeDocument/2006/relationships/hyperlink" Target="https://www.w3.org/TR/vocab-ssn-2023/" TargetMode="External"/><Relationship Id="rId622" Type="http://schemas.openxmlformats.org/officeDocument/2006/relationships/hyperlink" Target="https://docs.ogc.org/as/20-082r4/20-082r4.html" TargetMode="External"/><Relationship Id="rId1045" Type="http://schemas.openxmlformats.org/officeDocument/2006/relationships/hyperlink" Target="https://www.w3.org/TR/vocab-ssn-2023/" TargetMode="External"/><Relationship Id="rId1252" Type="http://schemas.openxmlformats.org/officeDocument/2006/relationships/hyperlink" Target="https://www.w3.org/TR/vocab-ssn-2023/" TargetMode="External"/><Relationship Id="rId2303" Type="http://schemas.openxmlformats.org/officeDocument/2006/relationships/hyperlink" Target="https://www.w3.org/ns/sosa/oms/" TargetMode="External"/><Relationship Id="rId2510" Type="http://schemas.openxmlformats.org/officeDocument/2006/relationships/hyperlink" Target="https://www.w3.org/TR/vocab-ssn-2023/" TargetMode="External"/><Relationship Id="rId1112" Type="http://schemas.openxmlformats.org/officeDocument/2006/relationships/hyperlink" Target="https://www.w3.org/ns/sosa/common/" TargetMode="External"/><Relationship Id="rId3077" Type="http://schemas.openxmlformats.org/officeDocument/2006/relationships/image" Target="media/image3.png"/><Relationship Id="rId3284" Type="http://schemas.openxmlformats.org/officeDocument/2006/relationships/hyperlink" Target="https://www.w3.org/TR/vocab-ssn-2023/" TargetMode="External"/><Relationship Id="rId1929" Type="http://schemas.openxmlformats.org/officeDocument/2006/relationships/hyperlink" Target="https://www.w3.org/TR/vocab-ssn-2023/" TargetMode="External"/><Relationship Id="rId2093" Type="http://schemas.openxmlformats.org/officeDocument/2006/relationships/hyperlink" Target="https://www.w3.org/TR/vocab-ssn-2023/" TargetMode="External"/><Relationship Id="rId3491" Type="http://schemas.openxmlformats.org/officeDocument/2006/relationships/hyperlink" Target="https://www.w3.org/2005/Incubator/ssn/ssnx/ssn" TargetMode="External"/><Relationship Id="rId3144" Type="http://schemas.openxmlformats.org/officeDocument/2006/relationships/hyperlink" Target="https://www.w3.org/TR/vocab-ssn-2023/" TargetMode="External"/><Relationship Id="rId3351" Type="http://schemas.openxmlformats.org/officeDocument/2006/relationships/hyperlink" Target="https://www.w3.org/ns/sosa/OperatingConditions" TargetMode="External"/><Relationship Id="rId272" Type="http://schemas.openxmlformats.org/officeDocument/2006/relationships/hyperlink" Target="https://www.w3.org/TR/vocab-ssn-2023/" TargetMode="External"/><Relationship Id="rId2160" Type="http://schemas.openxmlformats.org/officeDocument/2006/relationships/hyperlink" Target="https://www.w3.org/TR/vocab-ssn-2023/" TargetMode="External"/><Relationship Id="rId3004" Type="http://schemas.openxmlformats.org/officeDocument/2006/relationships/hyperlink" Target="https://www.w3.org/TR/vocab-ssn-2023/" TargetMode="External"/><Relationship Id="rId3211" Type="http://schemas.openxmlformats.org/officeDocument/2006/relationships/hyperlink" Target="https://www.w3.org/TR/vocab-ssn-2023/" TargetMode="External"/><Relationship Id="rId132" Type="http://schemas.openxmlformats.org/officeDocument/2006/relationships/hyperlink" Target="https://www.w3.org/TR/vocab-ssn-2023/" TargetMode="External"/><Relationship Id="rId2020" Type="http://schemas.openxmlformats.org/officeDocument/2006/relationships/hyperlink" Target="https://www.w3.org/ns/sosa/sampling/" TargetMode="External"/><Relationship Id="rId1579" Type="http://schemas.openxmlformats.org/officeDocument/2006/relationships/hyperlink" Target="https://www.w3.org/TR/vocab-ssn-2023/" TargetMode="External"/><Relationship Id="rId2977" Type="http://schemas.openxmlformats.org/officeDocument/2006/relationships/hyperlink" Target="https://www.w3.org/TR/vocab-ssn-2023/" TargetMode="External"/><Relationship Id="rId949" Type="http://schemas.openxmlformats.org/officeDocument/2006/relationships/hyperlink" Target="https://www.w3.org/TR/vocab-ssn-2023/" TargetMode="External"/><Relationship Id="rId1786" Type="http://schemas.openxmlformats.org/officeDocument/2006/relationships/hyperlink" Target="https://www.w3.org/TR/vocab-ssn-2023/" TargetMode="External"/><Relationship Id="rId1993" Type="http://schemas.openxmlformats.org/officeDocument/2006/relationships/hyperlink" Target="https://www.w3.org/TR/vocab-ssn-2023/" TargetMode="External"/><Relationship Id="rId2837" Type="http://schemas.openxmlformats.org/officeDocument/2006/relationships/hyperlink" Target="https://www.w3.org/TR/vocab-ssn-2023/" TargetMode="External"/><Relationship Id="rId78" Type="http://schemas.openxmlformats.org/officeDocument/2006/relationships/hyperlink" Target="https://www.w3.org/TR/vocab-ssn-2023/" TargetMode="External"/><Relationship Id="rId809" Type="http://schemas.openxmlformats.org/officeDocument/2006/relationships/hyperlink" Target="https://www.w3.org/TR/vocab-ssn-2023/" TargetMode="External"/><Relationship Id="rId1439" Type="http://schemas.openxmlformats.org/officeDocument/2006/relationships/hyperlink" Target="https://www.w3.org/TR/vocab-ssn-2023/" TargetMode="External"/><Relationship Id="rId1646" Type="http://schemas.openxmlformats.org/officeDocument/2006/relationships/hyperlink" Target="https://www.w3.org/TR/vocab-ssn-2023/" TargetMode="External"/><Relationship Id="rId1853" Type="http://schemas.openxmlformats.org/officeDocument/2006/relationships/hyperlink" Target="https://www.w3.org/TR/vocab-ssn-2023/" TargetMode="External"/><Relationship Id="rId2904" Type="http://schemas.openxmlformats.org/officeDocument/2006/relationships/hyperlink" Target="https://www.w3.org/TR/vocab-ssn-2023/" TargetMode="External"/><Relationship Id="rId1506" Type="http://schemas.openxmlformats.org/officeDocument/2006/relationships/hyperlink" Target="https://www.w3.org/TR/vocab-ssn-2023/" TargetMode="External"/><Relationship Id="rId1713" Type="http://schemas.openxmlformats.org/officeDocument/2006/relationships/hyperlink" Target="https://www.w3.org/TR/vocab-ssn-2023/" TargetMode="External"/><Relationship Id="rId1920" Type="http://schemas.openxmlformats.org/officeDocument/2006/relationships/hyperlink" Target="https://www.w3.org/TR/vocab-ssn-2023/" TargetMode="External"/><Relationship Id="rId599" Type="http://schemas.openxmlformats.org/officeDocument/2006/relationships/hyperlink" Target="https://www.w3.org/TR/vocab-ssn-2023/" TargetMode="External"/><Relationship Id="rId2487" Type="http://schemas.openxmlformats.org/officeDocument/2006/relationships/hyperlink" Target="https://www.w3.org/TR/vocab-ssn-2023/" TargetMode="External"/><Relationship Id="rId2694" Type="http://schemas.openxmlformats.org/officeDocument/2006/relationships/hyperlink" Target="https://www.w3.org/TR/vocab-ssn-2023/" TargetMode="External"/><Relationship Id="rId459" Type="http://schemas.openxmlformats.org/officeDocument/2006/relationships/hyperlink" Target="https://www.w3.org/TR/vocab-ssn-2023/" TargetMode="External"/><Relationship Id="rId666" Type="http://schemas.openxmlformats.org/officeDocument/2006/relationships/hyperlink" Target="https://www.w3.org/TR/vocab-ssn-2023/" TargetMode="External"/><Relationship Id="rId873" Type="http://schemas.openxmlformats.org/officeDocument/2006/relationships/hyperlink" Target="https://www.w3.org/TR/vocab-ssn-2023/" TargetMode="External"/><Relationship Id="rId1089" Type="http://schemas.openxmlformats.org/officeDocument/2006/relationships/hyperlink" Target="https://www.w3.org/TR/vocab-ssn-2023/" TargetMode="External"/><Relationship Id="rId1296" Type="http://schemas.openxmlformats.org/officeDocument/2006/relationships/hyperlink" Target="https://www.w3.org/TR/vocab-ssn-2023/" TargetMode="External"/><Relationship Id="rId2347" Type="http://schemas.openxmlformats.org/officeDocument/2006/relationships/hyperlink" Target="https://www.w3.org/TR/vocab-ssn-2023/" TargetMode="External"/><Relationship Id="rId2554" Type="http://schemas.openxmlformats.org/officeDocument/2006/relationships/hyperlink" Target="https://www.w3.org/ns/prov" TargetMode="External"/><Relationship Id="rId319" Type="http://schemas.openxmlformats.org/officeDocument/2006/relationships/hyperlink" Target="https://www.w3.org/TR/vocab-ssn-2023/" TargetMode="External"/><Relationship Id="rId526" Type="http://schemas.openxmlformats.org/officeDocument/2006/relationships/hyperlink" Target="https://www.w3.org/TR/vocab-ssn-2023/" TargetMode="External"/><Relationship Id="rId1156" Type="http://schemas.openxmlformats.org/officeDocument/2006/relationships/hyperlink" Target="https://www.w3.org/TR/vocab-ssn-2023/" TargetMode="External"/><Relationship Id="rId1363" Type="http://schemas.openxmlformats.org/officeDocument/2006/relationships/hyperlink" Target="https://www.w3.org/TR/vocab-ssn-2023/" TargetMode="External"/><Relationship Id="rId2207" Type="http://schemas.openxmlformats.org/officeDocument/2006/relationships/hyperlink" Target="https://www.w3.org/TR/vocab-ssn-2023/" TargetMode="External"/><Relationship Id="rId2761" Type="http://schemas.openxmlformats.org/officeDocument/2006/relationships/hyperlink" Target="https://www.w3.org/TR/vocab-ssn-2023/" TargetMode="External"/><Relationship Id="rId733" Type="http://schemas.openxmlformats.org/officeDocument/2006/relationships/hyperlink" Target="https://www.w3.org/TR/vocab-ssn-2023/" TargetMode="External"/><Relationship Id="rId940" Type="http://schemas.openxmlformats.org/officeDocument/2006/relationships/hyperlink" Target="https://www.w3.org/ns/sosa/common/" TargetMode="External"/><Relationship Id="rId1016" Type="http://schemas.openxmlformats.org/officeDocument/2006/relationships/hyperlink" Target="https://www.w3.org/TR/vocab-ssn-2023/" TargetMode="External"/><Relationship Id="rId1570" Type="http://schemas.openxmlformats.org/officeDocument/2006/relationships/hyperlink" Target="https://www.w3.org/TR/vocab-ssn-2023/" TargetMode="External"/><Relationship Id="rId2414" Type="http://schemas.openxmlformats.org/officeDocument/2006/relationships/hyperlink" Target="https://www.w3.org/TR/vocab-ssn-2023/" TargetMode="External"/><Relationship Id="rId2621" Type="http://schemas.openxmlformats.org/officeDocument/2006/relationships/hyperlink" Target="https://saref.etsi.org/core/actsUpon" TargetMode="External"/><Relationship Id="rId800" Type="http://schemas.openxmlformats.org/officeDocument/2006/relationships/hyperlink" Target="https://www.w3.org/TR/vocab-ssn-2023/" TargetMode="External"/><Relationship Id="rId1223" Type="http://schemas.openxmlformats.org/officeDocument/2006/relationships/hyperlink" Target="https://www.w3.org/TR/vocab-ssn-2023/" TargetMode="External"/><Relationship Id="rId1430" Type="http://schemas.openxmlformats.org/officeDocument/2006/relationships/hyperlink" Target="https://www.w3.org/TR/vocab-ssn-2023/" TargetMode="External"/><Relationship Id="rId3188" Type="http://schemas.openxmlformats.org/officeDocument/2006/relationships/hyperlink" Target="https://www.w3.org/TR/vocab-ssn-2023/" TargetMode="External"/><Relationship Id="rId3395" Type="http://schemas.openxmlformats.org/officeDocument/2006/relationships/hyperlink" Target="https://www.w3.org/TR/vocab-ssn-2023/" TargetMode="External"/><Relationship Id="rId3048" Type="http://schemas.openxmlformats.org/officeDocument/2006/relationships/hyperlink" Target="https://www.w3.org/TR/vocab-ssn-2023/" TargetMode="External"/><Relationship Id="rId3255" Type="http://schemas.openxmlformats.org/officeDocument/2006/relationships/hyperlink" Target="https://www.w3.org/TR/vocab-ssn-2023/" TargetMode="External"/><Relationship Id="rId3462" Type="http://schemas.openxmlformats.org/officeDocument/2006/relationships/hyperlink" Target="https://w3id.org/seas/SEAS-D2_2-SEAS-Knowledge-Model.pdf" TargetMode="External"/><Relationship Id="rId176" Type="http://schemas.openxmlformats.org/officeDocument/2006/relationships/hyperlink" Target="https://www.w3.org/TR/vocab-ssn-2023/" TargetMode="External"/><Relationship Id="rId383" Type="http://schemas.openxmlformats.org/officeDocument/2006/relationships/hyperlink" Target="https://www.w3.org/TR/vocab-ssn-2023/" TargetMode="External"/><Relationship Id="rId590" Type="http://schemas.openxmlformats.org/officeDocument/2006/relationships/hyperlink" Target="https://www.w3.org/TR/vocab-ssn-2023/" TargetMode="External"/><Relationship Id="rId2064" Type="http://schemas.openxmlformats.org/officeDocument/2006/relationships/hyperlink" Target="https://www.w3.org/TR/vocab-ssn-2023/" TargetMode="External"/><Relationship Id="rId2271" Type="http://schemas.openxmlformats.org/officeDocument/2006/relationships/hyperlink" Target="https://www.w3.org/TR/vocab-ssn-2023/" TargetMode="External"/><Relationship Id="rId3115" Type="http://schemas.openxmlformats.org/officeDocument/2006/relationships/hyperlink" Target="https://www.w3.org/TR/vocab-ssn-2023/" TargetMode="External"/><Relationship Id="rId3322" Type="http://schemas.openxmlformats.org/officeDocument/2006/relationships/hyperlink" Target="https://www.w3.org/TR/vocab-ssn-2023/" TargetMode="External"/><Relationship Id="rId243" Type="http://schemas.openxmlformats.org/officeDocument/2006/relationships/hyperlink" Target="https://www.w3.org/TR/vocab-ssn-2023/" TargetMode="External"/><Relationship Id="rId450" Type="http://schemas.openxmlformats.org/officeDocument/2006/relationships/hyperlink" Target="https://www.w3.org/TR/vocab-ssn-2023/" TargetMode="External"/><Relationship Id="rId1080" Type="http://schemas.openxmlformats.org/officeDocument/2006/relationships/hyperlink" Target="https://www.w3.org/TR/vocab-ssn-2023/" TargetMode="External"/><Relationship Id="rId2131" Type="http://schemas.openxmlformats.org/officeDocument/2006/relationships/hyperlink" Target="https://www.w3.org/TR/vocab-ssn-2023/" TargetMode="External"/><Relationship Id="rId103" Type="http://schemas.openxmlformats.org/officeDocument/2006/relationships/hyperlink" Target="https://www.w3.org/TR/vocab-ssn-2023/" TargetMode="External"/><Relationship Id="rId310" Type="http://schemas.openxmlformats.org/officeDocument/2006/relationships/hyperlink" Target="https://www.w3.org/TR/vocab-ssn-2023/" TargetMode="External"/><Relationship Id="rId1897" Type="http://schemas.openxmlformats.org/officeDocument/2006/relationships/hyperlink" Target="https://www.w3.org/TR/vocab-ssn-2023/" TargetMode="External"/><Relationship Id="rId2948" Type="http://schemas.openxmlformats.org/officeDocument/2006/relationships/hyperlink" Target="https://www.w3.org/TR/vocab-ssn-2023/" TargetMode="External"/><Relationship Id="rId1757" Type="http://schemas.openxmlformats.org/officeDocument/2006/relationships/hyperlink" Target="https://www.w3.org/TR/vocab-ssn-2023/" TargetMode="External"/><Relationship Id="rId1964" Type="http://schemas.openxmlformats.org/officeDocument/2006/relationships/hyperlink" Target="https://www.w3.org/TR/vocab-ssn-2023/" TargetMode="External"/><Relationship Id="rId2808" Type="http://schemas.openxmlformats.org/officeDocument/2006/relationships/hyperlink" Target="https://www.w3.org/TR/vocab-ssn-2023/" TargetMode="External"/><Relationship Id="rId49" Type="http://schemas.microsoft.com/office/2016/09/relationships/commentsIds" Target="commentsIds.xml"/><Relationship Id="rId1617" Type="http://schemas.openxmlformats.org/officeDocument/2006/relationships/hyperlink" Target="https://www.w3.org/TR/vocab-ssn-2023/" TargetMode="External"/><Relationship Id="rId1824" Type="http://schemas.openxmlformats.org/officeDocument/2006/relationships/hyperlink" Target="https://www.w3.org/TR/vocab-ssn-2023/" TargetMode="External"/><Relationship Id="rId2598" Type="http://schemas.openxmlformats.org/officeDocument/2006/relationships/hyperlink" Target="https://www.w3.org/TR/vocab-ssn-2023/" TargetMode="External"/><Relationship Id="rId777" Type="http://schemas.openxmlformats.org/officeDocument/2006/relationships/hyperlink" Target="https://www.w3.org/TR/vocab-ssn-2023/" TargetMode="External"/><Relationship Id="rId984" Type="http://schemas.openxmlformats.org/officeDocument/2006/relationships/hyperlink" Target="https://www.w3.org/TR/vocab-ssn-2023/" TargetMode="External"/><Relationship Id="rId2458" Type="http://schemas.openxmlformats.org/officeDocument/2006/relationships/hyperlink" Target="https://www.w3.org/TR/vocab-ssn-2023/" TargetMode="External"/><Relationship Id="rId2665" Type="http://schemas.openxmlformats.org/officeDocument/2006/relationships/hyperlink" Target="https://saref.etsi.org/core/madeBy" TargetMode="External"/><Relationship Id="rId2872" Type="http://schemas.openxmlformats.org/officeDocument/2006/relationships/hyperlink" Target="https://www.w3.org/TR/vocab-ssn-2023/" TargetMode="External"/><Relationship Id="rId3509" Type="http://schemas.openxmlformats.org/officeDocument/2006/relationships/hyperlink" Target="https://www.bipm.org/documents/20126/115700832/VIM4_2CD_clean/c6d0dfb2-ddbf-059e-1f74-9b025c9c59d8" TargetMode="External"/><Relationship Id="rId637" Type="http://schemas.openxmlformats.org/officeDocument/2006/relationships/hyperlink" Target="https://www.w3.org/TR/vocab-ssn-2023/" TargetMode="External"/><Relationship Id="rId844" Type="http://schemas.openxmlformats.org/officeDocument/2006/relationships/hyperlink" Target="https://www.w3.org/TR/vocab-ssn-2023/" TargetMode="External"/><Relationship Id="rId1267" Type="http://schemas.openxmlformats.org/officeDocument/2006/relationships/hyperlink" Target="https://www.w3.org/TR/vocab-ssn-2023/" TargetMode="External"/><Relationship Id="rId1474" Type="http://schemas.openxmlformats.org/officeDocument/2006/relationships/hyperlink" Target="https://www.w3.org/TR/vocab-ssn-2023/" TargetMode="External"/><Relationship Id="rId1681" Type="http://schemas.openxmlformats.org/officeDocument/2006/relationships/hyperlink" Target="https://www.w3.org/TR/vocab-ssn-2023/" TargetMode="External"/><Relationship Id="rId2318" Type="http://schemas.openxmlformats.org/officeDocument/2006/relationships/hyperlink" Target="https://www.w3.org/TR/vocab-ssn-2023/" TargetMode="External"/><Relationship Id="rId2525" Type="http://schemas.openxmlformats.org/officeDocument/2006/relationships/hyperlink" Target="https://www.w3.org/TR/vocab-ssn-2023/" TargetMode="External"/><Relationship Id="rId2732" Type="http://schemas.openxmlformats.org/officeDocument/2006/relationships/hyperlink" Target="https://www.w3.org/TR/vocab-ssn-2023/" TargetMode="External"/><Relationship Id="rId704" Type="http://schemas.openxmlformats.org/officeDocument/2006/relationships/hyperlink" Target="https://www.w3.org/TR/vocab-ssn-2023/" TargetMode="External"/><Relationship Id="rId911" Type="http://schemas.openxmlformats.org/officeDocument/2006/relationships/hyperlink" Target="https://www.w3.org/ns/sosa/common/" TargetMode="External"/><Relationship Id="rId1127" Type="http://schemas.openxmlformats.org/officeDocument/2006/relationships/hyperlink" Target="https://www.w3.org/TR/vocab-ssn-2023/" TargetMode="External"/><Relationship Id="rId1334" Type="http://schemas.openxmlformats.org/officeDocument/2006/relationships/hyperlink" Target="https://www.w3.org/TR/vocab-ssn-2023/" TargetMode="External"/><Relationship Id="rId1541" Type="http://schemas.openxmlformats.org/officeDocument/2006/relationships/hyperlink" Target="https://www.w3.org/TR/vocab-ssn-2023/" TargetMode="External"/><Relationship Id="rId40" Type="http://schemas.openxmlformats.org/officeDocument/2006/relationships/hyperlink" Target="https://www.w3.org/policies/" TargetMode="External"/><Relationship Id="rId1401" Type="http://schemas.openxmlformats.org/officeDocument/2006/relationships/hyperlink" Target="https://www.w3.org/TR/vocab-ssn-2023/" TargetMode="External"/><Relationship Id="rId3299" Type="http://schemas.openxmlformats.org/officeDocument/2006/relationships/hyperlink" Target="https://www.w3.org/TR/vocab-dqv/" TargetMode="External"/><Relationship Id="rId3159" Type="http://schemas.openxmlformats.org/officeDocument/2006/relationships/hyperlink" Target="https://www.w3.org/TR/vocab-ssn-2023/" TargetMode="External"/><Relationship Id="rId3366" Type="http://schemas.openxmlformats.org/officeDocument/2006/relationships/hyperlink" Target="https://www.w3.org/ns/sosa/systems/" TargetMode="External"/><Relationship Id="rId287" Type="http://schemas.openxmlformats.org/officeDocument/2006/relationships/hyperlink" Target="https://www.w3.org/TR/vocab-ssn-2023/" TargetMode="External"/><Relationship Id="rId494" Type="http://schemas.openxmlformats.org/officeDocument/2006/relationships/hyperlink" Target="https://www.w3.org/TR/vocab-ssn-2023/" TargetMode="External"/><Relationship Id="rId2175" Type="http://schemas.openxmlformats.org/officeDocument/2006/relationships/hyperlink" Target="https://www.w3.org/TR/vocab-ssn-2023/" TargetMode="External"/><Relationship Id="rId2382" Type="http://schemas.openxmlformats.org/officeDocument/2006/relationships/hyperlink" Target="https://www.w3.org/TR/vocab-ssn-2023/" TargetMode="External"/><Relationship Id="rId3019" Type="http://schemas.openxmlformats.org/officeDocument/2006/relationships/hyperlink" Target="https://www.w3.org/TR/vocab-ssn-2023/" TargetMode="External"/><Relationship Id="rId3226" Type="http://schemas.openxmlformats.org/officeDocument/2006/relationships/hyperlink" Target="https://www.w3.org/TR/vocab-ssn-2023/" TargetMode="External"/><Relationship Id="rId147" Type="http://schemas.openxmlformats.org/officeDocument/2006/relationships/hyperlink" Target="https://www.w3.org/TR/vocab-ssn-2023/" TargetMode="External"/><Relationship Id="rId354" Type="http://schemas.openxmlformats.org/officeDocument/2006/relationships/hyperlink" Target="https://www.w3.org/TR/vocab-ssn-2023/" TargetMode="External"/><Relationship Id="rId1191" Type="http://schemas.openxmlformats.org/officeDocument/2006/relationships/hyperlink" Target="https://www.w3.org/TR/vocab-ssn-2023/" TargetMode="External"/><Relationship Id="rId2035" Type="http://schemas.openxmlformats.org/officeDocument/2006/relationships/hyperlink" Target="https://www.w3.org/TR/vocab-ssn-2023/" TargetMode="External"/><Relationship Id="rId3433" Type="http://schemas.openxmlformats.org/officeDocument/2006/relationships/hyperlink" Target="https://www.rfc-editor.org/info/rfc2119/" TargetMode="External"/><Relationship Id="rId561" Type="http://schemas.openxmlformats.org/officeDocument/2006/relationships/hyperlink" Target="https://www.w3.org/TR/vocab-ssn-2023/" TargetMode="External"/><Relationship Id="rId2242" Type="http://schemas.openxmlformats.org/officeDocument/2006/relationships/hyperlink" Target="https://www.w3.org/ns/sosa/oms/" TargetMode="External"/><Relationship Id="rId3500" Type="http://schemas.openxmlformats.org/officeDocument/2006/relationships/hyperlink" Target="https://www.ogc.org/about-ogc/domains/swe/" TargetMode="External"/><Relationship Id="rId214" Type="http://schemas.openxmlformats.org/officeDocument/2006/relationships/hyperlink" Target="https://www.w3.org/TR/vocab-ssn-2023/" TargetMode="External"/><Relationship Id="rId421" Type="http://schemas.openxmlformats.org/officeDocument/2006/relationships/hyperlink" Target="https://www.w3.org/TR/vocab-ssn-2023/" TargetMode="External"/><Relationship Id="rId1051" Type="http://schemas.openxmlformats.org/officeDocument/2006/relationships/hyperlink" Target="https://www.w3.org/TR/vocab-ssn-2023/" TargetMode="External"/><Relationship Id="rId2102" Type="http://schemas.openxmlformats.org/officeDocument/2006/relationships/hyperlink" Target="https://www.w3.org/TR/vocab-ssn-2023/" TargetMode="External"/><Relationship Id="rId1868" Type="http://schemas.openxmlformats.org/officeDocument/2006/relationships/hyperlink" Target="https://www.w3.org/TR/vocab-ssn-2023/" TargetMode="External"/><Relationship Id="rId2919" Type="http://schemas.openxmlformats.org/officeDocument/2006/relationships/hyperlink" Target="https://www.w3.org/TR/vocab-ssn-2023/" TargetMode="External"/><Relationship Id="rId3083" Type="http://schemas.openxmlformats.org/officeDocument/2006/relationships/hyperlink" Target="https://www.w3.org/TR/vocab-ssn-2023/" TargetMode="External"/><Relationship Id="rId3290" Type="http://schemas.openxmlformats.org/officeDocument/2006/relationships/hyperlink" Target="https://www.w3.org/TR/vocab-ssn-2023/" TargetMode="External"/><Relationship Id="rId1728" Type="http://schemas.openxmlformats.org/officeDocument/2006/relationships/hyperlink" Target="https://www.w3.org/TR/vocab-ssn-2023/" TargetMode="External"/><Relationship Id="rId1935" Type="http://schemas.openxmlformats.org/officeDocument/2006/relationships/hyperlink" Target="https://www.w3.org/TR/vocab-ssn-2023/" TargetMode="External"/><Relationship Id="rId3150" Type="http://schemas.openxmlformats.org/officeDocument/2006/relationships/hyperlink" Target="https://www.w3.org/TR/vocab-ssn-2023/" TargetMode="External"/><Relationship Id="rId3010" Type="http://schemas.openxmlformats.org/officeDocument/2006/relationships/hyperlink" Target="https://www.w3.org/TR/vocab-ssn-2023/" TargetMode="External"/><Relationship Id="rId4" Type="http://schemas.openxmlformats.org/officeDocument/2006/relationships/webSettings" Target="webSettings.xml"/><Relationship Id="rId888" Type="http://schemas.openxmlformats.org/officeDocument/2006/relationships/hyperlink" Target="https://www.w3.org/TR/vocab-ssn-2023/" TargetMode="External"/><Relationship Id="rId2569" Type="http://schemas.openxmlformats.org/officeDocument/2006/relationships/hyperlink" Target="https://www.w3.org/TR/vocab-ssn-2023/" TargetMode="External"/><Relationship Id="rId2776" Type="http://schemas.openxmlformats.org/officeDocument/2006/relationships/hyperlink" Target="https://www.w3.org/TR/vocab-ssn-2023/" TargetMode="External"/><Relationship Id="rId2983" Type="http://schemas.openxmlformats.org/officeDocument/2006/relationships/hyperlink" Target="https://www.w3.org/TR/vocab-ssn-2023/" TargetMode="External"/><Relationship Id="rId748" Type="http://schemas.openxmlformats.org/officeDocument/2006/relationships/hyperlink" Target="https://www.w3.org/TR/vocab-ssn-2023/" TargetMode="External"/><Relationship Id="rId955" Type="http://schemas.openxmlformats.org/officeDocument/2006/relationships/hyperlink" Target="https://www.w3.org/TR/vocab-ssn-2023/" TargetMode="External"/><Relationship Id="rId1378" Type="http://schemas.openxmlformats.org/officeDocument/2006/relationships/hyperlink" Target="https://www.w3.org/TR/vocab-ssn-2023/" TargetMode="External"/><Relationship Id="rId1585" Type="http://schemas.openxmlformats.org/officeDocument/2006/relationships/hyperlink" Target="https://www.w3.org/TR/vocab-ssn-2023/" TargetMode="External"/><Relationship Id="rId1792" Type="http://schemas.openxmlformats.org/officeDocument/2006/relationships/hyperlink" Target="https://www.w3.org/TR/vocab-ssn-2023/" TargetMode="External"/><Relationship Id="rId2429" Type="http://schemas.openxmlformats.org/officeDocument/2006/relationships/hyperlink" Target="https://www.w3.org/TR/vocab-ssn-2023/" TargetMode="External"/><Relationship Id="rId2636" Type="http://schemas.openxmlformats.org/officeDocument/2006/relationships/hyperlink" Target="https://www.w3.org/TR/vocab-ssn-2023/" TargetMode="External"/><Relationship Id="rId2843" Type="http://schemas.openxmlformats.org/officeDocument/2006/relationships/hyperlink" Target="https://www.w3.org/TR/vocab-ssn-2023/" TargetMode="External"/><Relationship Id="rId84" Type="http://schemas.openxmlformats.org/officeDocument/2006/relationships/hyperlink" Target="https://www.w3.org/TR/vocab-ssn-2023/" TargetMode="External"/><Relationship Id="rId608" Type="http://schemas.openxmlformats.org/officeDocument/2006/relationships/hyperlink" Target="https://www.w3.org/TR/vocab-ssn-2023/" TargetMode="External"/><Relationship Id="rId815" Type="http://schemas.openxmlformats.org/officeDocument/2006/relationships/hyperlink" Target="https://www.w3.org/TR/vocab-ssn-2023/" TargetMode="External"/><Relationship Id="rId1238" Type="http://schemas.openxmlformats.org/officeDocument/2006/relationships/hyperlink" Target="https://www.w3.org/TR/vocab-ssn-2023/" TargetMode="External"/><Relationship Id="rId1445" Type="http://schemas.openxmlformats.org/officeDocument/2006/relationships/hyperlink" Target="https://www.w3.org/TR/vocab-ssn-2023/" TargetMode="External"/><Relationship Id="rId1652" Type="http://schemas.openxmlformats.org/officeDocument/2006/relationships/hyperlink" Target="https://www.w3.org/TR/vocab-ssn-2023/" TargetMode="External"/><Relationship Id="rId1305" Type="http://schemas.openxmlformats.org/officeDocument/2006/relationships/hyperlink" Target="https://www.w3.org/TR/vocab-ssn-2023/" TargetMode="External"/><Relationship Id="rId2703" Type="http://schemas.openxmlformats.org/officeDocument/2006/relationships/hyperlink" Target="https://saref.etsi.org/core/controls" TargetMode="External"/><Relationship Id="rId2910" Type="http://schemas.openxmlformats.org/officeDocument/2006/relationships/hyperlink" Target="https://www.w3.org/TR/vocab-ssn-2023/" TargetMode="External"/><Relationship Id="rId1512" Type="http://schemas.openxmlformats.org/officeDocument/2006/relationships/hyperlink" Target="https://www.w3.org/TR/vocab-ssn-2023/" TargetMode="External"/><Relationship Id="rId11" Type="http://schemas.openxmlformats.org/officeDocument/2006/relationships/hyperlink" Target="https://w3c.github.io/sdw-sosa-ssn/ssn/usage/" TargetMode="External"/><Relationship Id="rId398" Type="http://schemas.openxmlformats.org/officeDocument/2006/relationships/hyperlink" Target="https://www.w3.org/TR/vocab-ssn-2023/" TargetMode="External"/><Relationship Id="rId2079" Type="http://schemas.openxmlformats.org/officeDocument/2006/relationships/hyperlink" Target="https://www.w3.org/TR/vocab-ssn-2023/" TargetMode="External"/><Relationship Id="rId3477" Type="http://schemas.openxmlformats.org/officeDocument/2006/relationships/hyperlink" Target="http://www.etsi.org/deliver/etsi_ts/103200_103299/103264/04.01.01_60/ts_103264v040101p.pdf" TargetMode="External"/><Relationship Id="rId2286" Type="http://schemas.openxmlformats.org/officeDocument/2006/relationships/hyperlink" Target="https://www.w3.org/TR/vocab-ssn-2023/" TargetMode="External"/><Relationship Id="rId2493" Type="http://schemas.openxmlformats.org/officeDocument/2006/relationships/hyperlink" Target="https://www.w3.org/TR/vocab-ssn-2023/" TargetMode="External"/><Relationship Id="rId3337" Type="http://schemas.openxmlformats.org/officeDocument/2006/relationships/hyperlink" Target="https://www.w3.org/TR/vocab-ssn-2023/" TargetMode="External"/><Relationship Id="rId258" Type="http://schemas.openxmlformats.org/officeDocument/2006/relationships/hyperlink" Target="https://www.w3.org/TR/vocab-ssn-2023/" TargetMode="External"/><Relationship Id="rId465" Type="http://schemas.openxmlformats.org/officeDocument/2006/relationships/hyperlink" Target="https://www.w3.org/TR/vocab-ssn-2023/" TargetMode="External"/><Relationship Id="rId672" Type="http://schemas.openxmlformats.org/officeDocument/2006/relationships/hyperlink" Target="https://www.w3.org/TR/prov-o/" TargetMode="External"/><Relationship Id="rId1095" Type="http://schemas.openxmlformats.org/officeDocument/2006/relationships/hyperlink" Target="https://www.w3.org/TR/vocab-ssn-2023/" TargetMode="External"/><Relationship Id="rId2146" Type="http://schemas.openxmlformats.org/officeDocument/2006/relationships/hyperlink" Target="https://www.w3.org/TR/vocab-ssn-2023/" TargetMode="External"/><Relationship Id="rId2353" Type="http://schemas.openxmlformats.org/officeDocument/2006/relationships/hyperlink" Target="https://www.w3.org/TR/vocab-ssn-2023/" TargetMode="External"/><Relationship Id="rId2560" Type="http://schemas.openxmlformats.org/officeDocument/2006/relationships/hyperlink" Target="https://www.w3.org/ns/prov" TargetMode="External"/><Relationship Id="rId3404" Type="http://schemas.openxmlformats.org/officeDocument/2006/relationships/hyperlink" Target="https://www.w3.org/TR/vocab-ssn-2023/" TargetMode="External"/><Relationship Id="rId118" Type="http://schemas.openxmlformats.org/officeDocument/2006/relationships/hyperlink" Target="https://www.w3.org/TR/vocab-ssn-2023/" TargetMode="External"/><Relationship Id="rId325" Type="http://schemas.openxmlformats.org/officeDocument/2006/relationships/hyperlink" Target="https://www.w3.org/TR/vocab-ssn-2023/" TargetMode="External"/><Relationship Id="rId532" Type="http://schemas.openxmlformats.org/officeDocument/2006/relationships/hyperlink" Target="https://www.w3.org/TR/vocab-ssn-2023/" TargetMode="External"/><Relationship Id="rId1162" Type="http://schemas.openxmlformats.org/officeDocument/2006/relationships/hyperlink" Target="https://www.w3.org/ns/sosa/common/" TargetMode="External"/><Relationship Id="rId2006" Type="http://schemas.openxmlformats.org/officeDocument/2006/relationships/hyperlink" Target="https://www.w3.org/TR/vocab-ssn-2023/" TargetMode="External"/><Relationship Id="rId2213" Type="http://schemas.openxmlformats.org/officeDocument/2006/relationships/hyperlink" Target="https://www.w3.org/TR/vocab-ssn-2023/" TargetMode="External"/><Relationship Id="rId2420" Type="http://schemas.openxmlformats.org/officeDocument/2006/relationships/hyperlink" Target="https://www.w3.org/TR/vocab-ssn-2023/" TargetMode="External"/><Relationship Id="rId1022" Type="http://schemas.openxmlformats.org/officeDocument/2006/relationships/hyperlink" Target="https://www.w3.org/TR/vocab-ssn-2023/" TargetMode="External"/><Relationship Id="rId1979" Type="http://schemas.openxmlformats.org/officeDocument/2006/relationships/hyperlink" Target="https://www.w3.org/TR/vocab-ssn-2023/" TargetMode="External"/><Relationship Id="rId3194" Type="http://schemas.openxmlformats.org/officeDocument/2006/relationships/hyperlink" Target="https://www.w3.org/TR/vocab-ssn-2023/" TargetMode="External"/><Relationship Id="rId1839" Type="http://schemas.openxmlformats.org/officeDocument/2006/relationships/hyperlink" Target="https://www.w3.org/TR/vocab-ssn-2023/" TargetMode="External"/><Relationship Id="rId3054" Type="http://schemas.openxmlformats.org/officeDocument/2006/relationships/hyperlink" Target="https://www.w3.org/TR/vocab-ssn-2023/" TargetMode="External"/><Relationship Id="rId182" Type="http://schemas.openxmlformats.org/officeDocument/2006/relationships/hyperlink" Target="https://www.w3.org/TR/vocab-ssn-2023/" TargetMode="External"/><Relationship Id="rId1906" Type="http://schemas.openxmlformats.org/officeDocument/2006/relationships/hyperlink" Target="https://www.w3.org/TR/vocab-ssn-2023/" TargetMode="External"/><Relationship Id="rId3261" Type="http://schemas.openxmlformats.org/officeDocument/2006/relationships/hyperlink" Target="https://www.w3.org/TR/vocab-ssn-2023/" TargetMode="External"/><Relationship Id="rId2070" Type="http://schemas.openxmlformats.org/officeDocument/2006/relationships/hyperlink" Target="https://www.w3.org/TR/vocab-ssn-2023/" TargetMode="External"/><Relationship Id="rId3121" Type="http://schemas.openxmlformats.org/officeDocument/2006/relationships/hyperlink" Target="https://si-digital-framework.org/quantities" TargetMode="External"/><Relationship Id="rId999" Type="http://schemas.openxmlformats.org/officeDocument/2006/relationships/hyperlink" Target="https://www.w3.org/TR/vocab-ssn-2023/" TargetMode="External"/><Relationship Id="rId2887" Type="http://schemas.openxmlformats.org/officeDocument/2006/relationships/hyperlink" Target="https://www.w3.org/TR/vocab-ssn-2023/" TargetMode="External"/><Relationship Id="rId859" Type="http://schemas.openxmlformats.org/officeDocument/2006/relationships/hyperlink" Target="https://www.w3.org/TR/vocab-ssn-2023/" TargetMode="External"/><Relationship Id="rId1489" Type="http://schemas.openxmlformats.org/officeDocument/2006/relationships/hyperlink" Target="https://www.w3.org/TR/vocab-ssn-2023/" TargetMode="External"/><Relationship Id="rId1696" Type="http://schemas.openxmlformats.org/officeDocument/2006/relationships/hyperlink" Target="https://www.w3.org/TR/vocab-ssn-2023/" TargetMode="External"/><Relationship Id="rId1349" Type="http://schemas.openxmlformats.org/officeDocument/2006/relationships/hyperlink" Target="https://www.w3.org/TR/vocab-ssn-2023/" TargetMode="External"/><Relationship Id="rId2747" Type="http://schemas.openxmlformats.org/officeDocument/2006/relationships/hyperlink" Target="https://www.w3.org/TR/vocab-ssn-2023/" TargetMode="External"/><Relationship Id="rId2954" Type="http://schemas.openxmlformats.org/officeDocument/2006/relationships/hyperlink" Target="https://www.w3.org/TR/vocab-ssn/" TargetMode="External"/><Relationship Id="rId719" Type="http://schemas.openxmlformats.org/officeDocument/2006/relationships/hyperlink" Target="https://www.w3.org/ns/sosa/obs/" TargetMode="External"/><Relationship Id="rId926" Type="http://schemas.openxmlformats.org/officeDocument/2006/relationships/hyperlink" Target="https://www.w3.org/TR/vocab-ssn-2023/" TargetMode="External"/><Relationship Id="rId1556" Type="http://schemas.openxmlformats.org/officeDocument/2006/relationships/hyperlink" Target="https://www.w3.org/TR/vocab-ssn-2023/" TargetMode="External"/><Relationship Id="rId1763" Type="http://schemas.openxmlformats.org/officeDocument/2006/relationships/hyperlink" Target="https://www.w3.org/TR/vocab-ssn-2023/" TargetMode="External"/><Relationship Id="rId1970" Type="http://schemas.openxmlformats.org/officeDocument/2006/relationships/hyperlink" Target="https://www.w3.org/TR/vocab-ssn-2023/" TargetMode="External"/><Relationship Id="rId2607" Type="http://schemas.openxmlformats.org/officeDocument/2006/relationships/hyperlink" Target="https://saref.etsi.org/core/" TargetMode="External"/><Relationship Id="rId2814" Type="http://schemas.openxmlformats.org/officeDocument/2006/relationships/hyperlink" Target="https://www.w3.org/TR/vocab-ssn-2023/" TargetMode="External"/><Relationship Id="rId55" Type="http://schemas.openxmlformats.org/officeDocument/2006/relationships/hyperlink" Target="https://www.w3.org/TR/" TargetMode="External"/><Relationship Id="rId1209" Type="http://schemas.openxmlformats.org/officeDocument/2006/relationships/hyperlink" Target="https://www.w3.org/TR/vocab-ssn-2023/" TargetMode="External"/><Relationship Id="rId1416" Type="http://schemas.openxmlformats.org/officeDocument/2006/relationships/hyperlink" Target="https://www.w3.org/TR/vocab-ssn-2023/" TargetMode="External"/><Relationship Id="rId1623" Type="http://schemas.openxmlformats.org/officeDocument/2006/relationships/hyperlink" Target="https://www.w3.org/TR/vocab-ssn-2023/" TargetMode="External"/><Relationship Id="rId1830" Type="http://schemas.openxmlformats.org/officeDocument/2006/relationships/hyperlink" Target="https://www.w3.org/ns/sosa/observation/" TargetMode="External"/><Relationship Id="rId2397" Type="http://schemas.openxmlformats.org/officeDocument/2006/relationships/hyperlink" Target="https://www.w3.org/TR/vocab-ssn-2023/" TargetMode="External"/><Relationship Id="rId3448" Type="http://schemas.openxmlformats.org/officeDocument/2006/relationships/hyperlink" Target="https://dl.kr.org/" TargetMode="External"/><Relationship Id="rId369" Type="http://schemas.openxmlformats.org/officeDocument/2006/relationships/hyperlink" Target="https://www.w3.org/TR/vocab-ssn-2023/" TargetMode="External"/><Relationship Id="rId576" Type="http://schemas.openxmlformats.org/officeDocument/2006/relationships/hyperlink" Target="https://www.w3.org/TR/vocab-ssn-2023/" TargetMode="External"/><Relationship Id="rId783" Type="http://schemas.openxmlformats.org/officeDocument/2006/relationships/hyperlink" Target="https://www.w3.org/TR/vocab-ssn-2023/" TargetMode="External"/><Relationship Id="rId990" Type="http://schemas.openxmlformats.org/officeDocument/2006/relationships/hyperlink" Target="https://www.w3.org/TR/vocab-ssn-2023/" TargetMode="External"/><Relationship Id="rId2257" Type="http://schemas.openxmlformats.org/officeDocument/2006/relationships/hyperlink" Target="https://www.w3.org/TR/vocab-ssn-2023/" TargetMode="External"/><Relationship Id="rId2464" Type="http://schemas.openxmlformats.org/officeDocument/2006/relationships/hyperlink" Target="https://www.w3.org/TR/vocab-ssn-2023/" TargetMode="External"/><Relationship Id="rId2671" Type="http://schemas.openxmlformats.org/officeDocument/2006/relationships/hyperlink" Target="https://saref.etsi.org/core/hasStartTime" TargetMode="External"/><Relationship Id="rId3308" Type="http://schemas.openxmlformats.org/officeDocument/2006/relationships/hyperlink" Target="https://www.w3.org/TR/vocab-ssn-2023/" TargetMode="External"/><Relationship Id="rId3515" Type="http://schemas.openxmlformats.org/officeDocument/2006/relationships/hyperlink" Target="https://www.w3.org/TR/2017/REC-vocab-ssn-20171019/" TargetMode="External"/><Relationship Id="rId229" Type="http://schemas.openxmlformats.org/officeDocument/2006/relationships/hyperlink" Target="https://www.w3.org/TR/vocab-ssn-2023/" TargetMode="External"/><Relationship Id="rId436" Type="http://schemas.openxmlformats.org/officeDocument/2006/relationships/hyperlink" Target="https://www.w3.org/TR/vocab-ssn-2023/" TargetMode="External"/><Relationship Id="rId643" Type="http://schemas.openxmlformats.org/officeDocument/2006/relationships/hyperlink" Target="https://www.w3.org/TR/vocab-ssn-2023/" TargetMode="External"/><Relationship Id="rId1066" Type="http://schemas.openxmlformats.org/officeDocument/2006/relationships/hyperlink" Target="https://www.w3.org/TR/vocab-ssn-2023/" TargetMode="External"/><Relationship Id="rId1273" Type="http://schemas.openxmlformats.org/officeDocument/2006/relationships/hyperlink" Target="https://www.w3.org/TR/vocab-ssn-2023/" TargetMode="External"/><Relationship Id="rId1480" Type="http://schemas.openxmlformats.org/officeDocument/2006/relationships/hyperlink" Target="https://www.w3.org/TR/vocab-ssn-2023/" TargetMode="External"/><Relationship Id="rId2117" Type="http://schemas.openxmlformats.org/officeDocument/2006/relationships/hyperlink" Target="https://www.w3.org/TR/vocab-ssn-2023/" TargetMode="External"/><Relationship Id="rId2324" Type="http://schemas.openxmlformats.org/officeDocument/2006/relationships/hyperlink" Target="https://www.w3.org/ns/sosa/oms/" TargetMode="External"/><Relationship Id="rId850" Type="http://schemas.openxmlformats.org/officeDocument/2006/relationships/hyperlink" Target="https://www.w3.org/TR/vocab-ssn-2023/" TargetMode="External"/><Relationship Id="rId1133" Type="http://schemas.openxmlformats.org/officeDocument/2006/relationships/hyperlink" Target="https://www.w3.org/TR/vocab-ssn-2023/" TargetMode="External"/><Relationship Id="rId2531" Type="http://schemas.openxmlformats.org/officeDocument/2006/relationships/hyperlink" Target="https://www.w3.org/TR/vocab-ssn-2023/" TargetMode="External"/><Relationship Id="rId503" Type="http://schemas.openxmlformats.org/officeDocument/2006/relationships/hyperlink" Target="https://www.w3.org/TR/vocab-ssn-2023/" TargetMode="External"/><Relationship Id="rId710" Type="http://schemas.openxmlformats.org/officeDocument/2006/relationships/hyperlink" Target="https://www.w3.org/TR/vocab-ssn-2023/" TargetMode="External"/><Relationship Id="rId1340" Type="http://schemas.openxmlformats.org/officeDocument/2006/relationships/hyperlink" Target="https://www.w3.org/TR/vocab-ssn-2023/" TargetMode="External"/><Relationship Id="rId3098" Type="http://schemas.openxmlformats.org/officeDocument/2006/relationships/hyperlink" Target="https://www.w3.org/TR/vocab-ssn-2023/" TargetMode="External"/><Relationship Id="rId1200" Type="http://schemas.openxmlformats.org/officeDocument/2006/relationships/hyperlink" Target="https://www.w3.org/TR/vocab-ssn-2023/" TargetMode="External"/><Relationship Id="rId3165" Type="http://schemas.openxmlformats.org/officeDocument/2006/relationships/hyperlink" Target="https://www.w3.org/TR/vocab-ssn-2023/" TargetMode="External"/><Relationship Id="rId3372" Type="http://schemas.openxmlformats.org/officeDocument/2006/relationships/hyperlink" Target="https://www.w3.org/ns/sosa/systems/" TargetMode="External"/><Relationship Id="rId293" Type="http://schemas.openxmlformats.org/officeDocument/2006/relationships/hyperlink" Target="https://www.w3.org/TR/vocab-ssn-2023/" TargetMode="External"/><Relationship Id="rId2181" Type="http://schemas.openxmlformats.org/officeDocument/2006/relationships/hyperlink" Target="https://www.w3.org/TR/vocab-ssn-2023/" TargetMode="External"/><Relationship Id="rId3025" Type="http://schemas.openxmlformats.org/officeDocument/2006/relationships/hyperlink" Target="https://www.w3.org/TR/vocab-ssn-2023/" TargetMode="External"/><Relationship Id="rId3232" Type="http://schemas.openxmlformats.org/officeDocument/2006/relationships/hyperlink" Target="https://www.w3.org/TR/vocab-ssn-2023/" TargetMode="External"/><Relationship Id="rId153" Type="http://schemas.openxmlformats.org/officeDocument/2006/relationships/hyperlink" Target="https://www.w3.org/TR/vocab-ssn-2023/" TargetMode="External"/><Relationship Id="rId360" Type="http://schemas.openxmlformats.org/officeDocument/2006/relationships/hyperlink" Target="https://www.w3.org/TR/vocab-ssn-2023/" TargetMode="External"/><Relationship Id="rId2041" Type="http://schemas.openxmlformats.org/officeDocument/2006/relationships/hyperlink" Target="https://www.w3.org/TR/vocab-ssn-2023/" TargetMode="External"/><Relationship Id="rId220" Type="http://schemas.openxmlformats.org/officeDocument/2006/relationships/hyperlink" Target="https://www.w3.org/TR/vocab-ssn-2023/" TargetMode="External"/><Relationship Id="rId2998" Type="http://schemas.openxmlformats.org/officeDocument/2006/relationships/hyperlink" Target="https://www.w3.org/TR/vocab-ssn-2023/" TargetMode="External"/><Relationship Id="rId2858" Type="http://schemas.openxmlformats.org/officeDocument/2006/relationships/hyperlink" Target="https://www.w3.org/ns/sosa/" TargetMode="External"/><Relationship Id="rId99" Type="http://schemas.openxmlformats.org/officeDocument/2006/relationships/hyperlink" Target="https://www.w3.org/TR/vocab-ssn-2023/" TargetMode="External"/><Relationship Id="rId1667" Type="http://schemas.openxmlformats.org/officeDocument/2006/relationships/hyperlink" Target="https://www.w3.org/TR/vocab-ssn-2023/" TargetMode="External"/><Relationship Id="rId1874" Type="http://schemas.openxmlformats.org/officeDocument/2006/relationships/hyperlink" Target="https://www.w3.org/TR/vocab-ssn-2023/" TargetMode="External"/><Relationship Id="rId2718" Type="http://schemas.openxmlformats.org/officeDocument/2006/relationships/hyperlink" Target="https://www.w3.org/TR/vocab-ssn-2023/" TargetMode="External"/><Relationship Id="rId2925" Type="http://schemas.openxmlformats.org/officeDocument/2006/relationships/hyperlink" Target="https://www.w3.org/TR/vocab-ssn-2023/" TargetMode="External"/><Relationship Id="rId1527" Type="http://schemas.openxmlformats.org/officeDocument/2006/relationships/hyperlink" Target="https://www.w3.org/TR/vocab-ssn-2023/" TargetMode="External"/><Relationship Id="rId1734" Type="http://schemas.openxmlformats.org/officeDocument/2006/relationships/hyperlink" Target="https://www.w3.org/TR/vocab-ssn-2023/" TargetMode="External"/><Relationship Id="rId1941" Type="http://schemas.openxmlformats.org/officeDocument/2006/relationships/hyperlink" Target="https://www.w3.org/TR/vocab-ssn-2023/" TargetMode="External"/><Relationship Id="rId26" Type="http://schemas.openxmlformats.org/officeDocument/2006/relationships/hyperlink" Target="https://orcid.org/0009-0003-1968-887X" TargetMode="External"/><Relationship Id="rId1801" Type="http://schemas.openxmlformats.org/officeDocument/2006/relationships/hyperlink" Target="https://www.w3.org/TR/vocab-ssn-2023/" TargetMode="External"/><Relationship Id="rId687" Type="http://schemas.openxmlformats.org/officeDocument/2006/relationships/hyperlink" Target="https://www.w3.org/TR/vocab-ssn-2023/" TargetMode="External"/><Relationship Id="rId2368" Type="http://schemas.openxmlformats.org/officeDocument/2006/relationships/hyperlink" Target="https://www.w3.org/TR/vocab-ssn-2023/" TargetMode="External"/><Relationship Id="rId894" Type="http://schemas.openxmlformats.org/officeDocument/2006/relationships/hyperlink" Target="https://www.w3.org/TR/vocab-ssn-2023/" TargetMode="External"/><Relationship Id="rId1177" Type="http://schemas.openxmlformats.org/officeDocument/2006/relationships/hyperlink" Target="https://www.w3.org/TR/vocab-ssn-2023/" TargetMode="External"/><Relationship Id="rId2575" Type="http://schemas.openxmlformats.org/officeDocument/2006/relationships/hyperlink" Target="https://www.w3.org/TR/vocab-ssn-2023/" TargetMode="External"/><Relationship Id="rId2782" Type="http://schemas.openxmlformats.org/officeDocument/2006/relationships/hyperlink" Target="https://www.w3.org/TR/vocab-ssn-2023/" TargetMode="External"/><Relationship Id="rId3419" Type="http://schemas.openxmlformats.org/officeDocument/2006/relationships/hyperlink" Target="https://www.w3.org/TR/owl-time/" TargetMode="External"/><Relationship Id="rId547" Type="http://schemas.openxmlformats.org/officeDocument/2006/relationships/hyperlink" Target="https://www.w3.org/TR/vocab-ssn-2023/" TargetMode="External"/><Relationship Id="rId754" Type="http://schemas.openxmlformats.org/officeDocument/2006/relationships/hyperlink" Target="https://www.w3.org/TR/vocab-ssn-2023/" TargetMode="External"/><Relationship Id="rId961" Type="http://schemas.openxmlformats.org/officeDocument/2006/relationships/hyperlink" Target="https://www.w3.org/TR/vocab-ssn-2023/" TargetMode="External"/><Relationship Id="rId1384" Type="http://schemas.openxmlformats.org/officeDocument/2006/relationships/hyperlink" Target="https://www.w3.org/TR/vocab-ssn-2023/" TargetMode="External"/><Relationship Id="rId1591" Type="http://schemas.openxmlformats.org/officeDocument/2006/relationships/hyperlink" Target="https://www.w3.org/ns/sosa/actuation/" TargetMode="External"/><Relationship Id="rId2228" Type="http://schemas.openxmlformats.org/officeDocument/2006/relationships/hyperlink" Target="https://www.w3.org/TR/vocab-ssn-2023/" TargetMode="External"/><Relationship Id="rId2435" Type="http://schemas.openxmlformats.org/officeDocument/2006/relationships/hyperlink" Target="https://www.w3.org/TR/vocab-ssn-2023/" TargetMode="External"/><Relationship Id="rId2642" Type="http://schemas.openxmlformats.org/officeDocument/2006/relationships/hyperlink" Target="https://www.w3.org/TR/vocab-ssn-2023/" TargetMode="External"/><Relationship Id="rId90" Type="http://schemas.openxmlformats.org/officeDocument/2006/relationships/hyperlink" Target="https://www.w3.org/TR/vocab-ssn-2023/" TargetMode="External"/><Relationship Id="rId407" Type="http://schemas.openxmlformats.org/officeDocument/2006/relationships/hyperlink" Target="https://www.w3.org/TR/vocab-ssn-2023/" TargetMode="External"/><Relationship Id="rId614" Type="http://schemas.openxmlformats.org/officeDocument/2006/relationships/hyperlink" Target="https://www.w3.org/TR/vocab-ssn-2023/" TargetMode="External"/><Relationship Id="rId821" Type="http://schemas.openxmlformats.org/officeDocument/2006/relationships/hyperlink" Target="https://www.w3.org/TR/vocab-ssn-2023/" TargetMode="External"/><Relationship Id="rId1037" Type="http://schemas.openxmlformats.org/officeDocument/2006/relationships/hyperlink" Target="https://www.w3.org/TR/vocab-ssn-2023/" TargetMode="External"/><Relationship Id="rId1244" Type="http://schemas.openxmlformats.org/officeDocument/2006/relationships/hyperlink" Target="https://www.w3.org/TR/xmlschema-2/" TargetMode="External"/><Relationship Id="rId1451" Type="http://schemas.openxmlformats.org/officeDocument/2006/relationships/hyperlink" Target="https://www.w3.org/TR/vocab-ssn-2023/" TargetMode="External"/><Relationship Id="rId2502" Type="http://schemas.openxmlformats.org/officeDocument/2006/relationships/hyperlink" Target="https://www.w3.org/TR/vocab-ssn-2023/" TargetMode="External"/><Relationship Id="rId1104" Type="http://schemas.openxmlformats.org/officeDocument/2006/relationships/hyperlink" Target="https://www.w3.org/TR/vocab-ssn-2023/" TargetMode="External"/><Relationship Id="rId1311" Type="http://schemas.openxmlformats.org/officeDocument/2006/relationships/hyperlink" Target="https://www.w3.org/TR/vocab-ssn-2023/" TargetMode="External"/><Relationship Id="rId3069" Type="http://schemas.openxmlformats.org/officeDocument/2006/relationships/hyperlink" Target="https://www.w3.org/TR/vocab-ssn/" TargetMode="External"/><Relationship Id="rId3276" Type="http://schemas.openxmlformats.org/officeDocument/2006/relationships/hyperlink" Target="https://www.w3.org/TR/vocab-ssn-2023/" TargetMode="External"/><Relationship Id="rId3483" Type="http://schemas.openxmlformats.org/officeDocument/2006/relationships/hyperlink" Target="https://www.w3.org/TR/sdw-bp/" TargetMode="External"/><Relationship Id="rId197" Type="http://schemas.openxmlformats.org/officeDocument/2006/relationships/hyperlink" Target="https://www.w3.org/TR/vocab-ssn-2023/" TargetMode="External"/><Relationship Id="rId2085" Type="http://schemas.openxmlformats.org/officeDocument/2006/relationships/hyperlink" Target="https://www.w3.org/TR/vocab-ssn-2023/" TargetMode="External"/><Relationship Id="rId2292" Type="http://schemas.openxmlformats.org/officeDocument/2006/relationships/hyperlink" Target="https://www.w3.org/TR/vocab-ssn-2023/" TargetMode="External"/><Relationship Id="rId3136" Type="http://schemas.openxmlformats.org/officeDocument/2006/relationships/hyperlink" Target="https://www.w3.org/TR/vocab-ssn-2023/" TargetMode="External"/><Relationship Id="rId3343" Type="http://schemas.openxmlformats.org/officeDocument/2006/relationships/hyperlink" Target="https://www.w3.org/TR/vocab-ssn-2023/" TargetMode="External"/><Relationship Id="rId264" Type="http://schemas.openxmlformats.org/officeDocument/2006/relationships/hyperlink" Target="https://www.w3.org/TR/vocab-ssn-2023/" TargetMode="External"/><Relationship Id="rId471" Type="http://schemas.openxmlformats.org/officeDocument/2006/relationships/hyperlink" Target="https://www.w3.org/TR/vocab-ssn-2023/" TargetMode="External"/><Relationship Id="rId2152" Type="http://schemas.openxmlformats.org/officeDocument/2006/relationships/hyperlink" Target="https://www.w3.org/TR/vocab-ssn-2023/" TargetMode="External"/><Relationship Id="rId124" Type="http://schemas.openxmlformats.org/officeDocument/2006/relationships/hyperlink" Target="https://www.w3.org/TR/vocab-ssn-2023/" TargetMode="External"/><Relationship Id="rId3203" Type="http://schemas.openxmlformats.org/officeDocument/2006/relationships/hyperlink" Target="https://www.w3.org/TR/vocab-ssn-2023/" TargetMode="External"/><Relationship Id="rId3410" Type="http://schemas.openxmlformats.org/officeDocument/2006/relationships/hyperlink" Target="https://docs.ogc.org/is/22-047r1/22-047r1.html" TargetMode="External"/><Relationship Id="rId331" Type="http://schemas.openxmlformats.org/officeDocument/2006/relationships/hyperlink" Target="https://www.w3.org/TR/vocab-ssn-2023/" TargetMode="External"/><Relationship Id="rId2012" Type="http://schemas.openxmlformats.org/officeDocument/2006/relationships/hyperlink" Target="https://www.w3.org/TR/vocab-ssn-2023/" TargetMode="External"/><Relationship Id="rId2969" Type="http://schemas.openxmlformats.org/officeDocument/2006/relationships/hyperlink" Target="https://www.w3.org/TR/vocab-ssn-2023/" TargetMode="External"/><Relationship Id="rId1778" Type="http://schemas.openxmlformats.org/officeDocument/2006/relationships/hyperlink" Target="https://www.w3.org/TR/vocab-ssn-2023/" TargetMode="External"/><Relationship Id="rId1985" Type="http://schemas.openxmlformats.org/officeDocument/2006/relationships/hyperlink" Target="https://www.w3.org/TR/vocab-ssn-2023/" TargetMode="External"/><Relationship Id="rId2829" Type="http://schemas.openxmlformats.org/officeDocument/2006/relationships/hyperlink" Target="https://www.w3.org/TR/vocab-ssn-2023/" TargetMode="External"/><Relationship Id="rId1638" Type="http://schemas.openxmlformats.org/officeDocument/2006/relationships/hyperlink" Target="https://www.w3.org/TR/vocab-ssn-2023/" TargetMode="External"/><Relationship Id="rId1845" Type="http://schemas.openxmlformats.org/officeDocument/2006/relationships/hyperlink" Target="https://www.w3.org/TR/vocab-ssn-2023/" TargetMode="External"/><Relationship Id="rId3060" Type="http://schemas.openxmlformats.org/officeDocument/2006/relationships/hyperlink" Target="https://www.w3.org/TR/vocab-ssn-2023/" TargetMode="External"/><Relationship Id="rId1705" Type="http://schemas.openxmlformats.org/officeDocument/2006/relationships/hyperlink" Target="https://www.w3.org/TR/vocab-ssn-2023/" TargetMode="External"/><Relationship Id="rId1912" Type="http://schemas.openxmlformats.org/officeDocument/2006/relationships/hyperlink" Target="https://www.w3.org/TR/vocab-ssn-2023/" TargetMode="External"/><Relationship Id="rId798" Type="http://schemas.openxmlformats.org/officeDocument/2006/relationships/hyperlink" Target="https://www.w3.org/TR/vocab-ssn-2023/" TargetMode="External"/><Relationship Id="rId2479" Type="http://schemas.openxmlformats.org/officeDocument/2006/relationships/hyperlink" Target="https://www.w3.org/TR/vocab-ssn-2023/" TargetMode="External"/><Relationship Id="rId2686" Type="http://schemas.openxmlformats.org/officeDocument/2006/relationships/hyperlink" Target="https://www.w3.org/TR/vocab-ssn-2023/" TargetMode="External"/><Relationship Id="rId2893" Type="http://schemas.openxmlformats.org/officeDocument/2006/relationships/hyperlink" Target="https://www.w3.org/TR/vocab-ssn-2023/" TargetMode="External"/><Relationship Id="rId658" Type="http://schemas.openxmlformats.org/officeDocument/2006/relationships/hyperlink" Target="https://www.w3.org/TR/vocab-ssn-2023/" TargetMode="External"/><Relationship Id="rId865" Type="http://schemas.openxmlformats.org/officeDocument/2006/relationships/hyperlink" Target="https://www.w3.org/TR/vocab-ssn-2023/" TargetMode="External"/><Relationship Id="rId1288" Type="http://schemas.openxmlformats.org/officeDocument/2006/relationships/hyperlink" Target="https://www.w3.org/TR/vocab-ssn-2023/" TargetMode="External"/><Relationship Id="rId1495" Type="http://schemas.openxmlformats.org/officeDocument/2006/relationships/hyperlink" Target="https://www.w3.org/TR/vocab-ssn-2023/" TargetMode="External"/><Relationship Id="rId2339" Type="http://schemas.openxmlformats.org/officeDocument/2006/relationships/hyperlink" Target="https://www.w3.org/TR/vocab-ssn-2023/" TargetMode="External"/><Relationship Id="rId2546" Type="http://schemas.openxmlformats.org/officeDocument/2006/relationships/hyperlink" Target="https://www.w3.org/TR/vocab-ssn-2023/" TargetMode="External"/><Relationship Id="rId2753" Type="http://schemas.openxmlformats.org/officeDocument/2006/relationships/hyperlink" Target="https://www.w3.org/TR/vocab-ssn-2023/" TargetMode="External"/><Relationship Id="rId2960" Type="http://schemas.openxmlformats.org/officeDocument/2006/relationships/hyperlink" Target="https://www.w3.org/TR/vocab-ssn-2023/" TargetMode="External"/><Relationship Id="rId518" Type="http://schemas.openxmlformats.org/officeDocument/2006/relationships/hyperlink" Target="https://www.w3.org/TR/vocab-ssn-2023/" TargetMode="External"/><Relationship Id="rId725" Type="http://schemas.openxmlformats.org/officeDocument/2006/relationships/hyperlink" Target="https://www.w3.org/ns/ssn/act/" TargetMode="External"/><Relationship Id="rId932" Type="http://schemas.openxmlformats.org/officeDocument/2006/relationships/hyperlink" Target="https://www.w3.org/TR/vocab-ssn-2023/" TargetMode="External"/><Relationship Id="rId1148" Type="http://schemas.openxmlformats.org/officeDocument/2006/relationships/hyperlink" Target="https://www.w3.org/TR/vocab-ssn-2023/" TargetMode="External"/><Relationship Id="rId1355" Type="http://schemas.openxmlformats.org/officeDocument/2006/relationships/hyperlink" Target="https://www.w3.org/TR/vocab-ssn-2023/" TargetMode="External"/><Relationship Id="rId1562" Type="http://schemas.openxmlformats.org/officeDocument/2006/relationships/hyperlink" Target="https://www.w3.org/TR/vocab-ssn-2023/" TargetMode="External"/><Relationship Id="rId2406" Type="http://schemas.openxmlformats.org/officeDocument/2006/relationships/hyperlink" Target="https://www.w3.org/TR/vocab-ssn-2023/" TargetMode="External"/><Relationship Id="rId2613" Type="http://schemas.openxmlformats.org/officeDocument/2006/relationships/hyperlink" Target="https://saref.etsi.org/core/Property" TargetMode="External"/><Relationship Id="rId1008" Type="http://schemas.openxmlformats.org/officeDocument/2006/relationships/hyperlink" Target="https://www.w3.org/TR/vocab-ssn-2023/" TargetMode="External"/><Relationship Id="rId1215" Type="http://schemas.openxmlformats.org/officeDocument/2006/relationships/hyperlink" Target="https://www.w3.org/TR/vocab-ssn-2023/" TargetMode="External"/><Relationship Id="rId1422" Type="http://schemas.openxmlformats.org/officeDocument/2006/relationships/hyperlink" Target="https://www.w3.org/ns/sosa/common/" TargetMode="External"/><Relationship Id="rId2820" Type="http://schemas.openxmlformats.org/officeDocument/2006/relationships/hyperlink" Target="https://www.w3.org/TR/vocab-ssn-2023/" TargetMode="External"/><Relationship Id="rId61" Type="http://schemas.openxmlformats.org/officeDocument/2006/relationships/hyperlink" Target="https://www.w3.org/policies/patent-policy/" TargetMode="External"/><Relationship Id="rId3387" Type="http://schemas.openxmlformats.org/officeDocument/2006/relationships/hyperlink" Target="https://www.w3.org/TR/vocab-ssn-2023/" TargetMode="External"/><Relationship Id="rId2196" Type="http://schemas.openxmlformats.org/officeDocument/2006/relationships/hyperlink" Target="https://www.w3.org/ns/ssn/2023/oms/" TargetMode="External"/><Relationship Id="rId168" Type="http://schemas.openxmlformats.org/officeDocument/2006/relationships/hyperlink" Target="https://www.w3.org/TR/vocab-ssn-2023/" TargetMode="External"/><Relationship Id="rId3247" Type="http://schemas.openxmlformats.org/officeDocument/2006/relationships/hyperlink" Target="https://www.w3.org/TR/vocab-ssn-2023/" TargetMode="External"/><Relationship Id="rId3454" Type="http://schemas.openxmlformats.org/officeDocument/2006/relationships/hyperlink" Target="https://www.iso.org/standard/32574.html" TargetMode="External"/><Relationship Id="rId375" Type="http://schemas.openxmlformats.org/officeDocument/2006/relationships/hyperlink" Target="https://www.w3.org/TR/vocab-ssn-2023/" TargetMode="External"/><Relationship Id="rId582" Type="http://schemas.openxmlformats.org/officeDocument/2006/relationships/hyperlink" Target="https://www.w3.org/TR/vocab-ssn-2023/" TargetMode="External"/><Relationship Id="rId2056" Type="http://schemas.openxmlformats.org/officeDocument/2006/relationships/hyperlink" Target="https://www.w3.org/TR/vocab-ssn-2023/" TargetMode="External"/><Relationship Id="rId2263" Type="http://schemas.openxmlformats.org/officeDocument/2006/relationships/hyperlink" Target="https://www.w3.org/TR/vocab-ssn-2023/" TargetMode="External"/><Relationship Id="rId2470" Type="http://schemas.openxmlformats.org/officeDocument/2006/relationships/hyperlink" Target="https://www.w3.org/TR/vocab-ssn-2023/" TargetMode="External"/><Relationship Id="rId3107" Type="http://schemas.openxmlformats.org/officeDocument/2006/relationships/hyperlink" Target="https://www.w3.org/TR/vocab-ssn-2023/" TargetMode="External"/><Relationship Id="rId3314" Type="http://schemas.openxmlformats.org/officeDocument/2006/relationships/hyperlink" Target="https://www.w3.org/TR/vocab-ssn-2023/" TargetMode="External"/><Relationship Id="rId3521" Type="http://schemas.microsoft.com/office/2011/relationships/people" Target="people.xml"/><Relationship Id="rId235" Type="http://schemas.openxmlformats.org/officeDocument/2006/relationships/hyperlink" Target="https://www.w3.org/TR/vocab-ssn-2023/" TargetMode="External"/><Relationship Id="rId442" Type="http://schemas.openxmlformats.org/officeDocument/2006/relationships/hyperlink" Target="https://www.w3.org/TR/vocab-ssn-2023/" TargetMode="External"/><Relationship Id="rId1072" Type="http://schemas.openxmlformats.org/officeDocument/2006/relationships/hyperlink" Target="https://www.w3.org/TR/vocab-ssn-2023/" TargetMode="External"/><Relationship Id="rId2123" Type="http://schemas.openxmlformats.org/officeDocument/2006/relationships/hyperlink" Target="https://www.w3.org/ns/sosa/sampling/" TargetMode="External"/><Relationship Id="rId2330" Type="http://schemas.openxmlformats.org/officeDocument/2006/relationships/hyperlink" Target="https://www.w3.org/TR/vocab-ssn-2023/" TargetMode="External"/><Relationship Id="rId302" Type="http://schemas.openxmlformats.org/officeDocument/2006/relationships/hyperlink" Target="https://www.w3.org/TR/vocab-ssn-2023/" TargetMode="External"/><Relationship Id="rId1889" Type="http://schemas.openxmlformats.org/officeDocument/2006/relationships/hyperlink" Target="https://www.w3.org/TR/vocab-ssn-2023/" TargetMode="External"/><Relationship Id="rId1749" Type="http://schemas.openxmlformats.org/officeDocument/2006/relationships/hyperlink" Target="https://www.w3.org/TR/vocab-ssn-2023/" TargetMode="External"/><Relationship Id="rId1956" Type="http://schemas.openxmlformats.org/officeDocument/2006/relationships/hyperlink" Target="https://www.w3.org/TR/vocab-ssn-2023/" TargetMode="External"/><Relationship Id="rId3171" Type="http://schemas.openxmlformats.org/officeDocument/2006/relationships/hyperlink" Target="https://www.w3.org/TR/vocab-ssn-2023/" TargetMode="External"/><Relationship Id="rId1609" Type="http://schemas.openxmlformats.org/officeDocument/2006/relationships/hyperlink" Target="https://www.w3.org/TR/vocab-ssn-2023/" TargetMode="External"/><Relationship Id="rId1816" Type="http://schemas.openxmlformats.org/officeDocument/2006/relationships/hyperlink" Target="https://www.w3.org/TR/vocab-ssn-2023/" TargetMode="External"/><Relationship Id="rId3031" Type="http://schemas.openxmlformats.org/officeDocument/2006/relationships/hyperlink" Target="https://www.w3.org/TR/vocab-ssn-2023/" TargetMode="External"/><Relationship Id="rId2797" Type="http://schemas.openxmlformats.org/officeDocument/2006/relationships/hyperlink" Target="https://www.w3.org/TR/vocab-ssn-2023/" TargetMode="External"/><Relationship Id="rId769" Type="http://schemas.openxmlformats.org/officeDocument/2006/relationships/hyperlink" Target="https://www.w3.org/TR/vocab-ssn-2023/" TargetMode="External"/><Relationship Id="rId976" Type="http://schemas.openxmlformats.org/officeDocument/2006/relationships/hyperlink" Target="https://www.w3.org/TR/vocab-ssn-2023/" TargetMode="External"/><Relationship Id="rId1399" Type="http://schemas.openxmlformats.org/officeDocument/2006/relationships/hyperlink" Target="https://www.w3.org/ns/sosa/common/" TargetMode="External"/><Relationship Id="rId2657" Type="http://schemas.openxmlformats.org/officeDocument/2006/relationships/hyperlink" Target="https://saref.etsi.org/core/ProcedureExecution" TargetMode="External"/><Relationship Id="rId629" Type="http://schemas.openxmlformats.org/officeDocument/2006/relationships/hyperlink" Target="https://www.w3.org/TR/vocab-ssn-2023/" TargetMode="External"/><Relationship Id="rId1259" Type="http://schemas.openxmlformats.org/officeDocument/2006/relationships/hyperlink" Target="https://www.w3.org/TR/vocab-ssn-2023/" TargetMode="External"/><Relationship Id="rId1466" Type="http://schemas.openxmlformats.org/officeDocument/2006/relationships/hyperlink" Target="https://www.w3.org/TR/vocab-ssn-2023/" TargetMode="External"/><Relationship Id="rId2864" Type="http://schemas.openxmlformats.org/officeDocument/2006/relationships/hyperlink" Target="https://www.w3.org/TR/vocab-ssn-2023/" TargetMode="External"/><Relationship Id="rId836" Type="http://schemas.openxmlformats.org/officeDocument/2006/relationships/hyperlink" Target="https://www.w3.org/TR/vocab-ssn-2023/" TargetMode="External"/><Relationship Id="rId1119" Type="http://schemas.openxmlformats.org/officeDocument/2006/relationships/hyperlink" Target="https://www.w3.org/TR/vocab-ssn-2023/" TargetMode="External"/><Relationship Id="rId1673" Type="http://schemas.openxmlformats.org/officeDocument/2006/relationships/hyperlink" Target="https://www.w3.org/TR/vocab-ssn-2023/" TargetMode="External"/><Relationship Id="rId1880" Type="http://schemas.openxmlformats.org/officeDocument/2006/relationships/hyperlink" Target="https://www.w3.org/TR/vocab-ssn-2023/" TargetMode="External"/><Relationship Id="rId2517" Type="http://schemas.openxmlformats.org/officeDocument/2006/relationships/hyperlink" Target="https://www.w3.org/TR/vocab-ssn-2023/" TargetMode="External"/><Relationship Id="rId2724" Type="http://schemas.openxmlformats.org/officeDocument/2006/relationships/hyperlink" Target="https://www.w3.org/TR/vocab-ssn-2023/" TargetMode="External"/><Relationship Id="rId2931" Type="http://schemas.openxmlformats.org/officeDocument/2006/relationships/hyperlink" Target="https://www.w3.org/TR/vocab-ssn-2023/" TargetMode="External"/><Relationship Id="rId903" Type="http://schemas.openxmlformats.org/officeDocument/2006/relationships/hyperlink" Target="https://www.w3.org/TR/vocab-ssn-2023/" TargetMode="External"/><Relationship Id="rId1326" Type="http://schemas.openxmlformats.org/officeDocument/2006/relationships/hyperlink" Target="https://www.w3.org/TR/vocab-ssn-2023/" TargetMode="External"/><Relationship Id="rId1533" Type="http://schemas.openxmlformats.org/officeDocument/2006/relationships/hyperlink" Target="https://www.w3.org/TR/vocab-ssn-2023/" TargetMode="External"/><Relationship Id="rId1740" Type="http://schemas.openxmlformats.org/officeDocument/2006/relationships/hyperlink" Target="https://www.w3.org/TR/vocab-ssn-2023/" TargetMode="External"/><Relationship Id="rId32" Type="http://schemas.openxmlformats.org/officeDocument/2006/relationships/hyperlink" Target="https://orcid.org/0000-0003-2447-1088" TargetMode="External"/><Relationship Id="rId1600" Type="http://schemas.openxmlformats.org/officeDocument/2006/relationships/hyperlink" Target="https://www.w3.org/TR/vocab-ssn-2023/" TargetMode="External"/><Relationship Id="rId3498" Type="http://schemas.openxmlformats.org/officeDocument/2006/relationships/hyperlink" Target="https://www.ogc.org/standard/sensorthings/" TargetMode="External"/><Relationship Id="rId3358" Type="http://schemas.openxmlformats.org/officeDocument/2006/relationships/hyperlink" Target="https://www.w3.org/TR/vocab-ssn-2023/" TargetMode="External"/><Relationship Id="rId279" Type="http://schemas.openxmlformats.org/officeDocument/2006/relationships/hyperlink" Target="https://www.w3.org/TR/vocab-ssn-2023/" TargetMode="External"/><Relationship Id="rId486" Type="http://schemas.openxmlformats.org/officeDocument/2006/relationships/hyperlink" Target="https://www.w3.org/TR/vocab-ssn-2023/" TargetMode="External"/><Relationship Id="rId693" Type="http://schemas.openxmlformats.org/officeDocument/2006/relationships/hyperlink" Target="https://www.w3.org/TR/vocab-ssn-2023/" TargetMode="External"/><Relationship Id="rId2167" Type="http://schemas.openxmlformats.org/officeDocument/2006/relationships/hyperlink" Target="https://www.w3.org/TR/vocab-ssn-2023/" TargetMode="External"/><Relationship Id="rId2374" Type="http://schemas.openxmlformats.org/officeDocument/2006/relationships/hyperlink" Target="https://www.w3.org/TR/vocab-ssn-2023/" TargetMode="External"/><Relationship Id="rId2581" Type="http://schemas.openxmlformats.org/officeDocument/2006/relationships/hyperlink" Target="https://www.w3.org/TR/vocab-ssn-2023/" TargetMode="External"/><Relationship Id="rId3218" Type="http://schemas.openxmlformats.org/officeDocument/2006/relationships/hyperlink" Target="https://www.w3.org/TR/vocab-ssn-2023/" TargetMode="External"/><Relationship Id="rId3425" Type="http://schemas.openxmlformats.org/officeDocument/2006/relationships/hyperlink" Target="https://www.w3.org/TR/owl2-rdf-based-semantics/" TargetMode="External"/><Relationship Id="rId139" Type="http://schemas.openxmlformats.org/officeDocument/2006/relationships/hyperlink" Target="https://www.w3.org/TR/vocab-ssn-2023/" TargetMode="External"/><Relationship Id="rId346" Type="http://schemas.openxmlformats.org/officeDocument/2006/relationships/hyperlink" Target="https://www.w3.org/TR/vocab-ssn-2023/" TargetMode="External"/><Relationship Id="rId553" Type="http://schemas.openxmlformats.org/officeDocument/2006/relationships/hyperlink" Target="https://www.w3.org/TR/vocab-ssn-2023/" TargetMode="External"/><Relationship Id="rId760" Type="http://schemas.openxmlformats.org/officeDocument/2006/relationships/hyperlink" Target="https://www.w3.org/TR/vocab-ssn-2023/" TargetMode="External"/><Relationship Id="rId1183" Type="http://schemas.openxmlformats.org/officeDocument/2006/relationships/hyperlink" Target="https://www.w3.org/TR/vocab-ssn-2023/" TargetMode="External"/><Relationship Id="rId1390" Type="http://schemas.openxmlformats.org/officeDocument/2006/relationships/hyperlink" Target="https://www.w3.org/TR/vocab-ssn-2023/" TargetMode="External"/><Relationship Id="rId2027" Type="http://schemas.openxmlformats.org/officeDocument/2006/relationships/hyperlink" Target="https://www.w3.org/TR/vocab-ssn-2023/" TargetMode="External"/><Relationship Id="rId2234" Type="http://schemas.openxmlformats.org/officeDocument/2006/relationships/hyperlink" Target="https://www.w3.org/TR/vocab-ssn-2023/" TargetMode="External"/><Relationship Id="rId2441" Type="http://schemas.openxmlformats.org/officeDocument/2006/relationships/hyperlink" Target="https://www.w3.org/TR/vocab-ssn-2023/" TargetMode="External"/><Relationship Id="rId206" Type="http://schemas.openxmlformats.org/officeDocument/2006/relationships/hyperlink" Target="https://www.w3.org/TR/vocab-ssn-2023/" TargetMode="External"/><Relationship Id="rId413" Type="http://schemas.openxmlformats.org/officeDocument/2006/relationships/hyperlink" Target="https://www.w3.org/TR/vocab-ssn-2023/" TargetMode="External"/><Relationship Id="rId1043" Type="http://schemas.openxmlformats.org/officeDocument/2006/relationships/hyperlink" Target="https://www.w3.org/TR/vocab-ssn-2023/" TargetMode="External"/><Relationship Id="rId620" Type="http://schemas.openxmlformats.org/officeDocument/2006/relationships/hyperlink" Target="https://www.w3.org/TR/vocab-ssn-2023/" TargetMode="External"/><Relationship Id="rId1250" Type="http://schemas.openxmlformats.org/officeDocument/2006/relationships/hyperlink" Target="https://www.w3.org/TR/vocab-ssn-2023/" TargetMode="External"/><Relationship Id="rId2301" Type="http://schemas.openxmlformats.org/officeDocument/2006/relationships/hyperlink" Target="https://www.w3.org/TR/vocab-ssn-2023/" TargetMode="External"/><Relationship Id="rId1110" Type="http://schemas.openxmlformats.org/officeDocument/2006/relationships/hyperlink" Target="https://www.w3.org/TR/vocab-ssn-2023/" TargetMode="External"/><Relationship Id="rId1927" Type="http://schemas.openxmlformats.org/officeDocument/2006/relationships/hyperlink" Target="https://www.w3.org/TR/vocab-ssn-2023/" TargetMode="External"/><Relationship Id="rId3075" Type="http://schemas.openxmlformats.org/officeDocument/2006/relationships/hyperlink" Target="https://www.w3.org/TR/vocab-ssn-2023/" TargetMode="External"/><Relationship Id="rId3282" Type="http://schemas.openxmlformats.org/officeDocument/2006/relationships/hyperlink" Target="https://www.w3.org/TR/vocab-ssn-2023/" TargetMode="External"/><Relationship Id="rId2091" Type="http://schemas.openxmlformats.org/officeDocument/2006/relationships/hyperlink" Target="https://www.w3.org/TR/vocab-ssn-2023/" TargetMode="External"/><Relationship Id="rId3142" Type="http://schemas.openxmlformats.org/officeDocument/2006/relationships/hyperlink" Target="https://www.w3.org/TR/vocab-ssn-2023/" TargetMode="External"/><Relationship Id="rId270" Type="http://schemas.openxmlformats.org/officeDocument/2006/relationships/hyperlink" Target="https://www.w3.org/TR/vocab-ssn-2023/" TargetMode="External"/><Relationship Id="rId3002" Type="http://schemas.openxmlformats.org/officeDocument/2006/relationships/hyperlink" Target="https://www.w3.org/TR/vocab-ssn-2023/" TargetMode="External"/><Relationship Id="rId130" Type="http://schemas.openxmlformats.org/officeDocument/2006/relationships/hyperlink" Target="https://www.w3.org/TR/vocab-ssn-2023/" TargetMode="External"/><Relationship Id="rId2768" Type="http://schemas.openxmlformats.org/officeDocument/2006/relationships/hyperlink" Target="https://github.com/w3c/sdw-sosa-ssn/blob/gh-pages/ssn/rdf/ontology/alignments/sosa-ido.ttl" TargetMode="External"/><Relationship Id="rId2975" Type="http://schemas.openxmlformats.org/officeDocument/2006/relationships/hyperlink" Target="https://www.w3.org/TR/vocab-ssn-2023/" TargetMode="External"/><Relationship Id="rId947" Type="http://schemas.openxmlformats.org/officeDocument/2006/relationships/hyperlink" Target="https://www.w3.org/TR/vocab-ssn-2023/" TargetMode="External"/><Relationship Id="rId1577" Type="http://schemas.openxmlformats.org/officeDocument/2006/relationships/hyperlink" Target="https://www.w3.org/TR/vocab-ssn-2023/" TargetMode="External"/><Relationship Id="rId1784" Type="http://schemas.openxmlformats.org/officeDocument/2006/relationships/hyperlink" Target="https://www.w3.org/TR/vocab-ssn-2023/" TargetMode="External"/><Relationship Id="rId1991" Type="http://schemas.openxmlformats.org/officeDocument/2006/relationships/hyperlink" Target="https://www.w3.org/TR/vocab-ssn-2023/" TargetMode="External"/><Relationship Id="rId2628" Type="http://schemas.openxmlformats.org/officeDocument/2006/relationships/hyperlink" Target="https://www.w3.org/TR/vocab-ssn-2023/" TargetMode="External"/><Relationship Id="rId2835" Type="http://schemas.openxmlformats.org/officeDocument/2006/relationships/hyperlink" Target="https://www.w3.org/ns/sosa/" TargetMode="External"/><Relationship Id="rId76" Type="http://schemas.openxmlformats.org/officeDocument/2006/relationships/hyperlink" Target="https://www.w3.org/TR/vocab-ssn-2023/" TargetMode="External"/><Relationship Id="rId807" Type="http://schemas.openxmlformats.org/officeDocument/2006/relationships/hyperlink" Target="https://www.w3.org/TR/vocab-ssn-2023/" TargetMode="External"/><Relationship Id="rId1437" Type="http://schemas.openxmlformats.org/officeDocument/2006/relationships/hyperlink" Target="https://www.w3.org/TR/vocab-ssn-2023/" TargetMode="External"/><Relationship Id="rId1644" Type="http://schemas.openxmlformats.org/officeDocument/2006/relationships/hyperlink" Target="https://www.w3.org/TR/vocab-ssn-2023/" TargetMode="External"/><Relationship Id="rId1851" Type="http://schemas.openxmlformats.org/officeDocument/2006/relationships/hyperlink" Target="https://www.w3.org/TR/vocab-ssn-2023/" TargetMode="External"/><Relationship Id="rId2902" Type="http://schemas.openxmlformats.org/officeDocument/2006/relationships/hyperlink" Target="https://www.w3.org/TR/vocab-ssn-2023/" TargetMode="External"/><Relationship Id="rId1504" Type="http://schemas.openxmlformats.org/officeDocument/2006/relationships/hyperlink" Target="https://www.w3.org/TR/vocab-ssn-2023/" TargetMode="External"/><Relationship Id="rId1711" Type="http://schemas.openxmlformats.org/officeDocument/2006/relationships/hyperlink" Target="https://www.w3.org/TR/vocab-ssn-2023/" TargetMode="External"/><Relationship Id="rId3469" Type="http://schemas.openxmlformats.org/officeDocument/2006/relationships/hyperlink" Target="https://www.w3.org/TR/prov-dm/" TargetMode="External"/><Relationship Id="rId597" Type="http://schemas.openxmlformats.org/officeDocument/2006/relationships/hyperlink" Target="https://www.w3.org/TR/vocab-ssn-2023/" TargetMode="External"/><Relationship Id="rId2278" Type="http://schemas.openxmlformats.org/officeDocument/2006/relationships/hyperlink" Target="https://www.w3.org/TR/vocab-ssn-2023/" TargetMode="External"/><Relationship Id="rId2485" Type="http://schemas.openxmlformats.org/officeDocument/2006/relationships/hyperlink" Target="https://www.w3.org/TR/vocab-ssn-2023/" TargetMode="External"/><Relationship Id="rId3329" Type="http://schemas.openxmlformats.org/officeDocument/2006/relationships/hyperlink" Target="https://www.w3.org/TR/vocab-ssn-2023/" TargetMode="External"/><Relationship Id="rId457" Type="http://schemas.openxmlformats.org/officeDocument/2006/relationships/hyperlink" Target="https://www.w3.org/TR/vocab-ssn-2023/" TargetMode="External"/><Relationship Id="rId1087" Type="http://schemas.openxmlformats.org/officeDocument/2006/relationships/hyperlink" Target="https://www.w3.org/ns/sosa/common/" TargetMode="External"/><Relationship Id="rId1294" Type="http://schemas.openxmlformats.org/officeDocument/2006/relationships/hyperlink" Target="https://www.w3.org/TR/vocab-ssn-2023/" TargetMode="External"/><Relationship Id="rId2138" Type="http://schemas.openxmlformats.org/officeDocument/2006/relationships/hyperlink" Target="https://www.w3.org/TR/vocab-ssn-2023/" TargetMode="External"/><Relationship Id="rId2692" Type="http://schemas.openxmlformats.org/officeDocument/2006/relationships/hyperlink" Target="https://www.w3.org/TR/vocab-ssn-2023/" TargetMode="External"/><Relationship Id="rId664" Type="http://schemas.openxmlformats.org/officeDocument/2006/relationships/hyperlink" Target="https://www.w3.org/TR/vocab-ssn-2023/" TargetMode="External"/><Relationship Id="rId871" Type="http://schemas.openxmlformats.org/officeDocument/2006/relationships/hyperlink" Target="https://www.w3.org/TR/vocab-ssn-2023/" TargetMode="External"/><Relationship Id="rId2345" Type="http://schemas.openxmlformats.org/officeDocument/2006/relationships/hyperlink" Target="https://www.w3.org/TR/vocab-ssn-2023/" TargetMode="External"/><Relationship Id="rId2552" Type="http://schemas.openxmlformats.org/officeDocument/2006/relationships/hyperlink" Target="https://www.w3.org/TR/vocab-ssn-2023/" TargetMode="External"/><Relationship Id="rId317" Type="http://schemas.openxmlformats.org/officeDocument/2006/relationships/hyperlink" Target="https://www.w3.org/TR/vocab-ssn-2023/" TargetMode="External"/><Relationship Id="rId524" Type="http://schemas.openxmlformats.org/officeDocument/2006/relationships/hyperlink" Target="https://www.w3.org/TR/vocab-ssn-2023/" TargetMode="External"/><Relationship Id="rId731" Type="http://schemas.openxmlformats.org/officeDocument/2006/relationships/hyperlink" Target="https://www.w3.org/TR/vocab-ssn-2023/" TargetMode="External"/><Relationship Id="rId1154" Type="http://schemas.openxmlformats.org/officeDocument/2006/relationships/hyperlink" Target="https://www.w3.org/TR/vocab-ssn-2023/" TargetMode="External"/><Relationship Id="rId1361" Type="http://schemas.openxmlformats.org/officeDocument/2006/relationships/hyperlink" Target="https://www.w3.org/TR/vocab-ssn-2023/" TargetMode="External"/><Relationship Id="rId2205" Type="http://schemas.openxmlformats.org/officeDocument/2006/relationships/hyperlink" Target="https://docs.ogc.org/as/20-082r4/20-082r4.html" TargetMode="External"/><Relationship Id="rId2412" Type="http://schemas.openxmlformats.org/officeDocument/2006/relationships/hyperlink" Target="https://www.w3.org/TR/vocab-ssn-2023/" TargetMode="External"/><Relationship Id="rId1014" Type="http://schemas.openxmlformats.org/officeDocument/2006/relationships/hyperlink" Target="https://www.w3.org/TR/vocab-ssn-2023/" TargetMode="External"/><Relationship Id="rId1221" Type="http://schemas.openxmlformats.org/officeDocument/2006/relationships/hyperlink" Target="https://www.w3.org/TR/vocab-ssn-2023/" TargetMode="External"/><Relationship Id="rId3186" Type="http://schemas.openxmlformats.org/officeDocument/2006/relationships/hyperlink" Target="https://www.w3.org/TR/vocab-ssn-2023/" TargetMode="External"/><Relationship Id="rId3393" Type="http://schemas.openxmlformats.org/officeDocument/2006/relationships/hyperlink" Target="https://www.w3.org/TR/vocab-ssn-2023/" TargetMode="External"/><Relationship Id="rId3046" Type="http://schemas.openxmlformats.org/officeDocument/2006/relationships/hyperlink" Target="https://www.w3.org/TR/vocab-ssn-2023/" TargetMode="External"/><Relationship Id="rId3253" Type="http://schemas.openxmlformats.org/officeDocument/2006/relationships/hyperlink" Target="https://www.w3.org/TR/vocab-ssn-2023/" TargetMode="External"/><Relationship Id="rId3460" Type="http://schemas.openxmlformats.org/officeDocument/2006/relationships/hyperlink" Target="https://www.iso.org/standard/87560.html" TargetMode="External"/><Relationship Id="rId174" Type="http://schemas.openxmlformats.org/officeDocument/2006/relationships/hyperlink" Target="https://www.w3.org/TR/vocab-ssn-2023/" TargetMode="External"/><Relationship Id="rId381" Type="http://schemas.openxmlformats.org/officeDocument/2006/relationships/hyperlink" Target="https://www.w3.org/TR/vocab-ssn-2023/" TargetMode="External"/><Relationship Id="rId2062" Type="http://schemas.openxmlformats.org/officeDocument/2006/relationships/hyperlink" Target="https://www.w3.org/TR/vocab-ssn-2023/" TargetMode="External"/><Relationship Id="rId3113" Type="http://schemas.openxmlformats.org/officeDocument/2006/relationships/hyperlink" Target="https://www.w3.org/TR/vocab-ssn-2023/" TargetMode="External"/><Relationship Id="rId241" Type="http://schemas.openxmlformats.org/officeDocument/2006/relationships/hyperlink" Target="https://www.w3.org/TR/vocab-ssn-2023/" TargetMode="External"/><Relationship Id="rId3320" Type="http://schemas.openxmlformats.org/officeDocument/2006/relationships/hyperlink" Target="https://www.w3.org/TR/vocab-ssn-2023/" TargetMode="External"/><Relationship Id="rId2879" Type="http://schemas.openxmlformats.org/officeDocument/2006/relationships/hyperlink" Target="https://www.w3.org/TR/vocab-ssn-2023/" TargetMode="External"/><Relationship Id="rId101" Type="http://schemas.openxmlformats.org/officeDocument/2006/relationships/hyperlink" Target="https://www.w3.org/TR/vocab-ssn-2023/" TargetMode="External"/><Relationship Id="rId1688" Type="http://schemas.openxmlformats.org/officeDocument/2006/relationships/hyperlink" Target="https://www.w3.org/TR/vocab-ssn-2023/" TargetMode="External"/><Relationship Id="rId1895" Type="http://schemas.openxmlformats.org/officeDocument/2006/relationships/hyperlink" Target="https://www.w3.org/TR/vocab-ssn-2023/" TargetMode="External"/><Relationship Id="rId2739" Type="http://schemas.openxmlformats.org/officeDocument/2006/relationships/hyperlink" Target="https://www.w3.org/TR/vocab-ssn-2023/" TargetMode="External"/><Relationship Id="rId2946" Type="http://schemas.openxmlformats.org/officeDocument/2006/relationships/hyperlink" Target="https://www.w3.org/TR/vocab-ssn-2023/" TargetMode="External"/><Relationship Id="rId918" Type="http://schemas.openxmlformats.org/officeDocument/2006/relationships/hyperlink" Target="https://www.w3.org/TR/vocab-ssn-2023/" TargetMode="External"/><Relationship Id="rId1548" Type="http://schemas.openxmlformats.org/officeDocument/2006/relationships/hyperlink" Target="https://www.w3.org/TR/vocab-ssn-2023/" TargetMode="External"/><Relationship Id="rId1755" Type="http://schemas.openxmlformats.org/officeDocument/2006/relationships/hyperlink" Target="https://www.w3.org/TR/vocab-ssn-2023/" TargetMode="External"/><Relationship Id="rId1408" Type="http://schemas.openxmlformats.org/officeDocument/2006/relationships/hyperlink" Target="https://www.w3.org/TR/vocab-ssn-2023/" TargetMode="External"/><Relationship Id="rId1962" Type="http://schemas.openxmlformats.org/officeDocument/2006/relationships/hyperlink" Target="https://www.w3.org/TR/vocab-ssn-2023/" TargetMode="External"/><Relationship Id="rId2806" Type="http://schemas.openxmlformats.org/officeDocument/2006/relationships/hyperlink" Target="https://www.w3.org/TR/vocab-ssn-2023/" TargetMode="External"/><Relationship Id="rId47" Type="http://schemas.openxmlformats.org/officeDocument/2006/relationships/comments" Target="comments.xml"/><Relationship Id="rId1615" Type="http://schemas.openxmlformats.org/officeDocument/2006/relationships/hyperlink" Target="https://www.w3.org/TR/vocab-ssn-2023/" TargetMode="External"/><Relationship Id="rId1822" Type="http://schemas.openxmlformats.org/officeDocument/2006/relationships/hyperlink" Target="https://www.w3.org/ns/sosa/observation/" TargetMode="External"/><Relationship Id="rId2389" Type="http://schemas.openxmlformats.org/officeDocument/2006/relationships/hyperlink" Target="https://www.w3.org/TR/vocab-ssn-2023/" TargetMode="External"/><Relationship Id="rId2596" Type="http://schemas.openxmlformats.org/officeDocument/2006/relationships/hyperlink" Target="https://www.w3.org/TR/vocab-ssn-2023/" TargetMode="External"/><Relationship Id="rId568" Type="http://schemas.openxmlformats.org/officeDocument/2006/relationships/hyperlink" Target="https://www.w3.org/TR/vocab-ssn-2023/" TargetMode="External"/><Relationship Id="rId775" Type="http://schemas.openxmlformats.org/officeDocument/2006/relationships/hyperlink" Target="https://www.w3.org/TR/vocab-ssn-2023/" TargetMode="External"/><Relationship Id="rId982" Type="http://schemas.openxmlformats.org/officeDocument/2006/relationships/hyperlink" Target="https://www.w3.org/ns/sosa/common/" TargetMode="External"/><Relationship Id="rId1198" Type="http://schemas.openxmlformats.org/officeDocument/2006/relationships/hyperlink" Target="https://www.w3.org/TR/vocab-ssn-2023/" TargetMode="External"/><Relationship Id="rId2249" Type="http://schemas.openxmlformats.org/officeDocument/2006/relationships/hyperlink" Target="https://www.w3.org/TR/vocab-ssn-2023/" TargetMode="External"/><Relationship Id="rId2456" Type="http://schemas.openxmlformats.org/officeDocument/2006/relationships/hyperlink" Target="https://www.w3.org/TR/vocab-ssn-2023/" TargetMode="External"/><Relationship Id="rId2663" Type="http://schemas.openxmlformats.org/officeDocument/2006/relationships/hyperlink" Target="https://saref.etsi.org/core/madeExecution" TargetMode="External"/><Relationship Id="rId2870" Type="http://schemas.openxmlformats.org/officeDocument/2006/relationships/hyperlink" Target="https://www.w3.org/TR/vocab-ssn-2023/" TargetMode="External"/><Relationship Id="rId3507" Type="http://schemas.openxmlformats.org/officeDocument/2006/relationships/hyperlink" Target="https://www.bipm.org/documents/20126/2071204/JCGM_200_2012.pdf" TargetMode="External"/><Relationship Id="rId428" Type="http://schemas.openxmlformats.org/officeDocument/2006/relationships/hyperlink" Target="https://www.w3.org/TR/vocab-ssn-2023/" TargetMode="External"/><Relationship Id="rId635" Type="http://schemas.openxmlformats.org/officeDocument/2006/relationships/hyperlink" Target="https://www.w3.org/TR/vocab-ssn-2023/" TargetMode="External"/><Relationship Id="rId842" Type="http://schemas.openxmlformats.org/officeDocument/2006/relationships/hyperlink" Target="https://www.w3.org/TR/vocab-ssn-2023/" TargetMode="External"/><Relationship Id="rId1058" Type="http://schemas.openxmlformats.org/officeDocument/2006/relationships/hyperlink" Target="https://www.w3.org/TR/vocab-ssn-2023/" TargetMode="External"/><Relationship Id="rId1265" Type="http://schemas.openxmlformats.org/officeDocument/2006/relationships/hyperlink" Target="https://www.w3.org/TR/vocab-ssn-2023/" TargetMode="External"/><Relationship Id="rId1472" Type="http://schemas.openxmlformats.org/officeDocument/2006/relationships/hyperlink" Target="https://www.w3.org/TR/vocab-ssn-2023/" TargetMode="External"/><Relationship Id="rId2109" Type="http://schemas.openxmlformats.org/officeDocument/2006/relationships/hyperlink" Target="https://www.w3.org/TR/vocab-ssn-2023/" TargetMode="External"/><Relationship Id="rId2316" Type="http://schemas.openxmlformats.org/officeDocument/2006/relationships/hyperlink" Target="https://www.w3.org/TR/vocab-ssn-2023/" TargetMode="External"/><Relationship Id="rId2523" Type="http://schemas.openxmlformats.org/officeDocument/2006/relationships/hyperlink" Target="https://www.w3.org/ns/sosa/sampling/" TargetMode="External"/><Relationship Id="rId2730" Type="http://schemas.openxmlformats.org/officeDocument/2006/relationships/hyperlink" Target="https://www.w3.org/TR/vocab-ssn-2023/" TargetMode="External"/><Relationship Id="rId702" Type="http://schemas.openxmlformats.org/officeDocument/2006/relationships/hyperlink" Target="https://www.w3.org/TR/vocab-ssn-2023/" TargetMode="External"/><Relationship Id="rId1125" Type="http://schemas.openxmlformats.org/officeDocument/2006/relationships/hyperlink" Target="https://www.w3.org/TR/vocab-ssn-2023/" TargetMode="External"/><Relationship Id="rId1332" Type="http://schemas.openxmlformats.org/officeDocument/2006/relationships/hyperlink" Target="https://www.w3.org/TR/vocab-ssn-2023/" TargetMode="External"/><Relationship Id="rId3297" Type="http://schemas.openxmlformats.org/officeDocument/2006/relationships/hyperlink" Target="https://www.w3.org/TR/vocab-ssn-2023/" TargetMode="External"/><Relationship Id="rId3157" Type="http://schemas.openxmlformats.org/officeDocument/2006/relationships/hyperlink" Target="https://www.w3.org/TR/vocab-ssn-2023/" TargetMode="External"/><Relationship Id="rId285" Type="http://schemas.openxmlformats.org/officeDocument/2006/relationships/hyperlink" Target="https://www.w3.org/TR/vocab-ssn-2023/" TargetMode="External"/><Relationship Id="rId3364" Type="http://schemas.openxmlformats.org/officeDocument/2006/relationships/hyperlink" Target="https://www.w3.org/TR/vocab-ssn-2023/" TargetMode="External"/><Relationship Id="rId492" Type="http://schemas.openxmlformats.org/officeDocument/2006/relationships/hyperlink" Target="https://www.w3.org/TR/vocab-ssn-2023/" TargetMode="External"/><Relationship Id="rId2173" Type="http://schemas.openxmlformats.org/officeDocument/2006/relationships/hyperlink" Target="https://www.w3.org/TR/vocab-ssn-2023/" TargetMode="External"/><Relationship Id="rId2380" Type="http://schemas.openxmlformats.org/officeDocument/2006/relationships/hyperlink" Target="https://www.w3.org/TR/vocab-ssn-2023/" TargetMode="External"/><Relationship Id="rId3017" Type="http://schemas.openxmlformats.org/officeDocument/2006/relationships/hyperlink" Target="https://www.w3.org/TR/vocab-ssn-2023/" TargetMode="External"/><Relationship Id="rId3224" Type="http://schemas.openxmlformats.org/officeDocument/2006/relationships/hyperlink" Target="https://www.w3.org/TR/vocab-ssn-2023/" TargetMode="External"/><Relationship Id="rId3431" Type="http://schemas.openxmlformats.org/officeDocument/2006/relationships/hyperlink" Target="https://doi.org/10.1016/B978-0-12-385965-5.10008-1" TargetMode="External"/><Relationship Id="rId145" Type="http://schemas.openxmlformats.org/officeDocument/2006/relationships/hyperlink" Target="https://www.w3.org/TR/vocab-ssn-2023/" TargetMode="External"/><Relationship Id="rId352" Type="http://schemas.openxmlformats.org/officeDocument/2006/relationships/hyperlink" Target="https://www.w3.org/TR/vocab-ssn-2023/" TargetMode="External"/><Relationship Id="rId2033" Type="http://schemas.openxmlformats.org/officeDocument/2006/relationships/hyperlink" Target="https://www.w3.org/TR/vocab-ssn-2023/" TargetMode="External"/><Relationship Id="rId2240" Type="http://schemas.openxmlformats.org/officeDocument/2006/relationships/hyperlink" Target="https://www.w3.org/TR/vocab-ssn-2023/" TargetMode="External"/><Relationship Id="rId212" Type="http://schemas.openxmlformats.org/officeDocument/2006/relationships/hyperlink" Target="https://www.w3.org/TR/vocab-ssn-2023/" TargetMode="External"/><Relationship Id="rId1799" Type="http://schemas.openxmlformats.org/officeDocument/2006/relationships/hyperlink" Target="https://www.w3.org/TR/vocab-ssn-2023/" TargetMode="External"/><Relationship Id="rId2100" Type="http://schemas.openxmlformats.org/officeDocument/2006/relationships/hyperlink" Target="https://www.w3.org/ns/sosa/sampling/" TargetMode="External"/><Relationship Id="rId1659" Type="http://schemas.openxmlformats.org/officeDocument/2006/relationships/hyperlink" Target="https://www.w3.org/TR/vocab-ssn-2023/" TargetMode="External"/><Relationship Id="rId1866" Type="http://schemas.openxmlformats.org/officeDocument/2006/relationships/hyperlink" Target="https://www.w3.org/TR/vocab-ssn-2023/" TargetMode="External"/><Relationship Id="rId2917" Type="http://schemas.openxmlformats.org/officeDocument/2006/relationships/hyperlink" Target="https://www.w3.org/TR/vocab-ssn-2023/" TargetMode="External"/><Relationship Id="rId3081" Type="http://schemas.openxmlformats.org/officeDocument/2006/relationships/hyperlink" Target="https://www.w3.org/TR/vocab-ssn-2023/" TargetMode="External"/><Relationship Id="rId1519" Type="http://schemas.openxmlformats.org/officeDocument/2006/relationships/hyperlink" Target="https://www.w3.org/TR/vocab-ssn-2023/" TargetMode="External"/><Relationship Id="rId1726" Type="http://schemas.openxmlformats.org/officeDocument/2006/relationships/hyperlink" Target="https://www.w3.org/TR/vocab-ssn-2023/" TargetMode="External"/><Relationship Id="rId1933" Type="http://schemas.openxmlformats.org/officeDocument/2006/relationships/hyperlink" Target="https://www.w3.org/TR/vocab-ssn-2023/" TargetMode="External"/><Relationship Id="rId18" Type="http://schemas.openxmlformats.org/officeDocument/2006/relationships/hyperlink" Target="https://orcid.org/0000-0002-7815-2472" TargetMode="External"/><Relationship Id="rId679" Type="http://schemas.openxmlformats.org/officeDocument/2006/relationships/hyperlink" Target="https://www.w3.org/TR/vocab-ssn-2023/" TargetMode="External"/><Relationship Id="rId886" Type="http://schemas.openxmlformats.org/officeDocument/2006/relationships/hyperlink" Target="https://www.w3.org/TR/vocab-ssn-2023/" TargetMode="External"/><Relationship Id="rId2567" Type="http://schemas.openxmlformats.org/officeDocument/2006/relationships/hyperlink" Target="https://www.w3.org/ns/prov" TargetMode="External"/><Relationship Id="rId2774" Type="http://schemas.openxmlformats.org/officeDocument/2006/relationships/hyperlink" Target="https://www.w3.org/TR/vocab-ssn-2023/" TargetMode="External"/><Relationship Id="rId2" Type="http://schemas.openxmlformats.org/officeDocument/2006/relationships/styles" Target="styles.xml"/><Relationship Id="rId539" Type="http://schemas.openxmlformats.org/officeDocument/2006/relationships/hyperlink" Target="https://www.w3.org/TR/vocab-ssn-2023/" TargetMode="External"/><Relationship Id="rId746" Type="http://schemas.openxmlformats.org/officeDocument/2006/relationships/hyperlink" Target="https://www.w3.org/TR/vocab-ssn-2023/" TargetMode="External"/><Relationship Id="rId1169" Type="http://schemas.openxmlformats.org/officeDocument/2006/relationships/hyperlink" Target="https://www.w3.org/TR/vocab-ssn-2023/" TargetMode="External"/><Relationship Id="rId1376" Type="http://schemas.openxmlformats.org/officeDocument/2006/relationships/hyperlink" Target="https://www.w3.org/TR/vocab-ssn-2023/" TargetMode="External"/><Relationship Id="rId1583" Type="http://schemas.openxmlformats.org/officeDocument/2006/relationships/hyperlink" Target="https://www.w3.org/TR/vocab-ssn-2023/" TargetMode="External"/><Relationship Id="rId2427" Type="http://schemas.openxmlformats.org/officeDocument/2006/relationships/hyperlink" Target="https://www.w3.org/TR/vocab-ssn-2023/" TargetMode="External"/><Relationship Id="rId2981" Type="http://schemas.openxmlformats.org/officeDocument/2006/relationships/hyperlink" Target="https://www.w3.org/TR/vocab-ssn-2023/" TargetMode="External"/><Relationship Id="rId953" Type="http://schemas.openxmlformats.org/officeDocument/2006/relationships/hyperlink" Target="https://www.w3.org/TR/vocab-ssn-2023/" TargetMode="External"/><Relationship Id="rId1029" Type="http://schemas.openxmlformats.org/officeDocument/2006/relationships/hyperlink" Target="https://www.w3.org/TR/vocab-ssn-2023/" TargetMode="External"/><Relationship Id="rId1236" Type="http://schemas.openxmlformats.org/officeDocument/2006/relationships/hyperlink" Target="https://www.w3.org/TR/xmlschema-2/" TargetMode="External"/><Relationship Id="rId1790" Type="http://schemas.openxmlformats.org/officeDocument/2006/relationships/hyperlink" Target="https://www.w3.org/TR/vocab-ssn-2023/" TargetMode="External"/><Relationship Id="rId2634" Type="http://schemas.openxmlformats.org/officeDocument/2006/relationships/hyperlink" Target="https://www.w3.org/TR/vocab-ssn-2023/" TargetMode="External"/><Relationship Id="rId2841" Type="http://schemas.openxmlformats.org/officeDocument/2006/relationships/hyperlink" Target="https://www.w3.org/TR/vocab-ssn-2023/" TargetMode="External"/><Relationship Id="rId82" Type="http://schemas.openxmlformats.org/officeDocument/2006/relationships/hyperlink" Target="https://www.w3.org/TR/vocab-ssn-2023/" TargetMode="External"/><Relationship Id="rId606" Type="http://schemas.openxmlformats.org/officeDocument/2006/relationships/hyperlink" Target="https://www.w3.org/TR/vocab-ssn-2023/" TargetMode="External"/><Relationship Id="rId813" Type="http://schemas.openxmlformats.org/officeDocument/2006/relationships/hyperlink" Target="https://www.w3.org/TR/vocab-ssn-2023/" TargetMode="External"/><Relationship Id="rId1443" Type="http://schemas.openxmlformats.org/officeDocument/2006/relationships/hyperlink" Target="https://www.w3.org/TR/vocab-ssn-2023/" TargetMode="External"/><Relationship Id="rId1650" Type="http://schemas.openxmlformats.org/officeDocument/2006/relationships/hyperlink" Target="https://www.w3.org/TR/vocab-ssn-2023/" TargetMode="External"/><Relationship Id="rId2701" Type="http://schemas.openxmlformats.org/officeDocument/2006/relationships/hyperlink" Target="https://saref.etsi.org/core/Actuator" TargetMode="External"/><Relationship Id="rId1303" Type="http://schemas.openxmlformats.org/officeDocument/2006/relationships/hyperlink" Target="https://www.w3.org/TR/vocab-ssn-2023/" TargetMode="External"/><Relationship Id="rId1510" Type="http://schemas.openxmlformats.org/officeDocument/2006/relationships/hyperlink" Target="https://www.w3.org/TR/vocab-ssn-2023/" TargetMode="External"/><Relationship Id="rId3268" Type="http://schemas.openxmlformats.org/officeDocument/2006/relationships/hyperlink" Target="https://www.w3.org/TR/vocab-ssn-2023/" TargetMode="External"/><Relationship Id="rId3475" Type="http://schemas.openxmlformats.org/officeDocument/2006/relationships/hyperlink" Target="https://doi.org/10.25504/FAIRsharing.d3pqw7" TargetMode="External"/><Relationship Id="rId189" Type="http://schemas.openxmlformats.org/officeDocument/2006/relationships/hyperlink" Target="https://www.w3.org/TR/vocab-ssn-2023/" TargetMode="External"/><Relationship Id="rId396" Type="http://schemas.openxmlformats.org/officeDocument/2006/relationships/hyperlink" Target="https://www.w3.org/TR/vocab-ssn-2023/" TargetMode="External"/><Relationship Id="rId2077" Type="http://schemas.openxmlformats.org/officeDocument/2006/relationships/hyperlink" Target="https://www.w3.org/TR/vocab-ssn-2023/" TargetMode="External"/><Relationship Id="rId2284" Type="http://schemas.openxmlformats.org/officeDocument/2006/relationships/hyperlink" Target="https://www.w3.org/TR/vocab-ssn-2023/" TargetMode="External"/><Relationship Id="rId2491" Type="http://schemas.openxmlformats.org/officeDocument/2006/relationships/hyperlink" Target="https://www.w3.org/TR/vocab-ssn-2023/" TargetMode="External"/><Relationship Id="rId3128" Type="http://schemas.openxmlformats.org/officeDocument/2006/relationships/hyperlink" Target="http://qudt.org/vocab/quantitykind/Temperature" TargetMode="External"/><Relationship Id="rId3335" Type="http://schemas.openxmlformats.org/officeDocument/2006/relationships/hyperlink" Target="https://www.w3.org/TR/vocab-ssn-2023/" TargetMode="External"/><Relationship Id="rId256" Type="http://schemas.openxmlformats.org/officeDocument/2006/relationships/hyperlink" Target="https://www.w3.org/TR/vocab-ssn-2023/" TargetMode="External"/><Relationship Id="rId463" Type="http://schemas.openxmlformats.org/officeDocument/2006/relationships/hyperlink" Target="https://www.w3.org/TR/vocab-ssn-2023/" TargetMode="External"/><Relationship Id="rId670" Type="http://schemas.openxmlformats.org/officeDocument/2006/relationships/hyperlink" Target="https://www.w3.org/TR/vocab-ssn-2023/" TargetMode="External"/><Relationship Id="rId1093" Type="http://schemas.openxmlformats.org/officeDocument/2006/relationships/hyperlink" Target="https://www.w3.org/TR/xmlschema-2/" TargetMode="External"/><Relationship Id="rId2144" Type="http://schemas.openxmlformats.org/officeDocument/2006/relationships/hyperlink" Target="https://www.w3.org/TR/vocab-ssn-2023/" TargetMode="External"/><Relationship Id="rId2351" Type="http://schemas.openxmlformats.org/officeDocument/2006/relationships/hyperlink" Target="https://www.dublincore.org/specifications/dublin-core/dcmi-terms/" TargetMode="External"/><Relationship Id="rId3402" Type="http://schemas.openxmlformats.org/officeDocument/2006/relationships/hyperlink" Target="https://www.w3.org/TR/vocab-ssn-2023/" TargetMode="External"/><Relationship Id="rId116" Type="http://schemas.openxmlformats.org/officeDocument/2006/relationships/hyperlink" Target="https://www.w3.org/TR/vocab-ssn-2023/" TargetMode="External"/><Relationship Id="rId323" Type="http://schemas.openxmlformats.org/officeDocument/2006/relationships/hyperlink" Target="https://www.w3.org/TR/vocab-ssn-2023/" TargetMode="External"/><Relationship Id="rId530" Type="http://schemas.openxmlformats.org/officeDocument/2006/relationships/hyperlink" Target="https://www.w3.org/TR/vocab-ssn-2023/" TargetMode="External"/><Relationship Id="rId1160" Type="http://schemas.openxmlformats.org/officeDocument/2006/relationships/hyperlink" Target="https://www.w3.org/TR/vocab-ssn-2023/" TargetMode="External"/><Relationship Id="rId2004" Type="http://schemas.openxmlformats.org/officeDocument/2006/relationships/hyperlink" Target="https://www.w3.org/TR/vocab-ssn-2023/" TargetMode="External"/><Relationship Id="rId2211" Type="http://schemas.openxmlformats.org/officeDocument/2006/relationships/hyperlink" Target="https://www.w3.org/TR/vocab-ssn-2023/" TargetMode="External"/><Relationship Id="rId1020" Type="http://schemas.openxmlformats.org/officeDocument/2006/relationships/hyperlink" Target="https://www.w3.org/TR/vocab-ssn-2023/" TargetMode="External"/><Relationship Id="rId1977" Type="http://schemas.openxmlformats.org/officeDocument/2006/relationships/hyperlink" Target="https://www.w3.org/TR/vocab-ssn-2023/" TargetMode="External"/><Relationship Id="rId1837" Type="http://schemas.openxmlformats.org/officeDocument/2006/relationships/hyperlink" Target="https://www.w3.org/TR/vocab-ssn-2023/" TargetMode="External"/><Relationship Id="rId3192" Type="http://schemas.openxmlformats.org/officeDocument/2006/relationships/hyperlink" Target="https://www.w3.org/TR/vocab-ssn-2023/" TargetMode="External"/><Relationship Id="rId3052" Type="http://schemas.openxmlformats.org/officeDocument/2006/relationships/hyperlink" Target="https://www.w3.org/TR/vocab-ssn-2023/" TargetMode="External"/><Relationship Id="rId180" Type="http://schemas.openxmlformats.org/officeDocument/2006/relationships/hyperlink" Target="https://www.w3.org/TR/vocab-ssn-2023/" TargetMode="External"/><Relationship Id="rId1904" Type="http://schemas.openxmlformats.org/officeDocument/2006/relationships/hyperlink" Target="https://www.w3.org/TR/vocab-ssn-2023/" TargetMode="External"/><Relationship Id="rId997" Type="http://schemas.openxmlformats.org/officeDocument/2006/relationships/hyperlink" Target="https://www.w3.org/TR/vocab-ssn-2023/" TargetMode="External"/><Relationship Id="rId2678" Type="http://schemas.openxmlformats.org/officeDocument/2006/relationships/hyperlink" Target="https://www.w3.org/TR/vocab-ssn-2023/" TargetMode="External"/><Relationship Id="rId2885" Type="http://schemas.openxmlformats.org/officeDocument/2006/relationships/hyperlink" Target="https://www.w3.org/TR/vocab-ssn-2023/" TargetMode="External"/><Relationship Id="rId857" Type="http://schemas.openxmlformats.org/officeDocument/2006/relationships/hyperlink" Target="https://www.w3.org/TR/vocab-ssn-2023/" TargetMode="External"/><Relationship Id="rId1487" Type="http://schemas.openxmlformats.org/officeDocument/2006/relationships/hyperlink" Target="https://www.w3.org/TR/vocab-ssn-2023/" TargetMode="External"/><Relationship Id="rId1694" Type="http://schemas.openxmlformats.org/officeDocument/2006/relationships/hyperlink" Target="https://www.w3.org/TR/vocab-ssn-2023/" TargetMode="External"/><Relationship Id="rId2538" Type="http://schemas.openxmlformats.org/officeDocument/2006/relationships/hyperlink" Target="https://www.w3.org/TR/vocab-ssn-2023/" TargetMode="External"/><Relationship Id="rId2745" Type="http://schemas.openxmlformats.org/officeDocument/2006/relationships/hyperlink" Target="https://www.w3.org/TR/vocab-ssn-2023/" TargetMode="External"/><Relationship Id="rId2952" Type="http://schemas.openxmlformats.org/officeDocument/2006/relationships/hyperlink" Target="https://www.w3.org/TR/vocab-ssn-2023/" TargetMode="External"/><Relationship Id="rId717" Type="http://schemas.openxmlformats.org/officeDocument/2006/relationships/hyperlink" Target="https://www.w3.org/ns/sosa/common/" TargetMode="External"/><Relationship Id="rId924" Type="http://schemas.openxmlformats.org/officeDocument/2006/relationships/hyperlink" Target="https://www.w3.org/TR/vocab-ssn-2023/" TargetMode="External"/><Relationship Id="rId1347" Type="http://schemas.openxmlformats.org/officeDocument/2006/relationships/hyperlink" Target="https://www.w3.org/TR/vocab-ssn-2023/" TargetMode="External"/><Relationship Id="rId1554" Type="http://schemas.openxmlformats.org/officeDocument/2006/relationships/hyperlink" Target="https://www.w3.org/TR/vocab-ssn-2023/" TargetMode="External"/><Relationship Id="rId1761" Type="http://schemas.openxmlformats.org/officeDocument/2006/relationships/hyperlink" Target="https://www.w3.org/TR/vocab-ssn-2023/" TargetMode="External"/><Relationship Id="rId2605" Type="http://schemas.openxmlformats.org/officeDocument/2006/relationships/hyperlink" Target="https://www.w3.org/ns/sosa/2023/saref" TargetMode="External"/><Relationship Id="rId2812" Type="http://schemas.openxmlformats.org/officeDocument/2006/relationships/hyperlink" Target="https://www.w3.org/TR/vocab-ssn-2023/" TargetMode="External"/><Relationship Id="rId53" Type="http://schemas.openxmlformats.org/officeDocument/2006/relationships/hyperlink" Target="https://www.w3.org/ns/ssn/" TargetMode="External"/><Relationship Id="rId1207" Type="http://schemas.openxmlformats.org/officeDocument/2006/relationships/hyperlink" Target="https://www.w3.org/TR/vocab-ssn-2023/" TargetMode="External"/><Relationship Id="rId1414" Type="http://schemas.openxmlformats.org/officeDocument/2006/relationships/hyperlink" Target="https://www.w3.org/ns/sosa/common/" TargetMode="External"/><Relationship Id="rId1621" Type="http://schemas.openxmlformats.org/officeDocument/2006/relationships/hyperlink" Target="https://www.w3.org/TR/vocab-ssn-2023/" TargetMode="External"/><Relationship Id="rId3379" Type="http://schemas.openxmlformats.org/officeDocument/2006/relationships/hyperlink" Target="https://www.w3.org/TR/vocab-ssn-2023/" TargetMode="External"/><Relationship Id="rId2188" Type="http://schemas.openxmlformats.org/officeDocument/2006/relationships/hyperlink" Target="https://www.w3.org/TR/vocab-ssn-2023/" TargetMode="External"/><Relationship Id="rId2395" Type="http://schemas.openxmlformats.org/officeDocument/2006/relationships/hyperlink" Target="https://www.w3.org/TR/vocab-ssn-2023/" TargetMode="External"/><Relationship Id="rId3239" Type="http://schemas.openxmlformats.org/officeDocument/2006/relationships/hyperlink" Target="https://www.w3.org/TR/vocab-ssn-2023/" TargetMode="External"/><Relationship Id="rId3446" Type="http://schemas.openxmlformats.org/officeDocument/2006/relationships/hyperlink" Target="http://www.cambridge.org/9780521150118" TargetMode="External"/><Relationship Id="rId367" Type="http://schemas.openxmlformats.org/officeDocument/2006/relationships/hyperlink" Target="https://www.w3.org/TR/vocab-ssn-2023/" TargetMode="External"/><Relationship Id="rId574" Type="http://schemas.openxmlformats.org/officeDocument/2006/relationships/hyperlink" Target="https://www.w3.org/TR/vocab-ssn-2023/" TargetMode="External"/><Relationship Id="rId2048" Type="http://schemas.openxmlformats.org/officeDocument/2006/relationships/hyperlink" Target="https://www.w3.org/TR/vocab-ssn-2023/" TargetMode="External"/><Relationship Id="rId2255" Type="http://schemas.openxmlformats.org/officeDocument/2006/relationships/hyperlink" Target="https://www.w3.org/ns/sosa/oms/" TargetMode="External"/><Relationship Id="rId227" Type="http://schemas.openxmlformats.org/officeDocument/2006/relationships/hyperlink" Target="https://www.w3.org/TR/vocab-ssn-2023/" TargetMode="External"/><Relationship Id="rId781" Type="http://schemas.openxmlformats.org/officeDocument/2006/relationships/hyperlink" Target="https://www.w3.org/TR/vocab-ssn-2023/" TargetMode="External"/><Relationship Id="rId2462" Type="http://schemas.openxmlformats.org/officeDocument/2006/relationships/hyperlink" Target="https://www.w3.org/TR/vocab-ssn-2023/" TargetMode="External"/><Relationship Id="rId3306" Type="http://schemas.openxmlformats.org/officeDocument/2006/relationships/hyperlink" Target="https://www.w3.org/TR/vocab-ssn-2023/examples/InkBird-IBS-TH2-Range.ttl" TargetMode="External"/><Relationship Id="rId3513" Type="http://schemas.openxmlformats.org/officeDocument/2006/relationships/hyperlink" Target="https://www.w3.org/TR/vocab-dqv/" TargetMode="External"/><Relationship Id="rId434" Type="http://schemas.openxmlformats.org/officeDocument/2006/relationships/hyperlink" Target="https://www.w3.org/TR/vocab-ssn-2023/" TargetMode="External"/><Relationship Id="rId641" Type="http://schemas.openxmlformats.org/officeDocument/2006/relationships/hyperlink" Target="https://www.w3.org/TR/vocab-ssn-2023/" TargetMode="External"/><Relationship Id="rId1064" Type="http://schemas.openxmlformats.org/officeDocument/2006/relationships/hyperlink" Target="https://www.w3.org/TR/vocab-ssn-2023/" TargetMode="External"/><Relationship Id="rId1271" Type="http://schemas.openxmlformats.org/officeDocument/2006/relationships/hyperlink" Target="https://www.w3.org/TR/vocab-ssn-2023/" TargetMode="External"/><Relationship Id="rId2115" Type="http://schemas.openxmlformats.org/officeDocument/2006/relationships/hyperlink" Target="https://www.w3.org/TR/vocab-ssn-2023/" TargetMode="External"/><Relationship Id="rId2322" Type="http://schemas.openxmlformats.org/officeDocument/2006/relationships/hyperlink" Target="http://www.opengis.net/ont/geosparql" TargetMode="External"/><Relationship Id="rId501" Type="http://schemas.openxmlformats.org/officeDocument/2006/relationships/hyperlink" Target="https://www.w3.org/TR/vocab-ssn-2023/" TargetMode="External"/><Relationship Id="rId1131" Type="http://schemas.openxmlformats.org/officeDocument/2006/relationships/hyperlink" Target="https://www.w3.org/TR/vocab-ssn-2023/" TargetMode="External"/><Relationship Id="rId3096" Type="http://schemas.openxmlformats.org/officeDocument/2006/relationships/hyperlink" Target="https://www.w3.org/TR/vocab-ssn-2023/" TargetMode="External"/><Relationship Id="rId1948" Type="http://schemas.openxmlformats.org/officeDocument/2006/relationships/hyperlink" Target="https://www.w3.org/TR/vocab-ssn-2023/" TargetMode="External"/><Relationship Id="rId3163" Type="http://schemas.openxmlformats.org/officeDocument/2006/relationships/hyperlink" Target="https://www.w3.org/TR/vocab-ssn-2023/" TargetMode="External"/><Relationship Id="rId3370" Type="http://schemas.openxmlformats.org/officeDocument/2006/relationships/hyperlink" Target="https://www.w3.org/TR/vocab-ssn-2023/" TargetMode="External"/><Relationship Id="rId291" Type="http://schemas.openxmlformats.org/officeDocument/2006/relationships/hyperlink" Target="https://www.w3.org/TR/vocab-ssn-2023/" TargetMode="External"/><Relationship Id="rId1808" Type="http://schemas.openxmlformats.org/officeDocument/2006/relationships/hyperlink" Target="https://www.w3.org/TR/vocab-ssn-2023/" TargetMode="External"/><Relationship Id="rId3023" Type="http://schemas.openxmlformats.org/officeDocument/2006/relationships/hyperlink" Target="https://www.w3.org/TR/vocab-ssn-2023/" TargetMode="External"/><Relationship Id="rId151" Type="http://schemas.openxmlformats.org/officeDocument/2006/relationships/hyperlink" Target="https://www.w3.org/TR/vocab-ssn-2023/" TargetMode="External"/><Relationship Id="rId3230" Type="http://schemas.openxmlformats.org/officeDocument/2006/relationships/hyperlink" Target="https://www.w3.org/TR/vocab-ssn-2023/" TargetMode="External"/><Relationship Id="rId2789" Type="http://schemas.openxmlformats.org/officeDocument/2006/relationships/hyperlink" Target="https://www.w3.org/TR/vocab-ssn-2023/" TargetMode="External"/><Relationship Id="rId2996" Type="http://schemas.openxmlformats.org/officeDocument/2006/relationships/hyperlink" Target="https://www.w3.org/TR/vocab-ssn-2023/" TargetMode="External"/><Relationship Id="rId968" Type="http://schemas.openxmlformats.org/officeDocument/2006/relationships/hyperlink" Target="https://www.w3.org/TR/vocab-ssn-2023/" TargetMode="External"/><Relationship Id="rId1598" Type="http://schemas.openxmlformats.org/officeDocument/2006/relationships/hyperlink" Target="https://www.w3.org/TR/vocab-ssn-2023/" TargetMode="External"/><Relationship Id="rId2649" Type="http://schemas.openxmlformats.org/officeDocument/2006/relationships/hyperlink" Target="https://saref.etsi.org/core/hasOutput" TargetMode="External"/><Relationship Id="rId2856" Type="http://schemas.openxmlformats.org/officeDocument/2006/relationships/hyperlink" Target="https://www.w3.org/TR/vocab-ssn-2023/" TargetMode="External"/><Relationship Id="rId97" Type="http://schemas.openxmlformats.org/officeDocument/2006/relationships/hyperlink" Target="https://www.w3.org/TR/vocab-ssn-2023/" TargetMode="External"/><Relationship Id="rId828" Type="http://schemas.openxmlformats.org/officeDocument/2006/relationships/hyperlink" Target="https://www.w3.org/TR/vocab-ssn-2023/" TargetMode="External"/><Relationship Id="rId1458" Type="http://schemas.openxmlformats.org/officeDocument/2006/relationships/hyperlink" Target="https://www.w3.org/TR/vocab-ssn-2023/" TargetMode="External"/><Relationship Id="rId1665" Type="http://schemas.openxmlformats.org/officeDocument/2006/relationships/hyperlink" Target="https://www.w3.org/TR/vocab-ssn-2023/" TargetMode="External"/><Relationship Id="rId1872" Type="http://schemas.openxmlformats.org/officeDocument/2006/relationships/hyperlink" Target="https://www.w3.org/TR/vocab-ssn-2023/" TargetMode="External"/><Relationship Id="rId2509" Type="http://schemas.openxmlformats.org/officeDocument/2006/relationships/hyperlink" Target="https://www.w3.org/TR/vocab-ssn-2023/" TargetMode="External"/><Relationship Id="rId2716" Type="http://schemas.openxmlformats.org/officeDocument/2006/relationships/hyperlink" Target="https://www.w3.org/TR/vocab-ssn-2023/" TargetMode="External"/><Relationship Id="rId1318" Type="http://schemas.openxmlformats.org/officeDocument/2006/relationships/hyperlink" Target="https://www.w3.org/ns/sosa/common/" TargetMode="External"/><Relationship Id="rId1525" Type="http://schemas.openxmlformats.org/officeDocument/2006/relationships/hyperlink" Target="https://www.w3.org/TR/vocab-ssn-2023/" TargetMode="External"/><Relationship Id="rId2923" Type="http://schemas.openxmlformats.org/officeDocument/2006/relationships/hyperlink" Target="https://www.w3.org/TR/vocab-ssn-2023/" TargetMode="External"/><Relationship Id="rId1732" Type="http://schemas.openxmlformats.org/officeDocument/2006/relationships/hyperlink" Target="https://www.w3.org/TR/vocab-ssn-2023/" TargetMode="External"/><Relationship Id="rId24" Type="http://schemas.openxmlformats.org/officeDocument/2006/relationships/hyperlink" Target="https://orcid.org/0000-0001-7656-1830" TargetMode="External"/><Relationship Id="rId2299" Type="http://schemas.openxmlformats.org/officeDocument/2006/relationships/hyperlink" Target="https://www.w3.org/TR/vocab-ssn-2023/" TargetMode="External"/><Relationship Id="rId478" Type="http://schemas.openxmlformats.org/officeDocument/2006/relationships/hyperlink" Target="https://www.w3.org/TR/vocab-ssn-2023/" TargetMode="External"/><Relationship Id="rId685" Type="http://schemas.openxmlformats.org/officeDocument/2006/relationships/hyperlink" Target="https://www.w3.org/TR/vocab-ssn-2023/" TargetMode="External"/><Relationship Id="rId892" Type="http://schemas.openxmlformats.org/officeDocument/2006/relationships/hyperlink" Target="https://www.w3.org/TR/vocab-ssn-2023/" TargetMode="External"/><Relationship Id="rId2159" Type="http://schemas.openxmlformats.org/officeDocument/2006/relationships/hyperlink" Target="https://www.w3.org/TR/vocab-ssn-2023/" TargetMode="External"/><Relationship Id="rId2366" Type="http://schemas.openxmlformats.org/officeDocument/2006/relationships/hyperlink" Target="https://www.w3.org/TR/vocab-ssn-2023/" TargetMode="External"/><Relationship Id="rId2573" Type="http://schemas.openxmlformats.org/officeDocument/2006/relationships/hyperlink" Target="https://www.w3.org/TR/vocab-ssn-2023/" TargetMode="External"/><Relationship Id="rId2780" Type="http://schemas.openxmlformats.org/officeDocument/2006/relationships/hyperlink" Target="https://www.w3.org/TR/vocab-ssn-2023/" TargetMode="External"/><Relationship Id="rId3417" Type="http://schemas.openxmlformats.org/officeDocument/2006/relationships/hyperlink" Target="https://docs.ogc.org/as/20-082r4/20-082r4.html" TargetMode="External"/><Relationship Id="rId338" Type="http://schemas.openxmlformats.org/officeDocument/2006/relationships/hyperlink" Target="https://www.w3.org/TR/vocab-ssn-2023/" TargetMode="External"/><Relationship Id="rId545" Type="http://schemas.openxmlformats.org/officeDocument/2006/relationships/hyperlink" Target="https://www.w3.org/TR/vocab-ssn-2023/" TargetMode="External"/><Relationship Id="rId752" Type="http://schemas.openxmlformats.org/officeDocument/2006/relationships/hyperlink" Target="https://www.w3.org/TR/vocab-ssn-2023/" TargetMode="External"/><Relationship Id="rId1175" Type="http://schemas.openxmlformats.org/officeDocument/2006/relationships/hyperlink" Target="https://www.w3.org/TR/vocab-ssn-2023/" TargetMode="External"/><Relationship Id="rId1382" Type="http://schemas.openxmlformats.org/officeDocument/2006/relationships/hyperlink" Target="https://www.w3.org/ns/sosa/common/" TargetMode="External"/><Relationship Id="rId2019" Type="http://schemas.openxmlformats.org/officeDocument/2006/relationships/hyperlink" Target="https://www.w3.org/TR/vocab-ssn-2023/" TargetMode="External"/><Relationship Id="rId2226" Type="http://schemas.openxmlformats.org/officeDocument/2006/relationships/hyperlink" Target="https://www.w3.org/TR/vocab-ssn-2023/" TargetMode="External"/><Relationship Id="rId2433" Type="http://schemas.openxmlformats.org/officeDocument/2006/relationships/hyperlink" Target="https://www.w3.org/TR/vocab-ssn-2023/" TargetMode="External"/><Relationship Id="rId2640" Type="http://schemas.openxmlformats.org/officeDocument/2006/relationships/hyperlink" Target="https://www.w3.org/TR/vocab-ssn-2023/" TargetMode="External"/><Relationship Id="rId405" Type="http://schemas.openxmlformats.org/officeDocument/2006/relationships/hyperlink" Target="https://www.w3.org/TR/vocab-ssn-2023/" TargetMode="External"/><Relationship Id="rId612" Type="http://schemas.openxmlformats.org/officeDocument/2006/relationships/hyperlink" Target="https://www.w3.org/TR/vocab-ssn-2023/" TargetMode="External"/><Relationship Id="rId1035" Type="http://schemas.openxmlformats.org/officeDocument/2006/relationships/hyperlink" Target="https://www.w3.org/TR/vocab-ssn-2023/" TargetMode="External"/><Relationship Id="rId1242" Type="http://schemas.openxmlformats.org/officeDocument/2006/relationships/hyperlink" Target="https://www.w3.org/TR/vocab-ssn-2023/" TargetMode="External"/><Relationship Id="rId2500" Type="http://schemas.openxmlformats.org/officeDocument/2006/relationships/hyperlink" Target="https://www.w3.org/TR/vocab-ssn-2023/" TargetMode="External"/><Relationship Id="rId1102" Type="http://schemas.openxmlformats.org/officeDocument/2006/relationships/hyperlink" Target="https://www.w3.org/TR/vocab-ssn-2023/" TargetMode="External"/><Relationship Id="rId3067" Type="http://schemas.openxmlformats.org/officeDocument/2006/relationships/hyperlink" Target="https://www.w3.org/TR/vocab-ssn-2023/" TargetMode="External"/><Relationship Id="rId3274" Type="http://schemas.openxmlformats.org/officeDocument/2006/relationships/hyperlink" Target="https://www.w3.org/TR/vocab-ssn-2023/" TargetMode="External"/><Relationship Id="rId195" Type="http://schemas.openxmlformats.org/officeDocument/2006/relationships/hyperlink" Target="https://www.w3.org/TR/vocab-ssn-2023/" TargetMode="External"/><Relationship Id="rId1919" Type="http://schemas.openxmlformats.org/officeDocument/2006/relationships/hyperlink" Target="https://www.w3.org/TR/vocab-ssn-2023/" TargetMode="External"/><Relationship Id="rId3481" Type="http://schemas.openxmlformats.org/officeDocument/2006/relationships/hyperlink" Target="https://schema.org/" TargetMode="External"/><Relationship Id="rId2083" Type="http://schemas.openxmlformats.org/officeDocument/2006/relationships/hyperlink" Target="https://www.w3.org/TR/vocab-ssn-2023/" TargetMode="External"/><Relationship Id="rId2290" Type="http://schemas.openxmlformats.org/officeDocument/2006/relationships/hyperlink" Target="https://www.w3.org/TR/vocab-ssn-2023/" TargetMode="External"/><Relationship Id="rId3134" Type="http://schemas.openxmlformats.org/officeDocument/2006/relationships/hyperlink" Target="https://www.w3.org/TR/vocab-ssn-2023/" TargetMode="External"/><Relationship Id="rId3341" Type="http://schemas.openxmlformats.org/officeDocument/2006/relationships/hyperlink" Target="https://www.w3.org/TR/vocab-ssn-2023/" TargetMode="External"/><Relationship Id="rId262" Type="http://schemas.openxmlformats.org/officeDocument/2006/relationships/hyperlink" Target="https://www.w3.org/TR/vocab-ssn-2023/" TargetMode="External"/><Relationship Id="rId2150" Type="http://schemas.openxmlformats.org/officeDocument/2006/relationships/hyperlink" Target="https://www.w3.org/TR/vocab-ssn-2023/" TargetMode="External"/><Relationship Id="rId3201" Type="http://schemas.openxmlformats.org/officeDocument/2006/relationships/hyperlink" Target="https://www.w3.org/TR/vocab-ssn-2023/" TargetMode="External"/><Relationship Id="rId122" Type="http://schemas.openxmlformats.org/officeDocument/2006/relationships/hyperlink" Target="https://www.w3.org/TR/vocab-ssn-2023/" TargetMode="External"/><Relationship Id="rId2010" Type="http://schemas.openxmlformats.org/officeDocument/2006/relationships/hyperlink" Target="https://www.w3.org/TR/vocab-ssn-2023/" TargetMode="External"/><Relationship Id="rId1569" Type="http://schemas.openxmlformats.org/officeDocument/2006/relationships/hyperlink" Target="https://www.w3.org/TR/vocab-ssn-2023/" TargetMode="External"/><Relationship Id="rId2967" Type="http://schemas.openxmlformats.org/officeDocument/2006/relationships/hyperlink" Target="https://www.w3.org/TR/vocab-ssn-2023/" TargetMode="External"/><Relationship Id="rId939" Type="http://schemas.openxmlformats.org/officeDocument/2006/relationships/hyperlink" Target="https://www.w3.org/TR/vocab-ssn-2023/" TargetMode="External"/><Relationship Id="rId1776" Type="http://schemas.openxmlformats.org/officeDocument/2006/relationships/hyperlink" Target="https://www.w3.org/TR/vocab-ssn-2023/" TargetMode="External"/><Relationship Id="rId1983" Type="http://schemas.openxmlformats.org/officeDocument/2006/relationships/hyperlink" Target="https://www.w3.org/TR/vocab-ssn-2023/" TargetMode="External"/><Relationship Id="rId2827" Type="http://schemas.openxmlformats.org/officeDocument/2006/relationships/hyperlink" Target="https://www.w3.org/TR/vocab-ssn-2023/" TargetMode="External"/><Relationship Id="rId68" Type="http://schemas.openxmlformats.org/officeDocument/2006/relationships/hyperlink" Target="https://www.w3.org/TR/vocab-ssn-2023/" TargetMode="External"/><Relationship Id="rId1429" Type="http://schemas.openxmlformats.org/officeDocument/2006/relationships/hyperlink" Target="https://www.w3.org/TR/vocab-ssn-2023/" TargetMode="External"/><Relationship Id="rId1636" Type="http://schemas.openxmlformats.org/officeDocument/2006/relationships/hyperlink" Target="https://www.w3.org/TR/vocab-ssn-2023/" TargetMode="External"/><Relationship Id="rId1843" Type="http://schemas.openxmlformats.org/officeDocument/2006/relationships/hyperlink" Target="https://www.w3.org/TR/vocab-ssn-2023/" TargetMode="External"/><Relationship Id="rId1703" Type="http://schemas.openxmlformats.org/officeDocument/2006/relationships/hyperlink" Target="https://www.w3.org/TR/vocab-ssn-2023/" TargetMode="External"/><Relationship Id="rId1910" Type="http://schemas.openxmlformats.org/officeDocument/2006/relationships/hyperlink" Target="https://www.w3.org/TR/vocab-ssn-2023/" TargetMode="External"/><Relationship Id="rId589" Type="http://schemas.openxmlformats.org/officeDocument/2006/relationships/hyperlink" Target="https://www.w3.org/TR/vocab-ssn-2023/" TargetMode="External"/><Relationship Id="rId796" Type="http://schemas.openxmlformats.org/officeDocument/2006/relationships/hyperlink" Target="https://www.w3.org/TR/vocab-ssn-2023/" TargetMode="External"/><Relationship Id="rId2477" Type="http://schemas.openxmlformats.org/officeDocument/2006/relationships/hyperlink" Target="https://www.w3.org/TR/vocab-ssn-2023/" TargetMode="External"/><Relationship Id="rId2684" Type="http://schemas.openxmlformats.org/officeDocument/2006/relationships/hyperlink" Target="https://www.w3.org/TR/vocab-ssn-2023/" TargetMode="External"/><Relationship Id="rId449" Type="http://schemas.openxmlformats.org/officeDocument/2006/relationships/hyperlink" Target="https://www.w3.org/TR/vocab-ssn-2023/" TargetMode="External"/><Relationship Id="rId656" Type="http://schemas.openxmlformats.org/officeDocument/2006/relationships/hyperlink" Target="https://www.w3.org/TR/vocab-ssn-2023/" TargetMode="External"/><Relationship Id="rId863" Type="http://schemas.openxmlformats.org/officeDocument/2006/relationships/hyperlink" Target="https://www.w3.org/TR/vocab-ssn-2023/" TargetMode="External"/><Relationship Id="rId1079" Type="http://schemas.openxmlformats.org/officeDocument/2006/relationships/hyperlink" Target="https://www.w3.org/TR/vocab-ssn-2023/" TargetMode="External"/><Relationship Id="rId1286" Type="http://schemas.openxmlformats.org/officeDocument/2006/relationships/hyperlink" Target="https://www.w3.org/TR/vocab-ssn-2023/" TargetMode="External"/><Relationship Id="rId1493" Type="http://schemas.openxmlformats.org/officeDocument/2006/relationships/hyperlink" Target="https://www.w3.org/TR/vocab-ssn-2023/" TargetMode="External"/><Relationship Id="rId2337" Type="http://schemas.openxmlformats.org/officeDocument/2006/relationships/hyperlink" Target="https://www.w3.org/TR/vocab-ssn-2023/" TargetMode="External"/><Relationship Id="rId2544" Type="http://schemas.openxmlformats.org/officeDocument/2006/relationships/hyperlink" Target="https://www.w3.org/TR/vocab-ssn-2023/" TargetMode="External"/><Relationship Id="rId2891" Type="http://schemas.openxmlformats.org/officeDocument/2006/relationships/hyperlink" Target="https://www.w3.org/TR/vocab-ssn-2023/" TargetMode="External"/><Relationship Id="rId309" Type="http://schemas.openxmlformats.org/officeDocument/2006/relationships/hyperlink" Target="https://www.w3.org/TR/vocab-ssn-2023/" TargetMode="External"/><Relationship Id="rId516" Type="http://schemas.openxmlformats.org/officeDocument/2006/relationships/hyperlink" Target="https://www.w3.org/TR/vocab-ssn-2023/" TargetMode="External"/><Relationship Id="rId1146" Type="http://schemas.openxmlformats.org/officeDocument/2006/relationships/hyperlink" Target="https://www.w3.org/TR/vocab-ssn-2023/" TargetMode="External"/><Relationship Id="rId2751" Type="http://schemas.openxmlformats.org/officeDocument/2006/relationships/hyperlink" Target="https://www.w3.org/TR/vocab-ssn-2023/" TargetMode="External"/><Relationship Id="rId723" Type="http://schemas.openxmlformats.org/officeDocument/2006/relationships/hyperlink" Target="https://www.w3.org/ns/ssn/2023/" TargetMode="External"/><Relationship Id="rId930" Type="http://schemas.openxmlformats.org/officeDocument/2006/relationships/hyperlink" Target="https://www.w3.org/TR/vocab-ssn-2023/" TargetMode="External"/><Relationship Id="rId1006" Type="http://schemas.openxmlformats.org/officeDocument/2006/relationships/hyperlink" Target="https://www.w3.org/TR/vocab-ssn-2023/" TargetMode="External"/><Relationship Id="rId1353" Type="http://schemas.openxmlformats.org/officeDocument/2006/relationships/hyperlink" Target="https://www.w3.org/TR/vocab-ssn-2023/" TargetMode="External"/><Relationship Id="rId1560" Type="http://schemas.openxmlformats.org/officeDocument/2006/relationships/hyperlink" Target="https://www.w3.org/TR/vocab-ssn-2023/" TargetMode="External"/><Relationship Id="rId2404" Type="http://schemas.openxmlformats.org/officeDocument/2006/relationships/hyperlink" Target="https://www.w3.org/TR/vocab-ssn-2023/" TargetMode="External"/><Relationship Id="rId2611" Type="http://schemas.openxmlformats.org/officeDocument/2006/relationships/hyperlink" Target="https://saref.etsi.org/core/FeatureOfInterest" TargetMode="External"/><Relationship Id="rId1213" Type="http://schemas.openxmlformats.org/officeDocument/2006/relationships/hyperlink" Target="https://www.w3.org/TR/vocab-ssn-2023/" TargetMode="External"/><Relationship Id="rId1420" Type="http://schemas.openxmlformats.org/officeDocument/2006/relationships/hyperlink" Target="https://www.w3.org/TR/vocab-ssn-2023/" TargetMode="External"/><Relationship Id="rId3178" Type="http://schemas.openxmlformats.org/officeDocument/2006/relationships/hyperlink" Target="https://www.w3.org/TR/vocab-ssn-2023/" TargetMode="External"/><Relationship Id="rId3385" Type="http://schemas.openxmlformats.org/officeDocument/2006/relationships/hyperlink" Target="https://www.w3.org/TR/vocab-ssn-2023/" TargetMode="External"/><Relationship Id="rId2194" Type="http://schemas.openxmlformats.org/officeDocument/2006/relationships/hyperlink" Target="https://www.w3.org/TR/vocab-ssn-2023/" TargetMode="External"/><Relationship Id="rId3038" Type="http://schemas.openxmlformats.org/officeDocument/2006/relationships/hyperlink" Target="https://www.w3.org/TR/vocab-ssn-2023/" TargetMode="External"/><Relationship Id="rId3245" Type="http://schemas.openxmlformats.org/officeDocument/2006/relationships/hyperlink" Target="https://github.com/w3c/sdw-sosa-ssn/blob/gh-pages/ssn/rdf/examples" TargetMode="External"/><Relationship Id="rId3452" Type="http://schemas.openxmlformats.org/officeDocument/2006/relationships/hyperlink" Target="https://www.iospress.com/catalog/books/ontology-engineering-with-ontology-design-patterns-foundations-and-applications" TargetMode="External"/><Relationship Id="rId166" Type="http://schemas.openxmlformats.org/officeDocument/2006/relationships/hyperlink" Target="https://www.w3.org/TR/vocab-ssn-2023/" TargetMode="External"/><Relationship Id="rId373" Type="http://schemas.openxmlformats.org/officeDocument/2006/relationships/hyperlink" Target="https://www.w3.org/TR/vocab-ssn-2023/" TargetMode="External"/><Relationship Id="rId580" Type="http://schemas.openxmlformats.org/officeDocument/2006/relationships/hyperlink" Target="https://www.w3.org/TR/vocab-ssn-2023/" TargetMode="External"/><Relationship Id="rId2054" Type="http://schemas.openxmlformats.org/officeDocument/2006/relationships/hyperlink" Target="https://www.w3.org/TR/vocab-ssn-2023/" TargetMode="External"/><Relationship Id="rId2261" Type="http://schemas.openxmlformats.org/officeDocument/2006/relationships/hyperlink" Target="https://www.w3.org/TR/vocab-ssn-2023/" TargetMode="External"/><Relationship Id="rId3105" Type="http://schemas.openxmlformats.org/officeDocument/2006/relationships/hyperlink" Target="https://www.w3.org/TR/vocab-ssn-2023/" TargetMode="External"/><Relationship Id="rId3312" Type="http://schemas.openxmlformats.org/officeDocument/2006/relationships/hyperlink" Target="https://www.w3.org/TR/vocab-ssn-2023/" TargetMode="External"/><Relationship Id="rId233" Type="http://schemas.openxmlformats.org/officeDocument/2006/relationships/hyperlink" Target="https://www.w3.org/TR/vocab-ssn-2023/" TargetMode="External"/><Relationship Id="rId440" Type="http://schemas.openxmlformats.org/officeDocument/2006/relationships/hyperlink" Target="https://www.w3.org/TR/vocab-ssn-2023/" TargetMode="External"/><Relationship Id="rId1070" Type="http://schemas.openxmlformats.org/officeDocument/2006/relationships/hyperlink" Target="https://www.w3.org/TR/vocab-ssn-2023/" TargetMode="External"/><Relationship Id="rId2121" Type="http://schemas.openxmlformats.org/officeDocument/2006/relationships/hyperlink" Target="https://www.w3.org/TR/vocab-ssn-2023/" TargetMode="External"/><Relationship Id="rId300" Type="http://schemas.openxmlformats.org/officeDocument/2006/relationships/hyperlink" Target="https://www.w3.org/TR/vocab-ssn-2023/" TargetMode="External"/><Relationship Id="rId1887" Type="http://schemas.openxmlformats.org/officeDocument/2006/relationships/hyperlink" Target="https://www.w3.org/ns/sosa/observation/" TargetMode="External"/><Relationship Id="rId2938" Type="http://schemas.openxmlformats.org/officeDocument/2006/relationships/hyperlink" Target="https://www.w3.org/TR/vocab-ssn-2023/" TargetMode="External"/><Relationship Id="rId1747" Type="http://schemas.openxmlformats.org/officeDocument/2006/relationships/hyperlink" Target="https://www.w3.org/TR/vocab-ssn-2023/" TargetMode="External"/><Relationship Id="rId1954" Type="http://schemas.openxmlformats.org/officeDocument/2006/relationships/hyperlink" Target="https://www.w3.org/ns/sosa/sampling/" TargetMode="External"/><Relationship Id="rId39" Type="http://schemas.openxmlformats.org/officeDocument/2006/relationships/hyperlink" Target="https://lists.w3.org/Archives/Public/public-sdw-comments" TargetMode="External"/><Relationship Id="rId1607" Type="http://schemas.openxmlformats.org/officeDocument/2006/relationships/hyperlink" Target="https://www.w3.org/TR/vocab-ssn-2023/" TargetMode="External"/><Relationship Id="rId1814" Type="http://schemas.openxmlformats.org/officeDocument/2006/relationships/hyperlink" Target="https://www.w3.org/ns/sosa/observ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4534</TotalTime>
  <Pages>197</Pages>
  <Words>91286</Words>
  <Characters>520333</Characters>
  <Application>Microsoft Office Word</Application>
  <DocSecurity>0</DocSecurity>
  <Lines>4336</Lines>
  <Paragraphs>1220</Paragraphs>
  <ScaleCrop>false</ScaleCrop>
  <Company/>
  <LinksUpToDate>false</LinksUpToDate>
  <CharactersWithSpaces>610399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Reed</dc:creator>
  <cp:keywords/>
  <dc:description/>
  <cp:lastModifiedBy>Carl Reed</cp:lastModifiedBy>
  <cp:revision>217</cp:revision>
  <dcterms:created xsi:type="dcterms:W3CDTF">2026-08-23T22:40:00Z</dcterms:created>
  <dcterms:modified xsi:type="dcterms:W3CDTF">2026-08-27T20:37:00Z</dcterms:modified>
</cp:coreProperties>
</file>